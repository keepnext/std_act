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Ind w:w="-3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3534"/>
        <w:gridCol w:w="3343"/>
      </w:tblGrid>
      <w:tr w:rsidR="002646CB" w:rsidRPr="002646CB" w14:paraId="11A86B46" w14:textId="77777777" w:rsidTr="009F784A">
        <w:tc>
          <w:tcPr>
            <w:tcW w:w="3211" w:type="pct"/>
            <w:gridSpan w:val="2"/>
            <w:shd w:val="clear" w:color="auto" w:fill="auto"/>
          </w:tcPr>
          <w:p w14:paraId="0D4A2E1E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</w:p>
          <w:p w14:paraId="71D7FFF9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</w:p>
          <w:p w14:paraId="0683F3D0" w14:textId="77777777" w:rsidR="00243B65" w:rsidRPr="002646CB" w:rsidRDefault="000E4F03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/>
                <w:b/>
                <w:sz w:val="104"/>
                <w:lang w:val="en-US"/>
              </w:rPr>
              <w:object w:dxaOrig="1440" w:dyaOrig="1440" w14:anchorId="09313AF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left:0;text-align:left;margin-left:226.55pt;margin-top:134.5pt;width:247.8pt;height:205pt;z-index:251658752;visibility:visible;mso-wrap-edited:f;mso-position-vertical-relative:page">
                  <v:imagedata r:id="rId8" o:title=""/>
                  <w10:wrap anchory="page"/>
                </v:shape>
                <o:OLEObject Type="Embed" ProgID="Word.Picture.8" ShapeID="_x0000_s1029" DrawAspect="Content" ObjectID="_1637480328" r:id="rId9"/>
              </w:object>
            </w:r>
            <w:r w:rsidR="00243B65" w:rsidRPr="002646CB">
              <w:rPr>
                <w:rFonts w:eastAsia="돋움" w:hint="eastAsia"/>
                <w:b/>
                <w:sz w:val="104"/>
              </w:rPr>
              <w:t>S</w:t>
            </w:r>
            <w:r w:rsidR="00243B65" w:rsidRPr="002646CB">
              <w:rPr>
                <w:rFonts w:eastAsia="돋움"/>
                <w:b/>
                <w:sz w:val="104"/>
              </w:rPr>
              <w:t>G</w:t>
            </w:r>
            <w:r w:rsidR="00243B65" w:rsidRPr="002646CB">
              <w:rPr>
                <w:rFonts w:eastAsia="돋움" w:hint="eastAsia"/>
                <w:b/>
                <w:sz w:val="104"/>
              </w:rPr>
              <w:t>S</w:t>
            </w:r>
            <w:r w:rsidR="00243B65" w:rsidRPr="002646CB">
              <w:rPr>
                <w:rFonts w:eastAsia="돋움"/>
                <w:b/>
                <w:sz w:val="104"/>
              </w:rPr>
              <w:t>G</w:t>
            </w:r>
            <w:r w:rsidR="00243B65" w:rsidRPr="002646CB">
              <w:rPr>
                <w:rFonts w:eastAsia="돋움" w:hint="eastAsia"/>
                <w:b/>
                <w:sz w:val="104"/>
              </w:rPr>
              <w:t>S</w:t>
            </w:r>
            <w:r w:rsidR="00243B65" w:rsidRPr="002646CB">
              <w:rPr>
                <w:rFonts w:eastAsia="돋움"/>
                <w:b/>
                <w:sz w:val="104"/>
              </w:rPr>
              <w:t>G</w:t>
            </w:r>
          </w:p>
          <w:p w14:paraId="0F2D2BE3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</w:p>
          <w:p w14:paraId="52F95537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</w:p>
          <w:p w14:paraId="42471033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</w:p>
          <w:p w14:paraId="3B45399D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</w:pPr>
            <w:r w:rsidRPr="002646CB">
              <w:rPr>
                <w:rFonts w:eastAsia="돋움"/>
                <w:b/>
                <w:sz w:val="104"/>
              </w:rPr>
              <w:t>SG</w:t>
            </w:r>
          </w:p>
        </w:tc>
        <w:tc>
          <w:tcPr>
            <w:tcW w:w="1789" w:type="pct"/>
            <w:shd w:val="clear" w:color="auto" w:fill="auto"/>
          </w:tcPr>
          <w:p w14:paraId="69C001A4" w14:textId="00679EF0" w:rsidR="00243B65" w:rsidRPr="002646CB" w:rsidRDefault="00243B65" w:rsidP="00597674">
            <w:pPr>
              <w:jc w:val="right"/>
              <w:rPr>
                <w:rFonts w:eastAsia="돋움"/>
                <w:sz w:val="32"/>
                <w:rPrChange w:id="0" w:author="ETRI-김종원" w:date="2019-12-10T10:44:00Z">
                  <w:rPr>
                    <w:rFonts w:eastAsia="돋움"/>
                    <w:sz w:val="32"/>
                  </w:rPr>
                </w:rPrChange>
              </w:rPr>
            </w:pPr>
            <w:r w:rsidRPr="002646CB">
              <w:rPr>
                <w:rFonts w:eastAsia="돋움" w:hint="eastAsia"/>
                <w:sz w:val="32"/>
                <w:lang w:val="en-US"/>
              </w:rPr>
              <w:t>SGSF</w:t>
            </w:r>
            <w:r w:rsidRPr="002646CB">
              <w:rPr>
                <w:rFonts w:eastAsia="돋움" w:hint="eastAsia"/>
                <w:sz w:val="32"/>
              </w:rPr>
              <w:t>－</w:t>
            </w:r>
            <w:r w:rsidR="007C0602" w:rsidRPr="002646CB">
              <w:rPr>
                <w:rFonts w:eastAsia="돋움" w:hint="eastAsia"/>
                <w:sz w:val="32"/>
              </w:rPr>
              <w:t>011</w:t>
            </w:r>
            <w:r w:rsidR="007C0602" w:rsidRPr="002646CB">
              <w:rPr>
                <w:rFonts w:eastAsia="돋움" w:hint="eastAsia"/>
                <w:sz w:val="32"/>
              </w:rPr>
              <w:t>－</w:t>
            </w:r>
            <w:r w:rsidR="007C0602" w:rsidRPr="002646CB">
              <w:rPr>
                <w:rFonts w:eastAsia="돋움" w:hint="eastAsia"/>
                <w:sz w:val="32"/>
              </w:rPr>
              <w:t>3</w:t>
            </w:r>
            <w:r w:rsidR="007C0602" w:rsidRPr="002646CB">
              <w:rPr>
                <w:rFonts w:eastAsia="돋움" w:hint="eastAsia"/>
                <w:sz w:val="32"/>
              </w:rPr>
              <w:t>－</w:t>
            </w:r>
            <w:ins w:id="1" w:author="박 진상" w:date="2019-10-08T04:11:00Z">
              <w:r w:rsidR="004D7A0A" w:rsidRPr="002646CB">
                <w:rPr>
                  <w:rFonts w:eastAsia="돋움" w:hint="eastAsia"/>
                  <w:sz w:val="32"/>
                </w:rPr>
                <w:t>4</w:t>
              </w:r>
            </w:ins>
            <w:del w:id="2" w:author="박 진상" w:date="2019-10-08T04:11:00Z">
              <w:r w:rsidR="007C0602" w:rsidRPr="002646CB" w:rsidDel="004D7A0A">
                <w:rPr>
                  <w:rFonts w:eastAsia="돋움" w:hint="eastAsia"/>
                  <w:sz w:val="32"/>
                  <w:rPrChange w:id="3" w:author="ETRI-김종원" w:date="2019-12-10T10:44:00Z">
                    <w:rPr>
                      <w:rFonts w:eastAsia="돋움" w:hint="eastAsia"/>
                      <w:sz w:val="32"/>
                    </w:rPr>
                  </w:rPrChange>
                </w:rPr>
                <w:delText>3</w:delText>
              </w:r>
            </w:del>
          </w:p>
          <w:p w14:paraId="060BE6F8" w14:textId="77777777" w:rsidR="00243B65" w:rsidRPr="002646CB" w:rsidRDefault="00243B65" w:rsidP="00597674">
            <w:pPr>
              <w:jc w:val="right"/>
              <w:rPr>
                <w:rFonts w:eastAsia="돋움" w:cs="돋움"/>
                <w:bCs/>
                <w:sz w:val="40"/>
                <w:rPrChange w:id="4" w:author="ETRI-김종원" w:date="2019-12-10T10:44:00Z">
                  <w:rPr>
                    <w:rFonts w:eastAsia="돋움" w:cs="돋움"/>
                    <w:bCs/>
                    <w:sz w:val="40"/>
                  </w:rPr>
                </w:rPrChange>
              </w:rPr>
            </w:pPr>
          </w:p>
        </w:tc>
      </w:tr>
      <w:tr w:rsidR="002646CB" w:rsidRPr="002646CB" w14:paraId="44B45AC4" w14:textId="77777777" w:rsidTr="00597674">
        <w:trPr>
          <w:trHeight w:val="5182"/>
        </w:trPr>
        <w:tc>
          <w:tcPr>
            <w:tcW w:w="1323" w:type="pct"/>
            <w:shd w:val="clear" w:color="auto" w:fill="auto"/>
          </w:tcPr>
          <w:p w14:paraId="0528123B" w14:textId="77777777" w:rsidR="00243B65" w:rsidRPr="002646CB" w:rsidRDefault="00243B65" w:rsidP="00597674">
            <w:pPr>
              <w:rPr>
                <w:rPrChange w:id="5" w:author="ETRI-김종원" w:date="2019-12-10T10:44:00Z">
                  <w:rPr/>
                </w:rPrChange>
              </w:rPr>
            </w:pPr>
          </w:p>
        </w:tc>
        <w:tc>
          <w:tcPr>
            <w:tcW w:w="3677" w:type="pct"/>
            <w:gridSpan w:val="2"/>
            <w:shd w:val="clear" w:color="auto" w:fill="auto"/>
          </w:tcPr>
          <w:p w14:paraId="36A624A4" w14:textId="6D6D5518" w:rsidR="00243B65" w:rsidRPr="002646CB" w:rsidRDefault="00C2545E" w:rsidP="00EE7182">
            <w:pPr>
              <w:spacing w:line="700" w:lineRule="exact"/>
              <w:jc w:val="right"/>
              <w:rPr>
                <w:rFonts w:eastAsia="돋움"/>
                <w:b/>
                <w:w w:val="60"/>
                <w:sz w:val="62"/>
                <w:szCs w:val="62"/>
                <w:rPrChange w:id="6" w:author="ETRI-김종원" w:date="2019-12-10T10:44:00Z">
                  <w:rPr>
                    <w:rFonts w:eastAsia="돋움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</w:pP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7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구역형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8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 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9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집단에너지</w:t>
            </w:r>
            <w:r w:rsidR="00243B65" w:rsidRPr="002646CB">
              <w:rPr>
                <w:rFonts w:eastAsia="돋움" w:hint="eastAsia"/>
                <w:b/>
                <w:w w:val="60"/>
                <w:sz w:val="62"/>
                <w:szCs w:val="62"/>
                <w:rPrChange w:id="10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 </w:t>
            </w:r>
            <w:r w:rsidR="00243B65" w:rsidRPr="002646CB">
              <w:rPr>
                <w:rFonts w:eastAsia="돋움" w:hint="eastAsia"/>
                <w:b/>
                <w:w w:val="60"/>
                <w:sz w:val="62"/>
                <w:szCs w:val="62"/>
                <w:rPrChange w:id="11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마이크로그리드</w:t>
            </w:r>
          </w:p>
          <w:p w14:paraId="1ED8816B" w14:textId="25375EF5" w:rsidR="00243B65" w:rsidRPr="002646CB" w:rsidRDefault="00243B65" w:rsidP="00597674">
            <w:pPr>
              <w:spacing w:line="700" w:lineRule="exact"/>
              <w:jc w:val="right"/>
              <w:rPr>
                <w:rFonts w:eastAsia="돋움"/>
                <w:sz w:val="44"/>
                <w:rPrChange w:id="12" w:author="ETRI-김종원" w:date="2019-12-10T10:44:00Z">
                  <w:rPr>
                    <w:rFonts w:eastAsia="돋움"/>
                    <w:sz w:val="44"/>
                  </w:rPr>
                </w:rPrChange>
              </w:rPr>
            </w:pP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13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—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14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 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15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제</w:t>
            </w:r>
            <w:ins w:id="16" w:author="박 진상" w:date="2019-10-08T04:11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17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4</w:t>
              </w:r>
            </w:ins>
            <w:del w:id="18" w:author="박 진상" w:date="2019-10-08T04:11:00Z">
              <w:r w:rsidR="004C3527" w:rsidRPr="002646CB" w:rsidDel="004D7A0A">
                <w:rPr>
                  <w:rFonts w:eastAsia="돋움"/>
                  <w:b/>
                  <w:w w:val="60"/>
                  <w:sz w:val="62"/>
                  <w:szCs w:val="62"/>
                  <w:rPrChange w:id="19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3</w:delText>
              </w:r>
            </w:del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20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부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21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: </w:t>
            </w:r>
            <w:ins w:id="22" w:author="박 진상" w:date="2019-10-08T04:43:00Z">
              <w:r w:rsidR="006B3701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3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분산자원</w:t>
              </w:r>
            </w:ins>
            <w:ins w:id="24" w:author="박 진상" w:date="2019-10-08T04:31:00Z">
              <w:r w:rsidR="000A748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5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 xml:space="preserve"> </w:t>
              </w:r>
            </w:ins>
            <w:ins w:id="26" w:author="박 진상" w:date="2019-10-08T04:11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7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안정화</w:t>
              </w:r>
            </w:ins>
            <w:ins w:id="28" w:author="ETRI-김종원" w:date="2019-11-04T21:12:00Z">
              <w:r w:rsidR="008A7B60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9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 xml:space="preserve"> </w:t>
              </w:r>
            </w:ins>
            <w:ins w:id="30" w:author="박 진상" w:date="2019-10-08T04:11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31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특성지</w:t>
              </w:r>
            </w:ins>
            <w:ins w:id="32" w:author="박 진상" w:date="2019-10-08T04:12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33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표</w:t>
              </w:r>
            </w:ins>
            <w:del w:id="34" w:author="박 진상" w:date="2019-10-08T04:12:00Z"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5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운</w:delText>
              </w:r>
              <w:r w:rsidR="00D8629A"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6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전</w:delText>
              </w:r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7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 xml:space="preserve"> </w:delText>
              </w:r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8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및</w:delText>
              </w:r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9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 xml:space="preserve"> </w:delText>
              </w:r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40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제어</w:delText>
              </w:r>
            </w:del>
          </w:p>
          <w:p w14:paraId="72E9B78A" w14:textId="71304595" w:rsidR="00243B65" w:rsidRPr="002646CB" w:rsidRDefault="00243B65" w:rsidP="00597674">
            <w:pPr>
              <w:jc w:val="right"/>
              <w:textAlignment w:val="center"/>
              <w:rPr>
                <w:rFonts w:eastAsia="돋움"/>
                <w:sz w:val="44"/>
                <w:rPrChange w:id="41" w:author="ETRI-김종원" w:date="2019-12-10T10:44:00Z">
                  <w:rPr>
                    <w:rFonts w:eastAsia="돋움"/>
                    <w:sz w:val="44"/>
                  </w:rPr>
                </w:rPrChange>
              </w:rPr>
            </w:pPr>
            <w:r w:rsidRPr="002646CB">
              <w:rPr>
                <w:rFonts w:eastAsia="돋움" w:hint="eastAsia"/>
                <w:sz w:val="44"/>
                <w:rPrChange w:id="42" w:author="ETRI-김종원" w:date="2019-12-10T10:44:00Z">
                  <w:rPr>
                    <w:rFonts w:eastAsia="돋움" w:hint="eastAsia"/>
                    <w:sz w:val="44"/>
                  </w:rPr>
                </w:rPrChange>
              </w:rPr>
              <w:t>SGSF</w:t>
            </w:r>
            <w:r w:rsidRPr="002646CB">
              <w:rPr>
                <w:rFonts w:eastAsia="돋움" w:hint="eastAsia"/>
                <w:sz w:val="44"/>
                <w:rPrChange w:id="43" w:author="ETRI-김종원" w:date="2019-12-10T10:44:00Z">
                  <w:rPr>
                    <w:rFonts w:eastAsia="돋움" w:hint="eastAsia"/>
                    <w:sz w:val="44"/>
                  </w:rPr>
                </w:rPrChange>
              </w:rPr>
              <w:t>－</w:t>
            </w:r>
            <w:r w:rsidR="007C0602" w:rsidRPr="002646CB">
              <w:rPr>
                <w:rFonts w:eastAsia="돋움" w:hint="eastAsia"/>
                <w:sz w:val="44"/>
                <w:rPrChange w:id="44" w:author="ETRI-김종원" w:date="2019-12-10T10:44:00Z">
                  <w:rPr>
                    <w:rFonts w:eastAsia="돋움" w:hint="eastAsia"/>
                    <w:sz w:val="44"/>
                  </w:rPr>
                </w:rPrChange>
              </w:rPr>
              <w:t>011</w:t>
            </w:r>
            <w:r w:rsidRPr="002646CB">
              <w:rPr>
                <w:rFonts w:eastAsia="돋움" w:hint="eastAsia"/>
                <w:sz w:val="44"/>
                <w:rPrChange w:id="45" w:author="ETRI-김종원" w:date="2019-12-10T10:44:00Z">
                  <w:rPr>
                    <w:rFonts w:eastAsia="돋움" w:hint="eastAsia"/>
                    <w:sz w:val="44"/>
                  </w:rPr>
                </w:rPrChange>
              </w:rPr>
              <w:t>－</w:t>
            </w:r>
            <w:r w:rsidR="007C0602" w:rsidRPr="002646CB">
              <w:rPr>
                <w:rFonts w:eastAsia="돋움" w:hint="eastAsia"/>
                <w:sz w:val="44"/>
                <w:rPrChange w:id="46" w:author="ETRI-김종원" w:date="2019-12-10T10:44:00Z">
                  <w:rPr>
                    <w:rFonts w:eastAsia="돋움" w:hint="eastAsia"/>
                    <w:sz w:val="44"/>
                  </w:rPr>
                </w:rPrChange>
              </w:rPr>
              <w:t>3</w:t>
            </w:r>
            <w:r w:rsidR="007C0602" w:rsidRPr="002646CB">
              <w:rPr>
                <w:rFonts w:eastAsia="돋움" w:hint="eastAsia"/>
                <w:sz w:val="44"/>
                <w:rPrChange w:id="47" w:author="ETRI-김종원" w:date="2019-12-10T10:44:00Z">
                  <w:rPr>
                    <w:rFonts w:eastAsia="돋움" w:hint="eastAsia"/>
                    <w:sz w:val="44"/>
                  </w:rPr>
                </w:rPrChange>
              </w:rPr>
              <w:t>－</w:t>
            </w:r>
            <w:ins w:id="48" w:author="박 진상" w:date="2019-10-08T04:13:00Z">
              <w:r w:rsidR="004D7A0A" w:rsidRPr="002646CB">
                <w:rPr>
                  <w:rFonts w:eastAsia="돋움" w:hint="eastAsia"/>
                  <w:sz w:val="44"/>
                  <w:rPrChange w:id="49" w:author="ETRI-김종원" w:date="2019-12-10T10:44:00Z">
                    <w:rPr>
                      <w:rFonts w:eastAsia="돋움" w:hint="eastAsia"/>
                      <w:sz w:val="44"/>
                    </w:rPr>
                  </w:rPrChange>
                </w:rPr>
                <w:t>4</w:t>
              </w:r>
            </w:ins>
            <w:del w:id="50" w:author="박 진상" w:date="2019-10-08T04:13:00Z">
              <w:r w:rsidR="007C0602" w:rsidRPr="002646CB" w:rsidDel="004D7A0A">
                <w:rPr>
                  <w:rFonts w:eastAsia="돋움" w:hint="eastAsia"/>
                  <w:sz w:val="44"/>
                  <w:rPrChange w:id="51" w:author="ETRI-김종원" w:date="2019-12-10T10:44:00Z">
                    <w:rPr>
                      <w:rFonts w:eastAsia="돋움" w:hint="eastAsia"/>
                      <w:sz w:val="44"/>
                    </w:rPr>
                  </w:rPrChange>
                </w:rPr>
                <w:delText>3</w:delText>
              </w:r>
            </w:del>
            <w:r w:rsidRPr="002646CB">
              <w:rPr>
                <w:rFonts w:eastAsia="돋움" w:hint="eastAsia"/>
                <w:sz w:val="36"/>
                <w:rPrChange w:id="52" w:author="ETRI-김종원" w:date="2019-12-10T10:44:00Z">
                  <w:rPr>
                    <w:rFonts w:eastAsia="돋움" w:hint="eastAsia"/>
                    <w:sz w:val="36"/>
                  </w:rPr>
                </w:rPrChange>
              </w:rPr>
              <w:t>:201</w:t>
            </w:r>
            <w:ins w:id="53" w:author="박 진상" w:date="2019-10-08T04:13:00Z">
              <w:r w:rsidR="004D7A0A" w:rsidRPr="002646CB">
                <w:rPr>
                  <w:rFonts w:eastAsia="돋움"/>
                  <w:sz w:val="36"/>
                  <w:rPrChange w:id="54" w:author="ETRI-김종원" w:date="2019-12-10T10:44:00Z">
                    <w:rPr>
                      <w:rFonts w:eastAsia="돋움"/>
                      <w:sz w:val="36"/>
                    </w:rPr>
                  </w:rPrChange>
                </w:rPr>
                <w:t>9</w:t>
              </w:r>
            </w:ins>
            <w:del w:id="55" w:author="박 진상" w:date="2019-10-08T04:13:00Z">
              <w:r w:rsidRPr="002646CB" w:rsidDel="004D7A0A">
                <w:rPr>
                  <w:rFonts w:eastAsia="돋움" w:hint="eastAsia"/>
                  <w:sz w:val="36"/>
                  <w:rPrChange w:id="56" w:author="ETRI-김종원" w:date="2019-12-10T10:44:00Z">
                    <w:rPr>
                      <w:rFonts w:eastAsia="돋움" w:hint="eastAsia"/>
                      <w:sz w:val="36"/>
                    </w:rPr>
                  </w:rPrChange>
                </w:rPr>
                <w:delText>7</w:delText>
              </w:r>
            </w:del>
          </w:p>
          <w:p w14:paraId="0B3328E4" w14:textId="77777777" w:rsidR="00243B65" w:rsidRPr="002646CB" w:rsidRDefault="00243B65" w:rsidP="00597674">
            <w:pPr>
              <w:jc w:val="right"/>
              <w:rPr>
                <w:rFonts w:eastAsia="돋움"/>
                <w:bCs/>
                <w:sz w:val="44"/>
                <w:rPrChange w:id="57" w:author="ETRI-김종원" w:date="2019-12-10T10:44:00Z">
                  <w:rPr>
                    <w:rFonts w:eastAsia="돋움"/>
                    <w:bCs/>
                    <w:sz w:val="44"/>
                  </w:rPr>
                </w:rPrChange>
              </w:rPr>
            </w:pPr>
          </w:p>
        </w:tc>
      </w:tr>
      <w:tr w:rsidR="002646CB" w:rsidRPr="002646CB" w14:paraId="10C3A7B5" w14:textId="77777777" w:rsidTr="009F784A">
        <w:tc>
          <w:tcPr>
            <w:tcW w:w="5000" w:type="pct"/>
            <w:gridSpan w:val="3"/>
            <w:shd w:val="clear" w:color="auto" w:fill="auto"/>
          </w:tcPr>
          <w:p w14:paraId="560AE3EC" w14:textId="77777777" w:rsidR="00243B65" w:rsidRPr="002646CB" w:rsidRDefault="00243B65" w:rsidP="00597674">
            <w:pPr>
              <w:pStyle w:val="aa"/>
              <w:tabs>
                <w:tab w:val="left" w:pos="8289"/>
                <w:tab w:val="left" w:pos="25600"/>
                <w:tab w:val="left" w:pos="26400"/>
                <w:tab w:val="left" w:pos="27200"/>
                <w:tab w:val="left" w:pos="28000"/>
                <w:tab w:val="left" w:pos="28800"/>
                <w:tab w:val="left" w:pos="29600"/>
                <w:tab w:val="left" w:pos="30400"/>
                <w:tab w:val="left" w:pos="31200"/>
              </w:tabs>
              <w:wordWrap/>
              <w:spacing w:line="300" w:lineRule="auto"/>
              <w:jc w:val="right"/>
              <w:rPr>
                <w:rFonts w:ascii="바탕" w:hAnsi="바탕"/>
                <w:b/>
                <w:bCs/>
                <w:color w:val="auto"/>
                <w:sz w:val="48"/>
                <w:szCs w:val="36"/>
                <w:rPrChange w:id="58" w:author="ETRI-김종원" w:date="2019-12-10T10:44:00Z">
                  <w:rPr>
                    <w:rFonts w:ascii="바탕" w:hAnsi="바탕"/>
                    <w:b/>
                    <w:bCs/>
                    <w:sz w:val="48"/>
                    <w:szCs w:val="36"/>
                  </w:rPr>
                </w:rPrChange>
              </w:rPr>
            </w:pP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59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한 국 스 마 트 그 리 드 협 회</w:t>
            </w:r>
          </w:p>
          <w:p w14:paraId="7AD6C2F3" w14:textId="35167FEE" w:rsidR="00243B65" w:rsidRPr="002646CB" w:rsidRDefault="00243B65" w:rsidP="00597674">
            <w:pPr>
              <w:keepNext/>
              <w:wordWrap/>
              <w:adjustRightInd w:val="0"/>
              <w:spacing w:line="300" w:lineRule="auto"/>
              <w:jc w:val="right"/>
              <w:rPr>
                <w:rFonts w:eastAsia="돋움"/>
                <w:b/>
                <w:sz w:val="24"/>
                <w:szCs w:val="24"/>
                <w:rPrChange w:id="60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</w:pP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1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201</w:t>
            </w:r>
            <w:ins w:id="62" w:author="박 진상" w:date="2019-10-08T04:13:00Z">
              <w:r w:rsidR="004D7A0A" w:rsidRPr="002646CB">
                <w:rPr>
                  <w:rFonts w:eastAsia="돋움"/>
                  <w:b/>
                  <w:spacing w:val="9"/>
                  <w:sz w:val="24"/>
                  <w:szCs w:val="24"/>
                  <w:rPrChange w:id="63" w:author="ETRI-김종원" w:date="2019-12-10T10:44:00Z">
                    <w:rPr>
                      <w:rFonts w:eastAsia="돋움"/>
                      <w:b/>
                      <w:color w:val="000000"/>
                      <w:spacing w:val="9"/>
                      <w:sz w:val="24"/>
                      <w:szCs w:val="24"/>
                    </w:rPr>
                  </w:rPrChange>
                </w:rPr>
                <w:t>9</w:t>
              </w:r>
            </w:ins>
            <w:del w:id="64" w:author="박 진상" w:date="2019-10-08T04:13:00Z">
              <w:r w:rsidRPr="002646CB" w:rsidDel="004D7A0A">
                <w:rPr>
                  <w:rFonts w:eastAsia="돋움" w:hint="eastAsia"/>
                  <w:b/>
                  <w:spacing w:val="9"/>
                  <w:sz w:val="24"/>
                  <w:szCs w:val="24"/>
                  <w:rPrChange w:id="65" w:author="ETRI-김종원" w:date="2019-12-10T10:44:00Z">
                    <w:rPr>
                      <w:rFonts w:eastAsia="돋움" w:hint="eastAsia"/>
                      <w:b/>
                      <w:color w:val="000000"/>
                      <w:spacing w:val="9"/>
                      <w:sz w:val="24"/>
                      <w:szCs w:val="24"/>
                    </w:rPr>
                  </w:rPrChange>
                </w:rPr>
                <w:delText>7</w:delText>
              </w:r>
            </w:del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6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년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7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 xml:space="preserve"> XX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8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월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9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 xml:space="preserve"> XX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70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일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71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 xml:space="preserve"> </w:t>
            </w:r>
            <w:r w:rsidRPr="002646CB">
              <w:rPr>
                <w:rFonts w:eastAsia="돋움"/>
                <w:b/>
                <w:sz w:val="24"/>
                <w:szCs w:val="24"/>
                <w:rPrChange w:id="72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begin"/>
            </w:r>
            <w:r w:rsidRPr="002646CB">
              <w:rPr>
                <w:rFonts w:eastAsia="돋움"/>
                <w:b/>
                <w:sz w:val="24"/>
                <w:szCs w:val="24"/>
                <w:rPrChange w:id="73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</w:instrText>
            </w:r>
            <w:r w:rsidRPr="002646CB">
              <w:rPr>
                <w:rFonts w:eastAsia="돋움" w:hint="eastAsia"/>
                <w:b/>
                <w:sz w:val="24"/>
                <w:szCs w:val="24"/>
                <w:rPrChange w:id="74" w:author="ETRI-김종원" w:date="2019-12-10T10:44:00Z">
                  <w:rPr>
                    <w:rFonts w:eastAsia="돋움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IF </w:instrText>
            </w:r>
            <w:r w:rsidR="00696A14" w:rsidRPr="002646CB">
              <w:rPr>
                <w:rPrChange w:id="75" w:author="ETRI-김종원" w:date="2019-12-10T10:44:00Z">
                  <w:rPr/>
                </w:rPrChange>
              </w:rPr>
              <w:fldChar w:fldCharType="begin"/>
            </w:r>
            <w:r w:rsidR="00696A14" w:rsidRPr="002646CB">
              <w:rPr>
                <w:rPrChange w:id="76" w:author="ETRI-김종원" w:date="2019-12-10T10:44:00Z">
                  <w:rPr/>
                </w:rPrChange>
              </w:rPr>
              <w:instrText xml:space="preserve"> DOCPROPERTY "NCKnd"  \* MERGEFORMAT </w:instrText>
            </w:r>
            <w:r w:rsidR="00696A14" w:rsidRPr="002646CB">
              <w:rPr>
                <w:rPrChange w:id="77" w:author="ETRI-김종원" w:date="2019-12-10T10:44:00Z">
                  <w:rPr/>
                </w:rPrChange>
              </w:rPr>
              <w:fldChar w:fldCharType="separate"/>
            </w:r>
            <w:r w:rsidR="003559F7" w:rsidRPr="002646CB">
              <w:rPr>
                <w:rFonts w:eastAsia="돋움"/>
                <w:b/>
                <w:sz w:val="24"/>
                <w:szCs w:val="24"/>
                <w:rPrChange w:id="78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>1</w:instrText>
            </w:r>
            <w:r w:rsidR="00696A14" w:rsidRPr="002646CB">
              <w:rPr>
                <w:rFonts w:eastAsia="돋움"/>
                <w:b/>
                <w:sz w:val="24"/>
                <w:szCs w:val="24"/>
                <w:rPrChange w:id="79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end"/>
            </w:r>
            <w:r w:rsidRPr="002646CB">
              <w:rPr>
                <w:rFonts w:eastAsia="돋움"/>
                <w:b/>
                <w:sz w:val="24"/>
                <w:szCs w:val="24"/>
                <w:rPrChange w:id="80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</w:instrText>
            </w:r>
            <w:r w:rsidRPr="002646CB">
              <w:rPr>
                <w:rFonts w:eastAsia="돋움" w:hint="eastAsia"/>
                <w:b/>
                <w:sz w:val="24"/>
                <w:szCs w:val="24"/>
                <w:rPrChange w:id="81" w:author="ETRI-김종원" w:date="2019-12-10T10:44:00Z">
                  <w:rPr>
                    <w:rFonts w:eastAsia="돋움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= 1 </w:instrText>
            </w:r>
            <w:r w:rsidRPr="002646CB">
              <w:rPr>
                <w:rFonts w:eastAsia="돋움"/>
                <w:b/>
                <w:sz w:val="24"/>
                <w:szCs w:val="24"/>
                <w:rPrChange w:id="82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begin"/>
            </w:r>
            <w:r w:rsidRPr="002646CB">
              <w:rPr>
                <w:rFonts w:eastAsia="돋움"/>
                <w:b/>
                <w:sz w:val="24"/>
                <w:szCs w:val="24"/>
                <w:rPrChange w:id="83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</w:instrText>
            </w:r>
            <w:r w:rsidRPr="002646CB">
              <w:rPr>
                <w:rFonts w:eastAsia="돋움" w:hint="eastAsia"/>
                <w:b/>
                <w:sz w:val="24"/>
                <w:szCs w:val="24"/>
                <w:rPrChange w:id="84" w:author="ETRI-김종원" w:date="2019-12-10T10:44:00Z">
                  <w:rPr>
                    <w:rFonts w:eastAsia="돋움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QUOTE "</w:instrText>
            </w:r>
            <w:r w:rsidRPr="002646CB">
              <w:rPr>
                <w:rFonts w:eastAsia="돋움" w:hAnsi="airal" w:hint="eastAsia"/>
                <w:b/>
                <w:sz w:val="24"/>
                <w:szCs w:val="24"/>
                <w:rPrChange w:id="85" w:author="ETRI-김종원" w:date="2019-12-10T10:44:00Z">
                  <w:rPr>
                    <w:rFonts w:eastAsia="돋움" w:hAnsi="airal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제정</w:instrText>
            </w:r>
            <w:r w:rsidRPr="002646CB">
              <w:rPr>
                <w:rFonts w:eastAsia="돋움" w:hint="eastAsia"/>
                <w:b/>
                <w:sz w:val="24"/>
                <w:szCs w:val="24"/>
                <w:rPrChange w:id="86" w:author="ETRI-김종원" w:date="2019-12-10T10:44:00Z">
                  <w:rPr>
                    <w:rFonts w:eastAsia="돋움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"</w:instrText>
            </w:r>
            <w:r w:rsidRPr="002646CB">
              <w:rPr>
                <w:rFonts w:eastAsia="돋움"/>
                <w:b/>
                <w:sz w:val="24"/>
                <w:szCs w:val="24"/>
                <w:rPrChange w:id="87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 \* </w:instrText>
            </w:r>
            <w:r w:rsidRPr="002646CB">
              <w:rPr>
                <w:rFonts w:eastAsia="돋움" w:hint="eastAsia"/>
                <w:b/>
                <w:sz w:val="24"/>
                <w:szCs w:val="24"/>
                <w:rPrChange w:id="88" w:author="ETRI-김종원" w:date="2019-12-10T10:44:00Z">
                  <w:rPr>
                    <w:rFonts w:eastAsia="돋움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MERGEFORMAT</w:instrText>
            </w:r>
            <w:r w:rsidRPr="002646CB">
              <w:rPr>
                <w:rFonts w:eastAsia="돋움"/>
                <w:b/>
                <w:sz w:val="24"/>
                <w:szCs w:val="24"/>
                <w:rPrChange w:id="89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</w:instrText>
            </w:r>
            <w:r w:rsidRPr="002646CB">
              <w:rPr>
                <w:rFonts w:eastAsia="돋움"/>
                <w:b/>
                <w:sz w:val="24"/>
                <w:szCs w:val="24"/>
                <w:rPrChange w:id="90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separate"/>
            </w:r>
            <w:r w:rsidR="003559F7" w:rsidRPr="002646CB">
              <w:rPr>
                <w:rFonts w:eastAsia="돋움" w:hAnsi="airal" w:hint="eastAsia"/>
                <w:b/>
                <w:sz w:val="24"/>
                <w:szCs w:val="24"/>
                <w:rPrChange w:id="91" w:author="ETRI-김종원" w:date="2019-12-10T10:44:00Z">
                  <w:rPr>
                    <w:rFonts w:eastAsia="돋움" w:hAnsi="airal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제정</w:instrText>
            </w:r>
            <w:r w:rsidRPr="002646CB">
              <w:rPr>
                <w:rFonts w:eastAsia="돋움"/>
                <w:b/>
                <w:sz w:val="24"/>
                <w:szCs w:val="24"/>
                <w:rPrChange w:id="92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end"/>
            </w:r>
            <w:r w:rsidRPr="002646CB">
              <w:rPr>
                <w:rFonts w:eastAsia="돋움"/>
                <w:b/>
                <w:sz w:val="24"/>
                <w:szCs w:val="24"/>
                <w:rPrChange w:id="93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separate"/>
            </w:r>
            <w:r w:rsidR="003559F7" w:rsidRPr="002646CB">
              <w:rPr>
                <w:rFonts w:eastAsia="돋움" w:hAnsi="airal" w:hint="eastAsia"/>
                <w:b/>
                <w:sz w:val="24"/>
                <w:szCs w:val="24"/>
                <w:rPrChange w:id="94" w:author="ETRI-김종원" w:date="2019-12-10T10:44:00Z">
                  <w:rPr>
                    <w:rFonts w:eastAsia="돋움" w:hAnsi="airal" w:hint="eastAsia"/>
                    <w:b/>
                    <w:color w:val="000000"/>
                    <w:sz w:val="24"/>
                    <w:szCs w:val="24"/>
                  </w:rPr>
                </w:rPrChange>
              </w:rPr>
              <w:t>제정</w:t>
            </w:r>
            <w:r w:rsidRPr="002646CB">
              <w:rPr>
                <w:rFonts w:eastAsia="돋움"/>
                <w:b/>
                <w:sz w:val="24"/>
                <w:szCs w:val="24"/>
                <w:rPrChange w:id="95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end"/>
            </w:r>
          </w:p>
          <w:p w14:paraId="1C01EBE6" w14:textId="77777777" w:rsidR="00243B65" w:rsidRPr="002646CB" w:rsidRDefault="00243B65" w:rsidP="00597674">
            <w:pPr>
              <w:ind w:right="254"/>
              <w:jc w:val="right"/>
              <w:rPr>
                <w:rStyle w:val="12pt"/>
                <w:rPrChange w:id="96" w:author="ETRI-김종원" w:date="2019-12-10T10:44:00Z">
                  <w:rPr>
                    <w:rStyle w:val="12pt"/>
                  </w:rPr>
                </w:rPrChange>
              </w:rPr>
            </w:pPr>
          </w:p>
        </w:tc>
      </w:tr>
    </w:tbl>
    <w:p w14:paraId="3D05735E" w14:textId="77777777" w:rsidR="00C95124" w:rsidRPr="002646CB" w:rsidRDefault="00C95124">
      <w:pPr>
        <w:widowControl/>
        <w:wordWrap/>
        <w:autoSpaceDE/>
        <w:autoSpaceDN/>
        <w:spacing w:line="240" w:lineRule="auto"/>
        <w:jc w:val="left"/>
        <w:rPr>
          <w:rFonts w:ascii="돋움" w:eastAsia="돋움" w:hAnsi="돋움"/>
          <w:b/>
          <w:rPrChange w:id="97" w:author="ETRI-김종원" w:date="2019-12-10T10:44:00Z">
            <w:rPr>
              <w:rFonts w:ascii="돋움" w:eastAsia="돋움" w:hAnsi="돋움"/>
              <w:b/>
            </w:rPr>
          </w:rPrChange>
        </w:rPr>
      </w:pPr>
      <w:bookmarkStart w:id="98" w:name="표지2"/>
      <w:bookmarkEnd w:id="98"/>
    </w:p>
    <w:tbl>
      <w:tblPr>
        <w:tblW w:w="9333" w:type="dxa"/>
        <w:jc w:val="center"/>
        <w:tblLook w:val="01E0" w:firstRow="1" w:lastRow="1" w:firstColumn="1" w:lastColumn="1" w:noHBand="0" w:noVBand="0"/>
      </w:tblPr>
      <w:tblGrid>
        <w:gridCol w:w="1605"/>
        <w:gridCol w:w="371"/>
        <w:gridCol w:w="1055"/>
        <w:gridCol w:w="547"/>
        <w:gridCol w:w="3537"/>
        <w:gridCol w:w="569"/>
        <w:gridCol w:w="1236"/>
        <w:gridCol w:w="413"/>
      </w:tblGrid>
      <w:tr w:rsidR="002646CB" w:rsidRPr="002646CB" w14:paraId="424E5D5A" w14:textId="77777777" w:rsidTr="000C691F">
        <w:trPr>
          <w:trHeight w:val="345"/>
          <w:jc w:val="center"/>
        </w:trPr>
        <w:tc>
          <w:tcPr>
            <w:tcW w:w="5000" w:type="pct"/>
            <w:gridSpan w:val="8"/>
            <w:vAlign w:val="center"/>
          </w:tcPr>
          <w:p w14:paraId="1527A1DC" w14:textId="77777777" w:rsidR="000C691F" w:rsidRPr="002646CB" w:rsidRDefault="000C691F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  <w:rPrChange w:id="99" w:author="ETRI-김종원" w:date="2019-12-10T10:44:00Z">
                  <w:rPr>
                    <w:rFonts w:ascii="돋움" w:eastAsia="돋움" w:hAnsi="돋움"/>
                    <w:b/>
                  </w:rPr>
                </w:rPrChange>
              </w:rPr>
            </w:pPr>
            <w:r w:rsidRPr="002646CB">
              <w:rPr>
                <w:rFonts w:ascii="돋움" w:eastAsia="돋움" w:hAnsi="돋움" w:hint="eastAsia"/>
                <w:b/>
                <w:rPrChange w:id="100" w:author="ETRI-김종원" w:date="2019-12-10T10:44:00Z">
                  <w:rPr>
                    <w:rFonts w:ascii="돋움" w:eastAsia="돋움" w:hAnsi="돋움" w:hint="eastAsia"/>
                    <w:b/>
                  </w:rPr>
                </w:rPrChange>
              </w:rPr>
              <w:t>심  의： 운영위원회</w:t>
            </w:r>
          </w:p>
          <w:p w14:paraId="2C793E0E" w14:textId="77777777" w:rsidR="000C691F" w:rsidRPr="002646CB" w:rsidRDefault="000C691F" w:rsidP="000C691F">
            <w:pPr>
              <w:pStyle w:val="aa"/>
              <w:rPr>
                <w:rFonts w:ascii="Arial" w:hAnsi="Arial"/>
                <w:color w:val="auto"/>
                <w:sz w:val="20"/>
                <w:rPrChange w:id="10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49D600D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3601D5C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953403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79D2759C" w14:textId="58F6CF7C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5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성명</w:t>
            </w:r>
          </w:p>
        </w:tc>
        <w:tc>
          <w:tcPr>
            <w:tcW w:w="293" w:type="pct"/>
            <w:vAlign w:val="center"/>
          </w:tcPr>
          <w:p w14:paraId="19F6CB6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BE5C6EC" w14:textId="0F829E84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0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8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근</w:t>
            </w:r>
            <w:r w:rsidRPr="002646CB">
              <w:rPr>
                <w:rFonts w:ascii="Arial" w:hAnsi="Arial" w:hint="eastAsia"/>
                <w:color w:val="auto"/>
                <w:sz w:val="20"/>
                <w:rPrChange w:id="109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110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무</w:t>
            </w:r>
            <w:r w:rsidRPr="002646CB">
              <w:rPr>
                <w:rFonts w:ascii="Arial" w:hAnsi="Arial" w:hint="eastAsia"/>
                <w:color w:val="auto"/>
                <w:sz w:val="20"/>
                <w:rPrChange w:id="111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112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처</w:t>
            </w:r>
          </w:p>
        </w:tc>
        <w:tc>
          <w:tcPr>
            <w:tcW w:w="305" w:type="pct"/>
            <w:vAlign w:val="center"/>
          </w:tcPr>
          <w:p w14:paraId="290D0E6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4EF1208" w14:textId="2107F8F5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15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직위</w:t>
            </w:r>
          </w:p>
        </w:tc>
        <w:tc>
          <w:tcPr>
            <w:tcW w:w="221" w:type="pct"/>
            <w:vAlign w:val="center"/>
          </w:tcPr>
          <w:p w14:paraId="1293C414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1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30BAE589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31EA2BB1" w14:textId="24B6F26B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/>
                <w:color w:val="auto"/>
                <w:sz w:val="20"/>
                <w:rPrChange w:id="118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119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위원장</w:t>
            </w:r>
            <w:r w:rsidRPr="002646CB">
              <w:rPr>
                <w:rFonts w:ascii="Arial" w:hAnsi="Arial"/>
                <w:color w:val="auto"/>
                <w:sz w:val="20"/>
                <w:rPrChange w:id="120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7F9AF00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2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75F633DF" w14:textId="25FD94B6" w:rsidR="007C0602" w:rsidRPr="002646CB" w:rsidRDefault="00D643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2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23" w:author="ETRI-김종원" w:date="2019-11-04T18:48:00Z">
              <w:r w:rsidRPr="002646CB">
                <w:rPr>
                  <w:rFonts w:ascii="Arial" w:hAnsi="Arial" w:hint="eastAsia"/>
                  <w:color w:val="auto"/>
                  <w:sz w:val="20"/>
                  <w:rPrChange w:id="12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12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 xml:space="preserve"> 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12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정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12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 xml:space="preserve"> 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12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준</w:t>
              </w:r>
            </w:ins>
            <w:del w:id="129" w:author="ETRI-김종원" w:date="2019-11-04T18:48:00Z">
              <w:r w:rsidR="007C0602" w:rsidRPr="002646CB" w:rsidDel="00D64302">
                <w:rPr>
                  <w:rFonts w:ascii="Arial" w:hAnsi="Arial" w:hint="eastAsia"/>
                  <w:color w:val="auto"/>
                  <w:sz w:val="20"/>
                  <w:rPrChange w:id="13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구자윤</w:delText>
              </w:r>
            </w:del>
          </w:p>
        </w:tc>
        <w:tc>
          <w:tcPr>
            <w:tcW w:w="293" w:type="pct"/>
            <w:vAlign w:val="center"/>
          </w:tcPr>
          <w:p w14:paraId="0130E63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3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4BFD0E6B" w14:textId="463F3346" w:rsidR="007C0602" w:rsidRPr="002646CB" w:rsidRDefault="00D643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33" w:author="ETRI-김종원" w:date="2019-11-04T18:49:00Z">
              <w:r w:rsidRPr="002646CB">
                <w:rPr>
                  <w:rFonts w:ascii="Arial" w:hAnsi="Arial" w:hint="eastAsia"/>
                  <w:color w:val="auto"/>
                  <w:sz w:val="20"/>
                  <w:rPrChange w:id="13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L</w:t>
              </w:r>
              <w:r w:rsidRPr="002646CB">
                <w:rPr>
                  <w:rFonts w:ascii="Arial" w:hAnsi="Arial"/>
                  <w:color w:val="auto"/>
                  <w:sz w:val="20"/>
                  <w:rPrChange w:id="135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S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13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산전</w:t>
              </w:r>
            </w:ins>
            <w:del w:id="137" w:author="ETRI-김종원" w:date="2019-11-04T18:49:00Z">
              <w:r w:rsidR="007C0602" w:rsidRPr="002646CB" w:rsidDel="00D64302">
                <w:rPr>
                  <w:rFonts w:ascii="Arial" w:hAnsi="Arial" w:hint="eastAsia"/>
                  <w:color w:val="auto"/>
                  <w:sz w:val="20"/>
                  <w:rPrChange w:id="13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한양대학교</w:delText>
              </w:r>
            </w:del>
          </w:p>
        </w:tc>
        <w:tc>
          <w:tcPr>
            <w:tcW w:w="305" w:type="pct"/>
            <w:vAlign w:val="center"/>
          </w:tcPr>
          <w:p w14:paraId="461F066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3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2F464396" w14:textId="364C319A" w:rsidR="007C0602" w:rsidRPr="002646CB" w:rsidRDefault="004B4C94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41" w:author="ETRI-김종원" w:date="2019-11-04T18:50:00Z">
              <w:r w:rsidRPr="002646CB">
                <w:rPr>
                  <w:rFonts w:ascii="Arial" w:hAnsi="Arial" w:hint="eastAsia"/>
                  <w:color w:val="auto"/>
                  <w:sz w:val="20"/>
                  <w:rPrChange w:id="14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상무</w:t>
              </w:r>
            </w:ins>
            <w:del w:id="143" w:author="ETRI-김종원" w:date="2019-11-04T18:50:00Z">
              <w:r w:rsidR="007C0602" w:rsidRPr="002646CB" w:rsidDel="004B4C94">
                <w:rPr>
                  <w:rFonts w:ascii="Arial" w:hAnsi="Arial" w:hint="eastAsia"/>
                  <w:color w:val="auto"/>
                  <w:sz w:val="20"/>
                  <w:rPrChange w:id="14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교</w:delText>
              </w:r>
              <w:r w:rsidR="007C0602" w:rsidRPr="002646CB" w:rsidDel="00D64302">
                <w:rPr>
                  <w:rFonts w:ascii="Arial" w:hAnsi="Arial" w:hint="eastAsia"/>
                  <w:color w:val="auto"/>
                  <w:sz w:val="20"/>
                  <w:rPrChange w:id="14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수</w:delText>
              </w:r>
            </w:del>
          </w:p>
        </w:tc>
        <w:tc>
          <w:tcPr>
            <w:tcW w:w="221" w:type="pct"/>
            <w:vAlign w:val="center"/>
          </w:tcPr>
          <w:p w14:paraId="359BAFFA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4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4FB27AE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D0478D6" w14:textId="5782EFD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4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/>
                <w:color w:val="auto"/>
                <w:sz w:val="20"/>
                <w:rPrChange w:id="148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149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</w:t>
            </w:r>
            <w:r w:rsidRPr="002646CB">
              <w:rPr>
                <w:rFonts w:ascii="Arial" w:hAnsi="Arial"/>
                <w:color w:val="auto"/>
                <w:sz w:val="20"/>
                <w:rPrChange w:id="150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151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원</w:t>
            </w:r>
            <w:r w:rsidRPr="002646CB">
              <w:rPr>
                <w:rFonts w:ascii="Arial" w:hAnsi="Arial"/>
                <w:color w:val="auto"/>
                <w:sz w:val="20"/>
                <w:rPrChange w:id="152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7F9C68D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5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2E6E8AF9" w14:textId="0FB28394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5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55" w:author="ETRI-김종원" w:date="2019-11-04T18:50:00Z">
              <w:r w:rsidRPr="002646CB">
                <w:rPr>
                  <w:rFonts w:ascii="Arial" w:hAnsi="Arial" w:hint="eastAsia"/>
                  <w:color w:val="auto"/>
                  <w:sz w:val="20"/>
                  <w:rPrChange w:id="15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김영명</w:t>
              </w:r>
            </w:ins>
            <w:del w:id="157" w:author="ETRI-김종원" w:date="2019-11-04T18:50:00Z">
              <w:r w:rsidRPr="002646CB" w:rsidDel="00D05E4A">
                <w:rPr>
                  <w:rFonts w:ascii="Arial" w:hAnsi="Arial" w:hint="eastAsia"/>
                  <w:color w:val="auto"/>
                  <w:sz w:val="20"/>
                  <w:rPrChange w:id="15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강차녕</w:delText>
              </w:r>
            </w:del>
          </w:p>
        </w:tc>
        <w:tc>
          <w:tcPr>
            <w:tcW w:w="293" w:type="pct"/>
            <w:vAlign w:val="center"/>
          </w:tcPr>
          <w:p w14:paraId="61D632F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5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716E3CFE" w14:textId="7EBA17AF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6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61" w:author="ETRI-김종원" w:date="2019-11-04T18:50:00Z">
              <w:r w:rsidRPr="002646CB">
                <w:rPr>
                  <w:rFonts w:ascii="Arial" w:hAnsi="Arial" w:hint="eastAsia"/>
                  <w:color w:val="auto"/>
                  <w:sz w:val="20"/>
                  <w:rPrChange w:id="16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KT</w:t>
              </w:r>
            </w:ins>
            <w:del w:id="163" w:author="ETRI-김종원" w:date="2019-11-04T18:50:00Z">
              <w:r w:rsidRPr="002646CB" w:rsidDel="00D05E4A">
                <w:rPr>
                  <w:rFonts w:ascii="Arial" w:hAnsi="Arial" w:hint="eastAsia"/>
                  <w:color w:val="auto"/>
                  <w:sz w:val="20"/>
                  <w:rPrChange w:id="16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한국토지주택공사</w:delText>
              </w:r>
            </w:del>
          </w:p>
        </w:tc>
        <w:tc>
          <w:tcPr>
            <w:tcW w:w="305" w:type="pct"/>
            <w:vAlign w:val="center"/>
          </w:tcPr>
          <w:p w14:paraId="2D26C181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6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42DA34A0" w14:textId="07B32808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6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67" w:author="ETRI-김종원" w:date="2019-11-04T18:51:00Z">
              <w:r w:rsidRPr="002646CB">
                <w:rPr>
                  <w:rFonts w:ascii="Arial" w:hAnsi="Arial" w:hint="eastAsia"/>
                  <w:color w:val="auto"/>
                  <w:sz w:val="20"/>
                  <w:rPrChange w:id="16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단장</w:t>
              </w:r>
            </w:ins>
            <w:del w:id="169" w:author="ETRI-김종원" w:date="2019-11-04T18:50:00Z">
              <w:r w:rsidRPr="002646CB" w:rsidDel="00D05E4A">
                <w:rPr>
                  <w:rFonts w:ascii="Arial" w:hAnsi="Arial" w:hint="eastAsia"/>
                  <w:color w:val="auto"/>
                  <w:sz w:val="20"/>
                  <w:rPrChange w:id="17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처장</w:delText>
              </w:r>
            </w:del>
          </w:p>
        </w:tc>
        <w:tc>
          <w:tcPr>
            <w:tcW w:w="221" w:type="pct"/>
            <w:vAlign w:val="center"/>
          </w:tcPr>
          <w:p w14:paraId="4821B1E5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7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398902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3C281B3F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7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9AA0E69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7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3BF7B9C5" w14:textId="271D3896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7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75" w:author="ETRI-김종원" w:date="2019-11-04T18:51:00Z">
              <w:r w:rsidRPr="002646CB">
                <w:rPr>
                  <w:rFonts w:ascii="Arial" w:hAnsi="Arial" w:hint="eastAsia"/>
                  <w:color w:val="auto"/>
                  <w:sz w:val="20"/>
                  <w:rPrChange w:id="17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안혁성</w:t>
              </w:r>
            </w:ins>
            <w:del w:id="177" w:author="ETRI-김종원" w:date="2019-11-04T18:51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17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김영명</w:delText>
              </w:r>
            </w:del>
          </w:p>
        </w:tc>
        <w:tc>
          <w:tcPr>
            <w:tcW w:w="293" w:type="pct"/>
            <w:vAlign w:val="center"/>
          </w:tcPr>
          <w:p w14:paraId="299E9C6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7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44E3BD9E" w14:textId="57FCC98D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8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81" w:author="ETRI-김종원" w:date="2019-11-04T18:51:00Z">
              <w:r w:rsidRPr="002646CB">
                <w:rPr>
                  <w:rFonts w:ascii="Arial" w:hAnsi="Arial"/>
                  <w:color w:val="auto"/>
                  <w:sz w:val="20"/>
                  <w:rPrChange w:id="182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LG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18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전자</w:t>
              </w:r>
            </w:ins>
            <w:del w:id="184" w:author="ETRI-김종원" w:date="2019-11-04T18:51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18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KT</w:delText>
              </w:r>
            </w:del>
          </w:p>
        </w:tc>
        <w:tc>
          <w:tcPr>
            <w:tcW w:w="305" w:type="pct"/>
            <w:vAlign w:val="center"/>
          </w:tcPr>
          <w:p w14:paraId="6FEE1CD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8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CD4E754" w14:textId="5DD7DDB4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8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88" w:author="ETRI-김종원" w:date="2019-11-04T18:51:00Z">
              <w:r w:rsidRPr="002646CB">
                <w:rPr>
                  <w:rFonts w:ascii="Arial" w:hAnsi="Arial" w:hint="eastAsia"/>
                  <w:color w:val="auto"/>
                  <w:sz w:val="20"/>
                  <w:rPrChange w:id="18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담</w:t>
              </w:r>
            </w:ins>
            <w:ins w:id="190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  <w:rPrChange w:id="19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당</w:t>
              </w:r>
            </w:ins>
            <w:del w:id="192" w:author="ETRI-김종원" w:date="2019-11-04T18:51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19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2EBB542A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9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7B1AA5D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3256DA6D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9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4906668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9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15984E91" w14:textId="09FFB46A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9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98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  <w:rPrChange w:id="19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신용식</w:t>
              </w:r>
            </w:ins>
            <w:del w:id="200" w:author="ETRI-김종원" w:date="2019-11-04T18:52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0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박희찬</w:delText>
              </w:r>
            </w:del>
          </w:p>
        </w:tc>
        <w:tc>
          <w:tcPr>
            <w:tcW w:w="293" w:type="pct"/>
            <w:vAlign w:val="center"/>
          </w:tcPr>
          <w:p w14:paraId="0F0ADE61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0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F01F094" w14:textId="14B7D5C5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04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  <w:rPrChange w:id="20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S</w:t>
              </w:r>
              <w:r w:rsidRPr="002646CB">
                <w:rPr>
                  <w:rFonts w:ascii="Arial" w:hAnsi="Arial"/>
                  <w:color w:val="auto"/>
                  <w:sz w:val="20"/>
                  <w:rPrChange w:id="206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K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20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텔레콤</w:t>
              </w:r>
            </w:ins>
            <w:del w:id="208" w:author="ETRI-김종원" w:date="2019-11-04T18:52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0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LG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1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전자</w:delText>
              </w:r>
            </w:del>
          </w:p>
        </w:tc>
        <w:tc>
          <w:tcPr>
            <w:tcW w:w="305" w:type="pct"/>
            <w:vAlign w:val="center"/>
          </w:tcPr>
          <w:p w14:paraId="78772039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1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0D1C2F55" w14:textId="495D908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1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13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  <w:rPrChange w:id="21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215" w:author="ETRI-김종원" w:date="2019-11-04T18:52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1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0D5096B1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1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5BBEDB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6BBB6C0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1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A5EA65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1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4C21039E" w14:textId="3E2B2EB6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2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21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  <w:rPrChange w:id="22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김병진</w:t>
              </w:r>
            </w:ins>
            <w:del w:id="223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2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이정준</w:delText>
              </w:r>
            </w:del>
          </w:p>
        </w:tc>
        <w:tc>
          <w:tcPr>
            <w:tcW w:w="293" w:type="pct"/>
            <w:vAlign w:val="center"/>
          </w:tcPr>
          <w:p w14:paraId="2994A95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2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4730C8B1" w14:textId="62686DBC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2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27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  <w:rPrChange w:id="22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현대일렉트릭앤에너지시스템</w:t>
              </w:r>
            </w:ins>
            <w:del w:id="229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3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LS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3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산전</w:delText>
              </w:r>
            </w:del>
          </w:p>
        </w:tc>
        <w:tc>
          <w:tcPr>
            <w:tcW w:w="305" w:type="pct"/>
            <w:vAlign w:val="center"/>
          </w:tcPr>
          <w:p w14:paraId="35900B9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21958CC" w14:textId="55510D2B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3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34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  <w:rPrChange w:id="23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상무</w:t>
              </w:r>
            </w:ins>
            <w:del w:id="236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3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단장</w:delText>
              </w:r>
            </w:del>
          </w:p>
        </w:tc>
        <w:tc>
          <w:tcPr>
            <w:tcW w:w="221" w:type="pct"/>
            <w:vAlign w:val="center"/>
          </w:tcPr>
          <w:p w14:paraId="51708C1C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3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A1C8F5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E38EA25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3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387B341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4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698ABF28" w14:textId="5CDF400C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4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42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  <w:rPrChange w:id="24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이준호</w:t>
              </w:r>
            </w:ins>
            <w:del w:id="244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4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허일규</w:delText>
              </w:r>
            </w:del>
          </w:p>
        </w:tc>
        <w:tc>
          <w:tcPr>
            <w:tcW w:w="293" w:type="pct"/>
            <w:vAlign w:val="center"/>
          </w:tcPr>
          <w:p w14:paraId="0AD4491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4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0D048585" w14:textId="73354C09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4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48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  <w:rPrChange w:id="24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</w:t>
              </w:r>
            </w:ins>
            <w:ins w:id="250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  <w:rPrChange w:id="25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국전력공사</w:t>
              </w:r>
            </w:ins>
            <w:del w:id="252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5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SK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5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텔레콤</w:delText>
              </w:r>
            </w:del>
          </w:p>
        </w:tc>
        <w:tc>
          <w:tcPr>
            <w:tcW w:w="305" w:type="pct"/>
            <w:vAlign w:val="center"/>
          </w:tcPr>
          <w:p w14:paraId="0182FF7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5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98EF191" w14:textId="3F8EB8B2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5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57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  <w:rPrChange w:id="25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처장</w:t>
              </w:r>
            </w:ins>
            <w:del w:id="259" w:author="ETRI-김종원" w:date="2019-11-04T18:54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6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1BD5F4C9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6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3C314F92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BE91E3E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6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593A03F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6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21B80E74" w14:textId="3501B163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6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65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  <w:rPrChange w:id="26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남성우</w:t>
              </w:r>
            </w:ins>
            <w:del w:id="267" w:author="ETRI-김종원" w:date="2019-11-04T18:54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6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박세웅</w:delText>
              </w:r>
            </w:del>
          </w:p>
        </w:tc>
        <w:tc>
          <w:tcPr>
            <w:tcW w:w="293" w:type="pct"/>
            <w:vAlign w:val="center"/>
          </w:tcPr>
          <w:p w14:paraId="2D0F3030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6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3AB8762F" w14:textId="25AEA5A9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7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71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  <w:rPrChange w:id="27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한전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27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K</w:t>
              </w:r>
              <w:r w:rsidRPr="002646CB">
                <w:rPr>
                  <w:rFonts w:ascii="Arial" w:hAnsi="Arial"/>
                  <w:color w:val="auto"/>
                  <w:sz w:val="20"/>
                  <w:rPrChange w:id="274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DN</w:t>
              </w:r>
            </w:ins>
            <w:del w:id="275" w:author="ETRI-김종원" w:date="2019-11-04T18:54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7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삼성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7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SDI</w:delText>
              </w:r>
            </w:del>
          </w:p>
        </w:tc>
        <w:tc>
          <w:tcPr>
            <w:tcW w:w="305" w:type="pct"/>
            <w:vAlign w:val="center"/>
          </w:tcPr>
          <w:p w14:paraId="519AAD4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7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35F5A20E" w14:textId="3C92636D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7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80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  <w:rPrChange w:id="28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282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8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2B56CE33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8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0E1154B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B8EBC78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8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DE141F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8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35ABF8F2" w14:textId="50B69A5C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8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88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  <w:rPrChange w:id="28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양성배</w:t>
              </w:r>
            </w:ins>
            <w:del w:id="290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9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김종현</w:delText>
              </w:r>
            </w:del>
          </w:p>
        </w:tc>
        <w:tc>
          <w:tcPr>
            <w:tcW w:w="293" w:type="pct"/>
            <w:vAlign w:val="center"/>
          </w:tcPr>
          <w:p w14:paraId="217A247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9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65D4FCA8" w14:textId="591AC251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9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94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  <w:rPrChange w:id="29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한국전력거래소</w:t>
              </w:r>
            </w:ins>
            <w:del w:id="296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9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포스코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29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ICT</w:delText>
              </w:r>
            </w:del>
          </w:p>
        </w:tc>
        <w:tc>
          <w:tcPr>
            <w:tcW w:w="305" w:type="pct"/>
            <w:vAlign w:val="center"/>
          </w:tcPr>
          <w:p w14:paraId="36EDB1A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9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57C5B188" w14:textId="4912DBFA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0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01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  <w:rPrChange w:id="30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303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0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56388206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0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D32B54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3301C09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0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47B060AF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0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5479E420" w14:textId="7B82982E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0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09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  <w:rPrChange w:id="31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박승용</w:t>
              </w:r>
            </w:ins>
            <w:del w:id="311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1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김은수</w:delText>
              </w:r>
            </w:del>
          </w:p>
        </w:tc>
        <w:tc>
          <w:tcPr>
            <w:tcW w:w="293" w:type="pct"/>
            <w:vAlign w:val="center"/>
          </w:tcPr>
          <w:p w14:paraId="6331958F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1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00438B69" w14:textId="6443DF76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1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15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  <w:rPrChange w:id="31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효성</w:t>
              </w:r>
            </w:ins>
            <w:del w:id="317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1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한국전력거래소</w:delText>
              </w:r>
            </w:del>
          </w:p>
        </w:tc>
        <w:tc>
          <w:tcPr>
            <w:tcW w:w="305" w:type="pct"/>
            <w:vAlign w:val="center"/>
          </w:tcPr>
          <w:p w14:paraId="3A47E34F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1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2E80EF6" w14:textId="4FEE8B92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2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21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  <w:rPrChange w:id="32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전무</w:t>
              </w:r>
            </w:ins>
            <w:del w:id="323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2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4B92E39C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2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8881F8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002635F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2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6AB250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2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0EB85E94" w14:textId="5FD02AA2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2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29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  <w:rPrChange w:id="33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서경훈</w:t>
              </w:r>
            </w:ins>
            <w:del w:id="331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3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정금영</w:delText>
              </w:r>
            </w:del>
          </w:p>
        </w:tc>
        <w:tc>
          <w:tcPr>
            <w:tcW w:w="293" w:type="pct"/>
            <w:vAlign w:val="center"/>
          </w:tcPr>
          <w:p w14:paraId="52110FD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3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739A3852" w14:textId="629F6704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3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35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  <w:rPrChange w:id="33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삼성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33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SDI</w:t>
              </w:r>
            </w:ins>
            <w:del w:id="338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3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한국전력공사</w:delText>
              </w:r>
            </w:del>
          </w:p>
        </w:tc>
        <w:tc>
          <w:tcPr>
            <w:tcW w:w="305" w:type="pct"/>
            <w:vAlign w:val="center"/>
          </w:tcPr>
          <w:p w14:paraId="7E6F93FA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98CD722" w14:textId="6E09334D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4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42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  <w:rPrChange w:id="34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상무</w:t>
              </w:r>
            </w:ins>
            <w:del w:id="344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4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처장</w:delText>
              </w:r>
            </w:del>
          </w:p>
        </w:tc>
        <w:tc>
          <w:tcPr>
            <w:tcW w:w="221" w:type="pct"/>
            <w:vAlign w:val="center"/>
          </w:tcPr>
          <w:p w14:paraId="4B25E9D3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4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4010A6D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3967089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4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D681FE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4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4E9D66A4" w14:textId="1E8625B6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4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50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  <w:rPrChange w:id="35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위성복</w:t>
              </w:r>
            </w:ins>
            <w:del w:id="352" w:author="ETRI-김종원" w:date="2019-11-04T18:57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5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윤석열</w:delText>
              </w:r>
            </w:del>
          </w:p>
        </w:tc>
        <w:tc>
          <w:tcPr>
            <w:tcW w:w="293" w:type="pct"/>
            <w:vAlign w:val="center"/>
          </w:tcPr>
          <w:p w14:paraId="07778D8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5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07E2A40" w14:textId="17CF5617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5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356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</w:t>
            </w:r>
            <w:ins w:id="357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  <w:rPrChange w:id="35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국토지주택공사</w:t>
              </w:r>
            </w:ins>
            <w:del w:id="359" w:author="ETRI-김종원" w:date="2019-11-04T18:57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6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전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6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KDN</w:delText>
              </w:r>
            </w:del>
          </w:p>
        </w:tc>
        <w:tc>
          <w:tcPr>
            <w:tcW w:w="305" w:type="pct"/>
            <w:vAlign w:val="center"/>
          </w:tcPr>
          <w:p w14:paraId="53278C6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6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2F430DC3" w14:textId="057668F9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64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  <w:rPrChange w:id="36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단장</w:t>
              </w:r>
            </w:ins>
            <w:del w:id="366" w:author="ETRI-김종원" w:date="2019-11-04T18:57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6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3A73B55A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6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B558F6A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932D3D7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6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DF5C8A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7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49209281" w14:textId="3D0E2FA1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7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72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  <w:rPrChange w:id="37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장태헌</w:t>
              </w:r>
            </w:ins>
            <w:del w:id="374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7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박진수</w:delText>
              </w:r>
            </w:del>
          </w:p>
        </w:tc>
        <w:tc>
          <w:tcPr>
            <w:tcW w:w="293" w:type="pct"/>
            <w:vAlign w:val="center"/>
          </w:tcPr>
          <w:p w14:paraId="01A129C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7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ECD1CCD" w14:textId="04C2D32D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7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78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  <w:rPrChange w:id="37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한국산업기술시험원</w:t>
              </w:r>
            </w:ins>
            <w:del w:id="380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8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현대중공업</w:delText>
              </w:r>
            </w:del>
          </w:p>
        </w:tc>
        <w:tc>
          <w:tcPr>
            <w:tcW w:w="305" w:type="pct"/>
            <w:vAlign w:val="center"/>
          </w:tcPr>
          <w:p w14:paraId="3DD6A5F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8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6EA9AA44" w14:textId="4979D6F5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8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84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  <w:rPrChange w:id="38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386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8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소장</w:delText>
              </w:r>
            </w:del>
          </w:p>
        </w:tc>
        <w:tc>
          <w:tcPr>
            <w:tcW w:w="221" w:type="pct"/>
            <w:vAlign w:val="center"/>
          </w:tcPr>
          <w:p w14:paraId="7DF5D767" w14:textId="22F1A67F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8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9728E6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3A75D23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8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46ACBD5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9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6BE974B8" w14:textId="00E17DC8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9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392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박</w:t>
            </w:r>
            <w:ins w:id="393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  <w:rPrChange w:id="39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응기</w:t>
              </w:r>
            </w:ins>
            <w:del w:id="395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39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승용</w:delText>
              </w:r>
            </w:del>
          </w:p>
        </w:tc>
        <w:tc>
          <w:tcPr>
            <w:tcW w:w="293" w:type="pct"/>
            <w:vAlign w:val="center"/>
          </w:tcPr>
          <w:p w14:paraId="762FB22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9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ED34171" w14:textId="26D6FF15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9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99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  <w:rPrChange w:id="40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국가보안기술연구소</w:t>
              </w:r>
            </w:ins>
            <w:del w:id="401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40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효성</w:delText>
              </w:r>
            </w:del>
          </w:p>
        </w:tc>
        <w:tc>
          <w:tcPr>
            <w:tcW w:w="305" w:type="pct"/>
            <w:vAlign w:val="center"/>
          </w:tcPr>
          <w:p w14:paraId="29823E7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04A3B188" w14:textId="5D515B34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0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05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  <w:rPrChange w:id="40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407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40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전문</w:delText>
              </w:r>
            </w:del>
          </w:p>
        </w:tc>
        <w:tc>
          <w:tcPr>
            <w:tcW w:w="221" w:type="pct"/>
            <w:vAlign w:val="center"/>
          </w:tcPr>
          <w:p w14:paraId="16DE4E67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40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5915A2B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819EA32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1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053A3C1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1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2620BDA3" w14:textId="42C889B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1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13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  <w:rPrChange w:id="41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이동준</w:t>
              </w:r>
            </w:ins>
            <w:del w:id="415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41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강정민</w:delText>
              </w:r>
            </w:del>
          </w:p>
        </w:tc>
        <w:tc>
          <w:tcPr>
            <w:tcW w:w="293" w:type="pct"/>
            <w:vAlign w:val="center"/>
          </w:tcPr>
          <w:p w14:paraId="5117EA49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1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D83C4B8" w14:textId="23C27F9E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1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19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  <w:rPrChange w:id="42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한국전기연구원</w:t>
              </w:r>
            </w:ins>
            <w:del w:id="421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42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국가보안기술연구소</w:delText>
              </w:r>
            </w:del>
          </w:p>
        </w:tc>
        <w:tc>
          <w:tcPr>
            <w:tcW w:w="305" w:type="pct"/>
            <w:vAlign w:val="center"/>
          </w:tcPr>
          <w:p w14:paraId="631E844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2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24C5BC43" w14:textId="5FF2C6B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2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25" w:author="ETRI-김종원" w:date="2019-11-04T19:00:00Z">
              <w:r w:rsidRPr="002646CB">
                <w:rPr>
                  <w:rFonts w:ascii="Arial" w:hAnsi="Arial" w:hint="eastAsia"/>
                  <w:color w:val="auto"/>
                  <w:sz w:val="20"/>
                  <w:rPrChange w:id="42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427" w:author="ETRI-김종원" w:date="2019-11-04T19:00:00Z">
              <w:r w:rsidRPr="002646CB" w:rsidDel="004B4C94">
                <w:rPr>
                  <w:rFonts w:ascii="Arial" w:hAnsi="Arial" w:hint="eastAsia"/>
                  <w:color w:val="auto"/>
                  <w:sz w:val="20"/>
                  <w:rPrChange w:id="42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실장</w:delText>
              </w:r>
            </w:del>
          </w:p>
        </w:tc>
        <w:tc>
          <w:tcPr>
            <w:tcW w:w="221" w:type="pct"/>
            <w:vAlign w:val="center"/>
          </w:tcPr>
          <w:p w14:paraId="50D424B7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42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B8FEB8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6923619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3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02322CB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3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59EADEFE" w14:textId="03597C2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433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이백행</w:t>
            </w:r>
          </w:p>
        </w:tc>
        <w:tc>
          <w:tcPr>
            <w:tcW w:w="293" w:type="pct"/>
            <w:vAlign w:val="center"/>
          </w:tcPr>
          <w:p w14:paraId="2279A70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3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300A29A3" w14:textId="7E4A1775" w:rsidR="004B4C94" w:rsidRPr="002646CB" w:rsidRDefault="00214C22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3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36" w:author="ETRI-김종원" w:date="2019-11-04T19:00:00Z">
              <w:r w:rsidRPr="002646CB">
                <w:rPr>
                  <w:rFonts w:ascii="Arial" w:hAnsi="Arial" w:hint="eastAsia"/>
                  <w:color w:val="auto"/>
                  <w:sz w:val="20"/>
                  <w:rPrChange w:id="43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한국산업기술평가관리원</w:t>
              </w:r>
            </w:ins>
            <w:del w:id="438" w:author="ETRI-김종원" w:date="2019-11-04T19:00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3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자동차부품연구원</w:delText>
              </w:r>
            </w:del>
          </w:p>
        </w:tc>
        <w:tc>
          <w:tcPr>
            <w:tcW w:w="305" w:type="pct"/>
            <w:vAlign w:val="center"/>
          </w:tcPr>
          <w:p w14:paraId="10EC277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4EB38EA5" w14:textId="61262829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4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42" w:author="ETRI-김종원" w:date="2019-11-04T19:00:00Z">
              <w:r w:rsidRPr="002646CB">
                <w:rPr>
                  <w:rFonts w:ascii="Arial" w:hAnsi="Arial" w:hint="eastAsia"/>
                  <w:color w:val="auto"/>
                  <w:sz w:val="20"/>
                  <w:rPrChange w:id="44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P</w:t>
              </w:r>
              <w:r w:rsidRPr="002646CB">
                <w:rPr>
                  <w:rFonts w:ascii="Arial" w:hAnsi="Arial"/>
                  <w:color w:val="auto"/>
                  <w:sz w:val="20"/>
                  <w:rPrChange w:id="444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D</w:t>
              </w:r>
            </w:ins>
            <w:del w:id="445" w:author="ETRI-김종원" w:date="2019-11-04T19:00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4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59743E89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44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E4E8D02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1C4BE08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4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53BB310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4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4F5446CF" w14:textId="63B42813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5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51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  <w:rPrChange w:id="45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성길웅</w:t>
              </w:r>
            </w:ins>
            <w:del w:id="453" w:author="ETRI-김종원" w:date="2019-11-04T19:00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5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조원서</w:delText>
              </w:r>
            </w:del>
          </w:p>
        </w:tc>
        <w:tc>
          <w:tcPr>
            <w:tcW w:w="293" w:type="pct"/>
            <w:vAlign w:val="center"/>
          </w:tcPr>
          <w:p w14:paraId="6F2D63AA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5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3B556340" w14:textId="49675320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5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457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</w:t>
            </w:r>
            <w:ins w:id="458" w:author="ETRI-김종원" w:date="2019-11-04T19:01:00Z">
              <w:r w:rsidR="00214C22" w:rsidRPr="002646CB">
                <w:rPr>
                  <w:rFonts w:ascii="Arial" w:hAnsi="Arial" w:hint="eastAsia"/>
                  <w:color w:val="auto"/>
                  <w:sz w:val="20"/>
                  <w:rPrChange w:id="45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스마트그리드사업단</w:t>
              </w:r>
            </w:ins>
            <w:del w:id="460" w:author="ETRI-김종원" w:date="2019-11-04T19:01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46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산업기술시험원</w:delText>
              </w:r>
            </w:del>
          </w:p>
        </w:tc>
        <w:tc>
          <w:tcPr>
            <w:tcW w:w="305" w:type="pct"/>
            <w:vAlign w:val="center"/>
          </w:tcPr>
          <w:p w14:paraId="55CD56B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6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41842A08" w14:textId="7E26921C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64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  <w:rPrChange w:id="46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실장</w:t>
              </w:r>
            </w:ins>
            <w:del w:id="466" w:author="ETRI-김종원" w:date="2019-11-04T19:01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6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064D4B4D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46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FA1320E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4E44DE5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6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758D4825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7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48159A51" w14:textId="4C954BAA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7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72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  <w:rPrChange w:id="47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이경훈</w:t>
              </w:r>
            </w:ins>
            <w:del w:id="474" w:author="ETRI-김종원" w:date="2019-11-04T19:01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7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박지식</w:delText>
              </w:r>
            </w:del>
          </w:p>
        </w:tc>
        <w:tc>
          <w:tcPr>
            <w:tcW w:w="293" w:type="pct"/>
            <w:vAlign w:val="center"/>
          </w:tcPr>
          <w:p w14:paraId="7FCDFE6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7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CA57B41" w14:textId="3D4E058C" w:rsidR="004B4C94" w:rsidRPr="002646CB" w:rsidRDefault="00214C22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7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78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  <w:rPrChange w:id="47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산업통상자원부</w:t>
              </w:r>
            </w:ins>
            <w:ins w:id="480" w:author="ETRI-김종원" w:date="2019-11-04T19:19:00Z">
              <w:r w:rsidR="00076AAF" w:rsidRPr="002646CB">
                <w:rPr>
                  <w:rFonts w:ascii="Arial" w:hAnsi="Arial" w:hint="eastAsia"/>
                  <w:color w:val="auto"/>
                  <w:sz w:val="20"/>
                  <w:rPrChange w:id="48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(</w:t>
              </w:r>
              <w:r w:rsidR="00076AAF" w:rsidRPr="002646CB">
                <w:rPr>
                  <w:rFonts w:ascii="Arial" w:hAnsi="Arial" w:hint="eastAsia"/>
                  <w:color w:val="auto"/>
                  <w:sz w:val="20"/>
                  <w:rPrChange w:id="48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분산에너지과</w:t>
              </w:r>
              <w:r w:rsidR="00076AAF" w:rsidRPr="002646CB">
                <w:rPr>
                  <w:rFonts w:ascii="Arial" w:hAnsi="Arial" w:hint="eastAsia"/>
                  <w:color w:val="auto"/>
                  <w:sz w:val="20"/>
                  <w:rPrChange w:id="48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)</w:t>
              </w:r>
            </w:ins>
            <w:del w:id="484" w:author="ETRI-김종원" w:date="2019-11-04T19:01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8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한국에너지기술평가원</w:delText>
              </w:r>
            </w:del>
          </w:p>
        </w:tc>
        <w:tc>
          <w:tcPr>
            <w:tcW w:w="305" w:type="pct"/>
            <w:vAlign w:val="center"/>
          </w:tcPr>
          <w:p w14:paraId="13762B2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8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376350E3" w14:textId="04F53ABE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8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88" w:author="ETRI-김종원" w:date="2019-11-04T19:02:00Z">
              <w:r w:rsidRPr="002646CB">
                <w:rPr>
                  <w:rFonts w:ascii="Arial" w:hAnsi="Arial" w:hint="eastAsia"/>
                  <w:color w:val="auto"/>
                  <w:sz w:val="20"/>
                  <w:rPrChange w:id="48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과장</w:t>
              </w:r>
            </w:ins>
            <w:del w:id="490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9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SG PD</w:delText>
              </w:r>
            </w:del>
          </w:p>
        </w:tc>
        <w:tc>
          <w:tcPr>
            <w:tcW w:w="221" w:type="pct"/>
            <w:vAlign w:val="center"/>
          </w:tcPr>
          <w:p w14:paraId="7822F1BF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49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0B98636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1F1277D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9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B84A533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9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5AC2779B" w14:textId="3119B5F1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9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96" w:author="ETRI-김종원" w:date="2019-11-04T19:02:00Z">
              <w:r w:rsidRPr="002646CB">
                <w:rPr>
                  <w:rFonts w:ascii="Arial" w:hAnsi="Arial" w:hint="eastAsia"/>
                  <w:color w:val="auto"/>
                  <w:sz w:val="20"/>
                  <w:rPrChange w:id="49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배진석</w:t>
              </w:r>
            </w:ins>
            <w:del w:id="498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49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이용준</w:delText>
              </w:r>
            </w:del>
          </w:p>
        </w:tc>
        <w:tc>
          <w:tcPr>
            <w:tcW w:w="293" w:type="pct"/>
            <w:vAlign w:val="center"/>
          </w:tcPr>
          <w:p w14:paraId="71736CA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0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741CC385" w14:textId="244C59E5" w:rsidR="004B4C94" w:rsidRPr="002646CB" w:rsidRDefault="00214C22" w:rsidP="004B4C94">
            <w:pPr>
              <w:pStyle w:val="aa"/>
              <w:jc w:val="left"/>
              <w:rPr>
                <w:rFonts w:ascii="Arial" w:hAnsi="Arial"/>
                <w:color w:val="auto"/>
                <w:spacing w:val="-2"/>
                <w:sz w:val="20"/>
                <w:rPrChange w:id="50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02" w:author="ETRI-김종원" w:date="2019-11-04T19:02:00Z">
              <w:r w:rsidRPr="002646CB">
                <w:rPr>
                  <w:rFonts w:ascii="Arial" w:hAnsi="Arial" w:hint="eastAsia"/>
                  <w:color w:val="auto"/>
                  <w:spacing w:val="-2"/>
                  <w:sz w:val="20"/>
                  <w:rPrChange w:id="50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국가기술표준원</w:t>
              </w:r>
            </w:ins>
            <w:ins w:id="504" w:author="ETRI-김종원" w:date="2019-11-04T19:20:00Z">
              <w:r w:rsidR="00076AAF" w:rsidRPr="002646CB">
                <w:rPr>
                  <w:rFonts w:ascii="Arial" w:hAnsi="Arial"/>
                  <w:color w:val="auto"/>
                  <w:spacing w:val="-2"/>
                  <w:sz w:val="20"/>
                  <w:rPrChange w:id="505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(</w:t>
              </w:r>
              <w:r w:rsidR="00076AAF" w:rsidRPr="002646CB">
                <w:rPr>
                  <w:rFonts w:ascii="Arial" w:hAnsi="Arial" w:hint="eastAsia"/>
                  <w:color w:val="auto"/>
                  <w:spacing w:val="-2"/>
                  <w:sz w:val="20"/>
                  <w:rPrChange w:id="50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전기전자정보표준과</w:t>
              </w:r>
              <w:r w:rsidR="0054727E" w:rsidRPr="002646CB">
                <w:rPr>
                  <w:rFonts w:ascii="Arial" w:hAnsi="Arial"/>
                  <w:color w:val="auto"/>
                  <w:spacing w:val="-2"/>
                  <w:sz w:val="20"/>
                  <w:rPrChange w:id="507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)</w:t>
              </w:r>
            </w:ins>
            <w:del w:id="508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pacing w:val="-2"/>
                  <w:sz w:val="20"/>
                  <w:rPrChange w:id="50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한국전기연구원</w:delText>
              </w:r>
            </w:del>
          </w:p>
        </w:tc>
        <w:tc>
          <w:tcPr>
            <w:tcW w:w="305" w:type="pct"/>
            <w:vAlign w:val="center"/>
          </w:tcPr>
          <w:p w14:paraId="0E85B8A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1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3B08E74F" w14:textId="7B08A86A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1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12" w:author="ETRI-김종원" w:date="2019-11-04T19:02:00Z">
              <w:r w:rsidRPr="002646CB">
                <w:rPr>
                  <w:rFonts w:ascii="Arial" w:hAnsi="Arial" w:hint="eastAsia"/>
                  <w:color w:val="auto"/>
                  <w:sz w:val="20"/>
                  <w:rPrChange w:id="51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과장</w:t>
              </w:r>
            </w:ins>
            <w:del w:id="514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51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5F9E8DFA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51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542EB08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58B46E2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1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B2B4A2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1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36C7C1C2" w14:textId="1A1562E5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1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520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김</w:t>
            </w:r>
            <w:ins w:id="521" w:author="ETRI-김종원" w:date="2019-11-04T19:02:00Z">
              <w:r w:rsidR="00214C22" w:rsidRPr="002646CB">
                <w:rPr>
                  <w:rFonts w:ascii="Arial" w:hAnsi="Arial" w:hint="eastAsia"/>
                  <w:color w:val="auto"/>
                  <w:sz w:val="20"/>
                  <w:rPrChange w:id="52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동재</w:t>
              </w:r>
            </w:ins>
            <w:del w:id="523" w:author="ETRI-김종원" w:date="2019-11-04T19:02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2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종열</w:delText>
              </w:r>
            </w:del>
          </w:p>
        </w:tc>
        <w:tc>
          <w:tcPr>
            <w:tcW w:w="293" w:type="pct"/>
            <w:vAlign w:val="center"/>
          </w:tcPr>
          <w:p w14:paraId="28610D4A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2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E47933F" w14:textId="77D27222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2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527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한국스마트그리드</w:t>
            </w:r>
            <w:ins w:id="528" w:author="ETRI-김종원" w:date="2019-11-04T19:03:00Z">
              <w:r w:rsidR="00214C22" w:rsidRPr="002646CB">
                <w:rPr>
                  <w:rFonts w:ascii="Arial" w:hAnsi="Arial" w:hint="eastAsia"/>
                  <w:color w:val="auto"/>
                  <w:sz w:val="20"/>
                  <w:rPrChange w:id="52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협회</w:t>
              </w:r>
            </w:ins>
            <w:del w:id="530" w:author="ETRI-김종원" w:date="2019-11-04T19:03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3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사업단</w:delText>
              </w:r>
            </w:del>
          </w:p>
        </w:tc>
        <w:tc>
          <w:tcPr>
            <w:tcW w:w="305" w:type="pct"/>
            <w:vAlign w:val="center"/>
          </w:tcPr>
          <w:p w14:paraId="0AE896A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7E94CEE" w14:textId="7A568F56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3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34" w:author="ETRI-김종원" w:date="2019-11-04T19:03:00Z">
              <w:r w:rsidRPr="002646CB">
                <w:rPr>
                  <w:rFonts w:ascii="Arial" w:hAnsi="Arial" w:hint="eastAsia"/>
                  <w:color w:val="auto"/>
                  <w:sz w:val="20"/>
                  <w:rPrChange w:id="53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본부장</w:t>
              </w:r>
            </w:ins>
            <w:del w:id="536" w:author="ETRI-김종원" w:date="2019-11-04T19:03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  <w:rPrChange w:id="53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사무국장</w:delText>
              </w:r>
            </w:del>
          </w:p>
        </w:tc>
        <w:tc>
          <w:tcPr>
            <w:tcW w:w="221" w:type="pct"/>
            <w:vAlign w:val="center"/>
          </w:tcPr>
          <w:p w14:paraId="6C391762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53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214C22" w14:paraId="5F548748" w14:textId="4CAE46CD" w:rsidTr="000C691F">
        <w:trPr>
          <w:trHeight w:val="345"/>
          <w:jc w:val="center"/>
          <w:del w:id="539" w:author="ETRI-김종원" w:date="2019-11-04T19:04:00Z"/>
        </w:trPr>
        <w:tc>
          <w:tcPr>
            <w:tcW w:w="860" w:type="pct"/>
            <w:vAlign w:val="center"/>
          </w:tcPr>
          <w:p w14:paraId="05228574" w14:textId="760E57F4" w:rsidR="004B4C94" w:rsidRPr="002646CB" w:rsidDel="00214C22" w:rsidRDefault="004B4C94" w:rsidP="004B4C94">
            <w:pPr>
              <w:pStyle w:val="aa"/>
              <w:jc w:val="distribute"/>
              <w:rPr>
                <w:del w:id="540" w:author="ETRI-김종원" w:date="2019-11-04T19:04:00Z"/>
                <w:rFonts w:ascii="Arial" w:hAnsi="Arial"/>
                <w:color w:val="auto"/>
                <w:sz w:val="20"/>
                <w:rPrChange w:id="541" w:author="ETRI-김종원" w:date="2019-12-10T10:44:00Z">
                  <w:rPr>
                    <w:del w:id="542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1866571C" w14:textId="1F512B8C" w:rsidR="004B4C94" w:rsidRPr="002646CB" w:rsidDel="00214C22" w:rsidRDefault="004B4C94" w:rsidP="004B4C94">
            <w:pPr>
              <w:pStyle w:val="aa"/>
              <w:jc w:val="center"/>
              <w:rPr>
                <w:del w:id="543" w:author="ETRI-김종원" w:date="2019-11-04T19:04:00Z"/>
                <w:rFonts w:ascii="Arial" w:hAnsi="Arial"/>
                <w:color w:val="auto"/>
                <w:sz w:val="20"/>
                <w:rPrChange w:id="544" w:author="ETRI-김종원" w:date="2019-12-10T10:44:00Z">
                  <w:rPr>
                    <w:del w:id="545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292887D8" w14:textId="08004FBD" w:rsidR="004B4C94" w:rsidRPr="002646CB" w:rsidDel="00214C22" w:rsidRDefault="004B4C94" w:rsidP="004B4C94">
            <w:pPr>
              <w:pStyle w:val="aa"/>
              <w:jc w:val="distribute"/>
              <w:rPr>
                <w:del w:id="546" w:author="ETRI-김종원" w:date="2019-11-04T19:04:00Z"/>
                <w:rFonts w:ascii="Arial" w:hAnsi="Arial"/>
                <w:color w:val="auto"/>
                <w:sz w:val="20"/>
                <w:rPrChange w:id="547" w:author="ETRI-김종원" w:date="2019-12-10T10:44:00Z">
                  <w:rPr>
                    <w:del w:id="548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549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5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남경모</w:delText>
              </w:r>
            </w:del>
          </w:p>
        </w:tc>
        <w:tc>
          <w:tcPr>
            <w:tcW w:w="293" w:type="pct"/>
            <w:vAlign w:val="center"/>
          </w:tcPr>
          <w:p w14:paraId="12F02590" w14:textId="0EFFA9C7" w:rsidR="004B4C94" w:rsidRPr="002646CB" w:rsidDel="00214C22" w:rsidRDefault="004B4C94" w:rsidP="004B4C94">
            <w:pPr>
              <w:pStyle w:val="aa"/>
              <w:jc w:val="center"/>
              <w:rPr>
                <w:del w:id="551" w:author="ETRI-김종원" w:date="2019-11-04T19:04:00Z"/>
                <w:rFonts w:ascii="Arial" w:hAnsi="Arial"/>
                <w:color w:val="auto"/>
                <w:sz w:val="20"/>
                <w:rPrChange w:id="552" w:author="ETRI-김종원" w:date="2019-12-10T10:44:00Z">
                  <w:rPr>
                    <w:del w:id="553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1DDD2B7" w14:textId="0120FFE7" w:rsidR="004B4C94" w:rsidRPr="002646CB" w:rsidDel="00214C22" w:rsidRDefault="004B4C94" w:rsidP="004B4C94">
            <w:pPr>
              <w:pStyle w:val="aa"/>
              <w:jc w:val="left"/>
              <w:rPr>
                <w:del w:id="554" w:author="ETRI-김종원" w:date="2019-11-04T19:04:00Z"/>
                <w:rFonts w:ascii="Arial" w:hAnsi="Arial"/>
                <w:color w:val="auto"/>
                <w:sz w:val="20"/>
                <w:rPrChange w:id="555" w:author="ETRI-김종원" w:date="2019-12-10T10:44:00Z">
                  <w:rPr>
                    <w:del w:id="55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557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5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산업통상자원부</w:delText>
              </w:r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5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 xml:space="preserve"> </w:delText>
              </w:r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6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전력진흥과</w:delText>
              </w:r>
            </w:del>
          </w:p>
        </w:tc>
        <w:tc>
          <w:tcPr>
            <w:tcW w:w="305" w:type="pct"/>
            <w:vAlign w:val="center"/>
          </w:tcPr>
          <w:p w14:paraId="55E9824F" w14:textId="6A05F4C4" w:rsidR="004B4C94" w:rsidRPr="002646CB" w:rsidDel="00214C22" w:rsidRDefault="004B4C94" w:rsidP="004B4C94">
            <w:pPr>
              <w:pStyle w:val="aa"/>
              <w:jc w:val="center"/>
              <w:rPr>
                <w:del w:id="561" w:author="ETRI-김종원" w:date="2019-11-04T19:04:00Z"/>
                <w:rFonts w:ascii="Arial" w:hAnsi="Arial"/>
                <w:color w:val="auto"/>
                <w:sz w:val="20"/>
                <w:rPrChange w:id="562" w:author="ETRI-김종원" w:date="2019-12-10T10:44:00Z">
                  <w:rPr>
                    <w:del w:id="563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A38E3A4" w14:textId="018BF7B9" w:rsidR="004B4C94" w:rsidRPr="002646CB" w:rsidDel="00214C22" w:rsidRDefault="004B4C94" w:rsidP="004B4C94">
            <w:pPr>
              <w:pStyle w:val="aa"/>
              <w:jc w:val="distribute"/>
              <w:rPr>
                <w:del w:id="564" w:author="ETRI-김종원" w:date="2019-11-04T19:04:00Z"/>
                <w:rFonts w:ascii="Arial" w:hAnsi="Arial"/>
                <w:color w:val="auto"/>
                <w:sz w:val="20"/>
                <w:rPrChange w:id="565" w:author="ETRI-김종원" w:date="2019-12-10T10:44:00Z">
                  <w:rPr>
                    <w:del w:id="56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567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6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과장</w:delText>
              </w:r>
            </w:del>
          </w:p>
        </w:tc>
        <w:tc>
          <w:tcPr>
            <w:tcW w:w="221" w:type="pct"/>
            <w:vAlign w:val="center"/>
          </w:tcPr>
          <w:p w14:paraId="73820DB3" w14:textId="71AB1E17" w:rsidR="004B4C94" w:rsidRPr="002646CB" w:rsidDel="00214C22" w:rsidRDefault="004B4C94" w:rsidP="004B4C94">
            <w:pPr>
              <w:pStyle w:val="aa"/>
              <w:rPr>
                <w:del w:id="569" w:author="ETRI-김종원" w:date="2019-11-04T19:04:00Z"/>
                <w:rFonts w:ascii="Arial" w:hAnsi="Arial"/>
                <w:color w:val="auto"/>
                <w:sz w:val="20"/>
                <w:rPrChange w:id="570" w:author="ETRI-김종원" w:date="2019-12-10T10:44:00Z">
                  <w:rPr>
                    <w:del w:id="571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214C22" w14:paraId="100A29AA" w14:textId="2CEBBAE6" w:rsidTr="000C691F">
        <w:trPr>
          <w:trHeight w:val="345"/>
          <w:jc w:val="center"/>
          <w:del w:id="572" w:author="ETRI-김종원" w:date="2019-11-04T19:04:00Z"/>
        </w:trPr>
        <w:tc>
          <w:tcPr>
            <w:tcW w:w="860" w:type="pct"/>
            <w:vAlign w:val="center"/>
          </w:tcPr>
          <w:p w14:paraId="29AFD608" w14:textId="54DF01CF" w:rsidR="004B4C94" w:rsidRPr="002646CB" w:rsidDel="00214C22" w:rsidRDefault="004B4C94" w:rsidP="004B4C94">
            <w:pPr>
              <w:pStyle w:val="aa"/>
              <w:jc w:val="distribute"/>
              <w:rPr>
                <w:del w:id="573" w:author="ETRI-김종원" w:date="2019-11-04T19:04:00Z"/>
                <w:rFonts w:ascii="Arial" w:hAnsi="Arial"/>
                <w:color w:val="auto"/>
                <w:sz w:val="20"/>
                <w:rPrChange w:id="574" w:author="ETRI-김종원" w:date="2019-12-10T10:44:00Z">
                  <w:rPr>
                    <w:del w:id="575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59B2C50D" w14:textId="0A554C27" w:rsidR="004B4C94" w:rsidRPr="002646CB" w:rsidDel="00214C22" w:rsidRDefault="004B4C94" w:rsidP="004B4C94">
            <w:pPr>
              <w:pStyle w:val="aa"/>
              <w:jc w:val="center"/>
              <w:rPr>
                <w:del w:id="576" w:author="ETRI-김종원" w:date="2019-11-04T19:04:00Z"/>
                <w:rFonts w:ascii="Arial" w:hAnsi="Arial"/>
                <w:color w:val="auto"/>
                <w:sz w:val="20"/>
                <w:rPrChange w:id="577" w:author="ETRI-김종원" w:date="2019-12-10T10:44:00Z">
                  <w:rPr>
                    <w:del w:id="578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3A3E5CE3" w14:textId="05572181" w:rsidR="004B4C94" w:rsidRPr="002646CB" w:rsidDel="00214C22" w:rsidRDefault="004B4C94" w:rsidP="004B4C94">
            <w:pPr>
              <w:pStyle w:val="aa"/>
              <w:jc w:val="distribute"/>
              <w:rPr>
                <w:del w:id="579" w:author="ETRI-김종원" w:date="2019-11-04T19:04:00Z"/>
                <w:rFonts w:ascii="Arial" w:hAnsi="Arial"/>
                <w:color w:val="auto"/>
                <w:sz w:val="20"/>
                <w:rPrChange w:id="580" w:author="ETRI-김종원" w:date="2019-12-10T10:44:00Z">
                  <w:rPr>
                    <w:del w:id="581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  <w:del w:id="582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8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오광해</w:delText>
              </w:r>
            </w:del>
          </w:p>
        </w:tc>
        <w:tc>
          <w:tcPr>
            <w:tcW w:w="293" w:type="pct"/>
            <w:vAlign w:val="center"/>
          </w:tcPr>
          <w:p w14:paraId="057E5027" w14:textId="7AAD0137" w:rsidR="004B4C94" w:rsidRPr="002646CB" w:rsidDel="00214C22" w:rsidRDefault="004B4C94" w:rsidP="004B4C94">
            <w:pPr>
              <w:pStyle w:val="aa"/>
              <w:jc w:val="center"/>
              <w:rPr>
                <w:del w:id="584" w:author="ETRI-김종원" w:date="2019-11-04T19:04:00Z"/>
                <w:rFonts w:ascii="Arial" w:hAnsi="Arial"/>
                <w:color w:val="auto"/>
                <w:sz w:val="20"/>
                <w:rPrChange w:id="585" w:author="ETRI-김종원" w:date="2019-12-10T10:44:00Z">
                  <w:rPr>
                    <w:del w:id="58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59D599EB" w14:textId="5A149364" w:rsidR="004B4C94" w:rsidRPr="002646CB" w:rsidDel="00214C22" w:rsidRDefault="004B4C94" w:rsidP="004B4C94">
            <w:pPr>
              <w:pStyle w:val="aa"/>
              <w:jc w:val="left"/>
              <w:rPr>
                <w:del w:id="587" w:author="ETRI-김종원" w:date="2019-11-04T19:04:00Z"/>
                <w:rFonts w:ascii="Arial" w:hAnsi="Arial"/>
                <w:color w:val="auto"/>
                <w:sz w:val="20"/>
                <w:rPrChange w:id="588" w:author="ETRI-김종원" w:date="2019-12-10T10:44:00Z">
                  <w:rPr>
                    <w:del w:id="589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  <w:del w:id="590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9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국각기술표준원</w:delText>
              </w:r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9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 xml:space="preserve"> </w:delText>
              </w:r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59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전기전자표준과</w:delText>
              </w:r>
            </w:del>
          </w:p>
        </w:tc>
        <w:tc>
          <w:tcPr>
            <w:tcW w:w="305" w:type="pct"/>
            <w:vAlign w:val="center"/>
          </w:tcPr>
          <w:p w14:paraId="727EBD96" w14:textId="62673945" w:rsidR="004B4C94" w:rsidRPr="002646CB" w:rsidDel="00214C22" w:rsidRDefault="004B4C94" w:rsidP="004B4C94">
            <w:pPr>
              <w:pStyle w:val="aa"/>
              <w:jc w:val="center"/>
              <w:rPr>
                <w:del w:id="594" w:author="ETRI-김종원" w:date="2019-11-04T19:04:00Z"/>
                <w:rFonts w:ascii="Arial" w:hAnsi="Arial"/>
                <w:color w:val="auto"/>
                <w:sz w:val="20"/>
                <w:rPrChange w:id="595" w:author="ETRI-김종원" w:date="2019-12-10T10:44:00Z">
                  <w:rPr>
                    <w:del w:id="59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033C0EF2" w14:textId="2D0CF305" w:rsidR="004B4C94" w:rsidRPr="002646CB" w:rsidDel="00214C22" w:rsidRDefault="004B4C94" w:rsidP="004B4C94">
            <w:pPr>
              <w:pStyle w:val="aa"/>
              <w:jc w:val="distribute"/>
              <w:rPr>
                <w:del w:id="597" w:author="ETRI-김종원" w:date="2019-11-04T19:04:00Z"/>
                <w:rFonts w:ascii="Arial" w:hAnsi="Arial"/>
                <w:color w:val="auto"/>
                <w:sz w:val="20"/>
                <w:rPrChange w:id="598" w:author="ETRI-김종원" w:date="2019-12-10T10:44:00Z">
                  <w:rPr>
                    <w:del w:id="599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  <w:del w:id="600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60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과장</w:delText>
              </w:r>
            </w:del>
          </w:p>
        </w:tc>
        <w:tc>
          <w:tcPr>
            <w:tcW w:w="221" w:type="pct"/>
            <w:vAlign w:val="center"/>
          </w:tcPr>
          <w:p w14:paraId="3215F94F" w14:textId="64D3D052" w:rsidR="004B4C94" w:rsidRPr="002646CB" w:rsidDel="00214C22" w:rsidRDefault="004B4C94" w:rsidP="004B4C94">
            <w:pPr>
              <w:pStyle w:val="aa"/>
              <w:rPr>
                <w:del w:id="602" w:author="ETRI-김종원" w:date="2019-11-04T19:04:00Z"/>
                <w:rFonts w:ascii="Arial" w:hAnsi="Arial"/>
                <w:color w:val="auto"/>
                <w:sz w:val="20"/>
                <w:rPrChange w:id="603" w:author="ETRI-김종원" w:date="2019-12-10T10:44:00Z">
                  <w:rPr>
                    <w:del w:id="604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214C22" w14:paraId="19071518" w14:textId="462BCF91" w:rsidTr="000C691F">
        <w:trPr>
          <w:trHeight w:val="345"/>
          <w:jc w:val="center"/>
          <w:del w:id="605" w:author="ETRI-김종원" w:date="2019-11-04T19:04:00Z"/>
        </w:trPr>
        <w:tc>
          <w:tcPr>
            <w:tcW w:w="860" w:type="pct"/>
            <w:vAlign w:val="center"/>
          </w:tcPr>
          <w:p w14:paraId="2A8489F8" w14:textId="6A6DCC9D" w:rsidR="004B4C94" w:rsidRPr="002646CB" w:rsidDel="00214C22" w:rsidRDefault="004B4C94" w:rsidP="004B4C94">
            <w:pPr>
              <w:pStyle w:val="aa"/>
              <w:jc w:val="distribute"/>
              <w:rPr>
                <w:del w:id="606" w:author="ETRI-김종원" w:date="2019-11-04T19:04:00Z"/>
                <w:rFonts w:ascii="Arial" w:hAnsi="Arial"/>
                <w:color w:val="auto"/>
                <w:sz w:val="20"/>
                <w:rPrChange w:id="607" w:author="ETRI-김종원" w:date="2019-12-10T10:44:00Z">
                  <w:rPr>
                    <w:del w:id="608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39ADCBC8" w14:textId="114F92AE" w:rsidR="004B4C94" w:rsidRPr="002646CB" w:rsidDel="00214C22" w:rsidRDefault="004B4C94" w:rsidP="004B4C94">
            <w:pPr>
              <w:pStyle w:val="aa"/>
              <w:jc w:val="center"/>
              <w:rPr>
                <w:del w:id="609" w:author="ETRI-김종원" w:date="2019-11-04T19:04:00Z"/>
                <w:rFonts w:ascii="Arial" w:hAnsi="Arial"/>
                <w:color w:val="auto"/>
                <w:sz w:val="20"/>
                <w:rPrChange w:id="610" w:author="ETRI-김종원" w:date="2019-12-10T10:44:00Z">
                  <w:rPr>
                    <w:del w:id="611" w:author="ETRI-김종원" w:date="2019-11-04T19:0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5B6F8595" w14:textId="34BAE96A" w:rsidR="004B4C94" w:rsidRPr="002646CB" w:rsidDel="00214C22" w:rsidRDefault="004B4C94" w:rsidP="004B4C94">
            <w:pPr>
              <w:pStyle w:val="aa"/>
              <w:jc w:val="distribute"/>
              <w:rPr>
                <w:del w:id="612" w:author="ETRI-김종원" w:date="2019-11-04T19:04:00Z"/>
                <w:rFonts w:ascii="Arial" w:hAnsi="Arial"/>
                <w:color w:val="auto"/>
                <w:sz w:val="20"/>
                <w:rPrChange w:id="613" w:author="ETRI-김종원" w:date="2019-12-10T10:44:00Z">
                  <w:rPr>
                    <w:del w:id="614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15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61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김동재</w:delText>
              </w:r>
            </w:del>
          </w:p>
        </w:tc>
        <w:tc>
          <w:tcPr>
            <w:tcW w:w="293" w:type="pct"/>
            <w:vAlign w:val="center"/>
          </w:tcPr>
          <w:p w14:paraId="60647B5F" w14:textId="019956F0" w:rsidR="004B4C94" w:rsidRPr="002646CB" w:rsidDel="00214C22" w:rsidRDefault="004B4C94" w:rsidP="004B4C94">
            <w:pPr>
              <w:pStyle w:val="aa"/>
              <w:jc w:val="center"/>
              <w:rPr>
                <w:del w:id="617" w:author="ETRI-김종원" w:date="2019-11-04T19:04:00Z"/>
                <w:rFonts w:ascii="Arial" w:hAnsi="Arial"/>
                <w:color w:val="auto"/>
                <w:sz w:val="20"/>
                <w:rPrChange w:id="618" w:author="ETRI-김종원" w:date="2019-12-10T10:44:00Z">
                  <w:rPr>
                    <w:del w:id="619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09DDC7FA" w14:textId="72A8D6FA" w:rsidR="004B4C94" w:rsidRPr="002646CB" w:rsidDel="00214C22" w:rsidRDefault="004B4C94" w:rsidP="004B4C94">
            <w:pPr>
              <w:pStyle w:val="aa"/>
              <w:jc w:val="left"/>
              <w:rPr>
                <w:del w:id="620" w:author="ETRI-김종원" w:date="2019-11-04T19:04:00Z"/>
                <w:rFonts w:ascii="Arial" w:hAnsi="Arial"/>
                <w:color w:val="auto"/>
                <w:sz w:val="20"/>
                <w:rPrChange w:id="621" w:author="ETRI-김종원" w:date="2019-12-10T10:44:00Z">
                  <w:rPr>
                    <w:del w:id="622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23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62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한국스마트그리드협회</w:delText>
              </w:r>
            </w:del>
          </w:p>
        </w:tc>
        <w:tc>
          <w:tcPr>
            <w:tcW w:w="305" w:type="pct"/>
            <w:vAlign w:val="center"/>
          </w:tcPr>
          <w:p w14:paraId="1C4D7AD8" w14:textId="524C31F3" w:rsidR="004B4C94" w:rsidRPr="002646CB" w:rsidDel="00214C22" w:rsidRDefault="004B4C94" w:rsidP="004B4C94">
            <w:pPr>
              <w:pStyle w:val="aa"/>
              <w:jc w:val="center"/>
              <w:rPr>
                <w:del w:id="625" w:author="ETRI-김종원" w:date="2019-11-04T19:04:00Z"/>
                <w:rFonts w:ascii="Arial" w:hAnsi="Arial"/>
                <w:color w:val="auto"/>
                <w:sz w:val="20"/>
                <w:rPrChange w:id="626" w:author="ETRI-김종원" w:date="2019-12-10T10:44:00Z">
                  <w:rPr>
                    <w:del w:id="627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636E6CB6" w14:textId="502529B1" w:rsidR="004B4C94" w:rsidRPr="002646CB" w:rsidDel="00214C22" w:rsidRDefault="004B4C94" w:rsidP="004B4C94">
            <w:pPr>
              <w:pStyle w:val="aa"/>
              <w:jc w:val="distribute"/>
              <w:rPr>
                <w:del w:id="628" w:author="ETRI-김종원" w:date="2019-11-04T19:04:00Z"/>
                <w:rFonts w:ascii="Arial" w:hAnsi="Arial"/>
                <w:color w:val="auto"/>
                <w:sz w:val="20"/>
                <w:rPrChange w:id="629" w:author="ETRI-김종원" w:date="2019-12-10T10:44:00Z">
                  <w:rPr>
                    <w:del w:id="630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31" w:author="ETRI-김종원" w:date="2019-11-04T19:04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63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1E4D5D75" w14:textId="3CBD5327" w:rsidR="004B4C94" w:rsidRPr="002646CB" w:rsidDel="00214C22" w:rsidRDefault="004B4C94" w:rsidP="004B4C94">
            <w:pPr>
              <w:pStyle w:val="aa"/>
              <w:rPr>
                <w:del w:id="633" w:author="ETRI-김종원" w:date="2019-11-04T19:04:00Z"/>
                <w:rFonts w:ascii="Arial" w:hAnsi="Arial"/>
                <w:color w:val="auto"/>
                <w:sz w:val="20"/>
                <w:rPrChange w:id="634" w:author="ETRI-김종원" w:date="2019-12-10T10:44:00Z">
                  <w:rPr>
                    <w:del w:id="635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4B4C94" w:rsidRPr="002646CB" w:rsidDel="005D3198" w14:paraId="27637AB6" w14:textId="578DE28C" w:rsidTr="000C691F">
        <w:trPr>
          <w:trHeight w:val="345"/>
          <w:jc w:val="center"/>
          <w:del w:id="636" w:author="ETRI-김종원" w:date="2019-11-04T19:14:00Z"/>
        </w:trPr>
        <w:tc>
          <w:tcPr>
            <w:tcW w:w="860" w:type="pct"/>
            <w:vAlign w:val="center"/>
          </w:tcPr>
          <w:p w14:paraId="102CB916" w14:textId="12DA6E55" w:rsidR="004B4C94" w:rsidRPr="002646CB" w:rsidDel="005D3198" w:rsidRDefault="004B4C94" w:rsidP="004B4C94">
            <w:pPr>
              <w:pStyle w:val="aa"/>
              <w:jc w:val="distribute"/>
              <w:rPr>
                <w:del w:id="637" w:author="ETRI-김종원" w:date="2019-11-04T19:14:00Z"/>
                <w:rFonts w:ascii="Arial" w:hAnsi="Arial"/>
                <w:color w:val="auto"/>
                <w:sz w:val="20"/>
                <w:rPrChange w:id="638" w:author="ETRI-김종원" w:date="2019-12-10T10:44:00Z">
                  <w:rPr>
                    <w:del w:id="639" w:author="ETRI-김종원" w:date="2019-11-04T19:14:00Z"/>
                    <w:rFonts w:ascii="Arial" w:hAnsi="Arial"/>
                    <w:color w:val="auto"/>
                    <w:sz w:val="20"/>
                  </w:rPr>
                </w:rPrChange>
              </w:rPr>
            </w:pPr>
            <w:del w:id="640" w:author="ETRI-김종원" w:date="2019-11-04T19:14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64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(</w:delText>
              </w:r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64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간사</w:delText>
              </w:r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64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)</w:delText>
              </w:r>
            </w:del>
          </w:p>
        </w:tc>
        <w:tc>
          <w:tcPr>
            <w:tcW w:w="199" w:type="pct"/>
            <w:vAlign w:val="center"/>
          </w:tcPr>
          <w:p w14:paraId="1EC53705" w14:textId="60C75EDC" w:rsidR="004B4C94" w:rsidRPr="002646CB" w:rsidDel="005D3198" w:rsidRDefault="004B4C94" w:rsidP="004B4C94">
            <w:pPr>
              <w:pStyle w:val="aa"/>
              <w:jc w:val="center"/>
              <w:rPr>
                <w:del w:id="644" w:author="ETRI-김종원" w:date="2019-11-04T19:14:00Z"/>
                <w:rFonts w:ascii="Arial" w:hAnsi="Arial"/>
                <w:color w:val="auto"/>
                <w:sz w:val="20"/>
                <w:rPrChange w:id="645" w:author="ETRI-김종원" w:date="2019-12-10T10:44:00Z">
                  <w:rPr>
                    <w:del w:id="646" w:author="ETRI-김종원" w:date="2019-11-04T19:14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vAlign w:val="center"/>
          </w:tcPr>
          <w:p w14:paraId="0EDC6CDF" w14:textId="1A58BC42" w:rsidR="004B4C94" w:rsidRPr="002646CB" w:rsidDel="005D3198" w:rsidRDefault="004B4C94" w:rsidP="004B4C94">
            <w:pPr>
              <w:pStyle w:val="aa"/>
              <w:jc w:val="distribute"/>
              <w:rPr>
                <w:del w:id="647" w:author="ETRI-김종원" w:date="2019-11-04T19:14:00Z"/>
                <w:rFonts w:ascii="Arial" w:hAnsi="Arial"/>
                <w:color w:val="auto"/>
                <w:sz w:val="20"/>
                <w:rPrChange w:id="648" w:author="ETRI-김종원" w:date="2019-12-10T10:44:00Z">
                  <w:rPr>
                    <w:del w:id="649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50" w:author="ETRI-김종원" w:date="2019-11-04T19:14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65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이현기</w:delText>
              </w:r>
            </w:del>
          </w:p>
        </w:tc>
        <w:tc>
          <w:tcPr>
            <w:tcW w:w="293" w:type="pct"/>
            <w:vAlign w:val="center"/>
          </w:tcPr>
          <w:p w14:paraId="39496760" w14:textId="593AFF1A" w:rsidR="004B4C94" w:rsidRPr="002646CB" w:rsidDel="005D3198" w:rsidRDefault="004B4C94" w:rsidP="004B4C94">
            <w:pPr>
              <w:pStyle w:val="aa"/>
              <w:jc w:val="center"/>
              <w:rPr>
                <w:del w:id="652" w:author="ETRI-김종원" w:date="2019-11-04T19:14:00Z"/>
                <w:rFonts w:ascii="Arial" w:hAnsi="Arial"/>
                <w:color w:val="auto"/>
                <w:sz w:val="20"/>
                <w:rPrChange w:id="653" w:author="ETRI-김종원" w:date="2019-12-10T10:44:00Z">
                  <w:rPr>
                    <w:del w:id="654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500FA8D6" w14:textId="4A08689B" w:rsidR="004B4C94" w:rsidRPr="002646CB" w:rsidDel="005D3198" w:rsidRDefault="004B4C94" w:rsidP="004B4C94">
            <w:pPr>
              <w:pStyle w:val="aa"/>
              <w:jc w:val="left"/>
              <w:rPr>
                <w:del w:id="655" w:author="ETRI-김종원" w:date="2019-11-04T19:14:00Z"/>
                <w:rFonts w:ascii="Arial" w:hAnsi="Arial"/>
                <w:color w:val="auto"/>
                <w:sz w:val="20"/>
                <w:rPrChange w:id="656" w:author="ETRI-김종원" w:date="2019-12-10T10:44:00Z">
                  <w:rPr>
                    <w:del w:id="657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58" w:author="ETRI-김종원" w:date="2019-11-04T19:14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65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한국스마트그리드협회</w:delText>
              </w:r>
            </w:del>
          </w:p>
        </w:tc>
        <w:tc>
          <w:tcPr>
            <w:tcW w:w="305" w:type="pct"/>
            <w:vAlign w:val="center"/>
          </w:tcPr>
          <w:p w14:paraId="03CD0737" w14:textId="3FA1E7B0" w:rsidR="004B4C94" w:rsidRPr="002646CB" w:rsidDel="005D3198" w:rsidRDefault="004B4C94" w:rsidP="004B4C94">
            <w:pPr>
              <w:pStyle w:val="aa"/>
              <w:jc w:val="center"/>
              <w:rPr>
                <w:del w:id="660" w:author="ETRI-김종원" w:date="2019-11-04T19:14:00Z"/>
                <w:rFonts w:ascii="Arial" w:hAnsi="Arial"/>
                <w:color w:val="auto"/>
                <w:sz w:val="20"/>
                <w:rPrChange w:id="661" w:author="ETRI-김종원" w:date="2019-12-10T10:44:00Z">
                  <w:rPr>
                    <w:del w:id="662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6B9A8AEA" w14:textId="202827E0" w:rsidR="004B4C94" w:rsidRPr="002646CB" w:rsidDel="005D3198" w:rsidRDefault="004B4C94" w:rsidP="004B4C94">
            <w:pPr>
              <w:pStyle w:val="aa"/>
              <w:jc w:val="distribute"/>
              <w:rPr>
                <w:del w:id="663" w:author="ETRI-김종원" w:date="2019-11-04T19:14:00Z"/>
                <w:rFonts w:ascii="Arial" w:hAnsi="Arial"/>
                <w:color w:val="auto"/>
                <w:sz w:val="20"/>
                <w:rPrChange w:id="664" w:author="ETRI-김종원" w:date="2019-12-10T10:44:00Z">
                  <w:rPr>
                    <w:del w:id="665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66" w:author="ETRI-김종원" w:date="2019-11-04T19:14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66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팀장</w:delText>
              </w:r>
            </w:del>
          </w:p>
        </w:tc>
        <w:tc>
          <w:tcPr>
            <w:tcW w:w="221" w:type="pct"/>
            <w:vAlign w:val="center"/>
          </w:tcPr>
          <w:p w14:paraId="22D02D38" w14:textId="3F8E7792" w:rsidR="004B4C94" w:rsidRPr="002646CB" w:rsidDel="005D3198" w:rsidRDefault="004B4C94" w:rsidP="004B4C94">
            <w:pPr>
              <w:pStyle w:val="aa"/>
              <w:rPr>
                <w:del w:id="668" w:author="ETRI-김종원" w:date="2019-11-04T19:14:00Z"/>
                <w:rFonts w:ascii="Arial" w:hAnsi="Arial"/>
                <w:color w:val="auto"/>
                <w:sz w:val="20"/>
                <w:rPrChange w:id="669" w:author="ETRI-김종원" w:date="2019-12-10T10:44:00Z">
                  <w:rPr>
                    <w:del w:id="670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</w:tbl>
    <w:p w14:paraId="0D20D7AB" w14:textId="77777777" w:rsidR="000C691F" w:rsidRPr="002646CB" w:rsidRDefault="000C691F" w:rsidP="000C691F">
      <w:pPr>
        <w:tabs>
          <w:tab w:val="left" w:pos="8100"/>
        </w:tabs>
        <w:snapToGrid w:val="0"/>
        <w:spacing w:line="312" w:lineRule="auto"/>
        <w:rPr>
          <w:rFonts w:ascii="돋움" w:eastAsia="돋움" w:hAnsi="돋움"/>
          <w:b/>
          <w:rPrChange w:id="671" w:author="ETRI-김종원" w:date="2019-12-10T10:44:00Z">
            <w:rPr>
              <w:rFonts w:ascii="돋움" w:eastAsia="돋움" w:hAnsi="돋움"/>
              <w:b/>
            </w:rPr>
          </w:rPrChange>
        </w:rPr>
      </w:pPr>
    </w:p>
    <w:tbl>
      <w:tblPr>
        <w:tblW w:w="9333" w:type="dxa"/>
        <w:jc w:val="center"/>
        <w:tblLook w:val="01E0" w:firstRow="1" w:lastRow="1" w:firstColumn="1" w:lastColumn="1" w:noHBand="0" w:noVBand="0"/>
      </w:tblPr>
      <w:tblGrid>
        <w:gridCol w:w="1606"/>
        <w:gridCol w:w="371"/>
        <w:gridCol w:w="9"/>
        <w:gridCol w:w="1045"/>
        <w:gridCol w:w="547"/>
        <w:gridCol w:w="28"/>
        <w:gridCol w:w="3487"/>
        <w:gridCol w:w="22"/>
        <w:gridCol w:w="575"/>
        <w:gridCol w:w="1219"/>
        <w:gridCol w:w="17"/>
        <w:gridCol w:w="407"/>
      </w:tblGrid>
      <w:tr w:rsidR="002646CB" w:rsidRPr="002646CB" w14:paraId="40337D40" w14:textId="77777777" w:rsidTr="000C691F">
        <w:trPr>
          <w:trHeight w:val="345"/>
          <w:jc w:val="center"/>
        </w:trPr>
        <w:tc>
          <w:tcPr>
            <w:tcW w:w="5000" w:type="pct"/>
            <w:gridSpan w:val="12"/>
            <w:vAlign w:val="center"/>
          </w:tcPr>
          <w:p w14:paraId="3FFE6B00" w14:textId="77777777" w:rsidR="000C691F" w:rsidRPr="002646CB" w:rsidRDefault="000C691F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  <w:rPrChange w:id="672" w:author="ETRI-김종원" w:date="2019-12-10T10:44:00Z">
                  <w:rPr>
                    <w:rFonts w:ascii="돋움" w:eastAsia="돋움" w:hAnsi="돋움"/>
                    <w:b/>
                  </w:rPr>
                </w:rPrChange>
              </w:rPr>
            </w:pPr>
            <w:r w:rsidRPr="002646CB">
              <w:rPr>
                <w:rFonts w:ascii="돋움" w:eastAsia="돋움" w:hAnsi="돋움" w:hint="eastAsia"/>
                <w:b/>
                <w:rPrChange w:id="673" w:author="ETRI-김종원" w:date="2019-12-10T10:44:00Z">
                  <w:rPr>
                    <w:rFonts w:ascii="돋움" w:eastAsia="돋움" w:hAnsi="돋움" w:hint="eastAsia"/>
                    <w:b/>
                  </w:rPr>
                </w:rPrChange>
              </w:rPr>
              <w:t>심  의： 표준관리위원회</w:t>
            </w:r>
          </w:p>
          <w:p w14:paraId="1E5BBB77" w14:textId="77777777" w:rsidR="000C691F" w:rsidRPr="002646CB" w:rsidRDefault="000C691F" w:rsidP="000C691F">
            <w:pPr>
              <w:pStyle w:val="aa"/>
              <w:rPr>
                <w:rFonts w:ascii="Arial" w:hAnsi="Arial"/>
                <w:color w:val="auto"/>
                <w:sz w:val="20"/>
                <w:rPrChange w:id="67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44C8817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258E2DC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67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7703C6E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67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66F22923" w14:textId="4550DE25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67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678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성명</w:t>
            </w:r>
          </w:p>
        </w:tc>
        <w:tc>
          <w:tcPr>
            <w:tcW w:w="293" w:type="pct"/>
            <w:vAlign w:val="center"/>
          </w:tcPr>
          <w:p w14:paraId="73211DE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67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5885CA63" w14:textId="6DE95DAC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68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681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근</w:t>
            </w:r>
            <w:r w:rsidRPr="002646CB">
              <w:rPr>
                <w:rFonts w:ascii="Arial" w:hAnsi="Arial" w:hint="eastAsia"/>
                <w:color w:val="auto"/>
                <w:sz w:val="20"/>
                <w:rPrChange w:id="682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683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무</w:t>
            </w:r>
            <w:r w:rsidRPr="002646CB">
              <w:rPr>
                <w:rFonts w:ascii="Arial" w:hAnsi="Arial" w:hint="eastAsia"/>
                <w:color w:val="auto"/>
                <w:sz w:val="20"/>
                <w:rPrChange w:id="684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685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처</w:t>
            </w:r>
          </w:p>
        </w:tc>
        <w:tc>
          <w:tcPr>
            <w:tcW w:w="308" w:type="pct"/>
            <w:vAlign w:val="center"/>
          </w:tcPr>
          <w:p w14:paraId="1FB22849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68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10C036B7" w14:textId="2EC9CF9F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68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688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직위</w:t>
            </w:r>
          </w:p>
        </w:tc>
        <w:tc>
          <w:tcPr>
            <w:tcW w:w="218" w:type="pct"/>
            <w:vAlign w:val="center"/>
          </w:tcPr>
          <w:p w14:paraId="38FFB4D1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68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3CD75893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B1B1C93" w14:textId="1376F09D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69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/>
                <w:color w:val="auto"/>
                <w:sz w:val="20"/>
                <w:rPrChange w:id="691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692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위원장</w:t>
            </w:r>
            <w:r w:rsidRPr="002646CB">
              <w:rPr>
                <w:rFonts w:ascii="Arial" w:hAnsi="Arial"/>
                <w:color w:val="auto"/>
                <w:sz w:val="20"/>
                <w:rPrChange w:id="693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3A2420A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69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170553B4" w14:textId="48A21CCF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69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696" w:author="ETRI-김종원" w:date="2019-11-04T19:05:00Z">
              <w:r w:rsidRPr="002646CB">
                <w:rPr>
                  <w:rFonts w:ascii="Arial" w:hAnsi="Arial" w:hint="eastAsia"/>
                  <w:color w:val="auto"/>
                  <w:sz w:val="20"/>
                  <w:rPrChange w:id="69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이중호</w:t>
              </w:r>
            </w:ins>
            <w:del w:id="698" w:author="ETRI-김종원" w:date="2019-11-04T19:05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69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안규선</w:delText>
              </w:r>
            </w:del>
          </w:p>
        </w:tc>
        <w:tc>
          <w:tcPr>
            <w:tcW w:w="293" w:type="pct"/>
            <w:vAlign w:val="center"/>
          </w:tcPr>
          <w:p w14:paraId="4268DA3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0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4B891254" w14:textId="116AC488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70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702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한국전력공사</w:t>
            </w:r>
          </w:p>
        </w:tc>
        <w:tc>
          <w:tcPr>
            <w:tcW w:w="308" w:type="pct"/>
            <w:vAlign w:val="center"/>
          </w:tcPr>
          <w:p w14:paraId="6490F4E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80F702C" w14:textId="1D08BCE0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0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705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처장</w:t>
            </w:r>
          </w:p>
        </w:tc>
        <w:tc>
          <w:tcPr>
            <w:tcW w:w="218" w:type="pct"/>
            <w:vAlign w:val="center"/>
          </w:tcPr>
          <w:p w14:paraId="734F1B4D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70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56519A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C6DE621" w14:textId="5F706230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0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/>
                <w:color w:val="auto"/>
                <w:sz w:val="20"/>
                <w:rPrChange w:id="708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709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</w:t>
            </w:r>
            <w:r w:rsidRPr="002646CB">
              <w:rPr>
                <w:rFonts w:ascii="Arial" w:hAnsi="Arial"/>
                <w:color w:val="auto"/>
                <w:sz w:val="20"/>
                <w:rPrChange w:id="710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711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원</w:t>
            </w:r>
            <w:r w:rsidRPr="002646CB">
              <w:rPr>
                <w:rFonts w:ascii="Arial" w:hAnsi="Arial"/>
                <w:color w:val="auto"/>
                <w:sz w:val="20"/>
                <w:rPrChange w:id="712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0F225AF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1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40809C0" w14:textId="4513FD85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1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15" w:author="ETRI-김종원" w:date="2019-11-04T19:07:00Z">
              <w:r w:rsidRPr="002646CB">
                <w:rPr>
                  <w:rFonts w:ascii="Arial" w:hAnsi="Arial" w:hint="eastAsia"/>
                  <w:color w:val="auto"/>
                  <w:sz w:val="20"/>
                  <w:rPrChange w:id="71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서정원</w:t>
              </w:r>
            </w:ins>
            <w:del w:id="717" w:author="ETRI-김종원" w:date="2019-11-04T19:07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1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임용배</w:delText>
              </w:r>
            </w:del>
          </w:p>
        </w:tc>
        <w:tc>
          <w:tcPr>
            <w:tcW w:w="293" w:type="pct"/>
            <w:vAlign w:val="center"/>
          </w:tcPr>
          <w:p w14:paraId="336ACCB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1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233B4FC9" w14:textId="28A1D8C0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72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721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</w:t>
            </w:r>
            <w:ins w:id="722" w:author="ETRI-김종원" w:date="2019-11-04T19:07:00Z">
              <w:r w:rsidR="00214C22" w:rsidRPr="002646CB">
                <w:rPr>
                  <w:rFonts w:ascii="Arial" w:hAnsi="Arial" w:hint="eastAsia"/>
                  <w:color w:val="auto"/>
                  <w:sz w:val="20"/>
                  <w:rPrChange w:id="72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력공사</w:t>
              </w:r>
            </w:ins>
            <w:del w:id="724" w:author="ETRI-김종원" w:date="2019-11-04T19:07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72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기안전공사</w:delText>
              </w:r>
            </w:del>
          </w:p>
        </w:tc>
        <w:tc>
          <w:tcPr>
            <w:tcW w:w="308" w:type="pct"/>
            <w:vAlign w:val="center"/>
          </w:tcPr>
          <w:p w14:paraId="35708F5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2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A36B9DE" w14:textId="6094A7CD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2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728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부장</w:t>
            </w:r>
          </w:p>
        </w:tc>
        <w:tc>
          <w:tcPr>
            <w:tcW w:w="218" w:type="pct"/>
            <w:vAlign w:val="center"/>
          </w:tcPr>
          <w:p w14:paraId="60855044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72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C89C60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0B4634E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3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3527F4D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3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6EEA9040" w14:textId="37083CF8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33" w:author="ETRI-김종원" w:date="2019-11-04T19:07:00Z">
              <w:r w:rsidRPr="002646CB">
                <w:rPr>
                  <w:rFonts w:ascii="Arial" w:hAnsi="Arial" w:hint="eastAsia"/>
                  <w:color w:val="auto"/>
                  <w:sz w:val="20"/>
                  <w:rPrChange w:id="73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임용배</w:t>
              </w:r>
            </w:ins>
            <w:del w:id="735" w:author="ETRI-김종원" w:date="2019-11-04T19:07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3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이백행</w:delText>
              </w:r>
            </w:del>
          </w:p>
        </w:tc>
        <w:tc>
          <w:tcPr>
            <w:tcW w:w="293" w:type="pct"/>
            <w:vAlign w:val="center"/>
          </w:tcPr>
          <w:p w14:paraId="37ACDAF1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3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7D581468" w14:textId="6F743435" w:rsidR="007C0602" w:rsidRPr="002646CB" w:rsidRDefault="00214C2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73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39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  <w:rPrChange w:id="74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한국전기안전공사</w:t>
              </w:r>
            </w:ins>
            <w:del w:id="741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4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자동차부품연구원</w:delText>
              </w:r>
            </w:del>
          </w:p>
        </w:tc>
        <w:tc>
          <w:tcPr>
            <w:tcW w:w="308" w:type="pct"/>
            <w:vAlign w:val="center"/>
          </w:tcPr>
          <w:p w14:paraId="3713D73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4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0F340F02" w14:textId="701FFBA9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4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45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  <w:rPrChange w:id="74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부장</w:t>
              </w:r>
            </w:ins>
            <w:del w:id="747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4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본부장</w:delText>
              </w:r>
            </w:del>
          </w:p>
        </w:tc>
        <w:tc>
          <w:tcPr>
            <w:tcW w:w="218" w:type="pct"/>
            <w:vAlign w:val="center"/>
          </w:tcPr>
          <w:p w14:paraId="5B3071C7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74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4D621979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DEFDB3D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5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5BA768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5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D61B178" w14:textId="6E3849A5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5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53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  <w:rPrChange w:id="75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정진범</w:t>
              </w:r>
            </w:ins>
            <w:del w:id="755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5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이일우</w:delText>
              </w:r>
            </w:del>
          </w:p>
        </w:tc>
        <w:tc>
          <w:tcPr>
            <w:tcW w:w="293" w:type="pct"/>
            <w:vAlign w:val="center"/>
          </w:tcPr>
          <w:p w14:paraId="67E22AA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5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A8BFFC5" w14:textId="01C8BBCF" w:rsidR="007C0602" w:rsidRPr="002646CB" w:rsidRDefault="00214C2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75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59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  <w:rPrChange w:id="76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자동차부품연구원</w:t>
              </w:r>
            </w:ins>
            <w:del w:id="761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6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한국전자통신연구원</w:delText>
              </w:r>
            </w:del>
          </w:p>
        </w:tc>
        <w:tc>
          <w:tcPr>
            <w:tcW w:w="308" w:type="pct"/>
            <w:vAlign w:val="center"/>
          </w:tcPr>
          <w:p w14:paraId="17E0090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08C61613" w14:textId="4786A699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6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65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  <w:rPrChange w:id="76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팀장</w:t>
              </w:r>
            </w:ins>
            <w:del w:id="767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6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실장</w:delText>
              </w:r>
            </w:del>
          </w:p>
        </w:tc>
        <w:tc>
          <w:tcPr>
            <w:tcW w:w="218" w:type="pct"/>
            <w:vAlign w:val="center"/>
          </w:tcPr>
          <w:p w14:paraId="32499EE9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76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13DC0DD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21E09F4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7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7570937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7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AD5C3B8" w14:textId="42709A38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7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73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  <w:rPrChange w:id="77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공재준</w:t>
              </w:r>
            </w:ins>
            <w:del w:id="775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7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이훈</w:delText>
              </w:r>
            </w:del>
          </w:p>
        </w:tc>
        <w:tc>
          <w:tcPr>
            <w:tcW w:w="293" w:type="pct"/>
            <w:vAlign w:val="center"/>
          </w:tcPr>
          <w:p w14:paraId="75C2705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7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3F5C953E" w14:textId="4D5BE5CC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77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779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한전</w:t>
            </w:r>
            <w:r w:rsidRPr="002646CB">
              <w:rPr>
                <w:rFonts w:ascii="Arial" w:hAnsi="Arial" w:hint="eastAsia"/>
                <w:color w:val="auto"/>
                <w:sz w:val="20"/>
                <w:rPrChange w:id="780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KDN</w:t>
            </w:r>
          </w:p>
        </w:tc>
        <w:tc>
          <w:tcPr>
            <w:tcW w:w="308" w:type="pct"/>
            <w:vAlign w:val="center"/>
          </w:tcPr>
          <w:p w14:paraId="5DD64B0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8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010A48A2" w14:textId="7CFFC541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8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83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  <w:rPrChange w:id="78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부장</w:t>
              </w:r>
            </w:ins>
            <w:del w:id="785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8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처장</w:delText>
              </w:r>
            </w:del>
          </w:p>
        </w:tc>
        <w:tc>
          <w:tcPr>
            <w:tcW w:w="218" w:type="pct"/>
            <w:vAlign w:val="center"/>
          </w:tcPr>
          <w:p w14:paraId="02911B96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78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2689ADF7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B466B44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8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78DB5F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8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028BA426" w14:textId="61BC5382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79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791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  <w:rPrChange w:id="79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이일우</w:t>
              </w:r>
            </w:ins>
            <w:del w:id="793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79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김응상</w:delText>
              </w:r>
            </w:del>
          </w:p>
        </w:tc>
        <w:tc>
          <w:tcPr>
            <w:tcW w:w="293" w:type="pct"/>
            <w:vAlign w:val="center"/>
          </w:tcPr>
          <w:p w14:paraId="4224F53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79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EE0D7D1" w14:textId="6284282A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79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797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</w:t>
            </w:r>
            <w:ins w:id="798" w:author="ETRI-김종원" w:date="2019-11-04T19:09:00Z">
              <w:r w:rsidR="00214C22" w:rsidRPr="002646CB">
                <w:rPr>
                  <w:rFonts w:ascii="Arial" w:hAnsi="Arial" w:hint="eastAsia"/>
                  <w:color w:val="auto"/>
                  <w:sz w:val="20"/>
                  <w:rPrChange w:id="79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자통신</w:t>
              </w:r>
            </w:ins>
            <w:del w:id="800" w:author="ETRI-김종원" w:date="2019-11-04T19:09:00Z">
              <w:r w:rsidRPr="002646CB" w:rsidDel="00214C22">
                <w:rPr>
                  <w:rFonts w:ascii="Arial" w:hAnsi="Arial" w:hint="eastAsia"/>
                  <w:color w:val="auto"/>
                  <w:sz w:val="20"/>
                  <w:rPrChange w:id="80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기</w:delText>
              </w:r>
            </w:del>
            <w:r w:rsidRPr="002646CB">
              <w:rPr>
                <w:rFonts w:ascii="Arial" w:hAnsi="Arial" w:hint="eastAsia"/>
                <w:color w:val="auto"/>
                <w:sz w:val="20"/>
                <w:rPrChange w:id="802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연구원</w:t>
            </w:r>
          </w:p>
        </w:tc>
        <w:tc>
          <w:tcPr>
            <w:tcW w:w="308" w:type="pct"/>
            <w:vAlign w:val="center"/>
          </w:tcPr>
          <w:p w14:paraId="32C42F5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B57E75B" w14:textId="5604BD8A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0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05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  <w:rPrChange w:id="80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단장</w:t>
              </w:r>
            </w:ins>
            <w:del w:id="807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80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책임</w:delText>
              </w:r>
            </w:del>
          </w:p>
        </w:tc>
        <w:tc>
          <w:tcPr>
            <w:tcW w:w="218" w:type="pct"/>
            <w:vAlign w:val="center"/>
          </w:tcPr>
          <w:p w14:paraId="665358FC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80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EF7CABA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1F4FE7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1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ED3824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1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433AF16F" w14:textId="320E6876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1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13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  <w:rPrChange w:id="81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김응상</w:t>
              </w:r>
            </w:ins>
            <w:del w:id="815" w:author="ETRI-김종원" w:date="2019-11-04T19:10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81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박세주</w:delText>
              </w:r>
            </w:del>
          </w:p>
        </w:tc>
        <w:tc>
          <w:tcPr>
            <w:tcW w:w="293" w:type="pct"/>
            <w:vAlign w:val="center"/>
          </w:tcPr>
          <w:p w14:paraId="474CF5F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1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E858309" w14:textId="5BF5CCFD" w:rsidR="007C0602" w:rsidRPr="002646CB" w:rsidRDefault="00214C2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81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19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  <w:rPrChange w:id="82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한국전기연구원</w:t>
              </w:r>
            </w:ins>
            <w:del w:id="821" w:author="ETRI-김종원" w:date="2019-11-04T19:10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  <w:rPrChange w:id="82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KT</w:delText>
              </w:r>
            </w:del>
          </w:p>
        </w:tc>
        <w:tc>
          <w:tcPr>
            <w:tcW w:w="308" w:type="pct"/>
            <w:vAlign w:val="center"/>
          </w:tcPr>
          <w:p w14:paraId="1300DCD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2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3250597" w14:textId="72AEE6E3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2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25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  <w:rPrChange w:id="82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책임</w:t>
              </w:r>
            </w:ins>
            <w:del w:id="827" w:author="ETRI-김종원" w:date="2019-11-04T19:10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2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5E543165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82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4E5FE9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47BE88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3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509513D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3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0227A00A" w14:textId="0D27CD36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33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  <w:rPrChange w:id="83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이상</w:t>
              </w:r>
            </w:ins>
            <w:ins w:id="835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  <w:rPrChange w:id="83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현</w:t>
              </w:r>
            </w:ins>
            <w:del w:id="837" w:author="ETRI-김종원" w:date="2019-11-04T19:10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3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김경호</w:delText>
              </w:r>
            </w:del>
          </w:p>
        </w:tc>
        <w:tc>
          <w:tcPr>
            <w:tcW w:w="293" w:type="pct"/>
            <w:vAlign w:val="center"/>
          </w:tcPr>
          <w:p w14:paraId="45334D3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3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5C251510" w14:textId="33DCF610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8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41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  <w:rPrChange w:id="84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K</w:t>
              </w:r>
              <w:r w:rsidRPr="002646CB">
                <w:rPr>
                  <w:rFonts w:ascii="Arial" w:hAnsi="Arial"/>
                  <w:color w:val="auto"/>
                  <w:sz w:val="20"/>
                  <w:rPrChange w:id="843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T</w:t>
              </w:r>
            </w:ins>
            <w:del w:id="844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4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LS</w:delText>
              </w:r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4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산전</w:delText>
              </w:r>
            </w:del>
          </w:p>
        </w:tc>
        <w:tc>
          <w:tcPr>
            <w:tcW w:w="308" w:type="pct"/>
            <w:vAlign w:val="center"/>
          </w:tcPr>
          <w:p w14:paraId="15A5E38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4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1815736E" w14:textId="154FCD8A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4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49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  <w:rPrChange w:id="85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팀장</w:t>
              </w:r>
            </w:ins>
            <w:del w:id="851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5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책임</w:delText>
              </w:r>
            </w:del>
          </w:p>
        </w:tc>
        <w:tc>
          <w:tcPr>
            <w:tcW w:w="218" w:type="pct"/>
            <w:vAlign w:val="center"/>
          </w:tcPr>
          <w:p w14:paraId="09F9F2D8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85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60132D8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855D343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5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3F96A1C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5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10CA4E54" w14:textId="6D95389D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5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57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  <w:rPrChange w:id="85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김경호</w:t>
              </w:r>
            </w:ins>
            <w:del w:id="859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6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권영진</w:delText>
              </w:r>
            </w:del>
          </w:p>
        </w:tc>
        <w:tc>
          <w:tcPr>
            <w:tcW w:w="293" w:type="pct"/>
            <w:vAlign w:val="center"/>
          </w:tcPr>
          <w:p w14:paraId="3C2BB4F9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6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73CA80BB" w14:textId="2F7B7D0F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86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63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  <w:rPrChange w:id="86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L</w:t>
              </w:r>
              <w:r w:rsidRPr="002646CB">
                <w:rPr>
                  <w:rFonts w:ascii="Arial" w:hAnsi="Arial"/>
                  <w:color w:val="auto"/>
                  <w:sz w:val="20"/>
                  <w:rPrChange w:id="865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S</w:t>
              </w:r>
              <w:r w:rsidRPr="002646CB">
                <w:rPr>
                  <w:rFonts w:ascii="Arial" w:hAnsi="Arial" w:hint="eastAsia"/>
                  <w:color w:val="auto"/>
                  <w:sz w:val="20"/>
                  <w:rPrChange w:id="86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산전</w:t>
              </w:r>
            </w:ins>
            <w:del w:id="867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6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효성</w:delText>
              </w:r>
            </w:del>
          </w:p>
        </w:tc>
        <w:tc>
          <w:tcPr>
            <w:tcW w:w="308" w:type="pct"/>
            <w:vAlign w:val="center"/>
          </w:tcPr>
          <w:p w14:paraId="3AB982B1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6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9D78468" w14:textId="545DE4FE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7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871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수석</w:t>
            </w:r>
          </w:p>
        </w:tc>
        <w:tc>
          <w:tcPr>
            <w:tcW w:w="218" w:type="pct"/>
            <w:vAlign w:val="center"/>
          </w:tcPr>
          <w:p w14:paraId="5BFF8E41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87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84B990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6CC5456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7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07CC29D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7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E6E7C64" w14:textId="52A523DD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7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76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  <w:rPrChange w:id="87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권영진</w:t>
              </w:r>
            </w:ins>
            <w:del w:id="878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7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김지효</w:delText>
              </w:r>
            </w:del>
          </w:p>
        </w:tc>
        <w:tc>
          <w:tcPr>
            <w:tcW w:w="293" w:type="pct"/>
            <w:vAlign w:val="center"/>
          </w:tcPr>
          <w:p w14:paraId="2FA6ED4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8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31E8CA27" w14:textId="249F0E43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88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82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  <w:rPrChange w:id="88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효성</w:t>
              </w:r>
            </w:ins>
            <w:del w:id="884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8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옴니</w:delText>
              </w:r>
            </w:del>
            <w:del w:id="886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8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시스템</w:delText>
              </w:r>
            </w:del>
          </w:p>
        </w:tc>
        <w:tc>
          <w:tcPr>
            <w:tcW w:w="308" w:type="pct"/>
            <w:vAlign w:val="center"/>
          </w:tcPr>
          <w:p w14:paraId="4AA0177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8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AB09C72" w14:textId="72A4E444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8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890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  <w:rPrChange w:id="89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수석</w:t>
              </w:r>
            </w:ins>
            <w:del w:id="892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89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소장</w:delText>
              </w:r>
            </w:del>
          </w:p>
        </w:tc>
        <w:tc>
          <w:tcPr>
            <w:tcW w:w="218" w:type="pct"/>
            <w:vAlign w:val="center"/>
          </w:tcPr>
          <w:p w14:paraId="646EC36A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89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109C8CC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9B3D105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9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3266AAF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89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27BACDFB" w14:textId="4BA95538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89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898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김</w:t>
            </w:r>
            <w:ins w:id="899" w:author="ETRI-김종원" w:date="2019-11-04T19:12:00Z">
              <w:r w:rsidR="005D3198" w:rsidRPr="002646CB">
                <w:rPr>
                  <w:rFonts w:ascii="Arial" w:hAnsi="Arial" w:hint="eastAsia"/>
                  <w:color w:val="auto"/>
                  <w:sz w:val="20"/>
                  <w:rPrChange w:id="90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지효</w:t>
              </w:r>
            </w:ins>
            <w:del w:id="901" w:author="ETRI-김종원" w:date="2019-11-04T19:12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0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태헌</w:delText>
              </w:r>
            </w:del>
          </w:p>
        </w:tc>
        <w:tc>
          <w:tcPr>
            <w:tcW w:w="293" w:type="pct"/>
            <w:vAlign w:val="center"/>
          </w:tcPr>
          <w:p w14:paraId="447CEBC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076D0F3A" w14:textId="3A03E703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90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905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  <w:rPrChange w:id="90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옴니시스템</w:t>
              </w:r>
            </w:ins>
            <w:del w:id="907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90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한국스마트그리드사업단</w:delText>
              </w:r>
            </w:del>
          </w:p>
        </w:tc>
        <w:tc>
          <w:tcPr>
            <w:tcW w:w="308" w:type="pct"/>
            <w:vAlign w:val="center"/>
          </w:tcPr>
          <w:p w14:paraId="7DEDDBD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0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916C029" w14:textId="23515FB3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1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911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  <w:rPrChange w:id="91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소장</w:t>
              </w:r>
            </w:ins>
            <w:del w:id="913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91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68D6B9A3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91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0C89EC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1C7BE87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1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76E521E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1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4F53559E" w14:textId="636F7CB1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1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19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김정훈</w:t>
            </w:r>
          </w:p>
        </w:tc>
        <w:tc>
          <w:tcPr>
            <w:tcW w:w="293" w:type="pct"/>
            <w:vAlign w:val="center"/>
          </w:tcPr>
          <w:p w14:paraId="4B08640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2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BF2C514" w14:textId="470F8205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92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22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홍익대학교</w:t>
            </w:r>
          </w:p>
        </w:tc>
        <w:tc>
          <w:tcPr>
            <w:tcW w:w="308" w:type="pct"/>
            <w:vAlign w:val="center"/>
          </w:tcPr>
          <w:p w14:paraId="4B7F43E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2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6C5C616F" w14:textId="38FBCCFD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2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25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교수</w:t>
            </w:r>
          </w:p>
        </w:tc>
        <w:tc>
          <w:tcPr>
            <w:tcW w:w="218" w:type="pct"/>
            <w:vAlign w:val="center"/>
          </w:tcPr>
          <w:p w14:paraId="2F12D6D6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92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70E3748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680BDC9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2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3FD764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2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0DAE51DD" w14:textId="2EF3D13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2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30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홍승호</w:t>
            </w:r>
          </w:p>
        </w:tc>
        <w:tc>
          <w:tcPr>
            <w:tcW w:w="293" w:type="pct"/>
            <w:vAlign w:val="center"/>
          </w:tcPr>
          <w:p w14:paraId="7387523D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3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296AEEE3" w14:textId="5AADF382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9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33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한양대학교</w:t>
            </w:r>
          </w:p>
        </w:tc>
        <w:tc>
          <w:tcPr>
            <w:tcW w:w="308" w:type="pct"/>
            <w:vAlign w:val="center"/>
          </w:tcPr>
          <w:p w14:paraId="065B568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3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9144220" w14:textId="5E63BBD5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3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36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교수</w:t>
            </w:r>
          </w:p>
        </w:tc>
        <w:tc>
          <w:tcPr>
            <w:tcW w:w="218" w:type="pct"/>
            <w:vAlign w:val="center"/>
          </w:tcPr>
          <w:p w14:paraId="1939BCD7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93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3EB79B9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1E8FD44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3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3248CDC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3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2E0B2E59" w14:textId="10A2ECF6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941" w:author="ETRI-김종원" w:date="2019-11-04T19:13:00Z">
              <w:r w:rsidRPr="002646CB">
                <w:rPr>
                  <w:rFonts w:ascii="Arial" w:hAnsi="Arial" w:hint="eastAsia"/>
                  <w:color w:val="auto"/>
                  <w:sz w:val="20"/>
                  <w:rPrChange w:id="94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이현기</w:t>
              </w:r>
            </w:ins>
            <w:del w:id="943" w:author="ETRI-김종원" w:date="2019-11-04T19:13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94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서정택</w:delText>
              </w:r>
            </w:del>
          </w:p>
        </w:tc>
        <w:tc>
          <w:tcPr>
            <w:tcW w:w="293" w:type="pct"/>
            <w:vAlign w:val="center"/>
          </w:tcPr>
          <w:p w14:paraId="7DFDEB1D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4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131AF20" w14:textId="756B0AF6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94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947" w:author="ETRI-김종원" w:date="2019-11-04T19:13:00Z">
              <w:r w:rsidRPr="002646CB">
                <w:rPr>
                  <w:rFonts w:ascii="Arial" w:hAnsi="Arial" w:hint="eastAsia"/>
                  <w:color w:val="auto"/>
                  <w:sz w:val="20"/>
                  <w:rPrChange w:id="948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한국스마트그리드협회</w:t>
              </w:r>
            </w:ins>
            <w:del w:id="949" w:author="ETRI-김종원" w:date="2019-11-04T19:13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95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순천향대학교</w:delText>
              </w:r>
            </w:del>
          </w:p>
        </w:tc>
        <w:tc>
          <w:tcPr>
            <w:tcW w:w="308" w:type="pct"/>
            <w:vAlign w:val="center"/>
          </w:tcPr>
          <w:p w14:paraId="3A180E3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5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47E5C7D8" w14:textId="6914863C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5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953" w:author="ETRI-김종원" w:date="2019-11-04T19:13:00Z">
              <w:r w:rsidRPr="002646CB">
                <w:rPr>
                  <w:rFonts w:ascii="Arial" w:hAnsi="Arial" w:hint="eastAsia"/>
                  <w:color w:val="auto"/>
                  <w:sz w:val="20"/>
                  <w:rPrChange w:id="95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팀장</w:t>
              </w:r>
            </w:ins>
            <w:del w:id="955" w:author="ETRI-김종원" w:date="2019-11-04T19:13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  <w:rPrChange w:id="95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교수</w:delText>
              </w:r>
            </w:del>
          </w:p>
        </w:tc>
        <w:tc>
          <w:tcPr>
            <w:tcW w:w="218" w:type="pct"/>
            <w:vAlign w:val="center"/>
          </w:tcPr>
          <w:p w14:paraId="553072F9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95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5D3198" w14:paraId="3C37BAB0" w14:textId="54EED386" w:rsidTr="000C691F">
        <w:trPr>
          <w:trHeight w:val="345"/>
          <w:jc w:val="center"/>
          <w:del w:id="958" w:author="ETRI-김종원" w:date="2019-11-04T19:13:00Z"/>
        </w:trPr>
        <w:tc>
          <w:tcPr>
            <w:tcW w:w="860" w:type="pct"/>
            <w:vAlign w:val="center"/>
          </w:tcPr>
          <w:p w14:paraId="0035C150" w14:textId="3118D2B5" w:rsidR="007C0602" w:rsidRPr="002646CB" w:rsidDel="005D3198" w:rsidRDefault="007C0602" w:rsidP="000C691F">
            <w:pPr>
              <w:pStyle w:val="aa"/>
              <w:jc w:val="distribute"/>
              <w:rPr>
                <w:del w:id="959" w:author="ETRI-김종원" w:date="2019-11-04T19:13:00Z"/>
                <w:rFonts w:ascii="Arial" w:hAnsi="Arial"/>
                <w:color w:val="auto"/>
                <w:sz w:val="20"/>
                <w:rPrChange w:id="960" w:author="ETRI-김종원" w:date="2019-12-10T10:44:00Z">
                  <w:rPr>
                    <w:del w:id="961" w:author="ETRI-김종원" w:date="2019-11-04T19:13:00Z"/>
                    <w:rFonts w:ascii="Arial" w:hAnsi="Arial"/>
                    <w:color w:val="auto"/>
                    <w:sz w:val="20"/>
                  </w:rPr>
                </w:rPrChange>
              </w:rPr>
            </w:pPr>
            <w:del w:id="962" w:author="ETRI-김종원" w:date="2019-11-04T19:13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63" w:author="ETRI-김종원" w:date="2019-12-10T10:44:00Z">
                    <w:rPr>
                      <w:rFonts w:ascii="Arial" w:hAnsi="Arial" w:hint="eastAsia"/>
                      <w:color w:val="000000" w:themeColor="text1"/>
                      <w:sz w:val="20"/>
                    </w:rPr>
                  </w:rPrChange>
                </w:rPr>
                <w:delText>(</w:delText>
              </w:r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64" w:author="ETRI-김종원" w:date="2019-12-10T10:44:00Z">
                    <w:rPr>
                      <w:rFonts w:ascii="Arial" w:hAnsi="Arial" w:hint="eastAsia"/>
                      <w:color w:val="000000" w:themeColor="text1"/>
                      <w:sz w:val="20"/>
                    </w:rPr>
                  </w:rPrChange>
                </w:rPr>
                <w:delText>간사</w:delText>
              </w:r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65" w:author="ETRI-김종원" w:date="2019-12-10T10:44:00Z">
                    <w:rPr>
                      <w:rFonts w:ascii="Arial" w:hAnsi="Arial" w:hint="eastAsia"/>
                      <w:color w:val="000000" w:themeColor="text1"/>
                      <w:sz w:val="20"/>
                    </w:rPr>
                  </w:rPrChange>
                </w:rPr>
                <w:delText>)</w:delText>
              </w:r>
            </w:del>
          </w:p>
        </w:tc>
        <w:tc>
          <w:tcPr>
            <w:tcW w:w="199" w:type="pct"/>
            <w:vAlign w:val="center"/>
          </w:tcPr>
          <w:p w14:paraId="2945D568" w14:textId="20583BCD" w:rsidR="007C0602" w:rsidRPr="002646CB" w:rsidDel="005D3198" w:rsidRDefault="007C0602" w:rsidP="000C691F">
            <w:pPr>
              <w:pStyle w:val="aa"/>
              <w:jc w:val="center"/>
              <w:rPr>
                <w:del w:id="966" w:author="ETRI-김종원" w:date="2019-11-04T19:13:00Z"/>
                <w:rFonts w:ascii="Arial" w:hAnsi="Arial"/>
                <w:color w:val="auto"/>
                <w:sz w:val="20"/>
                <w:rPrChange w:id="967" w:author="ETRI-김종원" w:date="2019-12-10T10:44:00Z">
                  <w:rPr>
                    <w:del w:id="968" w:author="ETRI-김종원" w:date="2019-11-04T19:13:00Z"/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718CB39" w14:textId="7ED5D296" w:rsidR="007C0602" w:rsidRPr="002646CB" w:rsidDel="005D3198" w:rsidRDefault="007C0602" w:rsidP="000C691F">
            <w:pPr>
              <w:pStyle w:val="aa"/>
              <w:jc w:val="distribute"/>
              <w:rPr>
                <w:del w:id="969" w:author="ETRI-김종원" w:date="2019-11-04T19:13:00Z"/>
                <w:rFonts w:ascii="Arial" w:hAnsi="Arial"/>
                <w:color w:val="auto"/>
                <w:sz w:val="20"/>
                <w:rPrChange w:id="970" w:author="ETRI-김종원" w:date="2019-12-10T10:44:00Z">
                  <w:rPr>
                    <w:del w:id="971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972" w:author="ETRI-김종원" w:date="2019-11-04T19:13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7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이현기</w:delText>
              </w:r>
            </w:del>
          </w:p>
        </w:tc>
        <w:tc>
          <w:tcPr>
            <w:tcW w:w="293" w:type="pct"/>
            <w:vAlign w:val="center"/>
          </w:tcPr>
          <w:p w14:paraId="0D394D22" w14:textId="6BFCB88E" w:rsidR="007C0602" w:rsidRPr="002646CB" w:rsidDel="005D3198" w:rsidRDefault="007C0602" w:rsidP="000C691F">
            <w:pPr>
              <w:pStyle w:val="aa"/>
              <w:jc w:val="center"/>
              <w:rPr>
                <w:del w:id="974" w:author="ETRI-김종원" w:date="2019-11-04T19:13:00Z"/>
                <w:rFonts w:ascii="Arial" w:hAnsi="Arial"/>
                <w:color w:val="auto"/>
                <w:sz w:val="20"/>
                <w:rPrChange w:id="975" w:author="ETRI-김종원" w:date="2019-12-10T10:44:00Z">
                  <w:rPr>
                    <w:del w:id="976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A50DBC1" w14:textId="2EC4444B" w:rsidR="007C0602" w:rsidRPr="002646CB" w:rsidDel="005D3198" w:rsidRDefault="007C0602" w:rsidP="00FB6AB8">
            <w:pPr>
              <w:pStyle w:val="aa"/>
              <w:jc w:val="left"/>
              <w:rPr>
                <w:del w:id="977" w:author="ETRI-김종원" w:date="2019-11-04T19:13:00Z"/>
                <w:rFonts w:ascii="Arial" w:hAnsi="Arial"/>
                <w:color w:val="auto"/>
                <w:sz w:val="20"/>
                <w:rPrChange w:id="978" w:author="ETRI-김종원" w:date="2019-12-10T10:44:00Z">
                  <w:rPr>
                    <w:del w:id="979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980" w:author="ETRI-김종원" w:date="2019-11-04T19:13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8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한국스마트그리드협회</w:delText>
              </w:r>
            </w:del>
          </w:p>
        </w:tc>
        <w:tc>
          <w:tcPr>
            <w:tcW w:w="308" w:type="pct"/>
            <w:vAlign w:val="center"/>
          </w:tcPr>
          <w:p w14:paraId="3B0B631D" w14:textId="3A7CABFE" w:rsidR="007C0602" w:rsidRPr="002646CB" w:rsidDel="005D3198" w:rsidRDefault="007C0602" w:rsidP="000C691F">
            <w:pPr>
              <w:pStyle w:val="aa"/>
              <w:jc w:val="center"/>
              <w:rPr>
                <w:del w:id="982" w:author="ETRI-김종원" w:date="2019-11-04T19:13:00Z"/>
                <w:rFonts w:ascii="Arial" w:hAnsi="Arial"/>
                <w:color w:val="auto"/>
                <w:sz w:val="20"/>
                <w:rPrChange w:id="983" w:author="ETRI-김종원" w:date="2019-12-10T10:44:00Z">
                  <w:rPr>
                    <w:del w:id="984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EE62DDF" w14:textId="13039686" w:rsidR="007C0602" w:rsidRPr="002646CB" w:rsidDel="005D3198" w:rsidRDefault="007C0602" w:rsidP="000C691F">
            <w:pPr>
              <w:pStyle w:val="aa"/>
              <w:jc w:val="distribute"/>
              <w:rPr>
                <w:del w:id="985" w:author="ETRI-김종원" w:date="2019-11-04T19:13:00Z"/>
                <w:rFonts w:ascii="Arial" w:hAnsi="Arial"/>
                <w:color w:val="auto"/>
                <w:sz w:val="20"/>
                <w:rPrChange w:id="986" w:author="ETRI-김종원" w:date="2019-12-10T10:44:00Z">
                  <w:rPr>
                    <w:del w:id="987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988" w:author="ETRI-김종원" w:date="2019-11-04T19:13:00Z">
              <w:r w:rsidRPr="002646CB" w:rsidDel="005D3198">
                <w:rPr>
                  <w:rFonts w:ascii="Arial" w:hAnsi="Arial" w:hint="eastAsia"/>
                  <w:color w:val="auto"/>
                  <w:sz w:val="20"/>
                  <w:rPrChange w:id="98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1F7A91CA" w14:textId="0BB25EE3" w:rsidR="007C0602" w:rsidRPr="002646CB" w:rsidDel="005D3198" w:rsidRDefault="007C0602" w:rsidP="000C691F">
            <w:pPr>
              <w:pStyle w:val="aa"/>
              <w:rPr>
                <w:del w:id="990" w:author="ETRI-김종원" w:date="2019-11-04T19:13:00Z"/>
                <w:rFonts w:ascii="Arial" w:hAnsi="Arial"/>
                <w:color w:val="auto"/>
                <w:sz w:val="20"/>
                <w:rPrChange w:id="991" w:author="ETRI-김종원" w:date="2019-12-10T10:44:00Z">
                  <w:rPr>
                    <w:del w:id="992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16FA288" w14:textId="77777777" w:rsidTr="000C691F">
        <w:trPr>
          <w:trHeight w:val="345"/>
          <w:jc w:val="center"/>
        </w:trPr>
        <w:tc>
          <w:tcPr>
            <w:tcW w:w="5000" w:type="pct"/>
            <w:gridSpan w:val="12"/>
            <w:vAlign w:val="center"/>
          </w:tcPr>
          <w:p w14:paraId="429599B8" w14:textId="77777777" w:rsidR="007C0602" w:rsidRPr="002646CB" w:rsidRDefault="007C0602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  <w:rPrChange w:id="993" w:author="ETRI-김종원" w:date="2019-12-10T10:44:00Z">
                  <w:rPr>
                    <w:rFonts w:ascii="돋움" w:eastAsia="돋움" w:hAnsi="돋움"/>
                    <w:b/>
                  </w:rPr>
                </w:rPrChange>
              </w:rPr>
            </w:pPr>
          </w:p>
          <w:p w14:paraId="00370C7A" w14:textId="77777777" w:rsidR="007C0602" w:rsidRPr="002646CB" w:rsidRDefault="007C0602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  <w:rPrChange w:id="994" w:author="ETRI-김종원" w:date="2019-12-10T10:44:00Z">
                  <w:rPr>
                    <w:rFonts w:ascii="돋움" w:eastAsia="돋움" w:hAnsi="돋움"/>
                    <w:b/>
                  </w:rPr>
                </w:rPrChange>
              </w:rPr>
            </w:pPr>
            <w:r w:rsidRPr="002646CB">
              <w:rPr>
                <w:rFonts w:ascii="돋움" w:eastAsia="돋움" w:hAnsi="돋움" w:hint="eastAsia"/>
                <w:b/>
                <w:rPrChange w:id="995" w:author="ETRI-김종원" w:date="2019-12-10T10:44:00Z">
                  <w:rPr>
                    <w:rFonts w:ascii="돋움" w:eastAsia="돋움" w:hAnsi="돋움" w:hint="eastAsia"/>
                    <w:b/>
                  </w:rPr>
                </w:rPrChange>
              </w:rPr>
              <w:t>원안 작성 및 협력</w:t>
            </w:r>
          </w:p>
          <w:p w14:paraId="5AE6559F" w14:textId="77777777" w:rsidR="007C0602" w:rsidRPr="002646CB" w:rsidRDefault="007C0602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  <w:rPrChange w:id="996" w:author="ETRI-김종원" w:date="2019-12-10T10:44:00Z">
                  <w:rPr>
                    <w:rFonts w:ascii="돋움" w:eastAsia="돋움" w:hAnsi="돋움"/>
                    <w:b/>
                  </w:rPr>
                </w:rPrChange>
              </w:rPr>
            </w:pPr>
          </w:p>
        </w:tc>
      </w:tr>
      <w:tr w:rsidR="002646CB" w:rsidRPr="002646CB" w14:paraId="1E5C5D16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2BB279A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9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20EB23E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99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7CC158C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99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00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성명</w:t>
            </w:r>
          </w:p>
        </w:tc>
        <w:tc>
          <w:tcPr>
            <w:tcW w:w="293" w:type="pct"/>
            <w:vAlign w:val="center"/>
          </w:tcPr>
          <w:p w14:paraId="6B639F8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0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7EB1D9C" w14:textId="0886B8FD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00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03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근</w:t>
            </w:r>
            <w:r w:rsidR="00816865" w:rsidRPr="002646CB">
              <w:rPr>
                <w:rFonts w:ascii="Arial" w:hAnsi="Arial" w:hint="eastAsia"/>
                <w:color w:val="auto"/>
                <w:sz w:val="20"/>
                <w:rPrChange w:id="1004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1005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무</w:t>
            </w:r>
            <w:r w:rsidR="00816865" w:rsidRPr="002646CB">
              <w:rPr>
                <w:rFonts w:ascii="Arial" w:hAnsi="Arial" w:hint="eastAsia"/>
                <w:color w:val="auto"/>
                <w:sz w:val="20"/>
                <w:rPrChange w:id="1006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1007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처</w:t>
            </w:r>
          </w:p>
        </w:tc>
        <w:tc>
          <w:tcPr>
            <w:tcW w:w="308" w:type="pct"/>
            <w:vAlign w:val="center"/>
          </w:tcPr>
          <w:p w14:paraId="41DBCC5A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0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83B7B01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0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10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직위</w:t>
            </w:r>
          </w:p>
        </w:tc>
        <w:tc>
          <w:tcPr>
            <w:tcW w:w="218" w:type="pct"/>
            <w:vAlign w:val="center"/>
          </w:tcPr>
          <w:p w14:paraId="0CEA94D5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01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3979210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86BE730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1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/>
                <w:color w:val="auto"/>
                <w:sz w:val="20"/>
                <w:rPrChange w:id="101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1014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위원장</w:t>
            </w:r>
            <w:r w:rsidRPr="002646CB">
              <w:rPr>
                <w:rFonts w:ascii="Arial" w:hAnsi="Arial"/>
                <w:color w:val="auto"/>
                <w:sz w:val="20"/>
                <w:rPrChange w:id="101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3E91003E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1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5BC32243" w14:textId="77777777" w:rsidR="007C0602" w:rsidRPr="002646CB" w:rsidRDefault="007C0602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1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1018" w:author="ETRI-김종원" w:date="2019-12-10T10:44:00Z">
                  <w:rPr>
                    <w:rFonts w:ascii="맑은 고딕" w:eastAsia="맑은 고딕" w:hAnsi="맑은 고딕" w:hint="eastAsia"/>
                    <w:color w:val="auto"/>
                    <w:sz w:val="20"/>
                  </w:rPr>
                </w:rPrChange>
              </w:rPr>
              <w:t>박</w:t>
            </w:r>
            <w:r w:rsidRPr="002646CB">
              <w:rPr>
                <w:rFonts w:ascii="바탕" w:hAnsi="바탕"/>
                <w:color w:val="auto"/>
                <w:sz w:val="20"/>
                <w:rPrChange w:id="1019" w:author="ETRI-김종원" w:date="2019-12-10T10:44:00Z">
                  <w:rPr>
                    <w:rFonts w:ascii="맑은 고딕" w:eastAsia="맑은 고딕" w:hAnsi="맑은 고딕"/>
                    <w:color w:val="auto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color w:val="auto"/>
                <w:sz w:val="20"/>
                <w:rPrChange w:id="1020" w:author="ETRI-김종원" w:date="2019-12-10T10:44:00Z">
                  <w:rPr>
                    <w:rFonts w:ascii="맑은 고딕" w:eastAsia="맑은 고딕" w:hAnsi="맑은 고딕" w:hint="eastAsia"/>
                    <w:color w:val="auto"/>
                    <w:sz w:val="20"/>
                  </w:rPr>
                </w:rPrChange>
              </w:rPr>
              <w:t>완</w:t>
            </w:r>
            <w:r w:rsidRPr="002646CB">
              <w:rPr>
                <w:rFonts w:ascii="바탕" w:hAnsi="바탕"/>
                <w:color w:val="auto"/>
                <w:sz w:val="20"/>
                <w:rPrChange w:id="1021" w:author="ETRI-김종원" w:date="2019-12-10T10:44:00Z">
                  <w:rPr>
                    <w:rFonts w:ascii="맑은 고딕" w:eastAsia="맑은 고딕" w:hAnsi="맑은 고딕"/>
                    <w:color w:val="auto"/>
                    <w:sz w:val="20"/>
                  </w:rPr>
                </w:rPrChange>
              </w:rPr>
              <w:t xml:space="preserve"> 기</w:t>
            </w:r>
          </w:p>
        </w:tc>
        <w:tc>
          <w:tcPr>
            <w:tcW w:w="293" w:type="pct"/>
            <w:vAlign w:val="center"/>
          </w:tcPr>
          <w:p w14:paraId="68065913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2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56942DF4" w14:textId="77777777" w:rsidR="007C0602" w:rsidRPr="002646CB" w:rsidRDefault="007C0602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102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1024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한국전자통신연구원</w:t>
            </w:r>
          </w:p>
        </w:tc>
        <w:tc>
          <w:tcPr>
            <w:tcW w:w="308" w:type="pct"/>
            <w:vAlign w:val="center"/>
          </w:tcPr>
          <w:p w14:paraId="0DB3D3BE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2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46CEDB4B" w14:textId="2C86C3A6" w:rsidR="007C0602" w:rsidRPr="002646CB" w:rsidRDefault="002607BC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2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27" w:author="박 진상" w:date="2019-10-15T14:07:00Z">
              <w:r w:rsidRPr="002646CB">
                <w:rPr>
                  <w:rFonts w:ascii="바탕" w:hAnsi="바탕" w:hint="eastAsia"/>
                  <w:color w:val="auto"/>
                  <w:sz w:val="20"/>
                  <w:rPrChange w:id="1028" w:author="ETRI-김종원" w:date="2019-12-10T10:44:00Z">
                    <w:rPr>
                      <w:rFonts w:ascii="바탕" w:hAnsi="바탕" w:hint="eastAsia"/>
                      <w:color w:val="auto"/>
                      <w:sz w:val="20"/>
                    </w:rPr>
                  </w:rPrChange>
                </w:rPr>
                <w:t>실장</w:t>
              </w:r>
            </w:ins>
            <w:del w:id="1029" w:author="박 진상" w:date="2019-10-15T14:07:00Z">
              <w:r w:rsidR="007C0602" w:rsidRPr="002646CB" w:rsidDel="002607BC">
                <w:rPr>
                  <w:rFonts w:ascii="바탕" w:hAnsi="바탕"/>
                  <w:color w:val="auto"/>
                  <w:sz w:val="20"/>
                  <w:rPrChange w:id="1030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delText>PL</w:delText>
              </w:r>
            </w:del>
          </w:p>
        </w:tc>
        <w:tc>
          <w:tcPr>
            <w:tcW w:w="218" w:type="pct"/>
            <w:vAlign w:val="center"/>
          </w:tcPr>
          <w:p w14:paraId="08BF99BA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103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79335CB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6F3F22F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3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33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1034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위</w:t>
            </w:r>
            <w:r w:rsidRPr="002646CB">
              <w:rPr>
                <w:rFonts w:ascii="Arial" w:hAnsi="Arial" w:hint="eastAsia"/>
                <w:color w:val="auto"/>
                <w:sz w:val="20"/>
                <w:rPrChange w:id="1035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1036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원</w:t>
            </w:r>
            <w:r w:rsidRPr="002646CB">
              <w:rPr>
                <w:rFonts w:ascii="Arial" w:hAnsi="Arial" w:hint="eastAsia"/>
                <w:color w:val="auto"/>
                <w:sz w:val="20"/>
                <w:rPrChange w:id="1037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079EF894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3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8B2F0D9" w14:textId="520490F1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3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40" w:author="박 진상" w:date="2019-10-08T04:13:00Z">
              <w:r w:rsidRPr="002646CB">
                <w:rPr>
                  <w:rFonts w:ascii="바탕" w:hAnsi="바탕" w:hint="eastAsia"/>
                  <w:color w:val="auto"/>
                  <w:sz w:val="20"/>
                  <w:rPrChange w:id="1041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김</w:t>
              </w:r>
            </w:ins>
            <w:del w:id="1042" w:author="박 진상" w:date="2019-10-08T04:13:00Z">
              <w:r w:rsidR="007C0602" w:rsidRPr="002646CB" w:rsidDel="004D7A0A">
                <w:rPr>
                  <w:rFonts w:ascii="바탕" w:hAnsi="바탕" w:hint="eastAsia"/>
                  <w:color w:val="auto"/>
                  <w:sz w:val="20"/>
                  <w:rPrChange w:id="1043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delText>박진상</w:delText>
              </w:r>
            </w:del>
            <w:ins w:id="1044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45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종원</w:t>
              </w:r>
            </w:ins>
          </w:p>
        </w:tc>
        <w:tc>
          <w:tcPr>
            <w:tcW w:w="293" w:type="pct"/>
            <w:vAlign w:val="center"/>
          </w:tcPr>
          <w:p w14:paraId="03CE9FAF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4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28D0B0F3" w14:textId="77777777" w:rsidR="007C0602" w:rsidRPr="002646CB" w:rsidRDefault="007C0602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104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1048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한국전자통신연구원</w:t>
            </w:r>
          </w:p>
        </w:tc>
        <w:tc>
          <w:tcPr>
            <w:tcW w:w="308" w:type="pct"/>
            <w:vAlign w:val="center"/>
          </w:tcPr>
          <w:p w14:paraId="692132D7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4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9A856C5" w14:textId="77777777" w:rsidR="007C0602" w:rsidRPr="002646CB" w:rsidRDefault="007C0602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5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1051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책임</w:t>
            </w:r>
          </w:p>
        </w:tc>
        <w:tc>
          <w:tcPr>
            <w:tcW w:w="218" w:type="pct"/>
            <w:vAlign w:val="center"/>
          </w:tcPr>
          <w:p w14:paraId="0A15964A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105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5BBBE4C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2799FE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5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4EF8CB85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5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9A47C4B" w14:textId="7BF7E3C1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5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56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57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허</w:t>
              </w:r>
            </w:ins>
            <w:ins w:id="1058" w:author="박 진상" w:date="2019-10-15T14:07:00Z">
              <w:r w:rsidR="002607BC" w:rsidRPr="002646CB">
                <w:rPr>
                  <w:rFonts w:ascii="바탕" w:hAnsi="바탕" w:hint="eastAsia"/>
                  <w:color w:val="auto"/>
                  <w:sz w:val="20"/>
                  <w:rPrChange w:id="1059" w:author="ETRI-김종원" w:date="2019-12-10T10:44:00Z">
                    <w:rPr>
                      <w:rFonts w:ascii="바탕" w:hAnsi="바탕" w:hint="eastAsia"/>
                      <w:color w:val="auto"/>
                      <w:sz w:val="20"/>
                    </w:rPr>
                  </w:rPrChange>
                </w:rPr>
                <w:t>세</w:t>
              </w:r>
            </w:ins>
            <w:ins w:id="1060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61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완</w:t>
              </w:r>
            </w:ins>
            <w:del w:id="1062" w:author="박 진상" w:date="2019-10-08T04:14:00Z">
              <w:r w:rsidR="007C0602" w:rsidRPr="002646CB" w:rsidDel="004D7A0A">
                <w:rPr>
                  <w:rFonts w:ascii="바탕" w:hAnsi="바탕" w:hint="eastAsia"/>
                  <w:color w:val="auto"/>
                  <w:sz w:val="20"/>
                  <w:rPrChange w:id="1063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delText>박재성</w:delText>
              </w:r>
            </w:del>
          </w:p>
        </w:tc>
        <w:tc>
          <w:tcPr>
            <w:tcW w:w="293" w:type="pct"/>
            <w:vAlign w:val="center"/>
          </w:tcPr>
          <w:p w14:paraId="76410DF4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6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38C13922" w14:textId="05F378C1" w:rsidR="007C0602" w:rsidRPr="002646CB" w:rsidRDefault="007C0602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106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del w:id="1066" w:author="박 진상" w:date="2019-10-08T04:14:00Z">
              <w:r w:rsidRPr="002646CB" w:rsidDel="004D7A0A">
                <w:rPr>
                  <w:rFonts w:ascii="바탕" w:hAnsi="바탕" w:hint="eastAsia"/>
                  <w:color w:val="auto"/>
                  <w:sz w:val="20"/>
                  <w:rPrChange w:id="106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한국스마트홈산업협회</w:delText>
              </w:r>
            </w:del>
            <w:ins w:id="1068" w:author="박 진상" w:date="2019-10-08T04:14:00Z">
              <w:r w:rsidR="004D7A0A" w:rsidRPr="002646CB">
                <w:rPr>
                  <w:rFonts w:ascii="바탕" w:hAnsi="바탕" w:hint="eastAsia"/>
                  <w:color w:val="auto"/>
                  <w:sz w:val="20"/>
                  <w:rPrChange w:id="106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한국전자통신연구원</w:t>
              </w:r>
            </w:ins>
          </w:p>
        </w:tc>
        <w:tc>
          <w:tcPr>
            <w:tcW w:w="308" w:type="pct"/>
            <w:vAlign w:val="center"/>
          </w:tcPr>
          <w:p w14:paraId="67B9B1FA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7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59EDC1D9" w14:textId="4FE0961D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7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72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73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선임</w:t>
              </w:r>
            </w:ins>
            <w:del w:id="1074" w:author="박 진상" w:date="2019-10-08T04:14:00Z">
              <w:r w:rsidR="007C0602" w:rsidRPr="002646CB" w:rsidDel="004D7A0A">
                <w:rPr>
                  <w:rFonts w:ascii="바탕" w:hAnsi="바탕" w:hint="eastAsia"/>
                  <w:color w:val="auto"/>
                  <w:sz w:val="20"/>
                  <w:rPrChange w:id="107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11328F9B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107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7336C40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243A9D6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7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08D75BE6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7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48ED4246" w14:textId="6B1978E0" w:rsidR="007C0602" w:rsidRPr="002646CB" w:rsidRDefault="004D7A0A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7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80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8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박진상</w:t>
              </w:r>
            </w:ins>
          </w:p>
        </w:tc>
        <w:tc>
          <w:tcPr>
            <w:tcW w:w="293" w:type="pct"/>
            <w:vAlign w:val="center"/>
          </w:tcPr>
          <w:p w14:paraId="5114485A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8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2288522" w14:textId="5608DA30" w:rsidR="007C0602" w:rsidRPr="002646CB" w:rsidRDefault="004D7A0A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108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84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8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전략기술경영연구원</w:t>
              </w:r>
            </w:ins>
          </w:p>
        </w:tc>
        <w:tc>
          <w:tcPr>
            <w:tcW w:w="308" w:type="pct"/>
            <w:vAlign w:val="center"/>
          </w:tcPr>
          <w:p w14:paraId="37881410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108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A7671D1" w14:textId="7D988ADE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108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88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108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부원장</w:t>
              </w:r>
            </w:ins>
          </w:p>
        </w:tc>
        <w:tc>
          <w:tcPr>
            <w:tcW w:w="218" w:type="pct"/>
            <w:vAlign w:val="center"/>
          </w:tcPr>
          <w:p w14:paraId="2CF94E1F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109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6A670FD2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70AB59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9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10E5C15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9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5938069E" w14:textId="234BC9B1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9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094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  <w:rPrChange w:id="109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홍대승</w:t>
              </w:r>
            </w:ins>
          </w:p>
        </w:tc>
        <w:tc>
          <w:tcPr>
            <w:tcW w:w="293" w:type="pct"/>
            <w:vAlign w:val="center"/>
          </w:tcPr>
          <w:p w14:paraId="5562C293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9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48CF5FD0" w14:textId="32FD46E7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09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pPrChange w:id="1098" w:author="박 진상" w:date="2019-10-15T20:00:00Z">
                <w:pPr>
                  <w:pStyle w:val="aa"/>
                  <w:jc w:val="distribute"/>
                </w:pPr>
              </w:pPrChange>
            </w:pPr>
            <w:ins w:id="1099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  <w:rPrChange w:id="110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㈜제니스텍</w:t>
              </w:r>
            </w:ins>
          </w:p>
        </w:tc>
        <w:tc>
          <w:tcPr>
            <w:tcW w:w="308" w:type="pct"/>
            <w:vAlign w:val="center"/>
          </w:tcPr>
          <w:p w14:paraId="569B834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0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70931E3" w14:textId="55D66A51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0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03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  <w:rPrChange w:id="110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책임</w:t>
              </w:r>
            </w:ins>
          </w:p>
        </w:tc>
        <w:tc>
          <w:tcPr>
            <w:tcW w:w="218" w:type="pct"/>
            <w:vAlign w:val="center"/>
          </w:tcPr>
          <w:p w14:paraId="26CB902F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105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237BBB9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ED6E6B3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0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99" w:type="pct"/>
            <w:vAlign w:val="center"/>
          </w:tcPr>
          <w:p w14:paraId="655D1AB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0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FD6FFCD" w14:textId="440B5B18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0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09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  <w:rPrChange w:id="111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신만철</w:t>
              </w:r>
            </w:ins>
          </w:p>
        </w:tc>
        <w:tc>
          <w:tcPr>
            <w:tcW w:w="293" w:type="pct"/>
            <w:vAlign w:val="center"/>
          </w:tcPr>
          <w:p w14:paraId="3620381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1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0D146AF4" w14:textId="4590B253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11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pPrChange w:id="1113" w:author="박 진상" w:date="2019-10-15T20:00:00Z">
                <w:pPr>
                  <w:pStyle w:val="aa"/>
                  <w:jc w:val="distribute"/>
                </w:pPr>
              </w:pPrChange>
            </w:pPr>
            <w:ins w:id="1114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1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㈜파워이십일</w:t>
              </w:r>
            </w:ins>
          </w:p>
        </w:tc>
        <w:tc>
          <w:tcPr>
            <w:tcW w:w="308" w:type="pct"/>
            <w:vAlign w:val="center"/>
          </w:tcPr>
          <w:p w14:paraId="6357C6A4" w14:textId="041C06ED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1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96C5DAA" w14:textId="7B8EBD01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1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18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1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이사</w:t>
              </w:r>
            </w:ins>
          </w:p>
        </w:tc>
        <w:tc>
          <w:tcPr>
            <w:tcW w:w="218" w:type="pct"/>
            <w:vAlign w:val="center"/>
          </w:tcPr>
          <w:p w14:paraId="0D5225AB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12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44CBD08D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CD902C6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2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204" w:type="pct"/>
            <w:gridSpan w:val="2"/>
            <w:vAlign w:val="center"/>
          </w:tcPr>
          <w:p w14:paraId="0C4C3B20" w14:textId="77777777" w:rsidR="007C0602" w:rsidRPr="002646CB" w:rsidRDefault="007C0602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2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pPrChange w:id="1123" w:author="박 진상" w:date="2019-10-15T20:00:00Z">
                <w:pPr>
                  <w:pStyle w:val="aa"/>
                  <w:jc w:val="center"/>
                </w:pPr>
              </w:pPrChange>
            </w:pPr>
          </w:p>
        </w:tc>
        <w:tc>
          <w:tcPr>
            <w:tcW w:w="560" w:type="pct"/>
            <w:vAlign w:val="center"/>
          </w:tcPr>
          <w:p w14:paraId="63850241" w14:textId="199DD704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2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25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2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이철송</w:t>
              </w:r>
            </w:ins>
          </w:p>
        </w:tc>
        <w:tc>
          <w:tcPr>
            <w:tcW w:w="308" w:type="pct"/>
            <w:gridSpan w:val="2"/>
            <w:vAlign w:val="center"/>
          </w:tcPr>
          <w:p w14:paraId="00B46A5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2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68" w:type="pct"/>
            <w:vAlign w:val="center"/>
          </w:tcPr>
          <w:p w14:paraId="245FF5E1" w14:textId="52E44BDB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12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pPrChange w:id="1129" w:author="박 진상" w:date="2019-10-15T20:00:00Z">
                <w:pPr>
                  <w:pStyle w:val="aa"/>
                  <w:jc w:val="distribute"/>
                </w:pPr>
              </w:pPrChange>
            </w:pPr>
            <w:ins w:id="1130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3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㈜대은</w:t>
              </w:r>
            </w:ins>
          </w:p>
        </w:tc>
        <w:tc>
          <w:tcPr>
            <w:tcW w:w="320" w:type="pct"/>
            <w:gridSpan w:val="2"/>
            <w:vAlign w:val="center"/>
          </w:tcPr>
          <w:p w14:paraId="106878A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3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53" w:type="pct"/>
            <w:vAlign w:val="center"/>
          </w:tcPr>
          <w:p w14:paraId="12E981B0" w14:textId="22711E0E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3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34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3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소장</w:t>
              </w:r>
            </w:ins>
          </w:p>
        </w:tc>
        <w:tc>
          <w:tcPr>
            <w:tcW w:w="227" w:type="pct"/>
            <w:gridSpan w:val="2"/>
            <w:vAlign w:val="center"/>
          </w:tcPr>
          <w:p w14:paraId="2321050F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13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7C0602" w:rsidRPr="002646CB" w14:paraId="002177C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A0C86FA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3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204" w:type="pct"/>
            <w:gridSpan w:val="2"/>
            <w:vAlign w:val="center"/>
          </w:tcPr>
          <w:p w14:paraId="2DA30D92" w14:textId="77777777" w:rsidR="007C0602" w:rsidRPr="002646CB" w:rsidRDefault="007C0602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3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pPrChange w:id="1139" w:author="박 진상" w:date="2019-10-15T20:00:00Z">
                <w:pPr>
                  <w:pStyle w:val="aa"/>
                  <w:jc w:val="center"/>
                </w:pPr>
              </w:pPrChange>
            </w:pPr>
          </w:p>
        </w:tc>
        <w:tc>
          <w:tcPr>
            <w:tcW w:w="560" w:type="pct"/>
            <w:vAlign w:val="center"/>
          </w:tcPr>
          <w:p w14:paraId="634C7154" w14:textId="374632BF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4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41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4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정재</w:t>
              </w:r>
            </w:ins>
            <w:ins w:id="1143" w:author="ETRI-김종원" w:date="2019-11-05T15:44:00Z">
              <w:r w:rsidR="008E2A15" w:rsidRPr="002646CB">
                <w:rPr>
                  <w:rFonts w:ascii="Arial" w:hAnsi="Arial" w:hint="eastAsia"/>
                  <w:color w:val="auto"/>
                  <w:sz w:val="20"/>
                  <w:rPrChange w:id="114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성</w:t>
              </w:r>
            </w:ins>
            <w:ins w:id="1145" w:author="박 진상" w:date="2019-10-15T19:59:00Z">
              <w:del w:id="1146" w:author="ETRI-김종원" w:date="2019-11-05T15:44:00Z">
                <w:r w:rsidRPr="002646CB" w:rsidDel="008E2A15">
                  <w:rPr>
                    <w:rFonts w:ascii="Arial" w:hAnsi="Arial" w:hint="eastAsia"/>
                    <w:color w:val="auto"/>
                    <w:sz w:val="20"/>
                    <w:rPrChange w:id="1147" w:author="ETRI-김종원" w:date="2019-12-10T10:44:00Z">
                      <w:rPr>
                        <w:rFonts w:ascii="Arial" w:hAnsi="Arial" w:hint="eastAsia"/>
                        <w:color w:val="auto"/>
                        <w:sz w:val="20"/>
                      </w:rPr>
                    </w:rPrChange>
                  </w:rPr>
                  <w:delText>승</w:delText>
                </w:r>
              </w:del>
            </w:ins>
          </w:p>
        </w:tc>
        <w:tc>
          <w:tcPr>
            <w:tcW w:w="308" w:type="pct"/>
            <w:gridSpan w:val="2"/>
            <w:vAlign w:val="center"/>
          </w:tcPr>
          <w:p w14:paraId="06A494D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4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68" w:type="pct"/>
            <w:vAlign w:val="center"/>
          </w:tcPr>
          <w:p w14:paraId="72ED9540" w14:textId="41F8CAD4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14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  <w:pPrChange w:id="1150" w:author="박 진상" w:date="2019-10-15T20:00:00Z">
                <w:pPr>
                  <w:pStyle w:val="aa"/>
                  <w:jc w:val="distribute"/>
                </w:pPr>
              </w:pPrChange>
            </w:pPr>
            <w:ins w:id="1151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5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아주대학교</w:t>
              </w:r>
            </w:ins>
          </w:p>
        </w:tc>
        <w:tc>
          <w:tcPr>
            <w:tcW w:w="320" w:type="pct"/>
            <w:gridSpan w:val="2"/>
            <w:vAlign w:val="center"/>
          </w:tcPr>
          <w:p w14:paraId="1F83A01A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5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53" w:type="pct"/>
            <w:vAlign w:val="center"/>
          </w:tcPr>
          <w:p w14:paraId="17A1D5FF" w14:textId="6933278F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5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1155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  <w:rPrChange w:id="115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교수</w:t>
              </w:r>
            </w:ins>
          </w:p>
        </w:tc>
        <w:tc>
          <w:tcPr>
            <w:tcW w:w="227" w:type="pct"/>
            <w:gridSpan w:val="2"/>
            <w:vAlign w:val="center"/>
          </w:tcPr>
          <w:p w14:paraId="369B553B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15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</w:tbl>
    <w:p w14:paraId="1EFBC6E3" w14:textId="77777777" w:rsidR="006C6A3F" w:rsidRPr="002646CB" w:rsidRDefault="006C6A3F" w:rsidP="00B3568A">
      <w:pPr>
        <w:rPr>
          <w:rFonts w:ascii="돋움" w:eastAsia="돋움" w:hAnsi="돋움"/>
          <w:sz w:val="17"/>
          <w:rPrChange w:id="1158" w:author="ETRI-김종원" w:date="2019-12-10T10:44:00Z">
            <w:rPr>
              <w:rFonts w:ascii="돋움" w:eastAsia="돋움" w:hAnsi="돋움"/>
              <w:sz w:val="17"/>
            </w:rPr>
          </w:rPrChange>
        </w:rPr>
      </w:pPr>
    </w:p>
    <w:p w14:paraId="3C09A68B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spacing w:line="320" w:lineRule="exact"/>
        <w:jc w:val="center"/>
        <w:rPr>
          <w:rFonts w:ascii="바탕" w:hAnsi="바탕"/>
          <w:rPrChange w:id="1159" w:author="ETRI-김종원" w:date="2019-12-10T10:44:00Z">
            <w:rPr>
              <w:rFonts w:ascii="바탕" w:hAnsi="바탕"/>
            </w:rPr>
          </w:rPrChange>
        </w:rPr>
      </w:pPr>
      <w:r w:rsidRPr="002646CB">
        <w:rPr>
          <w:rFonts w:ascii="바탕" w:hAnsi="바탕" w:hint="eastAsia"/>
          <w:rPrChange w:id="1160" w:author="ETRI-김종원" w:date="2019-12-10T10:44:00Z">
            <w:rPr>
              <w:rFonts w:ascii="바탕" w:hAnsi="바탕" w:hint="eastAsia"/>
            </w:rPr>
          </w:rPrChange>
        </w:rPr>
        <w:t>표준열람 : 스마트그리드 표준화 포럼 (http://www.ksga.org/sgstandard)</w:t>
      </w:r>
    </w:p>
    <w:p w14:paraId="5946ED93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spacing w:line="312" w:lineRule="auto"/>
        <w:jc w:val="center"/>
        <w:rPr>
          <w:rFonts w:ascii="바탕" w:hAnsi="바탕"/>
          <w:rPrChange w:id="1161" w:author="ETRI-김종원" w:date="2019-12-10T10:44:00Z">
            <w:rPr>
              <w:rFonts w:ascii="바탕" w:hAnsi="바탕"/>
              <w:color w:val="000000"/>
            </w:rPr>
          </w:rPrChange>
        </w:rPr>
      </w:pPr>
      <w:r w:rsidRPr="002646CB">
        <w:rPr>
          <w:rFonts w:ascii="바탕" w:hAnsi="바탕" w:hint="eastAsia"/>
          <w:rPrChange w:id="1162" w:author="ETRI-김종원" w:date="2019-12-10T10:44:00Z">
            <w:rPr>
              <w:rFonts w:ascii="바탕" w:hAnsi="바탕" w:hint="eastAsia"/>
              <w:color w:val="000000"/>
            </w:rPr>
          </w:rPrChange>
        </w:rPr>
        <w:t>━━━━━━━━━━━━━━━━━━━━━━━━━━━━━━━━━━━━━━━</w:t>
      </w:r>
    </w:p>
    <w:p w14:paraId="1114FA65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  <w:rPrChange w:id="1163" w:author="ETRI-김종원" w:date="2019-12-10T10:44:00Z">
            <w:rPr>
              <w:rFonts w:ascii="바탕" w:hAnsi="바탕"/>
              <w:sz w:val="18"/>
              <w:szCs w:val="18"/>
            </w:rPr>
          </w:rPrChange>
        </w:rPr>
      </w:pPr>
      <w:r w:rsidRPr="002646CB">
        <w:rPr>
          <w:rFonts w:ascii="바탕" w:hAnsi="바탕" w:hint="eastAsia"/>
          <w:sz w:val="18"/>
          <w:szCs w:val="18"/>
          <w:rPrChange w:id="1164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제 정 자</w:t>
      </w:r>
      <w:r w:rsidRPr="002646CB">
        <w:rPr>
          <w:rFonts w:ascii="바탕" w:hAnsi="바탕"/>
          <w:sz w:val="18"/>
          <w:szCs w:val="18"/>
          <w:rPrChange w:id="1165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t>：</w:t>
      </w:r>
      <w:r w:rsidRPr="002646CB">
        <w:rPr>
          <w:rFonts w:ascii="바탕" w:hAnsi="바탕" w:hint="eastAsia"/>
          <w:sz w:val="18"/>
          <w:szCs w:val="18"/>
          <w:rPrChange w:id="1166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운영위원회 위원장</w:t>
      </w:r>
      <w:r w:rsidRPr="002646CB">
        <w:rPr>
          <w:rFonts w:ascii="바탕" w:hAnsi="바탕" w:hint="eastAsia"/>
          <w:sz w:val="18"/>
          <w:szCs w:val="18"/>
          <w:rPrChange w:id="1167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ab/>
      </w:r>
    </w:p>
    <w:p w14:paraId="6CD6ADEF" w14:textId="3E00B31C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  <w:rPrChange w:id="1168" w:author="ETRI-김종원" w:date="2019-12-10T10:44:00Z">
            <w:rPr>
              <w:rFonts w:ascii="바탕" w:hAnsi="바탕"/>
              <w:sz w:val="18"/>
              <w:szCs w:val="18"/>
            </w:rPr>
          </w:rPrChange>
        </w:rPr>
      </w:pPr>
      <w:r w:rsidRPr="002646CB">
        <w:rPr>
          <w:rFonts w:ascii="바탕" w:hAnsi="바탕"/>
          <w:sz w:val="18"/>
          <w:szCs w:val="18"/>
          <w:rPrChange w:id="1169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begin"/>
      </w:r>
      <w:r w:rsidRPr="002646CB">
        <w:rPr>
          <w:rFonts w:ascii="바탕" w:hAnsi="바탕"/>
          <w:sz w:val="18"/>
          <w:szCs w:val="18"/>
          <w:rPrChange w:id="1170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 xml:space="preserve"> </w:instrText>
      </w:r>
      <w:r w:rsidRPr="002646CB">
        <w:rPr>
          <w:rFonts w:ascii="바탕" w:hAnsi="바탕" w:hint="eastAsia"/>
          <w:sz w:val="18"/>
          <w:szCs w:val="18"/>
          <w:rPrChange w:id="1171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instrText xml:space="preserve">IF </w:instrText>
      </w:r>
      <w:r w:rsidR="00696A14" w:rsidRPr="002646CB">
        <w:rPr>
          <w:rPrChange w:id="1172" w:author="ETRI-김종원" w:date="2019-12-10T10:44:00Z">
            <w:rPr/>
          </w:rPrChange>
        </w:rPr>
        <w:fldChar w:fldCharType="begin"/>
      </w:r>
      <w:r w:rsidR="00696A14" w:rsidRPr="002646CB">
        <w:rPr>
          <w:rPrChange w:id="1173" w:author="ETRI-김종원" w:date="2019-12-10T10:44:00Z">
            <w:rPr/>
          </w:rPrChange>
        </w:rPr>
        <w:instrText xml:space="preserve"> DOCPROPERTY "NCKnd"  \* MERGEFORMAT </w:instrText>
      </w:r>
      <w:r w:rsidR="00696A14" w:rsidRPr="002646CB">
        <w:rPr>
          <w:rPrChange w:id="1174" w:author="ETRI-김종원" w:date="2019-12-10T10:44:00Z">
            <w:rPr/>
          </w:rPrChange>
        </w:rPr>
        <w:fldChar w:fldCharType="separate"/>
      </w:r>
      <w:r w:rsidR="003559F7" w:rsidRPr="002646CB">
        <w:rPr>
          <w:rFonts w:ascii="바탕" w:hAnsi="바탕"/>
          <w:sz w:val="18"/>
          <w:szCs w:val="18"/>
          <w:rPrChange w:id="1175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>1</w:instrText>
      </w:r>
      <w:r w:rsidR="00696A14" w:rsidRPr="002646CB">
        <w:rPr>
          <w:rFonts w:ascii="바탕" w:hAnsi="바탕"/>
          <w:sz w:val="18"/>
          <w:szCs w:val="18"/>
          <w:rPrChange w:id="1176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end"/>
      </w:r>
      <w:r w:rsidRPr="002646CB">
        <w:rPr>
          <w:rFonts w:ascii="바탕" w:hAnsi="바탕"/>
          <w:sz w:val="18"/>
          <w:szCs w:val="18"/>
          <w:rPrChange w:id="1177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 xml:space="preserve"> </w:instrText>
      </w:r>
      <w:r w:rsidRPr="002646CB">
        <w:rPr>
          <w:rFonts w:ascii="바탕" w:hAnsi="바탕" w:hint="eastAsia"/>
          <w:sz w:val="18"/>
          <w:szCs w:val="18"/>
          <w:rPrChange w:id="1178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instrText xml:space="preserve">= 1 </w:instrText>
      </w:r>
      <w:r w:rsidRPr="002646CB">
        <w:rPr>
          <w:rFonts w:ascii="바탕" w:hAnsi="바탕"/>
          <w:sz w:val="18"/>
          <w:szCs w:val="18"/>
          <w:rPrChange w:id="1179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begin"/>
      </w:r>
      <w:r w:rsidRPr="002646CB">
        <w:rPr>
          <w:rFonts w:ascii="바탕" w:hAnsi="바탕"/>
          <w:sz w:val="18"/>
          <w:szCs w:val="18"/>
          <w:rPrChange w:id="1180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 xml:space="preserve"> QUOTE  "제</w:instrText>
      </w:r>
      <w:r w:rsidRPr="002646CB">
        <w:rPr>
          <w:rFonts w:ascii="바탕" w:hAnsi="바탕" w:hint="eastAsia"/>
          <w:sz w:val="18"/>
          <w:szCs w:val="18"/>
          <w:rPrChange w:id="1181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instrText xml:space="preserve">    </w:instrText>
      </w:r>
      <w:r w:rsidRPr="002646CB">
        <w:rPr>
          <w:rFonts w:ascii="바탕" w:hAnsi="바탕"/>
          <w:sz w:val="18"/>
          <w:szCs w:val="18"/>
          <w:rPrChange w:id="1182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>정</w:instrText>
      </w:r>
      <w:r w:rsidRPr="002646CB">
        <w:rPr>
          <w:rFonts w:ascii="바탕" w:hAnsi="바탕" w:hint="eastAsia"/>
          <w:sz w:val="18"/>
          <w:szCs w:val="18"/>
          <w:rPrChange w:id="1183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instrText>：</w:instrText>
      </w:r>
      <w:r w:rsidRPr="002646CB">
        <w:rPr>
          <w:rFonts w:ascii="바탕" w:hAnsi="바탕"/>
          <w:sz w:val="18"/>
          <w:szCs w:val="18"/>
          <w:rPrChange w:id="1184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 xml:space="preserve">"  \* MERGEFORMAT </w:instrText>
      </w:r>
      <w:r w:rsidRPr="002646CB">
        <w:rPr>
          <w:rFonts w:ascii="바탕" w:hAnsi="바탕"/>
          <w:sz w:val="18"/>
          <w:szCs w:val="18"/>
          <w:rPrChange w:id="1185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separate"/>
      </w:r>
      <w:r w:rsidR="003559F7" w:rsidRPr="002646CB">
        <w:rPr>
          <w:rFonts w:ascii="바탕" w:hAnsi="바탕"/>
          <w:sz w:val="18"/>
          <w:szCs w:val="18"/>
          <w:rPrChange w:id="1186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>제</w:instrText>
      </w:r>
      <w:r w:rsidR="003559F7" w:rsidRPr="002646CB">
        <w:rPr>
          <w:rFonts w:ascii="바탕" w:hAnsi="바탕" w:hint="eastAsia"/>
          <w:sz w:val="18"/>
          <w:szCs w:val="18"/>
          <w:rPrChange w:id="1187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instrText xml:space="preserve">    </w:instrText>
      </w:r>
      <w:r w:rsidR="003559F7" w:rsidRPr="002646CB">
        <w:rPr>
          <w:rFonts w:ascii="바탕" w:hAnsi="바탕"/>
          <w:sz w:val="18"/>
          <w:szCs w:val="18"/>
          <w:rPrChange w:id="1188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>정</w:instrText>
      </w:r>
      <w:r w:rsidR="003559F7" w:rsidRPr="002646CB">
        <w:rPr>
          <w:rFonts w:ascii="바탕" w:hAnsi="바탕" w:hint="eastAsia"/>
          <w:sz w:val="18"/>
          <w:szCs w:val="18"/>
          <w:rPrChange w:id="1189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instrText>：</w:instrText>
      </w:r>
      <w:r w:rsidRPr="002646CB">
        <w:rPr>
          <w:rFonts w:ascii="바탕" w:hAnsi="바탕"/>
          <w:sz w:val="18"/>
          <w:szCs w:val="18"/>
          <w:rPrChange w:id="1190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end"/>
      </w:r>
      <w:r w:rsidRPr="002646CB">
        <w:rPr>
          <w:rFonts w:ascii="바탕" w:hAnsi="바탕"/>
          <w:sz w:val="18"/>
          <w:szCs w:val="18"/>
          <w:rPrChange w:id="1191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instrText xml:space="preserve"> </w:instrText>
      </w:r>
      <w:r w:rsidRPr="002646CB">
        <w:rPr>
          <w:rFonts w:ascii="바탕" w:hAnsi="바탕"/>
          <w:sz w:val="18"/>
          <w:szCs w:val="18"/>
          <w:rPrChange w:id="1192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separate"/>
      </w:r>
      <w:r w:rsidR="003559F7" w:rsidRPr="002646CB">
        <w:rPr>
          <w:rFonts w:ascii="바탕" w:hAnsi="바탕"/>
          <w:sz w:val="18"/>
          <w:szCs w:val="18"/>
          <w:rPrChange w:id="1193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t>제</w:t>
      </w:r>
      <w:r w:rsidR="003559F7" w:rsidRPr="002646CB">
        <w:rPr>
          <w:rFonts w:ascii="바탕" w:hAnsi="바탕" w:hint="eastAsia"/>
          <w:sz w:val="18"/>
          <w:szCs w:val="18"/>
          <w:rPrChange w:id="1194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 xml:space="preserve">    </w:t>
      </w:r>
      <w:r w:rsidR="003559F7" w:rsidRPr="002646CB">
        <w:rPr>
          <w:rFonts w:ascii="바탕" w:hAnsi="바탕"/>
          <w:sz w:val="18"/>
          <w:szCs w:val="18"/>
          <w:rPrChange w:id="1195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t>정</w:t>
      </w:r>
      <w:r w:rsidR="003559F7" w:rsidRPr="002646CB">
        <w:rPr>
          <w:rFonts w:ascii="바탕" w:hAnsi="바탕" w:hint="eastAsia"/>
          <w:sz w:val="18"/>
          <w:szCs w:val="18"/>
          <w:rPrChange w:id="1196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：</w:t>
      </w:r>
      <w:r w:rsidRPr="002646CB">
        <w:rPr>
          <w:rFonts w:ascii="바탕" w:hAnsi="바탕"/>
          <w:sz w:val="18"/>
          <w:szCs w:val="18"/>
          <w:rPrChange w:id="1197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end"/>
      </w:r>
      <w:r w:rsidRPr="002646CB">
        <w:rPr>
          <w:rFonts w:ascii="바탕" w:hAnsi="바탕" w:hint="eastAsia"/>
          <w:sz w:val="18"/>
          <w:szCs w:val="18"/>
          <w:rPrChange w:id="1198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201</w:t>
      </w:r>
      <w:ins w:id="1199" w:author="박 진상" w:date="2019-10-08T04:15:00Z">
        <w:r w:rsidR="004D7A0A" w:rsidRPr="002646CB">
          <w:rPr>
            <w:rFonts w:ascii="바탕" w:hAnsi="바탕"/>
            <w:sz w:val="18"/>
            <w:szCs w:val="18"/>
            <w:rPrChange w:id="1200" w:author="ETRI-김종원" w:date="2019-12-10T10:44:00Z">
              <w:rPr>
                <w:rFonts w:ascii="바탕" w:hAnsi="바탕"/>
                <w:sz w:val="18"/>
                <w:szCs w:val="18"/>
              </w:rPr>
            </w:rPrChange>
          </w:rPr>
          <w:t>9</w:t>
        </w:r>
      </w:ins>
      <w:del w:id="1201" w:author="박 진상" w:date="2019-10-08T04:15:00Z">
        <w:r w:rsidRPr="002646CB" w:rsidDel="004D7A0A">
          <w:rPr>
            <w:rFonts w:ascii="바탕" w:hAnsi="바탕" w:hint="eastAsia"/>
            <w:sz w:val="18"/>
            <w:szCs w:val="18"/>
            <w:rPrChange w:id="1202" w:author="ETRI-김종원" w:date="2019-12-10T10:44:00Z">
              <w:rPr>
                <w:rFonts w:ascii="바탕" w:hAnsi="바탕" w:hint="eastAsia"/>
                <w:sz w:val="18"/>
                <w:szCs w:val="18"/>
              </w:rPr>
            </w:rPrChange>
          </w:rPr>
          <w:delText>7</w:delText>
        </w:r>
      </w:del>
      <w:r w:rsidRPr="002646CB">
        <w:rPr>
          <w:rFonts w:ascii="바탕" w:hAnsi="바탕" w:hint="eastAsia"/>
          <w:sz w:val="18"/>
          <w:szCs w:val="18"/>
          <w:rPrChange w:id="1203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년 XX월 XX일</w:t>
      </w:r>
      <w:r w:rsidRPr="002646CB">
        <w:rPr>
          <w:rFonts w:ascii="바탕" w:hAnsi="바탕" w:hint="eastAsia"/>
          <w:sz w:val="18"/>
          <w:szCs w:val="18"/>
          <w:rPrChange w:id="1204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ab/>
      </w:r>
    </w:p>
    <w:p w14:paraId="02DBA157" w14:textId="3997564B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  <w:rPrChange w:id="1205" w:author="ETRI-김종원" w:date="2019-12-10T10:44:00Z">
            <w:rPr>
              <w:rFonts w:ascii="바탕" w:hAnsi="바탕"/>
              <w:sz w:val="18"/>
              <w:szCs w:val="18"/>
            </w:rPr>
          </w:rPrChange>
        </w:rPr>
      </w:pPr>
      <w:r w:rsidRPr="002646CB">
        <w:rPr>
          <w:rFonts w:ascii="바탕" w:hAnsi="바탕" w:hint="eastAsia"/>
          <w:sz w:val="18"/>
          <w:szCs w:val="18"/>
          <w:rPrChange w:id="1206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심    의</w:t>
      </w:r>
      <w:ins w:id="1207" w:author="박 진상" w:date="2019-10-08T04:15:00Z">
        <w:r w:rsidR="004D7A0A" w:rsidRPr="002646CB">
          <w:rPr>
            <w:rFonts w:ascii="바탕" w:hAnsi="바탕" w:hint="eastAsia"/>
            <w:sz w:val="18"/>
            <w:szCs w:val="18"/>
            <w:rPrChange w:id="1208" w:author="ETRI-김종원" w:date="2019-12-10T10:44:00Z">
              <w:rPr>
                <w:rFonts w:ascii="바탕" w:hAnsi="바탕" w:hint="eastAsia"/>
                <w:sz w:val="18"/>
                <w:szCs w:val="18"/>
              </w:rPr>
            </w:rPrChange>
          </w:rPr>
          <w:t xml:space="preserve"> </w:t>
        </w:r>
      </w:ins>
      <w:del w:id="1209" w:author="박 진상" w:date="2019-10-08T04:15:00Z">
        <w:r w:rsidRPr="002646CB" w:rsidDel="004D7A0A">
          <w:rPr>
            <w:rFonts w:ascii="바탕" w:hAnsi="바탕" w:hint="eastAsia"/>
            <w:sz w:val="18"/>
            <w:szCs w:val="18"/>
            <w:rPrChange w:id="1210" w:author="ETRI-김종원" w:date="2019-12-10T10:44:00Z">
              <w:rPr>
                <w:rFonts w:ascii="바탕" w:hAnsi="바탕" w:hint="eastAsia"/>
                <w:sz w:val="18"/>
                <w:szCs w:val="18"/>
              </w:rPr>
            </w:rPrChange>
          </w:rPr>
          <w:delText xml:space="preserve"> </w:delText>
        </w:r>
      </w:del>
      <w:r w:rsidRPr="002646CB">
        <w:rPr>
          <w:rFonts w:ascii="바탕" w:hAnsi="바탕" w:hint="eastAsia"/>
          <w:sz w:val="18"/>
          <w:szCs w:val="18"/>
          <w:rPrChange w:id="1211" w:author="ETRI-김종원" w:date="2019-12-10T10:44:00Z">
            <w:rPr>
              <w:rFonts w:ascii="바탕" w:hAnsi="바탕" w:hint="eastAsia"/>
              <w:sz w:val="18"/>
              <w:szCs w:val="18"/>
            </w:rPr>
          </w:rPrChange>
        </w:rPr>
        <w:t>: 운영위원회</w:t>
      </w:r>
      <w:r w:rsidRPr="002646CB">
        <w:rPr>
          <w:rFonts w:ascii="바탕" w:hAnsi="바탕"/>
          <w:sz w:val="18"/>
          <w:szCs w:val="18"/>
          <w:rPrChange w:id="1212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t xml:space="preserve"> </w:t>
      </w:r>
    </w:p>
    <w:p w14:paraId="3EC92F4B" w14:textId="0687A0B4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  <w:rPrChange w:id="1213" w:author="ETRI-김종원" w:date="2019-12-10T10:44:00Z">
            <w:rPr>
              <w:rFonts w:ascii="바탕" w:hAnsi="바탕"/>
              <w:color w:val="FFFFFF" w:themeColor="background1"/>
              <w:sz w:val="18"/>
              <w:szCs w:val="18"/>
            </w:rPr>
          </w:rPrChange>
        </w:rPr>
      </w:pPr>
      <w:r w:rsidRPr="002646CB">
        <w:rPr>
          <w:rFonts w:ascii="바탕" w:hAnsi="바탕" w:hint="eastAsia"/>
          <w:sz w:val="18"/>
          <w:szCs w:val="18"/>
          <w:rPrChange w:id="1214" w:author="ETRI-김종원" w:date="2019-12-10T10:44:00Z">
            <w:rPr>
              <w:rFonts w:ascii="바탕" w:hAnsi="바탕" w:hint="eastAsia"/>
              <w:color w:val="000000" w:themeColor="text1"/>
              <w:sz w:val="18"/>
              <w:szCs w:val="18"/>
            </w:rPr>
          </w:rPrChange>
        </w:rPr>
        <w:t>원안작성협력：한국전자통신연구원</w:t>
      </w:r>
      <w:del w:id="1215" w:author="박 진상" w:date="2019-10-08T04:16:00Z">
        <w:r w:rsidRPr="002646CB" w:rsidDel="004D7A0A">
          <w:rPr>
            <w:rFonts w:ascii="바탕" w:hAnsi="바탕" w:hint="eastAsia"/>
            <w:sz w:val="18"/>
            <w:szCs w:val="18"/>
            <w:rPrChange w:id="1216" w:author="ETRI-김종원" w:date="2019-12-10T10:44:00Z">
              <w:rPr>
                <w:rFonts w:ascii="바탕" w:hAnsi="바탕" w:hint="eastAsia"/>
                <w:color w:val="000000" w:themeColor="text1"/>
                <w:sz w:val="18"/>
                <w:szCs w:val="18"/>
              </w:rPr>
            </w:rPrChange>
          </w:rPr>
          <w:delText>, 한국스마트홈산업협회</w:delText>
        </w:r>
        <w:r w:rsidRPr="002646CB" w:rsidDel="004D7A0A">
          <w:rPr>
            <w:rFonts w:ascii="바탕" w:hAnsi="바탕" w:hint="eastAsia"/>
            <w:sz w:val="18"/>
            <w:szCs w:val="18"/>
            <w:rPrChange w:id="1217" w:author="ETRI-김종원" w:date="2019-12-10T10:44:00Z">
              <w:rPr>
                <w:rFonts w:ascii="바탕" w:hAnsi="바탕" w:hint="eastAsia"/>
                <w:color w:val="FFFFFF" w:themeColor="background1"/>
                <w:sz w:val="18"/>
                <w:szCs w:val="18"/>
              </w:rPr>
            </w:rPrChange>
          </w:rPr>
          <w:delText>한국</w:delText>
        </w:r>
      </w:del>
    </w:p>
    <w:p w14:paraId="47281BED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spacing w:line="312" w:lineRule="auto"/>
        <w:jc w:val="center"/>
        <w:rPr>
          <w:rFonts w:ascii="바탕" w:hAnsi="바탕"/>
          <w:szCs w:val="18"/>
          <w:rPrChange w:id="1218" w:author="ETRI-김종원" w:date="2019-12-10T10:44:00Z">
            <w:rPr>
              <w:rFonts w:ascii="바탕" w:hAnsi="바탕"/>
              <w:color w:val="000000"/>
              <w:szCs w:val="18"/>
            </w:rPr>
          </w:rPrChange>
        </w:rPr>
      </w:pPr>
      <w:r w:rsidRPr="002646CB">
        <w:rPr>
          <w:rFonts w:ascii="바탕" w:hAnsi="바탕" w:hint="eastAsia"/>
          <w:rPrChange w:id="1219" w:author="ETRI-김종원" w:date="2019-12-10T10:44:00Z">
            <w:rPr>
              <w:rFonts w:ascii="바탕" w:hAnsi="바탕" w:hint="eastAsia"/>
              <w:color w:val="000000"/>
            </w:rPr>
          </w:rPrChange>
        </w:rPr>
        <w:t>━━━━━━━━━━━━━━━━━━━━━━━━━━━━━━━━━━━━━━━</w:t>
      </w:r>
    </w:p>
    <w:p w14:paraId="68C42F1C" w14:textId="77777777" w:rsidR="002F6EB8" w:rsidRPr="002646CB" w:rsidRDefault="004E5B53" w:rsidP="002F6EB8">
      <w:pPr>
        <w:framePr w:w="9312" w:h="2988" w:hRule="exact" w:hSpace="180" w:wrap="around" w:vAnchor="page" w:hAnchor="page" w:x="1261" w:y="12221"/>
        <w:tabs>
          <w:tab w:val="left" w:pos="7522"/>
        </w:tabs>
        <w:snapToGrid w:val="0"/>
        <w:spacing w:line="312" w:lineRule="auto"/>
        <w:ind w:leftChars="684" w:left="1368" w:rightChars="686" w:right="1372" w:firstLineChars="1" w:firstLine="2"/>
        <w:rPr>
          <w:rFonts w:ascii="바탕" w:hAnsi="바탕"/>
          <w:sz w:val="6"/>
          <w:szCs w:val="18"/>
          <w:rPrChange w:id="1220" w:author="ETRI-김종원" w:date="2019-12-10T10:44:00Z">
            <w:rPr>
              <w:rFonts w:ascii="바탕" w:hAnsi="바탕"/>
              <w:sz w:val="6"/>
              <w:szCs w:val="18"/>
            </w:rPr>
          </w:rPrChange>
        </w:rPr>
      </w:pPr>
      <w:r w:rsidRPr="002646CB">
        <w:rPr>
          <w:rFonts w:ascii="바탕" w:hAnsi="바탕" w:hint="eastAsia"/>
          <w:sz w:val="18"/>
          <w:szCs w:val="18"/>
          <w:rPrChange w:id="1221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이 표준에 대한 의견</w:t>
      </w:r>
      <w:r w:rsidRPr="002646CB">
        <w:rPr>
          <w:rFonts w:ascii="바탕" w:hAnsi="바탕"/>
          <w:sz w:val="18"/>
          <w:szCs w:val="18"/>
          <w:rPrChange w:id="1222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1223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또는</w:t>
      </w:r>
      <w:r w:rsidRPr="002646CB">
        <w:rPr>
          <w:rFonts w:ascii="바탕" w:hAnsi="바탕"/>
          <w:sz w:val="18"/>
          <w:szCs w:val="18"/>
          <w:rPrChange w:id="1224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1225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질문은</w:t>
      </w:r>
      <w:r w:rsidRPr="002646CB">
        <w:rPr>
          <w:rFonts w:ascii="바탕" w:hAnsi="바탕"/>
          <w:sz w:val="18"/>
          <w:szCs w:val="18"/>
          <w:rPrChange w:id="1226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1227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한국스마트그리드협회(스마트그리드 표준화 포럼)로 연락하거나 웹사이트를 이용하여</w:t>
      </w:r>
      <w:r w:rsidRPr="002646CB">
        <w:rPr>
          <w:rFonts w:ascii="바탕" w:hAnsi="바탕"/>
          <w:sz w:val="18"/>
          <w:szCs w:val="18"/>
          <w:rPrChange w:id="1228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1229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주십시오</w:t>
      </w:r>
    </w:p>
    <w:p w14:paraId="4950211C" w14:textId="77777777" w:rsidR="00391212" w:rsidRPr="002646CB" w:rsidRDefault="006C6A3F" w:rsidP="00BE6710">
      <w:pPr>
        <w:widowControl/>
        <w:wordWrap/>
        <w:autoSpaceDE/>
        <w:autoSpaceDN/>
        <w:spacing w:line="240" w:lineRule="auto"/>
        <w:jc w:val="left"/>
        <w:rPr>
          <w:rFonts w:ascii="돋움" w:eastAsia="돋움" w:hAnsi="돋움"/>
          <w:sz w:val="17"/>
          <w:rPrChange w:id="1230" w:author="ETRI-김종원" w:date="2019-12-10T10:44:00Z">
            <w:rPr>
              <w:rFonts w:ascii="돋움" w:eastAsia="돋움" w:hAnsi="돋움"/>
              <w:sz w:val="17"/>
            </w:rPr>
          </w:rPrChange>
        </w:rPr>
        <w:sectPr w:rsidR="00391212" w:rsidRPr="002646CB" w:rsidSect="00E8799B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616" w:right="1276" w:bottom="1616" w:left="1276" w:header="1049" w:footer="1049" w:gutter="0"/>
          <w:cols w:space="720"/>
          <w:titlePg/>
          <w:docGrid w:linePitch="324"/>
        </w:sectPr>
      </w:pPr>
      <w:r w:rsidRPr="002646CB">
        <w:rPr>
          <w:rFonts w:ascii="돋움" w:eastAsia="돋움" w:hAnsi="돋움"/>
          <w:sz w:val="17"/>
          <w:rPrChange w:id="1241" w:author="ETRI-김종원" w:date="2019-12-10T10:44:00Z">
            <w:rPr>
              <w:rFonts w:ascii="돋움" w:eastAsia="돋움" w:hAnsi="돋움"/>
              <w:sz w:val="17"/>
            </w:rPr>
          </w:rPrChange>
        </w:rPr>
        <w:br w:type="page"/>
      </w:r>
    </w:p>
    <w:p w14:paraId="22130425" w14:textId="77777777" w:rsidR="00391212" w:rsidRPr="002646CB" w:rsidRDefault="00391212" w:rsidP="00391212">
      <w:pPr>
        <w:pStyle w:val="KSDTf4"/>
        <w:rPr>
          <w:color w:val="auto"/>
          <w:rPrChange w:id="1242" w:author="ETRI-김종원" w:date="2019-12-10T10:44:00Z">
            <w:rPr>
              <w:color w:val="auto"/>
            </w:rPr>
          </w:rPrChange>
        </w:rPr>
      </w:pPr>
      <w:r w:rsidRPr="002646CB">
        <w:rPr>
          <w:rFonts w:hint="eastAsia"/>
          <w:color w:val="auto"/>
          <w:rPrChange w:id="1243" w:author="ETRI-김종원" w:date="2019-12-10T10:44:00Z">
            <w:rPr>
              <w:rFonts w:hint="eastAsia"/>
              <w:color w:val="auto"/>
            </w:rPr>
          </w:rPrChange>
        </w:rPr>
        <w:lastRenderedPageBreak/>
        <w:t>목</w:t>
      </w:r>
      <w:r w:rsidRPr="002646CB">
        <w:rPr>
          <w:rFonts w:hint="eastAsia"/>
          <w:color w:val="auto"/>
          <w:rPrChange w:id="1244" w:author="ETRI-김종원" w:date="2019-12-10T10:44:00Z">
            <w:rPr>
              <w:rFonts w:hint="eastAsia"/>
              <w:color w:val="auto"/>
            </w:rPr>
          </w:rPrChange>
        </w:rPr>
        <w:t xml:space="preserve">    </w:t>
      </w:r>
      <w:r w:rsidRPr="002646CB">
        <w:rPr>
          <w:rFonts w:hint="eastAsia"/>
          <w:color w:val="auto"/>
          <w:rPrChange w:id="1245" w:author="ETRI-김종원" w:date="2019-12-10T10:44:00Z">
            <w:rPr>
              <w:rFonts w:hint="eastAsia"/>
              <w:color w:val="auto"/>
            </w:rPr>
          </w:rPrChange>
        </w:rPr>
        <w:t>차</w:t>
      </w:r>
    </w:p>
    <w:p w14:paraId="4E92B22B" w14:textId="77777777" w:rsidR="00391212" w:rsidRPr="002646CB" w:rsidRDefault="00391212" w:rsidP="00391212">
      <w:pPr>
        <w:rPr>
          <w:rPrChange w:id="1246" w:author="ETRI-김종원" w:date="2019-12-10T10:44:00Z">
            <w:rPr/>
          </w:rPrChange>
        </w:rPr>
      </w:pPr>
    </w:p>
    <w:p w14:paraId="6CC9F455" w14:textId="77777777" w:rsidR="00192765" w:rsidRPr="002646CB" w:rsidRDefault="00192765" w:rsidP="00391212">
      <w:pPr>
        <w:rPr>
          <w:rPrChange w:id="1247" w:author="ETRI-김종원" w:date="2019-12-10T10:44:00Z">
            <w:rPr/>
          </w:rPrChange>
        </w:rPr>
      </w:pPr>
    </w:p>
    <w:bookmarkStart w:id="1248" w:name="_GoBack"/>
    <w:bookmarkEnd w:id="1248"/>
    <w:p w14:paraId="76854B4B" w14:textId="66DBB178" w:rsidR="00D34EB4" w:rsidRDefault="00960115">
      <w:pPr>
        <w:pStyle w:val="16"/>
        <w:rPr>
          <w:ins w:id="124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r w:rsidRPr="002646CB">
        <w:rPr>
          <w:rPrChange w:id="1250" w:author="ETRI-김종원" w:date="2019-12-10T10:44:00Z">
            <w:rPr/>
          </w:rPrChange>
        </w:rPr>
        <w:fldChar w:fldCharType="begin"/>
      </w:r>
      <w:r w:rsidR="00391212" w:rsidRPr="002646CB">
        <w:rPr>
          <w:rPrChange w:id="1251" w:author="ETRI-김종원" w:date="2019-12-10T10:44:00Z">
            <w:rPr/>
          </w:rPrChange>
        </w:rPr>
        <w:instrText xml:space="preserve"> TOC \o "2-2" \h \z \t "</w:instrText>
      </w:r>
      <w:r w:rsidR="00391212" w:rsidRPr="002646CB">
        <w:rPr>
          <w:rFonts w:hint="eastAsia"/>
          <w:rPrChange w:id="1252" w:author="ETRI-김종원" w:date="2019-12-10T10:44:00Z">
            <w:rPr>
              <w:rFonts w:hint="eastAsia"/>
            </w:rPr>
          </w:rPrChange>
        </w:rPr>
        <w:instrText>제목</w:instrText>
      </w:r>
      <w:r w:rsidR="00391212" w:rsidRPr="002646CB">
        <w:rPr>
          <w:rPrChange w:id="1253" w:author="ETRI-김종원" w:date="2019-12-10T10:44:00Z">
            <w:rPr/>
          </w:rPrChange>
        </w:rPr>
        <w:instrText xml:space="preserve"> 1,1,[KSDT] </w:instrText>
      </w:r>
      <w:r w:rsidR="00391212" w:rsidRPr="002646CB">
        <w:rPr>
          <w:rFonts w:hint="eastAsia"/>
          <w:rPrChange w:id="1254" w:author="ETRI-김종원" w:date="2019-12-10T10:44:00Z">
            <w:rPr>
              <w:rFonts w:hint="eastAsia"/>
            </w:rPr>
          </w:rPrChange>
        </w:rPr>
        <w:instrText>부속서</w:instrText>
      </w:r>
      <w:r w:rsidR="00391212" w:rsidRPr="002646CB">
        <w:rPr>
          <w:rPrChange w:id="1255" w:author="ETRI-김종원" w:date="2019-12-10T10:44:00Z">
            <w:rPr/>
          </w:rPrChange>
        </w:rPr>
        <w:instrText xml:space="preserve"> A,1,[KSDT] </w:instrText>
      </w:r>
      <w:r w:rsidR="00391212" w:rsidRPr="002646CB">
        <w:rPr>
          <w:rFonts w:hint="eastAsia"/>
          <w:rPrChange w:id="1256" w:author="ETRI-김종원" w:date="2019-12-10T10:44:00Z">
            <w:rPr>
              <w:rFonts w:hint="eastAsia"/>
            </w:rPr>
          </w:rPrChange>
        </w:rPr>
        <w:instrText>머리말</w:instrText>
      </w:r>
      <w:r w:rsidR="00391212" w:rsidRPr="002646CB">
        <w:rPr>
          <w:rPrChange w:id="1257" w:author="ETRI-김종원" w:date="2019-12-10T10:44:00Z">
            <w:rPr/>
          </w:rPrChange>
        </w:rPr>
        <w:instrText xml:space="preserve"> </w:instrText>
      </w:r>
      <w:r w:rsidR="00391212" w:rsidRPr="002646CB">
        <w:rPr>
          <w:rFonts w:hint="eastAsia"/>
          <w:rPrChange w:id="1258" w:author="ETRI-김종원" w:date="2019-12-10T10:44:00Z">
            <w:rPr>
              <w:rFonts w:hint="eastAsia"/>
            </w:rPr>
          </w:rPrChange>
        </w:rPr>
        <w:instrText>제목</w:instrText>
      </w:r>
      <w:r w:rsidR="00391212" w:rsidRPr="002646CB">
        <w:rPr>
          <w:rPrChange w:id="1259" w:author="ETRI-김종원" w:date="2019-12-10T10:44:00Z">
            <w:rPr/>
          </w:rPrChange>
        </w:rPr>
        <w:instrText xml:space="preserve">,1" </w:instrText>
      </w:r>
      <w:r w:rsidRPr="002646CB">
        <w:rPr>
          <w:rPrChange w:id="1260" w:author="ETRI-김종원" w:date="2019-12-10T10:44:00Z">
            <w:rPr/>
          </w:rPrChange>
        </w:rPr>
        <w:fldChar w:fldCharType="separate"/>
      </w:r>
      <w:ins w:id="1261" w:author="ETRI-김종원" w:date="2019-12-10T10:52:00Z">
        <w:r w:rsidR="00D34EB4" w:rsidRPr="00314740">
          <w:rPr>
            <w:rStyle w:val="ab"/>
          </w:rPr>
          <w:fldChar w:fldCharType="begin"/>
        </w:r>
        <w:r w:rsidR="00D34EB4" w:rsidRPr="00314740">
          <w:rPr>
            <w:rStyle w:val="ab"/>
          </w:rPr>
          <w:instrText xml:space="preserve"> </w:instrText>
        </w:r>
        <w:r w:rsidR="00D34EB4">
          <w:instrText>HYPERLINK \l "_Toc26867557"</w:instrText>
        </w:r>
        <w:r w:rsidR="00D34EB4" w:rsidRPr="00314740">
          <w:rPr>
            <w:rStyle w:val="ab"/>
          </w:rPr>
          <w:instrText xml:space="preserve"> </w:instrText>
        </w:r>
        <w:r w:rsidR="00D34EB4" w:rsidRPr="00314740">
          <w:rPr>
            <w:rStyle w:val="ab"/>
          </w:rPr>
        </w:r>
        <w:r w:rsidR="00D34EB4" w:rsidRPr="00314740">
          <w:rPr>
            <w:rStyle w:val="ab"/>
          </w:rPr>
          <w:fldChar w:fldCharType="separate"/>
        </w:r>
        <w:r w:rsidR="00D34EB4" w:rsidRPr="00314740">
          <w:rPr>
            <w:rStyle w:val="ab"/>
          </w:rPr>
          <w:t>머</w:t>
        </w:r>
        <w:r w:rsidR="00D34EB4" w:rsidRPr="00314740">
          <w:rPr>
            <w:rStyle w:val="ab"/>
          </w:rPr>
          <w:t xml:space="preserve">  </w:t>
        </w:r>
        <w:r w:rsidR="00D34EB4" w:rsidRPr="00314740">
          <w:rPr>
            <w:rStyle w:val="ab"/>
          </w:rPr>
          <w:t>리</w:t>
        </w:r>
        <w:r w:rsidR="00D34EB4" w:rsidRPr="00314740">
          <w:rPr>
            <w:rStyle w:val="ab"/>
          </w:rPr>
          <w:t xml:space="preserve">  </w:t>
        </w:r>
        <w:r w:rsidR="00D34EB4" w:rsidRPr="00314740">
          <w:rPr>
            <w:rStyle w:val="ab"/>
          </w:rPr>
          <w:t>말</w:t>
        </w:r>
        <w:r w:rsidR="00D34EB4">
          <w:rPr>
            <w:webHidden/>
          </w:rPr>
          <w:tab/>
        </w:r>
        <w:r w:rsidR="00D34EB4">
          <w:rPr>
            <w:webHidden/>
          </w:rPr>
          <w:fldChar w:fldCharType="begin"/>
        </w:r>
        <w:r w:rsidR="00D34EB4">
          <w:rPr>
            <w:webHidden/>
          </w:rPr>
          <w:instrText xml:space="preserve"> PAGEREF _Toc26867557 \h </w:instrText>
        </w:r>
        <w:r w:rsidR="00D34EB4">
          <w:rPr>
            <w:webHidden/>
          </w:rPr>
        </w:r>
      </w:ins>
      <w:r w:rsidR="00D34EB4">
        <w:rPr>
          <w:webHidden/>
        </w:rPr>
        <w:fldChar w:fldCharType="separate"/>
      </w:r>
      <w:ins w:id="1262" w:author="ETRI-김종원" w:date="2019-12-10T10:52:00Z">
        <w:r w:rsidR="00D34EB4">
          <w:rPr>
            <w:webHidden/>
          </w:rPr>
          <w:t>ii</w:t>
        </w:r>
        <w:r w:rsidR="00D34EB4">
          <w:rPr>
            <w:webHidden/>
          </w:rPr>
          <w:fldChar w:fldCharType="end"/>
        </w:r>
        <w:r w:rsidR="00D34EB4" w:rsidRPr="00314740">
          <w:rPr>
            <w:rStyle w:val="ab"/>
          </w:rPr>
          <w:fldChar w:fldCharType="end"/>
        </w:r>
      </w:ins>
    </w:p>
    <w:p w14:paraId="72A66E82" w14:textId="4CF2F565" w:rsidR="00D34EB4" w:rsidRDefault="00D34EB4">
      <w:pPr>
        <w:pStyle w:val="16"/>
        <w:rPr>
          <w:ins w:id="1263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64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"_Toc26867558"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개</w:t>
        </w:r>
        <w:r w:rsidRPr="00314740">
          <w:rPr>
            <w:rStyle w:val="ab"/>
          </w:rPr>
          <w:t xml:space="preserve">  </w:t>
        </w:r>
        <w:r w:rsidRPr="00314740">
          <w:rPr>
            <w:rStyle w:val="ab"/>
          </w:rPr>
          <w:t>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_Toc26867558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65" w:author="ETRI-김종원" w:date="2019-12-10T10:52:00Z">
        <w:r>
          <w:rPr>
            <w:webHidden/>
          </w:rPr>
          <w:t>iii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75EA7193" w14:textId="18E8BCF2" w:rsidR="00D34EB4" w:rsidRDefault="00D34EB4">
      <w:pPr>
        <w:pStyle w:val="16"/>
        <w:rPr>
          <w:ins w:id="1266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67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"_Toc26867559"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적용범위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_Toc26867559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68" w:author="ETRI-김종원" w:date="2019-12-10T10:52:00Z">
        <w:r>
          <w:rPr>
            <w:webHidden/>
          </w:rPr>
          <w:t>1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E141A73" w14:textId="5C5F4E08" w:rsidR="00D34EB4" w:rsidRDefault="00D34EB4">
      <w:pPr>
        <w:pStyle w:val="16"/>
        <w:rPr>
          <w:ins w:id="126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70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"_Toc26867561"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인용표준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71" w:author="ETRI-김종원" w:date="2019-12-10T10:52:00Z">
        <w:r>
          <w:rPr>
            <w:webHidden/>
          </w:rPr>
          <w:t>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244785F8" w14:textId="5C968152" w:rsidR="00D34EB4" w:rsidRDefault="00D34EB4">
      <w:pPr>
        <w:pStyle w:val="2a"/>
        <w:rPr>
          <w:ins w:id="1272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73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"_Toc26867562"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2.1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국제표준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74" w:author="ETRI-김종원" w:date="2019-12-10T10:52:00Z">
        <w:r>
          <w:rPr>
            <w:webHidden/>
          </w:rPr>
          <w:t>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6EB4CEA" w14:textId="20464D98" w:rsidR="00D34EB4" w:rsidRDefault="00D34EB4">
      <w:pPr>
        <w:pStyle w:val="2a"/>
        <w:rPr>
          <w:ins w:id="1275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76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2.2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국내표준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77" w:author="ETRI-김종원" w:date="2019-12-10T10:52:00Z">
        <w:r>
          <w:rPr>
            <w:webHidden/>
          </w:rPr>
          <w:t>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BF29455" w14:textId="426FE4DD" w:rsidR="00D34EB4" w:rsidRDefault="00D34EB4">
      <w:pPr>
        <w:pStyle w:val="16"/>
        <w:rPr>
          <w:ins w:id="1278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79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3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용어와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정의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및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약어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80" w:author="ETRI-김종원" w:date="2019-12-10T10:52:00Z">
        <w:r>
          <w:rPr>
            <w:webHidden/>
          </w:rPr>
          <w:t>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54316D39" w14:textId="76E452B4" w:rsidR="00D34EB4" w:rsidRDefault="00D34EB4">
      <w:pPr>
        <w:pStyle w:val="2a"/>
        <w:rPr>
          <w:ins w:id="1281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82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"_Toc26867566"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3.1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용어와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정의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83" w:author="ETRI-김종원" w:date="2019-12-10T10:52:00Z">
        <w:r>
          <w:rPr>
            <w:webHidden/>
          </w:rPr>
          <w:t>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073816BA" w14:textId="60B62DA8" w:rsidR="00D34EB4" w:rsidRDefault="00D34EB4">
      <w:pPr>
        <w:pStyle w:val="2a"/>
        <w:rPr>
          <w:ins w:id="1284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85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"_Toc26867570"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3.2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약어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86" w:author="ETRI-김종원" w:date="2019-12-10T10:52:00Z">
        <w:r>
          <w:rPr>
            <w:webHidden/>
          </w:rPr>
          <w:t>6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0DCC8A15" w14:textId="47DD0078" w:rsidR="00D34EB4" w:rsidRDefault="00D34EB4">
      <w:pPr>
        <w:pStyle w:val="16"/>
        <w:rPr>
          <w:ins w:id="1287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88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"_Toc26867572"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4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분산자원</w:t>
        </w:r>
        <w:r w:rsidRPr="00314740">
          <w:rPr>
            <w:rStyle w:val="ab"/>
          </w:rPr>
          <w:t xml:space="preserve">(DER) </w:t>
        </w:r>
        <w:r w:rsidRPr="00314740">
          <w:rPr>
            <w:rStyle w:val="ab"/>
          </w:rPr>
          <w:t>시스템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구성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89" w:author="ETRI-김종원" w:date="2019-12-10T10:52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7AD9F70E" w14:textId="57CD4048" w:rsidR="00D34EB4" w:rsidRDefault="00D34EB4">
      <w:pPr>
        <w:pStyle w:val="2a"/>
        <w:rPr>
          <w:ins w:id="1290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91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4.1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일반사항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92" w:author="ETRI-김종원" w:date="2019-12-10T10:52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6E7D378" w14:textId="71EE3921" w:rsidR="00D34EB4" w:rsidRDefault="00D34EB4">
      <w:pPr>
        <w:pStyle w:val="2a"/>
        <w:rPr>
          <w:ins w:id="1293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94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4.2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시스템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구성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95" w:author="ETRI-김종원" w:date="2019-12-10T10:52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56A84DFA" w14:textId="57F7E858" w:rsidR="00D34EB4" w:rsidRDefault="00D34EB4">
      <w:pPr>
        <w:pStyle w:val="2a"/>
        <w:rPr>
          <w:ins w:id="1296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297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  <w:lang w:bidi="ko-KR"/>
          </w:rPr>
          <w:t>4.3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적용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시스템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구성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98" w:author="ETRI-김종원" w:date="2019-12-10T10:52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1C4502E" w14:textId="0DBE9612" w:rsidR="00D34EB4" w:rsidRDefault="00D34EB4">
      <w:pPr>
        <w:pStyle w:val="16"/>
        <w:rPr>
          <w:ins w:id="129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00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"_Toc26867710"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lang w:val="en-US"/>
          </w:rPr>
          <w:t>5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매개변수</w:t>
        </w:r>
        <w:r w:rsidRPr="00314740">
          <w:rPr>
            <w:rStyle w:val="ab"/>
          </w:rPr>
          <w:t>(Parameter)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_Toc26867710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01" w:author="ETRI-김종원" w:date="2019-12-10T10:52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344BED1" w14:textId="19CBB190" w:rsidR="00D34EB4" w:rsidRDefault="00D34EB4">
      <w:pPr>
        <w:pStyle w:val="2a"/>
        <w:rPr>
          <w:ins w:id="1302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03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"_Toc26867711"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5.1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측정데이터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및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측정값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_Toc26867711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04" w:author="ETRI-김종원" w:date="2019-12-10T10:52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F59240D" w14:textId="1C939079" w:rsidR="00D34EB4" w:rsidRDefault="00D34EB4">
      <w:pPr>
        <w:pStyle w:val="2a"/>
        <w:rPr>
          <w:ins w:id="1305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06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"_Toc26867714"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5.2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  <w:rFonts w:ascii="바탕" w:eastAsia="바탕" w:hAnsi="바탕"/>
          </w:rPr>
          <w:t>매개변수(Parameter)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_Toc26867714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07" w:author="ETRI-김종원" w:date="2019-12-10T10:52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9C8F58B" w14:textId="4361739F" w:rsidR="00D34EB4" w:rsidRDefault="00D34EB4">
      <w:pPr>
        <w:pStyle w:val="16"/>
        <w:rPr>
          <w:ins w:id="1308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09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"_Toc26867855"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6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분산자원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안정화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특성지표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_Toc26867855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10" w:author="ETRI-김종원" w:date="2019-12-10T10:52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D80A1D9" w14:textId="1CC9B711" w:rsidR="00D34EB4" w:rsidRDefault="00D34EB4">
      <w:pPr>
        <w:pStyle w:val="2a"/>
        <w:rPr>
          <w:ins w:id="1311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12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6.1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신뢰지표</w:t>
        </w:r>
        <w:r w:rsidRPr="00314740">
          <w:rPr>
            <w:rStyle w:val="ab"/>
          </w:rPr>
          <w:t>(RI)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13" w:author="ETRI-김종원" w:date="2019-12-10T10:52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0ACDDF32" w14:textId="495BBFB0" w:rsidR="00D34EB4" w:rsidRDefault="00D34EB4">
      <w:pPr>
        <w:pStyle w:val="2a"/>
        <w:rPr>
          <w:ins w:id="1314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15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  <w:bCs/>
          </w:rPr>
          <w:t>6.2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  <w:bCs/>
          </w:rPr>
          <w:t>변동지표</w:t>
        </w:r>
        <w:r w:rsidRPr="00314740">
          <w:rPr>
            <w:rStyle w:val="ab"/>
            <w:bCs/>
          </w:rPr>
          <w:t>(VI)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16" w:author="ETRI-김종원" w:date="2019-12-10T10:52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6F84115" w14:textId="742D5E29" w:rsidR="00D34EB4" w:rsidRDefault="00D34EB4">
      <w:pPr>
        <w:pStyle w:val="16"/>
        <w:rPr>
          <w:ins w:id="1317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18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부속서</w:t>
        </w:r>
        <w:r w:rsidRPr="00314740">
          <w:rPr>
            <w:rStyle w:val="ab"/>
          </w:rPr>
          <w:t> A (</w:t>
        </w:r>
        <w:r w:rsidRPr="00314740">
          <w:rPr>
            <w:rStyle w:val="ab"/>
          </w:rPr>
          <w:t>참고</w:t>
        </w:r>
        <w:r w:rsidRPr="00314740">
          <w:rPr>
            <w:rStyle w:val="ab"/>
          </w:rPr>
          <w:t xml:space="preserve">)  </w:t>
        </w:r>
        <w:r w:rsidRPr="00314740">
          <w:rPr>
            <w:rStyle w:val="ab"/>
          </w:rPr>
          <w:t>특성지표를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활용한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산정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19" w:author="ETRI-김종원" w:date="2019-12-10T10:52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CE573C8" w14:textId="75E7AA3F" w:rsidR="00D34EB4" w:rsidRDefault="00D34EB4">
      <w:pPr>
        <w:pStyle w:val="2a"/>
        <w:rPr>
          <w:ins w:id="1320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21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"_Toc26867866"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A.1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>(Incentive Rate; IR)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22" w:author="ETRI-김종원" w:date="2019-12-10T10:52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9979F7E" w14:textId="11562FBC" w:rsidR="00D34EB4" w:rsidRDefault="00D34EB4">
      <w:pPr>
        <w:pStyle w:val="2a"/>
        <w:rPr>
          <w:ins w:id="1323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24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"_Toc26867867"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A.2 </w:t>
        </w:r>
        <w:r w:rsidRPr="00314740">
          <w:rPr>
            <w:rStyle w:val="ab"/>
          </w:rPr>
          <w:t>신뢰지표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(IRRI) </w:t>
        </w:r>
        <w:r w:rsidRPr="00314740">
          <w:rPr>
            <w:rStyle w:val="ab"/>
          </w:rPr>
          <w:t>산정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25" w:author="ETRI-김종원" w:date="2019-12-10T10:52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8CE6476" w14:textId="6F3858F7" w:rsidR="00D34EB4" w:rsidRDefault="00D34EB4">
      <w:pPr>
        <w:pStyle w:val="2a"/>
        <w:rPr>
          <w:ins w:id="1326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27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"_Toc26867868"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A.3 </w:t>
        </w:r>
        <w:r w:rsidRPr="00314740">
          <w:rPr>
            <w:rStyle w:val="ab"/>
          </w:rPr>
          <w:t>변동지표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(IRVI) </w:t>
        </w:r>
        <w:r w:rsidRPr="00314740">
          <w:rPr>
            <w:rStyle w:val="ab"/>
          </w:rPr>
          <w:t>산정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28" w:author="ETRI-김종원" w:date="2019-12-10T10:52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50F0EBD7" w14:textId="4DB05D29" w:rsidR="00D34EB4" w:rsidRDefault="00D34EB4">
      <w:pPr>
        <w:pStyle w:val="2a"/>
        <w:rPr>
          <w:ins w:id="132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30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"_Toc26867869"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A.4 </w:t>
        </w:r>
        <w:r w:rsidRPr="00314740">
          <w:rPr>
            <w:rStyle w:val="ab"/>
          </w:rPr>
          <w:t>결합지표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(IRCI) </w:t>
        </w:r>
        <w:r w:rsidRPr="00314740">
          <w:rPr>
            <w:rStyle w:val="ab"/>
          </w:rPr>
          <w:t>산정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31" w:author="ETRI-김종원" w:date="2019-12-10T10:52:00Z">
        <w:r>
          <w:rPr>
            <w:webHidden/>
          </w:rPr>
          <w:t>15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594834D" w14:textId="25B1B88D" w:rsidR="00D34EB4" w:rsidRDefault="00D34EB4">
      <w:pPr>
        <w:pStyle w:val="16"/>
        <w:rPr>
          <w:ins w:id="1332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33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"_Toc26867870"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부속서</w:t>
        </w:r>
        <w:r w:rsidRPr="00314740">
          <w:rPr>
            <w:rStyle w:val="ab"/>
          </w:rPr>
          <w:t> B (</w:t>
        </w:r>
        <w:r w:rsidRPr="00314740">
          <w:rPr>
            <w:rStyle w:val="ab"/>
          </w:rPr>
          <w:t>참고</w:t>
        </w:r>
        <w:r w:rsidRPr="00314740">
          <w:rPr>
            <w:rStyle w:val="ab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34" w:author="ETRI-김종원" w:date="2019-12-10T10:52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D7E05E6" w14:textId="53F9E127" w:rsidR="00D34EB4" w:rsidRDefault="00D34EB4">
      <w:pPr>
        <w:pStyle w:val="2a"/>
        <w:rPr>
          <w:ins w:id="1335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36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"_Toc26867871"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B.1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비즈니스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유스케이스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37" w:author="ETRI-김종원" w:date="2019-12-10T10:52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6B53C19" w14:textId="28D2AC33" w:rsidR="00D34EB4" w:rsidRDefault="00D34EB4">
      <w:pPr>
        <w:pStyle w:val="16"/>
        <w:rPr>
          <w:ins w:id="1338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39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"_Toc26867872"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SGSF-011-3-4:2019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40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1CF4228" w14:textId="7043654E" w:rsidR="00D34EB4" w:rsidRDefault="00D34EB4">
      <w:pPr>
        <w:pStyle w:val="16"/>
        <w:rPr>
          <w:ins w:id="1341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42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hAnsi="돋움"/>
          </w:rPr>
          <w:t>해</w:t>
        </w:r>
        <w:r w:rsidRPr="00314740">
          <w:rPr>
            <w:rStyle w:val="ab"/>
            <w:rFonts w:hAnsi="돋움"/>
          </w:rPr>
          <w:t xml:space="preserve">  </w:t>
        </w:r>
        <w:r w:rsidRPr="00314740">
          <w:rPr>
            <w:rStyle w:val="ab"/>
            <w:rFonts w:hAnsi="돋움"/>
          </w:rPr>
          <w:t>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43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729BF6A" w14:textId="6E5A3B7B" w:rsidR="00D34EB4" w:rsidRDefault="00D34EB4">
      <w:pPr>
        <w:pStyle w:val="16"/>
        <w:rPr>
          <w:ins w:id="1344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45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제정의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취지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46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27A118E8" w14:textId="52F89AF0" w:rsidR="00D34EB4" w:rsidRDefault="00D34EB4">
      <w:pPr>
        <w:pStyle w:val="16"/>
        <w:rPr>
          <w:ins w:id="1347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48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제정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경위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49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A453620" w14:textId="036D43FA" w:rsidR="00D34EB4" w:rsidRDefault="00D34EB4">
      <w:pPr>
        <w:pStyle w:val="16"/>
        <w:rPr>
          <w:ins w:id="1350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351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"_Toc26867876"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참고문헌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52" w:author="ETRI-김종원" w:date="2019-12-10T10:52:00Z">
        <w:r>
          <w:rPr>
            <w:webHidden/>
          </w:rPr>
          <w:t>19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B6EC0B2" w14:textId="74442D28" w:rsidR="00633BEF" w:rsidRPr="002646CB" w:rsidDel="00BE5490" w:rsidRDefault="00633BEF">
      <w:pPr>
        <w:pStyle w:val="16"/>
        <w:rPr>
          <w:ins w:id="1353" w:author="박 진상" w:date="2019-10-29T12:24:00Z"/>
          <w:del w:id="135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355" w:author="ETRI-김종원" w:date="2019-12-10T10:44:00Z">
            <w:rPr>
              <w:ins w:id="1356" w:author="박 진상" w:date="2019-10-29T12:24:00Z"/>
              <w:del w:id="1357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358" w:author="박 진상" w:date="2019-10-29T12:24:00Z">
        <w:del w:id="1359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1360" w:author="ETRI-김종원" w:date="2019-12-10T10:44:00Z">
                <w:rPr>
                  <w:rStyle w:val="ab"/>
                  <w:rFonts w:hint="eastAsia"/>
                </w:rPr>
              </w:rPrChange>
            </w:rPr>
            <w:delText>머</w:delText>
          </w:r>
          <w:r w:rsidRPr="002646CB" w:rsidDel="00BE5490">
            <w:rPr>
              <w:rStyle w:val="ab"/>
              <w:color w:val="auto"/>
              <w:rPrChange w:id="1361" w:author="ETRI-김종원" w:date="2019-12-10T10:44:00Z">
                <w:rPr>
                  <w:rStyle w:val="ab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int="eastAsia"/>
              <w:color w:val="auto"/>
              <w:rPrChange w:id="1362" w:author="ETRI-김종원" w:date="2019-12-10T10:44:00Z">
                <w:rPr>
                  <w:rStyle w:val="ab"/>
                  <w:rFonts w:hint="eastAsia"/>
                </w:rPr>
              </w:rPrChange>
            </w:rPr>
            <w:delText>리</w:delText>
          </w:r>
          <w:r w:rsidRPr="002646CB" w:rsidDel="00BE5490">
            <w:rPr>
              <w:rStyle w:val="ab"/>
              <w:color w:val="auto"/>
              <w:rPrChange w:id="1363" w:author="ETRI-김종원" w:date="2019-12-10T10:44:00Z">
                <w:rPr>
                  <w:rStyle w:val="ab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int="eastAsia"/>
              <w:color w:val="auto"/>
              <w:rPrChange w:id="1364" w:author="ETRI-김종원" w:date="2019-12-10T10:44:00Z">
                <w:rPr>
                  <w:rStyle w:val="ab"/>
                  <w:rFonts w:hint="eastAsia"/>
                </w:rPr>
              </w:rPrChange>
            </w:rPr>
            <w:delText>말</w:delText>
          </w:r>
          <w:r w:rsidRPr="002646CB" w:rsidDel="00BE5490">
            <w:rPr>
              <w:webHidden/>
              <w:rPrChange w:id="1365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22E3532B" w14:textId="48B3AD7B" w:rsidR="00633BEF" w:rsidRPr="002646CB" w:rsidDel="00BE5490" w:rsidRDefault="00633BEF">
      <w:pPr>
        <w:pStyle w:val="16"/>
        <w:rPr>
          <w:ins w:id="1366" w:author="박 진상" w:date="2019-10-29T12:24:00Z"/>
          <w:del w:id="136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368" w:author="ETRI-김종원" w:date="2019-12-10T10:44:00Z">
            <w:rPr>
              <w:ins w:id="1369" w:author="박 진상" w:date="2019-10-29T12:24:00Z"/>
              <w:del w:id="1370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371" w:author="박 진상" w:date="2019-10-29T12:24:00Z">
        <w:del w:id="1372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1373" w:author="ETRI-김종원" w:date="2019-12-10T10:44:00Z">
                <w:rPr>
                  <w:rStyle w:val="ab"/>
                  <w:rFonts w:hint="eastAsia"/>
                </w:rPr>
              </w:rPrChange>
            </w:rPr>
            <w:delText>개</w:delText>
          </w:r>
          <w:r w:rsidRPr="002646CB" w:rsidDel="00BE5490">
            <w:rPr>
              <w:rStyle w:val="ab"/>
              <w:color w:val="auto"/>
              <w:rPrChange w:id="1374" w:author="ETRI-김종원" w:date="2019-12-10T10:44:00Z">
                <w:rPr>
                  <w:rStyle w:val="ab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int="eastAsia"/>
              <w:color w:val="auto"/>
              <w:rPrChange w:id="1375" w:author="ETRI-김종원" w:date="2019-12-10T10:44:00Z">
                <w:rPr>
                  <w:rStyle w:val="ab"/>
                  <w:rFonts w:hint="eastAsia"/>
                </w:rPr>
              </w:rPrChange>
            </w:rPr>
            <w:delText>요</w:delText>
          </w:r>
          <w:r w:rsidRPr="002646CB" w:rsidDel="00BE5490">
            <w:rPr>
              <w:webHidden/>
              <w:rPrChange w:id="1376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05FA5EAF" w14:textId="30131F6D" w:rsidR="00633BEF" w:rsidRPr="002646CB" w:rsidDel="00BE5490" w:rsidRDefault="00633BEF">
      <w:pPr>
        <w:pStyle w:val="16"/>
        <w:rPr>
          <w:ins w:id="1377" w:author="박 진상" w:date="2019-10-29T12:24:00Z"/>
          <w:del w:id="137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379" w:author="ETRI-김종원" w:date="2019-12-10T10:44:00Z">
            <w:rPr>
              <w:ins w:id="1380" w:author="박 진상" w:date="2019-10-29T12:24:00Z"/>
              <w:del w:id="138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382" w:author="박 진상" w:date="2019-10-29T12:24:00Z">
        <w:del w:id="1383" w:author="ETRI-김종원" w:date="2019-11-04T21:03:00Z">
          <w:r w:rsidRPr="002646CB" w:rsidDel="00BE5490">
            <w:rPr>
              <w:rStyle w:val="ab"/>
              <w:color w:val="auto"/>
              <w:rPrChange w:id="1384" w:author="ETRI-김종원" w:date="2019-12-10T10:44:00Z">
                <w:rPr>
                  <w:rStyle w:val="ab"/>
                </w:rPr>
              </w:rPrChange>
            </w:rPr>
            <w:delText>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385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386" w:author="ETRI-김종원" w:date="2019-12-10T10:44:00Z">
                <w:rPr>
                  <w:rStyle w:val="ab"/>
                  <w:rFonts w:hint="eastAsia"/>
                </w:rPr>
              </w:rPrChange>
            </w:rPr>
            <w:delText>적용범위</w:delText>
          </w:r>
          <w:r w:rsidRPr="002646CB" w:rsidDel="00BE5490">
            <w:rPr>
              <w:webHidden/>
              <w:rPrChange w:id="138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710F0CAE" w14:textId="68A966F8" w:rsidR="00633BEF" w:rsidRPr="002646CB" w:rsidDel="00BE5490" w:rsidRDefault="00633BEF">
      <w:pPr>
        <w:pStyle w:val="16"/>
        <w:rPr>
          <w:ins w:id="1388" w:author="박 진상" w:date="2019-10-29T12:24:00Z"/>
          <w:del w:id="138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390" w:author="ETRI-김종원" w:date="2019-12-10T10:44:00Z">
            <w:rPr>
              <w:ins w:id="1391" w:author="박 진상" w:date="2019-10-29T12:24:00Z"/>
              <w:del w:id="139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393" w:author="박 진상" w:date="2019-10-29T12:24:00Z">
        <w:del w:id="1394" w:author="ETRI-김종원" w:date="2019-11-04T21:03:00Z">
          <w:r w:rsidRPr="002646CB" w:rsidDel="00BE5490">
            <w:rPr>
              <w:rStyle w:val="ab"/>
              <w:color w:val="auto"/>
              <w:rPrChange w:id="1395" w:author="ETRI-김종원" w:date="2019-12-10T10:44:00Z">
                <w:rPr>
                  <w:rStyle w:val="ab"/>
                </w:rPr>
              </w:rPrChange>
            </w:rPr>
            <w:delText>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396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397" w:author="ETRI-김종원" w:date="2019-12-10T10:44:00Z">
                <w:rPr>
                  <w:rStyle w:val="ab"/>
                  <w:rFonts w:hint="eastAsia"/>
                </w:rPr>
              </w:rPrChange>
            </w:rPr>
            <w:delText>인용표준</w:delText>
          </w:r>
          <w:r w:rsidRPr="002646CB" w:rsidDel="00BE5490">
            <w:rPr>
              <w:webHidden/>
              <w:rPrChange w:id="1398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69665663" w14:textId="45E03825" w:rsidR="00633BEF" w:rsidRPr="002646CB" w:rsidDel="00BE5490" w:rsidRDefault="00633BEF">
      <w:pPr>
        <w:pStyle w:val="2a"/>
        <w:rPr>
          <w:ins w:id="1399" w:author="박 진상" w:date="2019-10-29T12:24:00Z"/>
          <w:del w:id="140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01" w:author="ETRI-김종원" w:date="2019-12-10T10:44:00Z">
            <w:rPr>
              <w:ins w:id="1402" w:author="박 진상" w:date="2019-10-29T12:24:00Z"/>
              <w:del w:id="1403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04" w:author="박 진상" w:date="2019-10-29T12:24:00Z">
        <w:del w:id="1405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406" w:author="ETRI-김종원" w:date="2019-12-10T10:44:00Z">
                <w:rPr>
                  <w:rStyle w:val="ab"/>
                  <w:rFonts w:cs="Arial"/>
                </w:rPr>
              </w:rPrChange>
            </w:rPr>
            <w:delText>2.1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07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08" w:author="ETRI-김종원" w:date="2019-12-10T10:44:00Z">
                <w:rPr>
                  <w:rStyle w:val="ab"/>
                  <w:rFonts w:hint="eastAsia"/>
                </w:rPr>
              </w:rPrChange>
            </w:rPr>
            <w:delText>국제표준</w:delText>
          </w:r>
          <w:r w:rsidRPr="002646CB" w:rsidDel="00BE5490">
            <w:rPr>
              <w:webHidden/>
              <w:rPrChange w:id="1409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160CF274" w14:textId="45D6CD8A" w:rsidR="00633BEF" w:rsidRPr="002646CB" w:rsidDel="00BE5490" w:rsidRDefault="00633BEF">
      <w:pPr>
        <w:pStyle w:val="2a"/>
        <w:rPr>
          <w:ins w:id="1410" w:author="박 진상" w:date="2019-10-29T12:24:00Z"/>
          <w:del w:id="141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12" w:author="ETRI-김종원" w:date="2019-12-10T10:44:00Z">
            <w:rPr>
              <w:ins w:id="1413" w:author="박 진상" w:date="2019-10-29T12:24:00Z"/>
              <w:del w:id="141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15" w:author="박 진상" w:date="2019-10-29T12:24:00Z">
        <w:del w:id="1416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417" w:author="ETRI-김종원" w:date="2019-12-10T10:44:00Z">
                <w:rPr>
                  <w:rStyle w:val="ab"/>
                  <w:rFonts w:cs="Arial"/>
                </w:rPr>
              </w:rPrChange>
            </w:rPr>
            <w:delText>2.2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18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19" w:author="ETRI-김종원" w:date="2019-12-10T10:44:00Z">
                <w:rPr>
                  <w:rStyle w:val="ab"/>
                  <w:rFonts w:hint="eastAsia"/>
                </w:rPr>
              </w:rPrChange>
            </w:rPr>
            <w:delText>국내표준</w:delText>
          </w:r>
          <w:r w:rsidRPr="002646CB" w:rsidDel="00BE5490">
            <w:rPr>
              <w:webHidden/>
              <w:rPrChange w:id="1420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09BE017E" w14:textId="5C9808C3" w:rsidR="00633BEF" w:rsidRPr="002646CB" w:rsidDel="00BE5490" w:rsidRDefault="00633BEF">
      <w:pPr>
        <w:pStyle w:val="16"/>
        <w:rPr>
          <w:ins w:id="1421" w:author="박 진상" w:date="2019-10-29T12:24:00Z"/>
          <w:del w:id="142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23" w:author="ETRI-김종원" w:date="2019-12-10T10:44:00Z">
            <w:rPr>
              <w:ins w:id="1424" w:author="박 진상" w:date="2019-10-29T12:24:00Z"/>
              <w:del w:id="142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26" w:author="박 진상" w:date="2019-10-29T12:24:00Z">
        <w:del w:id="1427" w:author="ETRI-김종원" w:date="2019-11-04T21:03:00Z">
          <w:r w:rsidRPr="002646CB" w:rsidDel="00BE5490">
            <w:rPr>
              <w:rStyle w:val="ab"/>
              <w:color w:val="auto"/>
              <w:rPrChange w:id="1428" w:author="ETRI-김종원" w:date="2019-12-10T10:44:00Z">
                <w:rPr>
                  <w:rStyle w:val="ab"/>
                </w:rPr>
              </w:rPrChange>
            </w:rPr>
            <w:delText>3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29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30" w:author="ETRI-김종원" w:date="2019-12-10T10:44:00Z">
                <w:rPr>
                  <w:rStyle w:val="ab"/>
                  <w:rFonts w:hint="eastAsia"/>
                </w:rPr>
              </w:rPrChange>
            </w:rPr>
            <w:delText>용어와</w:delText>
          </w:r>
          <w:r w:rsidRPr="002646CB" w:rsidDel="00BE5490">
            <w:rPr>
              <w:rStyle w:val="ab"/>
              <w:color w:val="auto"/>
              <w:rPrChange w:id="143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432" w:author="ETRI-김종원" w:date="2019-12-10T10:44:00Z">
                <w:rPr>
                  <w:rStyle w:val="ab"/>
                  <w:rFonts w:hint="eastAsia"/>
                </w:rPr>
              </w:rPrChange>
            </w:rPr>
            <w:delText>정의</w:delText>
          </w:r>
          <w:r w:rsidRPr="002646CB" w:rsidDel="00BE5490">
            <w:rPr>
              <w:rStyle w:val="ab"/>
              <w:color w:val="auto"/>
              <w:rPrChange w:id="1433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434" w:author="ETRI-김종원" w:date="2019-12-10T10:44:00Z">
                <w:rPr>
                  <w:rStyle w:val="ab"/>
                  <w:rFonts w:hint="eastAsia"/>
                </w:rPr>
              </w:rPrChange>
            </w:rPr>
            <w:delText>및</w:delText>
          </w:r>
          <w:r w:rsidRPr="002646CB" w:rsidDel="00BE5490">
            <w:rPr>
              <w:rStyle w:val="ab"/>
              <w:color w:val="auto"/>
              <w:rPrChange w:id="1435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436" w:author="ETRI-김종원" w:date="2019-12-10T10:44:00Z">
                <w:rPr>
                  <w:rStyle w:val="ab"/>
                  <w:rFonts w:hint="eastAsia"/>
                </w:rPr>
              </w:rPrChange>
            </w:rPr>
            <w:delText>약어</w:delText>
          </w:r>
          <w:r w:rsidRPr="002646CB" w:rsidDel="00BE5490">
            <w:rPr>
              <w:webHidden/>
              <w:rPrChange w:id="143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594BFED6" w14:textId="4F9514AE" w:rsidR="00633BEF" w:rsidRPr="002646CB" w:rsidDel="00BE5490" w:rsidRDefault="00633BEF">
      <w:pPr>
        <w:pStyle w:val="2a"/>
        <w:rPr>
          <w:ins w:id="1438" w:author="박 진상" w:date="2019-10-29T12:24:00Z"/>
          <w:del w:id="143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40" w:author="ETRI-김종원" w:date="2019-12-10T10:44:00Z">
            <w:rPr>
              <w:ins w:id="1441" w:author="박 진상" w:date="2019-10-29T12:24:00Z"/>
              <w:del w:id="144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43" w:author="박 진상" w:date="2019-10-29T12:24:00Z">
        <w:del w:id="1444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445" w:author="ETRI-김종원" w:date="2019-12-10T10:44:00Z">
                <w:rPr>
                  <w:rStyle w:val="ab"/>
                  <w:rFonts w:cs="Arial"/>
                </w:rPr>
              </w:rPrChange>
            </w:rPr>
            <w:delText>3.1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46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47" w:author="ETRI-김종원" w:date="2019-12-10T10:44:00Z">
                <w:rPr>
                  <w:rStyle w:val="ab"/>
                  <w:rFonts w:hint="eastAsia"/>
                </w:rPr>
              </w:rPrChange>
            </w:rPr>
            <w:delText>용어와</w:delText>
          </w:r>
          <w:r w:rsidRPr="002646CB" w:rsidDel="00BE5490">
            <w:rPr>
              <w:rStyle w:val="ab"/>
              <w:color w:val="auto"/>
              <w:rPrChange w:id="144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449" w:author="ETRI-김종원" w:date="2019-12-10T10:44:00Z">
                <w:rPr>
                  <w:rStyle w:val="ab"/>
                  <w:rFonts w:hint="eastAsia"/>
                </w:rPr>
              </w:rPrChange>
            </w:rPr>
            <w:delText>정의</w:delText>
          </w:r>
          <w:r w:rsidRPr="002646CB" w:rsidDel="00BE5490">
            <w:rPr>
              <w:webHidden/>
              <w:rPrChange w:id="1450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537C3D32" w14:textId="25472A02" w:rsidR="00633BEF" w:rsidRPr="002646CB" w:rsidDel="00BE5490" w:rsidRDefault="00633BEF">
      <w:pPr>
        <w:pStyle w:val="2a"/>
        <w:rPr>
          <w:ins w:id="1451" w:author="박 진상" w:date="2019-10-29T12:24:00Z"/>
          <w:del w:id="145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53" w:author="ETRI-김종원" w:date="2019-12-10T10:44:00Z">
            <w:rPr>
              <w:ins w:id="1454" w:author="박 진상" w:date="2019-10-29T12:24:00Z"/>
              <w:del w:id="145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56" w:author="박 진상" w:date="2019-10-29T12:24:00Z">
        <w:del w:id="1457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458" w:author="ETRI-김종원" w:date="2019-12-10T10:44:00Z">
                <w:rPr>
                  <w:rStyle w:val="ab"/>
                  <w:rFonts w:cs="Arial"/>
                </w:rPr>
              </w:rPrChange>
            </w:rPr>
            <w:delText>3.2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59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60" w:author="ETRI-김종원" w:date="2019-12-10T10:44:00Z">
                <w:rPr>
                  <w:rStyle w:val="ab"/>
                  <w:rFonts w:hint="eastAsia"/>
                </w:rPr>
              </w:rPrChange>
            </w:rPr>
            <w:delText>약어</w:delText>
          </w:r>
          <w:r w:rsidRPr="002646CB" w:rsidDel="00BE5490">
            <w:rPr>
              <w:webHidden/>
              <w:rPrChange w:id="1461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60447EC1" w14:textId="36235D8D" w:rsidR="00633BEF" w:rsidRPr="002646CB" w:rsidDel="00BE5490" w:rsidRDefault="00633BEF">
      <w:pPr>
        <w:pStyle w:val="16"/>
        <w:rPr>
          <w:ins w:id="1462" w:author="박 진상" w:date="2019-10-29T12:24:00Z"/>
          <w:del w:id="146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64" w:author="ETRI-김종원" w:date="2019-12-10T10:44:00Z">
            <w:rPr>
              <w:ins w:id="1465" w:author="박 진상" w:date="2019-10-29T12:24:00Z"/>
              <w:del w:id="1466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67" w:author="박 진상" w:date="2019-10-29T12:24:00Z">
        <w:del w:id="1468" w:author="ETRI-김종원" w:date="2019-11-04T21:03:00Z">
          <w:r w:rsidRPr="002646CB" w:rsidDel="00BE5490">
            <w:rPr>
              <w:rStyle w:val="ab"/>
              <w:color w:val="auto"/>
              <w:rPrChange w:id="1469" w:author="ETRI-김종원" w:date="2019-12-10T10:44:00Z">
                <w:rPr>
                  <w:rStyle w:val="ab"/>
                </w:rPr>
              </w:rPrChange>
            </w:rPr>
            <w:delText>4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70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71" w:author="ETRI-김종원" w:date="2019-12-10T10:44:00Z">
                <w:rPr>
                  <w:rStyle w:val="ab"/>
                  <w:rFonts w:hint="eastAsia"/>
                </w:rPr>
              </w:rPrChange>
            </w:rPr>
            <w:delText>분산자원</w:delText>
          </w:r>
          <w:r w:rsidRPr="002646CB" w:rsidDel="00BE5490">
            <w:rPr>
              <w:rStyle w:val="ab"/>
              <w:color w:val="auto"/>
              <w:rPrChange w:id="1472" w:author="ETRI-김종원" w:date="2019-12-10T10:44:00Z">
                <w:rPr>
                  <w:rStyle w:val="ab"/>
                </w:rPr>
              </w:rPrChange>
            </w:rPr>
            <w:delText xml:space="preserve">(DER) </w:delText>
          </w:r>
          <w:r w:rsidRPr="002646CB" w:rsidDel="00BE5490">
            <w:rPr>
              <w:rStyle w:val="ab"/>
              <w:rFonts w:hint="eastAsia"/>
              <w:color w:val="auto"/>
              <w:rPrChange w:id="1473" w:author="ETRI-김종원" w:date="2019-12-10T10:44:00Z">
                <w:rPr>
                  <w:rStyle w:val="ab"/>
                  <w:rFonts w:hint="eastAsia"/>
                </w:rPr>
              </w:rPrChange>
            </w:rPr>
            <w:delText>시스템</w:delText>
          </w:r>
          <w:r w:rsidRPr="002646CB" w:rsidDel="00BE5490">
            <w:rPr>
              <w:rStyle w:val="ab"/>
              <w:color w:val="auto"/>
              <w:rPrChange w:id="1474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475" w:author="ETRI-김종원" w:date="2019-12-10T10:44:00Z">
                <w:rPr>
                  <w:rStyle w:val="ab"/>
                  <w:rFonts w:hint="eastAsia"/>
                </w:rPr>
              </w:rPrChange>
            </w:rPr>
            <w:delText>구성</w:delText>
          </w:r>
          <w:r w:rsidRPr="002646CB" w:rsidDel="00BE5490">
            <w:rPr>
              <w:webHidden/>
              <w:rPrChange w:id="1476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3EBF98EA" w14:textId="05C8C75D" w:rsidR="00633BEF" w:rsidRPr="002646CB" w:rsidDel="00BE5490" w:rsidRDefault="00633BEF">
      <w:pPr>
        <w:pStyle w:val="2a"/>
        <w:rPr>
          <w:ins w:id="1477" w:author="박 진상" w:date="2019-10-29T12:24:00Z"/>
          <w:del w:id="147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79" w:author="ETRI-김종원" w:date="2019-12-10T10:44:00Z">
            <w:rPr>
              <w:ins w:id="1480" w:author="박 진상" w:date="2019-10-29T12:24:00Z"/>
              <w:del w:id="148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82" w:author="박 진상" w:date="2019-10-29T12:24:00Z">
        <w:del w:id="1483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484" w:author="ETRI-김종원" w:date="2019-12-10T10:44:00Z">
                <w:rPr>
                  <w:rStyle w:val="ab"/>
                  <w:rFonts w:cs="Arial"/>
                </w:rPr>
              </w:rPrChange>
            </w:rPr>
            <w:delText>4.1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85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86" w:author="ETRI-김종원" w:date="2019-12-10T10:44:00Z">
                <w:rPr>
                  <w:rStyle w:val="ab"/>
                  <w:rFonts w:hint="eastAsia"/>
                </w:rPr>
              </w:rPrChange>
            </w:rPr>
            <w:delText>일반사항</w:delText>
          </w:r>
          <w:r w:rsidRPr="002646CB" w:rsidDel="00BE5490">
            <w:rPr>
              <w:webHidden/>
              <w:rPrChange w:id="148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575A2AF0" w14:textId="0294E5CC" w:rsidR="00633BEF" w:rsidRPr="002646CB" w:rsidDel="00BE5490" w:rsidRDefault="00633BEF">
      <w:pPr>
        <w:pStyle w:val="2a"/>
        <w:rPr>
          <w:ins w:id="1488" w:author="박 진상" w:date="2019-10-29T12:24:00Z"/>
          <w:del w:id="148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490" w:author="ETRI-김종원" w:date="2019-12-10T10:44:00Z">
            <w:rPr>
              <w:ins w:id="1491" w:author="박 진상" w:date="2019-10-29T12:24:00Z"/>
              <w:del w:id="149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493" w:author="박 진상" w:date="2019-10-29T12:24:00Z">
        <w:del w:id="1494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495" w:author="ETRI-김종원" w:date="2019-12-10T10:44:00Z">
                <w:rPr>
                  <w:rStyle w:val="ab"/>
                  <w:rFonts w:cs="Arial"/>
                </w:rPr>
              </w:rPrChange>
            </w:rPr>
            <w:delText>4.2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496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497" w:author="ETRI-김종원" w:date="2019-12-10T10:44:00Z">
                <w:rPr>
                  <w:rStyle w:val="ab"/>
                  <w:rFonts w:hint="eastAsia"/>
                </w:rPr>
              </w:rPrChange>
            </w:rPr>
            <w:delText>시스템</w:delText>
          </w:r>
          <w:r w:rsidRPr="002646CB" w:rsidDel="00BE5490">
            <w:rPr>
              <w:rStyle w:val="ab"/>
              <w:color w:val="auto"/>
              <w:rPrChange w:id="149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499" w:author="ETRI-김종원" w:date="2019-12-10T10:44:00Z">
                <w:rPr>
                  <w:rStyle w:val="ab"/>
                  <w:rFonts w:hint="eastAsia"/>
                </w:rPr>
              </w:rPrChange>
            </w:rPr>
            <w:delText>구성</w:delText>
          </w:r>
          <w:r w:rsidRPr="002646CB" w:rsidDel="00BE5490">
            <w:rPr>
              <w:webHidden/>
              <w:rPrChange w:id="1500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392E228A" w14:textId="254080A1" w:rsidR="00633BEF" w:rsidRPr="002646CB" w:rsidDel="00BE5490" w:rsidRDefault="00633BEF">
      <w:pPr>
        <w:pStyle w:val="2a"/>
        <w:rPr>
          <w:ins w:id="1501" w:author="박 진상" w:date="2019-10-29T12:24:00Z"/>
          <w:del w:id="150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03" w:author="ETRI-김종원" w:date="2019-12-10T10:44:00Z">
            <w:rPr>
              <w:ins w:id="1504" w:author="박 진상" w:date="2019-10-29T12:24:00Z"/>
              <w:del w:id="150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06" w:author="박 진상" w:date="2019-10-29T12:24:00Z">
        <w:del w:id="1507" w:author="ETRI-김종원" w:date="2019-11-04T21:03:00Z">
          <w:r w:rsidRPr="002646CB" w:rsidDel="00BE5490">
            <w:rPr>
              <w:rStyle w:val="ab"/>
              <w:rFonts w:cs="Arial"/>
              <w:color w:val="auto"/>
              <w:lang w:bidi="ko-KR"/>
              <w:rPrChange w:id="1508" w:author="ETRI-김종원" w:date="2019-12-10T10:44:00Z">
                <w:rPr>
                  <w:rStyle w:val="ab"/>
                  <w:rFonts w:cs="Arial"/>
                  <w:lang w:bidi="ko-KR"/>
                </w:rPr>
              </w:rPrChange>
            </w:rPr>
            <w:delText>4.3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09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510" w:author="ETRI-김종원" w:date="2019-12-10T10:44:00Z">
                <w:rPr>
                  <w:rStyle w:val="ab"/>
                  <w:rFonts w:hint="eastAsia"/>
                </w:rPr>
              </w:rPrChange>
            </w:rPr>
            <w:delText>적용</w:delText>
          </w:r>
          <w:r w:rsidRPr="002646CB" w:rsidDel="00BE5490">
            <w:rPr>
              <w:rStyle w:val="ab"/>
              <w:color w:val="auto"/>
              <w:rPrChange w:id="151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12" w:author="ETRI-김종원" w:date="2019-12-10T10:44:00Z">
                <w:rPr>
                  <w:rStyle w:val="ab"/>
                  <w:rFonts w:hint="eastAsia"/>
                </w:rPr>
              </w:rPrChange>
            </w:rPr>
            <w:delText>시스템</w:delText>
          </w:r>
          <w:r w:rsidRPr="002646CB" w:rsidDel="00BE5490">
            <w:rPr>
              <w:rStyle w:val="ab"/>
              <w:color w:val="auto"/>
              <w:rPrChange w:id="1513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14" w:author="ETRI-김종원" w:date="2019-12-10T10:44:00Z">
                <w:rPr>
                  <w:rStyle w:val="ab"/>
                  <w:rFonts w:hint="eastAsia"/>
                </w:rPr>
              </w:rPrChange>
            </w:rPr>
            <w:delText>구성</w:delText>
          </w:r>
          <w:r w:rsidRPr="002646CB" w:rsidDel="00BE5490">
            <w:rPr>
              <w:rStyle w:val="ab"/>
              <w:color w:val="auto"/>
              <w:rPrChange w:id="1515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16" w:author="ETRI-김종원" w:date="2019-12-10T10:44:00Z">
                <w:rPr>
                  <w:rStyle w:val="ab"/>
                  <w:rFonts w:hint="eastAsia"/>
                </w:rPr>
              </w:rPrChange>
            </w:rPr>
            <w:delText>방법</w:delText>
          </w:r>
          <w:r w:rsidRPr="002646CB" w:rsidDel="00BE5490">
            <w:rPr>
              <w:webHidden/>
              <w:rPrChange w:id="151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39EFCA72" w14:textId="369358D6" w:rsidR="00633BEF" w:rsidRPr="002646CB" w:rsidDel="00BE5490" w:rsidRDefault="00633BEF">
      <w:pPr>
        <w:pStyle w:val="16"/>
        <w:rPr>
          <w:ins w:id="1518" w:author="박 진상" w:date="2019-10-29T12:24:00Z"/>
          <w:del w:id="151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20" w:author="ETRI-김종원" w:date="2019-12-10T10:44:00Z">
            <w:rPr>
              <w:ins w:id="1521" w:author="박 진상" w:date="2019-10-29T12:24:00Z"/>
              <w:del w:id="152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23" w:author="박 진상" w:date="2019-10-29T12:24:00Z">
        <w:del w:id="1524" w:author="ETRI-김종원" w:date="2019-11-04T21:03:00Z">
          <w:r w:rsidRPr="002646CB" w:rsidDel="00BE5490">
            <w:rPr>
              <w:rStyle w:val="ab"/>
              <w:color w:val="auto"/>
              <w:lang w:val="en-US"/>
              <w:rPrChange w:id="1525" w:author="ETRI-김종원" w:date="2019-12-10T10:44:00Z">
                <w:rPr>
                  <w:rStyle w:val="ab"/>
                  <w:lang w:val="en-US"/>
                </w:rPr>
              </w:rPrChange>
            </w:rPr>
            <w:delText>5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26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527" w:author="ETRI-김종원" w:date="2019-12-10T10:44:00Z">
                <w:rPr>
                  <w:rStyle w:val="ab"/>
                  <w:rFonts w:hint="eastAsia"/>
                </w:rPr>
              </w:rPrChange>
            </w:rPr>
            <w:delText>매개변수</w:delText>
          </w:r>
          <w:r w:rsidRPr="002646CB" w:rsidDel="00BE5490">
            <w:rPr>
              <w:rStyle w:val="ab"/>
              <w:color w:val="auto"/>
              <w:rPrChange w:id="1528" w:author="ETRI-김종원" w:date="2019-12-10T10:44:00Z">
                <w:rPr>
                  <w:rStyle w:val="ab"/>
                </w:rPr>
              </w:rPrChange>
            </w:rPr>
            <w:delText>(Parameter)</w:delText>
          </w:r>
          <w:r w:rsidRPr="002646CB" w:rsidDel="00BE5490">
            <w:rPr>
              <w:webHidden/>
              <w:rPrChange w:id="1529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3F3647BD" w14:textId="4DC3EB00" w:rsidR="00633BEF" w:rsidRPr="002646CB" w:rsidDel="00BE5490" w:rsidRDefault="00633BEF">
      <w:pPr>
        <w:pStyle w:val="2a"/>
        <w:rPr>
          <w:ins w:id="1530" w:author="박 진상" w:date="2019-10-29T12:24:00Z"/>
          <w:del w:id="153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32" w:author="ETRI-김종원" w:date="2019-12-10T10:44:00Z">
            <w:rPr>
              <w:ins w:id="1533" w:author="박 진상" w:date="2019-10-29T12:24:00Z"/>
              <w:del w:id="153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35" w:author="박 진상" w:date="2019-10-29T12:24:00Z">
        <w:del w:id="1536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537" w:author="ETRI-김종원" w:date="2019-12-10T10:44:00Z">
                <w:rPr>
                  <w:rStyle w:val="ab"/>
                  <w:rFonts w:cs="Arial"/>
                </w:rPr>
              </w:rPrChange>
            </w:rPr>
            <w:delText>5.1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38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539" w:author="ETRI-김종원" w:date="2019-12-10T10:44:00Z">
                <w:rPr>
                  <w:rStyle w:val="ab"/>
                  <w:rFonts w:hint="eastAsia"/>
                </w:rPr>
              </w:rPrChange>
            </w:rPr>
            <w:delText>측정데이터</w:delText>
          </w:r>
          <w:r w:rsidRPr="002646CB" w:rsidDel="00BE5490">
            <w:rPr>
              <w:rStyle w:val="ab"/>
              <w:color w:val="auto"/>
              <w:rPrChange w:id="1540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41" w:author="ETRI-김종원" w:date="2019-12-10T10:44:00Z">
                <w:rPr>
                  <w:rStyle w:val="ab"/>
                  <w:rFonts w:hint="eastAsia"/>
                </w:rPr>
              </w:rPrChange>
            </w:rPr>
            <w:delText>및</w:delText>
          </w:r>
          <w:r w:rsidRPr="002646CB" w:rsidDel="00BE5490">
            <w:rPr>
              <w:rStyle w:val="ab"/>
              <w:color w:val="auto"/>
              <w:rPrChange w:id="1542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43" w:author="ETRI-김종원" w:date="2019-12-10T10:44:00Z">
                <w:rPr>
                  <w:rStyle w:val="ab"/>
                  <w:rFonts w:hint="eastAsia"/>
                </w:rPr>
              </w:rPrChange>
            </w:rPr>
            <w:delText>측정값</w:delText>
          </w:r>
          <w:r w:rsidRPr="002646CB" w:rsidDel="00BE5490">
            <w:rPr>
              <w:webHidden/>
              <w:rPrChange w:id="1544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206AECB6" w14:textId="701B2FFF" w:rsidR="00633BEF" w:rsidRPr="002646CB" w:rsidDel="00BE5490" w:rsidRDefault="00633BEF">
      <w:pPr>
        <w:pStyle w:val="2a"/>
        <w:rPr>
          <w:ins w:id="1545" w:author="박 진상" w:date="2019-10-29T12:24:00Z"/>
          <w:del w:id="154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47" w:author="ETRI-김종원" w:date="2019-12-10T10:44:00Z">
            <w:rPr>
              <w:ins w:id="1548" w:author="박 진상" w:date="2019-10-29T12:24:00Z"/>
              <w:del w:id="1549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50" w:author="박 진상" w:date="2019-10-29T12:24:00Z">
        <w:del w:id="1551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552" w:author="ETRI-김종원" w:date="2019-12-10T10:44:00Z">
                <w:rPr>
                  <w:rStyle w:val="ab"/>
                  <w:rFonts w:cs="Arial"/>
                </w:rPr>
              </w:rPrChange>
            </w:rPr>
            <w:delText>5.2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53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ascii="바탕" w:hAnsi="바탕"/>
              <w:color w:val="auto"/>
              <w:rPrChange w:id="1554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매개변수</w:delText>
          </w:r>
          <w:r w:rsidRPr="002646CB" w:rsidDel="00BE5490">
            <w:rPr>
              <w:rStyle w:val="ab"/>
              <w:rFonts w:ascii="바탕" w:hAnsi="바탕"/>
              <w:color w:val="auto"/>
              <w:rPrChange w:id="1555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(Parameter)</w:delText>
          </w:r>
          <w:r w:rsidRPr="002646CB" w:rsidDel="00BE5490">
            <w:rPr>
              <w:webHidden/>
              <w:rPrChange w:id="1556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4107CDCC" w14:textId="5E0D3109" w:rsidR="00633BEF" w:rsidRPr="002646CB" w:rsidDel="00BE5490" w:rsidRDefault="00633BEF">
      <w:pPr>
        <w:pStyle w:val="16"/>
        <w:rPr>
          <w:ins w:id="1557" w:author="박 진상" w:date="2019-10-29T12:24:00Z"/>
          <w:del w:id="155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59" w:author="ETRI-김종원" w:date="2019-12-10T10:44:00Z">
            <w:rPr>
              <w:ins w:id="1560" w:author="박 진상" w:date="2019-10-29T12:24:00Z"/>
              <w:del w:id="156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62" w:author="박 진상" w:date="2019-10-29T12:24:00Z">
        <w:del w:id="1563" w:author="ETRI-김종원" w:date="2019-11-04T21:03:00Z">
          <w:r w:rsidRPr="002646CB" w:rsidDel="00BE5490">
            <w:rPr>
              <w:rStyle w:val="ab"/>
              <w:color w:val="auto"/>
              <w:rPrChange w:id="1564" w:author="ETRI-김종원" w:date="2019-12-10T10:44:00Z">
                <w:rPr>
                  <w:rStyle w:val="ab"/>
                </w:rPr>
              </w:rPrChange>
            </w:rPr>
            <w:delText>6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65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566" w:author="ETRI-김종원" w:date="2019-12-10T10:44:00Z">
                <w:rPr>
                  <w:rStyle w:val="ab"/>
                  <w:rFonts w:hint="eastAsia"/>
                </w:rPr>
              </w:rPrChange>
            </w:rPr>
            <w:delText>분산자원</w:delText>
          </w:r>
          <w:r w:rsidRPr="002646CB" w:rsidDel="00BE5490">
            <w:rPr>
              <w:rStyle w:val="ab"/>
              <w:color w:val="auto"/>
              <w:rPrChange w:id="1567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68" w:author="ETRI-김종원" w:date="2019-12-10T10:44:00Z">
                <w:rPr>
                  <w:rStyle w:val="ab"/>
                  <w:rFonts w:hint="eastAsia"/>
                </w:rPr>
              </w:rPrChange>
            </w:rPr>
            <w:delText>발전출력</w:delText>
          </w:r>
          <w:r w:rsidRPr="002646CB" w:rsidDel="00BE5490">
            <w:rPr>
              <w:rStyle w:val="ab"/>
              <w:color w:val="auto"/>
              <w:rPrChange w:id="1569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70" w:author="ETRI-김종원" w:date="2019-12-10T10:44:00Z">
                <w:rPr>
                  <w:rStyle w:val="ab"/>
                  <w:rFonts w:hint="eastAsia"/>
                </w:rPr>
              </w:rPrChange>
            </w:rPr>
            <w:delText>안정화</w:delText>
          </w:r>
          <w:r w:rsidRPr="002646CB" w:rsidDel="00BE5490">
            <w:rPr>
              <w:rStyle w:val="ab"/>
              <w:color w:val="auto"/>
              <w:rPrChange w:id="157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572" w:author="ETRI-김종원" w:date="2019-12-10T10:44:00Z">
                <w:rPr>
                  <w:rStyle w:val="ab"/>
                  <w:rFonts w:hint="eastAsia"/>
                </w:rPr>
              </w:rPrChange>
            </w:rPr>
            <w:delText>특성지표</w:delText>
          </w:r>
          <w:r w:rsidRPr="002646CB" w:rsidDel="00BE5490">
            <w:rPr>
              <w:webHidden/>
              <w:rPrChange w:id="1573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636ED01E" w14:textId="3B1F1996" w:rsidR="00633BEF" w:rsidRPr="002646CB" w:rsidDel="00BE5490" w:rsidRDefault="00633BEF">
      <w:pPr>
        <w:pStyle w:val="2a"/>
        <w:rPr>
          <w:ins w:id="1574" w:author="박 진상" w:date="2019-10-29T12:24:00Z"/>
          <w:del w:id="157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76" w:author="ETRI-김종원" w:date="2019-12-10T10:44:00Z">
            <w:rPr>
              <w:ins w:id="1577" w:author="박 진상" w:date="2019-10-29T12:24:00Z"/>
              <w:del w:id="157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79" w:author="박 진상" w:date="2019-10-29T12:24:00Z">
        <w:del w:id="1580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581" w:author="ETRI-김종원" w:date="2019-12-10T10:44:00Z">
                <w:rPr>
                  <w:rStyle w:val="ab"/>
                  <w:rFonts w:cs="Arial"/>
                </w:rPr>
              </w:rPrChange>
            </w:rPr>
            <w:delText>6.1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82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583" w:author="ETRI-김종원" w:date="2019-12-10T10:44:00Z">
                <w:rPr>
                  <w:rStyle w:val="ab"/>
                  <w:rFonts w:hint="eastAsia"/>
                </w:rPr>
              </w:rPrChange>
            </w:rPr>
            <w:delText>신뢰지표</w:delText>
          </w:r>
          <w:r w:rsidRPr="002646CB" w:rsidDel="00BE5490">
            <w:rPr>
              <w:rStyle w:val="ab"/>
              <w:color w:val="auto"/>
              <w:rPrChange w:id="1584" w:author="ETRI-김종원" w:date="2019-12-10T10:44:00Z">
                <w:rPr>
                  <w:rStyle w:val="ab"/>
                </w:rPr>
              </w:rPrChange>
            </w:rPr>
            <w:delText>(RI)</w:delText>
          </w:r>
          <w:r w:rsidRPr="002646CB" w:rsidDel="00BE5490">
            <w:rPr>
              <w:webHidden/>
              <w:rPrChange w:id="1585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2D32F3E7" w14:textId="332557E0" w:rsidR="00633BEF" w:rsidRPr="002646CB" w:rsidDel="00BE5490" w:rsidRDefault="00633BEF">
      <w:pPr>
        <w:pStyle w:val="2a"/>
        <w:rPr>
          <w:ins w:id="1586" w:author="박 진상" w:date="2019-10-29T12:24:00Z"/>
          <w:del w:id="158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588" w:author="ETRI-김종원" w:date="2019-12-10T10:44:00Z">
            <w:rPr>
              <w:ins w:id="1589" w:author="박 진상" w:date="2019-10-29T12:24:00Z"/>
              <w:del w:id="1590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591" w:author="박 진상" w:date="2019-10-29T12:24:00Z">
        <w:del w:id="1592" w:author="ETRI-김종원" w:date="2019-11-04T21:03:00Z">
          <w:r w:rsidRPr="002646CB" w:rsidDel="00BE5490">
            <w:rPr>
              <w:rStyle w:val="ab"/>
              <w:rFonts w:cs="Arial"/>
              <w:bCs/>
              <w:color w:val="auto"/>
              <w:rPrChange w:id="1593" w:author="ETRI-김종원" w:date="2019-12-10T10:44:00Z">
                <w:rPr>
                  <w:rStyle w:val="ab"/>
                  <w:rFonts w:cs="Arial"/>
                  <w:bCs/>
                </w:rPr>
              </w:rPrChange>
            </w:rPr>
            <w:delText>6.2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594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bCs/>
              <w:color w:val="auto"/>
              <w:rPrChange w:id="1595" w:author="ETRI-김종원" w:date="2019-12-10T10:44:00Z">
                <w:rPr>
                  <w:rStyle w:val="ab"/>
                  <w:rFonts w:hint="eastAsia"/>
                  <w:bCs/>
                </w:rPr>
              </w:rPrChange>
            </w:rPr>
            <w:delText>변동지표</w:delText>
          </w:r>
          <w:r w:rsidRPr="002646CB" w:rsidDel="00BE5490">
            <w:rPr>
              <w:rStyle w:val="ab"/>
              <w:bCs/>
              <w:color w:val="auto"/>
              <w:rPrChange w:id="1596" w:author="ETRI-김종원" w:date="2019-12-10T10:44:00Z">
                <w:rPr>
                  <w:rStyle w:val="ab"/>
                  <w:bCs/>
                </w:rPr>
              </w:rPrChange>
            </w:rPr>
            <w:delText>(VI)</w:delText>
          </w:r>
          <w:r w:rsidRPr="002646CB" w:rsidDel="00BE5490">
            <w:rPr>
              <w:webHidden/>
              <w:rPrChange w:id="159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16C3B911" w14:textId="3AA8F1AF" w:rsidR="00633BEF" w:rsidRPr="002646CB" w:rsidDel="00BE5490" w:rsidRDefault="00633BEF">
      <w:pPr>
        <w:pStyle w:val="16"/>
        <w:rPr>
          <w:ins w:id="1598" w:author="박 진상" w:date="2019-10-29T12:24:00Z"/>
          <w:del w:id="159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00" w:author="ETRI-김종원" w:date="2019-12-10T10:44:00Z">
            <w:rPr>
              <w:ins w:id="1601" w:author="박 진상" w:date="2019-10-29T12:24:00Z"/>
              <w:del w:id="160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03" w:author="박 진상" w:date="2019-10-29T12:24:00Z">
        <w:del w:id="1604" w:author="ETRI-김종원" w:date="2019-11-04T21:03:00Z">
          <w:r w:rsidRPr="002646CB" w:rsidDel="00BE5490">
            <w:rPr>
              <w:rStyle w:val="ab"/>
              <w:color w:val="auto"/>
              <w:rPrChange w:id="1605" w:author="ETRI-김종원" w:date="2019-12-10T10:44:00Z">
                <w:rPr>
                  <w:rStyle w:val="ab"/>
                </w:rPr>
              </w:rPrChange>
            </w:rPr>
            <w:delText>7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606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607" w:author="ETRI-김종원" w:date="2019-12-10T10:44:00Z">
                <w:rPr>
                  <w:rStyle w:val="ab"/>
                  <w:rFonts w:hint="eastAsia"/>
                </w:rPr>
              </w:rPrChange>
            </w:rPr>
            <w:delText>특성지표를</w:delText>
          </w:r>
          <w:r w:rsidRPr="002646CB" w:rsidDel="00BE5490">
            <w:rPr>
              <w:rStyle w:val="ab"/>
              <w:color w:val="auto"/>
              <w:rPrChange w:id="160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09" w:author="ETRI-김종원" w:date="2019-12-10T10:44:00Z">
                <w:rPr>
                  <w:rStyle w:val="ab"/>
                  <w:rFonts w:hint="eastAsia"/>
                </w:rPr>
              </w:rPrChange>
            </w:rPr>
            <w:delText>활용한</w:delText>
          </w:r>
          <w:r w:rsidRPr="002646CB" w:rsidDel="00BE5490">
            <w:rPr>
              <w:rStyle w:val="ab"/>
              <w:color w:val="auto"/>
              <w:rPrChange w:id="1610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11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612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13" w:author="ETRI-김종원" w:date="2019-12-10T10:44:00Z">
                <w:rPr>
                  <w:rStyle w:val="ab"/>
                  <w:rFonts w:hint="eastAsia"/>
                </w:rPr>
              </w:rPrChange>
            </w:rPr>
            <w:delText>산정</w:delText>
          </w:r>
          <w:r w:rsidRPr="002646CB" w:rsidDel="00BE5490">
            <w:rPr>
              <w:webHidden/>
              <w:rPrChange w:id="1614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6D9F73FA" w14:textId="7E4CA116" w:rsidR="00633BEF" w:rsidRPr="002646CB" w:rsidDel="00BE5490" w:rsidRDefault="00633BEF">
      <w:pPr>
        <w:pStyle w:val="2a"/>
        <w:rPr>
          <w:ins w:id="1615" w:author="박 진상" w:date="2019-10-29T12:24:00Z"/>
          <w:del w:id="161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17" w:author="ETRI-김종원" w:date="2019-12-10T10:44:00Z">
            <w:rPr>
              <w:ins w:id="1618" w:author="박 진상" w:date="2019-10-29T12:24:00Z"/>
              <w:del w:id="1619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20" w:author="박 진상" w:date="2019-10-29T12:24:00Z">
        <w:del w:id="1621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622" w:author="ETRI-김종원" w:date="2019-12-10T10:44:00Z">
                <w:rPr>
                  <w:rStyle w:val="ab"/>
                  <w:rFonts w:cs="Arial"/>
                </w:rPr>
              </w:rPrChange>
            </w:rPr>
            <w:delText>7.1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623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624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625" w:author="ETRI-김종원" w:date="2019-12-10T10:44:00Z">
                <w:rPr>
                  <w:rStyle w:val="ab"/>
                </w:rPr>
              </w:rPrChange>
            </w:rPr>
            <w:delText>(Incentive Rate;IR)</w:delText>
          </w:r>
          <w:r w:rsidRPr="002646CB" w:rsidDel="00BE5490">
            <w:rPr>
              <w:webHidden/>
              <w:rPrChange w:id="1626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19311D82" w14:textId="5CCCB304" w:rsidR="00633BEF" w:rsidRPr="002646CB" w:rsidDel="00BE5490" w:rsidRDefault="00633BEF">
      <w:pPr>
        <w:pStyle w:val="2a"/>
        <w:rPr>
          <w:ins w:id="1627" w:author="박 진상" w:date="2019-10-29T12:24:00Z"/>
          <w:del w:id="162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29" w:author="ETRI-김종원" w:date="2019-12-10T10:44:00Z">
            <w:rPr>
              <w:ins w:id="1630" w:author="박 진상" w:date="2019-10-29T12:24:00Z"/>
              <w:del w:id="163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32" w:author="박 진상" w:date="2019-10-29T12:24:00Z">
        <w:del w:id="1633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634" w:author="ETRI-김종원" w:date="2019-12-10T10:44:00Z">
                <w:rPr>
                  <w:rStyle w:val="ab"/>
                  <w:rFonts w:cs="Arial"/>
                </w:rPr>
              </w:rPrChange>
            </w:rPr>
            <w:delText>7.2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635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ascii="바탕" w:hAnsi="바탕"/>
              <w:color w:val="auto"/>
              <w:rPrChange w:id="1636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신뢰지표</w:delText>
          </w:r>
          <w:r w:rsidRPr="002646CB" w:rsidDel="00BE5490">
            <w:rPr>
              <w:rStyle w:val="ab"/>
              <w:rFonts w:ascii="바탕" w:hAnsi="바탕"/>
              <w:color w:val="auto"/>
              <w:rPrChange w:id="1637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ascii="바탕" w:hAnsi="바탕"/>
              <w:color w:val="auto"/>
              <w:rPrChange w:id="1638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rFonts w:ascii="바탕" w:hAnsi="바탕"/>
              <w:color w:val="auto"/>
              <w:rPrChange w:id="1639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 xml:space="preserve">(IRRI) </w:delText>
          </w:r>
          <w:r w:rsidRPr="002646CB" w:rsidDel="00BE5490">
            <w:rPr>
              <w:rStyle w:val="ab"/>
              <w:rFonts w:ascii="바탕" w:hAnsi="바탕"/>
              <w:color w:val="auto"/>
              <w:rPrChange w:id="1640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산정</w:delText>
          </w:r>
          <w:r w:rsidRPr="002646CB" w:rsidDel="00BE5490">
            <w:rPr>
              <w:rStyle w:val="ab"/>
              <w:rFonts w:ascii="바탕" w:hAnsi="바탕"/>
              <w:color w:val="auto"/>
              <w:rPrChange w:id="1641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ascii="바탕" w:hAnsi="바탕"/>
              <w:color w:val="auto"/>
              <w:rPrChange w:id="1642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방법</w:delText>
          </w:r>
          <w:r w:rsidRPr="002646CB" w:rsidDel="00BE5490">
            <w:rPr>
              <w:webHidden/>
              <w:rPrChange w:id="1643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0C45B60F" w14:textId="33FC7B31" w:rsidR="00633BEF" w:rsidRPr="002646CB" w:rsidDel="00BE5490" w:rsidRDefault="00633BEF">
      <w:pPr>
        <w:pStyle w:val="2a"/>
        <w:rPr>
          <w:ins w:id="1644" w:author="박 진상" w:date="2019-10-29T12:24:00Z"/>
          <w:del w:id="164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46" w:author="ETRI-김종원" w:date="2019-12-10T10:44:00Z">
            <w:rPr>
              <w:ins w:id="1647" w:author="박 진상" w:date="2019-10-29T12:24:00Z"/>
              <w:del w:id="164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49" w:author="박 진상" w:date="2019-10-29T12:24:00Z">
        <w:del w:id="1650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651" w:author="ETRI-김종원" w:date="2019-12-10T10:44:00Z">
                <w:rPr>
                  <w:rStyle w:val="ab"/>
                  <w:rFonts w:cs="Arial"/>
                </w:rPr>
              </w:rPrChange>
            </w:rPr>
            <w:delText>7.3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652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653" w:author="ETRI-김종원" w:date="2019-12-10T10:44:00Z">
                <w:rPr>
                  <w:rStyle w:val="ab"/>
                  <w:rFonts w:hint="eastAsia"/>
                </w:rPr>
              </w:rPrChange>
            </w:rPr>
            <w:delText>변동지표</w:delText>
          </w:r>
          <w:r w:rsidRPr="002646CB" w:rsidDel="00BE5490">
            <w:rPr>
              <w:rStyle w:val="ab"/>
              <w:color w:val="auto"/>
              <w:rPrChange w:id="1654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55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656" w:author="ETRI-김종원" w:date="2019-12-10T10:44:00Z">
                <w:rPr>
                  <w:rStyle w:val="ab"/>
                </w:rPr>
              </w:rPrChange>
            </w:rPr>
            <w:delText xml:space="preserve">(IRVI) </w:delText>
          </w:r>
          <w:r w:rsidRPr="002646CB" w:rsidDel="00BE5490">
            <w:rPr>
              <w:rStyle w:val="ab"/>
              <w:rFonts w:hint="eastAsia"/>
              <w:color w:val="auto"/>
              <w:rPrChange w:id="1657" w:author="ETRI-김종원" w:date="2019-12-10T10:44:00Z">
                <w:rPr>
                  <w:rStyle w:val="ab"/>
                  <w:rFonts w:hint="eastAsia"/>
                </w:rPr>
              </w:rPrChange>
            </w:rPr>
            <w:delText>산정</w:delText>
          </w:r>
          <w:r w:rsidRPr="002646CB" w:rsidDel="00BE5490">
            <w:rPr>
              <w:rStyle w:val="ab"/>
              <w:color w:val="auto"/>
              <w:rPrChange w:id="165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59" w:author="ETRI-김종원" w:date="2019-12-10T10:44:00Z">
                <w:rPr>
                  <w:rStyle w:val="ab"/>
                  <w:rFonts w:hint="eastAsia"/>
                </w:rPr>
              </w:rPrChange>
            </w:rPr>
            <w:delText>방법</w:delText>
          </w:r>
          <w:r w:rsidRPr="002646CB" w:rsidDel="00BE5490">
            <w:rPr>
              <w:webHidden/>
              <w:rPrChange w:id="1660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696608E8" w14:textId="780EDF5D" w:rsidR="00633BEF" w:rsidRPr="002646CB" w:rsidDel="00BE5490" w:rsidRDefault="00633BEF">
      <w:pPr>
        <w:pStyle w:val="2a"/>
        <w:rPr>
          <w:ins w:id="1661" w:author="박 진상" w:date="2019-10-29T12:24:00Z"/>
          <w:del w:id="166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63" w:author="ETRI-김종원" w:date="2019-12-10T10:44:00Z">
            <w:rPr>
              <w:ins w:id="1664" w:author="박 진상" w:date="2019-10-29T12:24:00Z"/>
              <w:del w:id="166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66" w:author="박 진상" w:date="2019-10-29T12:24:00Z">
        <w:del w:id="1667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668" w:author="ETRI-김종원" w:date="2019-12-10T10:44:00Z">
                <w:rPr>
                  <w:rStyle w:val="ab"/>
                  <w:rFonts w:cs="Arial"/>
                </w:rPr>
              </w:rPrChange>
            </w:rPr>
            <w:delText>7.4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669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670" w:author="ETRI-김종원" w:date="2019-12-10T10:44:00Z">
                <w:rPr>
                  <w:rStyle w:val="ab"/>
                  <w:rFonts w:hint="eastAsia"/>
                </w:rPr>
              </w:rPrChange>
            </w:rPr>
            <w:delText>결합지표</w:delText>
          </w:r>
          <w:r w:rsidRPr="002646CB" w:rsidDel="00BE5490">
            <w:rPr>
              <w:rStyle w:val="ab"/>
              <w:color w:val="auto"/>
              <w:rPrChange w:id="167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72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673" w:author="ETRI-김종원" w:date="2019-12-10T10:44:00Z">
                <w:rPr>
                  <w:rStyle w:val="ab"/>
                </w:rPr>
              </w:rPrChange>
            </w:rPr>
            <w:delText xml:space="preserve">(IRCI) </w:delText>
          </w:r>
          <w:r w:rsidRPr="002646CB" w:rsidDel="00BE5490">
            <w:rPr>
              <w:rStyle w:val="ab"/>
              <w:rFonts w:hint="eastAsia"/>
              <w:color w:val="auto"/>
              <w:rPrChange w:id="1674" w:author="ETRI-김종원" w:date="2019-12-10T10:44:00Z">
                <w:rPr>
                  <w:rStyle w:val="ab"/>
                  <w:rFonts w:hint="eastAsia"/>
                </w:rPr>
              </w:rPrChange>
            </w:rPr>
            <w:delText>산정</w:delText>
          </w:r>
          <w:r w:rsidRPr="002646CB" w:rsidDel="00BE5490">
            <w:rPr>
              <w:rStyle w:val="ab"/>
              <w:color w:val="auto"/>
              <w:rPrChange w:id="1675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76" w:author="ETRI-김종원" w:date="2019-12-10T10:44:00Z">
                <w:rPr>
                  <w:rStyle w:val="ab"/>
                  <w:rFonts w:hint="eastAsia"/>
                </w:rPr>
              </w:rPrChange>
            </w:rPr>
            <w:delText>방법</w:delText>
          </w:r>
          <w:r w:rsidRPr="002646CB" w:rsidDel="00BE5490">
            <w:rPr>
              <w:webHidden/>
              <w:rPrChange w:id="167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0A70939C" w14:textId="6D9BE772" w:rsidR="00633BEF" w:rsidRPr="002646CB" w:rsidDel="00BE5490" w:rsidRDefault="00633BEF">
      <w:pPr>
        <w:pStyle w:val="16"/>
        <w:rPr>
          <w:ins w:id="1678" w:author="박 진상" w:date="2019-10-29T12:24:00Z"/>
          <w:del w:id="167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80" w:author="ETRI-김종원" w:date="2019-12-10T10:44:00Z">
            <w:rPr>
              <w:ins w:id="1681" w:author="박 진상" w:date="2019-10-29T12:24:00Z"/>
              <w:del w:id="168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83" w:author="박 진상" w:date="2019-10-29T12:24:00Z">
        <w:del w:id="1684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1685" w:author="ETRI-김종원" w:date="2019-12-10T10:44:00Z">
                <w:rPr>
                  <w:rStyle w:val="ab"/>
                  <w:rFonts w:hint="eastAsia"/>
                </w:rPr>
              </w:rPrChange>
            </w:rPr>
            <w:delText>부속서</w:delText>
          </w:r>
          <w:r w:rsidRPr="002646CB" w:rsidDel="00BE5490">
            <w:rPr>
              <w:rStyle w:val="ab"/>
              <w:color w:val="auto"/>
              <w:rPrChange w:id="1686" w:author="ETRI-김종원" w:date="2019-12-10T10:44:00Z">
                <w:rPr>
                  <w:rStyle w:val="ab"/>
                </w:rPr>
              </w:rPrChange>
            </w:rPr>
            <w:delText> A</w:delText>
          </w:r>
          <w:r w:rsidRPr="002646CB" w:rsidDel="00BE5490">
            <w:rPr>
              <w:webHidden/>
              <w:rPrChange w:id="1687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1BDB8DA8" w14:textId="110AF994" w:rsidR="00633BEF" w:rsidRPr="002646CB" w:rsidDel="00BE5490" w:rsidRDefault="00633BEF">
      <w:pPr>
        <w:pStyle w:val="2a"/>
        <w:rPr>
          <w:ins w:id="1688" w:author="박 진상" w:date="2019-10-29T12:24:00Z"/>
          <w:del w:id="168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690" w:author="ETRI-김종원" w:date="2019-12-10T10:44:00Z">
            <w:rPr>
              <w:ins w:id="1691" w:author="박 진상" w:date="2019-10-29T12:24:00Z"/>
              <w:del w:id="169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693" w:author="박 진상" w:date="2019-10-29T12:24:00Z">
        <w:del w:id="1694" w:author="ETRI-김종원" w:date="2019-11-04T21:03:00Z">
          <w:r w:rsidRPr="002646CB" w:rsidDel="00BE5490">
            <w:rPr>
              <w:rStyle w:val="ab"/>
              <w:color w:val="auto"/>
              <w:rPrChange w:id="1695" w:author="ETRI-김종원" w:date="2019-12-10T10:44:00Z">
                <w:rPr>
                  <w:rStyle w:val="ab"/>
                </w:rPr>
              </w:rPrChange>
            </w:rPr>
            <w:delText>A.1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696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697" w:author="ETRI-김종원" w:date="2019-12-10T10:44:00Z">
                <w:rPr>
                  <w:rStyle w:val="ab"/>
                  <w:rFonts w:hint="eastAsia"/>
                </w:rPr>
              </w:rPrChange>
            </w:rPr>
            <w:delText>비즈니스</w:delText>
          </w:r>
          <w:r w:rsidRPr="002646CB" w:rsidDel="00BE5490">
            <w:rPr>
              <w:rStyle w:val="ab"/>
              <w:color w:val="auto"/>
              <w:rPrChange w:id="169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699" w:author="ETRI-김종원" w:date="2019-12-10T10:44:00Z">
                <w:rPr>
                  <w:rStyle w:val="ab"/>
                  <w:rFonts w:hint="eastAsia"/>
                </w:rPr>
              </w:rPrChange>
            </w:rPr>
            <w:delText>유스케이스</w:delText>
          </w:r>
          <w:r w:rsidRPr="002646CB" w:rsidDel="00BE5490">
            <w:rPr>
              <w:webHidden/>
              <w:rPrChange w:id="1700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50D63288" w14:textId="6D154B4D" w:rsidR="00633BEF" w:rsidRPr="002646CB" w:rsidDel="00BE5490" w:rsidRDefault="00633BEF">
      <w:pPr>
        <w:pStyle w:val="16"/>
        <w:rPr>
          <w:ins w:id="1701" w:author="박 진상" w:date="2019-10-29T12:24:00Z"/>
          <w:del w:id="170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03" w:author="ETRI-김종원" w:date="2019-12-10T10:44:00Z">
            <w:rPr>
              <w:ins w:id="1704" w:author="박 진상" w:date="2019-10-29T12:24:00Z"/>
              <w:del w:id="170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706" w:author="박 진상" w:date="2019-10-29T12:24:00Z">
        <w:del w:id="1707" w:author="ETRI-김종원" w:date="2019-11-04T21:03:00Z">
          <w:r w:rsidRPr="002646CB" w:rsidDel="00BE5490">
            <w:rPr>
              <w:rStyle w:val="ab"/>
              <w:color w:val="auto"/>
              <w:rPrChange w:id="1708" w:author="ETRI-김종원" w:date="2019-12-10T10:44:00Z">
                <w:rPr>
                  <w:rStyle w:val="ab"/>
                </w:rPr>
              </w:rPrChange>
            </w:rPr>
            <w:delText>SGSF-011-3-4:2019</w:delText>
          </w:r>
          <w:r w:rsidRPr="002646CB" w:rsidDel="00BE5490">
            <w:rPr>
              <w:webHidden/>
              <w:rPrChange w:id="1709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445D76B4" w14:textId="64F6AD13" w:rsidR="00633BEF" w:rsidRPr="002646CB" w:rsidDel="00BE5490" w:rsidRDefault="00633BEF">
      <w:pPr>
        <w:pStyle w:val="16"/>
        <w:rPr>
          <w:ins w:id="1710" w:author="박 진상" w:date="2019-10-29T12:24:00Z"/>
          <w:del w:id="171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12" w:author="ETRI-김종원" w:date="2019-12-10T10:44:00Z">
            <w:rPr>
              <w:ins w:id="1713" w:author="박 진상" w:date="2019-10-29T12:24:00Z"/>
              <w:del w:id="171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715" w:author="박 진상" w:date="2019-10-29T12:24:00Z">
        <w:del w:id="1716" w:author="ETRI-김종원" w:date="2019-11-04T21:03:00Z">
          <w:r w:rsidRPr="002646CB" w:rsidDel="00BE5490">
            <w:rPr>
              <w:rStyle w:val="ab"/>
              <w:rFonts w:hAnsi="돋움"/>
              <w:color w:val="auto"/>
              <w:rPrChange w:id="1717" w:author="ETRI-김종원" w:date="2019-12-10T10:44:00Z">
                <w:rPr>
                  <w:rStyle w:val="ab"/>
                  <w:rFonts w:hAnsi="돋움"/>
                </w:rPr>
              </w:rPrChange>
            </w:rPr>
            <w:delText>해</w:delText>
          </w:r>
          <w:r w:rsidRPr="002646CB" w:rsidDel="00BE5490">
            <w:rPr>
              <w:rStyle w:val="ab"/>
              <w:rFonts w:hAnsi="돋움"/>
              <w:color w:val="auto"/>
              <w:rPrChange w:id="1718" w:author="ETRI-김종원" w:date="2019-12-10T10:44:00Z">
                <w:rPr>
                  <w:rStyle w:val="ab"/>
                  <w:rFonts w:hAnsi="돋움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Ansi="돋움"/>
              <w:color w:val="auto"/>
              <w:rPrChange w:id="1719" w:author="ETRI-김종원" w:date="2019-12-10T10:44:00Z">
                <w:rPr>
                  <w:rStyle w:val="ab"/>
                  <w:rFonts w:hAnsi="돋움"/>
                </w:rPr>
              </w:rPrChange>
            </w:rPr>
            <w:delText>설</w:delText>
          </w:r>
          <w:r w:rsidRPr="002646CB" w:rsidDel="00BE5490">
            <w:rPr>
              <w:webHidden/>
              <w:rPrChange w:id="1720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509FB56D" w14:textId="665AA584" w:rsidR="00633BEF" w:rsidRPr="002646CB" w:rsidDel="00BE5490" w:rsidRDefault="00633BEF">
      <w:pPr>
        <w:pStyle w:val="16"/>
        <w:rPr>
          <w:ins w:id="1721" w:author="박 진상" w:date="2019-10-29T12:24:00Z"/>
          <w:del w:id="172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23" w:author="ETRI-김종원" w:date="2019-12-10T10:44:00Z">
            <w:rPr>
              <w:ins w:id="1724" w:author="박 진상" w:date="2019-10-29T12:24:00Z"/>
              <w:del w:id="172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726" w:author="박 진상" w:date="2019-10-29T12:24:00Z">
        <w:del w:id="1727" w:author="ETRI-김종원" w:date="2019-11-04T21:03:00Z">
          <w:r w:rsidRPr="002646CB" w:rsidDel="00BE5490">
            <w:rPr>
              <w:rStyle w:val="ab"/>
              <w:color w:val="auto"/>
              <w:rPrChange w:id="1728" w:author="ETRI-김종원" w:date="2019-12-10T10:44:00Z">
                <w:rPr>
                  <w:rStyle w:val="ab"/>
                </w:rPr>
              </w:rPrChange>
            </w:rPr>
            <w:delText>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729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730" w:author="ETRI-김종원" w:date="2019-12-10T10:44:00Z">
                <w:rPr>
                  <w:rStyle w:val="ab"/>
                  <w:rFonts w:hint="eastAsia"/>
                </w:rPr>
              </w:rPrChange>
            </w:rPr>
            <w:delText>제정의</w:delText>
          </w:r>
          <w:r w:rsidRPr="002646CB" w:rsidDel="00BE5490">
            <w:rPr>
              <w:rStyle w:val="ab"/>
              <w:color w:val="auto"/>
              <w:rPrChange w:id="173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732" w:author="ETRI-김종원" w:date="2019-12-10T10:44:00Z">
                <w:rPr>
                  <w:rStyle w:val="ab"/>
                  <w:rFonts w:hint="eastAsia"/>
                </w:rPr>
              </w:rPrChange>
            </w:rPr>
            <w:delText>취지</w:delText>
          </w:r>
          <w:r w:rsidRPr="002646CB" w:rsidDel="00BE5490">
            <w:rPr>
              <w:webHidden/>
              <w:rPrChange w:id="1733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19FFEEDE" w14:textId="3E8C9D35" w:rsidR="00633BEF" w:rsidRPr="002646CB" w:rsidDel="00BE5490" w:rsidRDefault="00633BEF">
      <w:pPr>
        <w:pStyle w:val="16"/>
        <w:rPr>
          <w:ins w:id="1734" w:author="박 진상" w:date="2019-10-29T12:24:00Z"/>
          <w:del w:id="173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36" w:author="ETRI-김종원" w:date="2019-12-10T10:44:00Z">
            <w:rPr>
              <w:ins w:id="1737" w:author="박 진상" w:date="2019-10-29T12:24:00Z"/>
              <w:del w:id="173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739" w:author="박 진상" w:date="2019-10-29T12:24:00Z">
        <w:del w:id="1740" w:author="ETRI-김종원" w:date="2019-11-04T21:03:00Z">
          <w:r w:rsidRPr="002646CB" w:rsidDel="00BE5490">
            <w:rPr>
              <w:rStyle w:val="ab"/>
              <w:color w:val="auto"/>
              <w:rPrChange w:id="1741" w:author="ETRI-김종원" w:date="2019-12-10T10:44:00Z">
                <w:rPr>
                  <w:rStyle w:val="ab"/>
                </w:rPr>
              </w:rPrChange>
            </w:rPr>
            <w:delText>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  <w:rPrChange w:id="1742" w:author="ETRI-김종원" w:date="2019-12-10T10:44:00Z">
                <w:rPr>
                  <w:rFonts w:asciiTheme="minorHAnsi" w:eastAsiaTheme="minorEastAsia" w:hAnsiTheme="minorHAnsi" w:cstheme="minorBidi"/>
                  <w:kern w:val="2"/>
                  <w:szCs w:val="22"/>
                  <w:lang w:val="en-US"/>
                </w:rPr>
              </w:rPrChange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743" w:author="ETRI-김종원" w:date="2019-12-10T10:44:00Z">
                <w:rPr>
                  <w:rStyle w:val="ab"/>
                  <w:rFonts w:hint="eastAsia"/>
                </w:rPr>
              </w:rPrChange>
            </w:rPr>
            <w:delText>제정</w:delText>
          </w:r>
          <w:r w:rsidRPr="002646CB" w:rsidDel="00BE5490">
            <w:rPr>
              <w:rStyle w:val="ab"/>
              <w:color w:val="auto"/>
              <w:rPrChange w:id="1744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745" w:author="ETRI-김종원" w:date="2019-12-10T10:44:00Z">
                <w:rPr>
                  <w:rStyle w:val="ab"/>
                  <w:rFonts w:hint="eastAsia"/>
                </w:rPr>
              </w:rPrChange>
            </w:rPr>
            <w:delText>경위</w:delText>
          </w:r>
          <w:r w:rsidRPr="002646CB" w:rsidDel="00BE5490">
            <w:rPr>
              <w:webHidden/>
              <w:rPrChange w:id="1746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0A7B6D14" w14:textId="3377D571" w:rsidR="00633BEF" w:rsidRPr="002646CB" w:rsidDel="00BE5490" w:rsidRDefault="00633BEF">
      <w:pPr>
        <w:pStyle w:val="16"/>
        <w:rPr>
          <w:ins w:id="1747" w:author="박 진상" w:date="2019-10-29T12:24:00Z"/>
          <w:del w:id="174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49" w:author="ETRI-김종원" w:date="2019-12-10T10:44:00Z">
            <w:rPr>
              <w:ins w:id="1750" w:author="박 진상" w:date="2019-10-29T12:24:00Z"/>
              <w:del w:id="175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ins w:id="1752" w:author="박 진상" w:date="2019-10-29T12:24:00Z">
        <w:del w:id="1753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1754" w:author="ETRI-김종원" w:date="2019-12-10T10:44:00Z">
                <w:rPr>
                  <w:rStyle w:val="ab"/>
                  <w:rFonts w:hint="eastAsia"/>
                </w:rPr>
              </w:rPrChange>
            </w:rPr>
            <w:delText>참고문헌</w:delText>
          </w:r>
          <w:r w:rsidRPr="002646CB" w:rsidDel="00BE5490">
            <w:rPr>
              <w:webHidden/>
              <w:rPrChange w:id="1755" w:author="ETRI-김종원" w:date="2019-12-10T10:44:00Z">
                <w:rPr>
                  <w:webHidden/>
                </w:rPr>
              </w:rPrChange>
            </w:rPr>
            <w:tab/>
          </w:r>
        </w:del>
      </w:ins>
    </w:p>
    <w:p w14:paraId="03C53869" w14:textId="1903A21C" w:rsidR="00A92B61" w:rsidRPr="002646CB" w:rsidDel="00BE5490" w:rsidRDefault="00A92B61">
      <w:pPr>
        <w:pStyle w:val="16"/>
        <w:rPr>
          <w:del w:id="175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57" w:author="ETRI-김종원" w:date="2019-12-10T10:44:00Z">
            <w:rPr>
              <w:del w:id="175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759" w:author="ETRI-김종원" w:date="2019-11-04T21:03:00Z">
        <w:r w:rsidRPr="002646CB" w:rsidDel="00BE5490">
          <w:rPr>
            <w:rFonts w:hint="eastAsia"/>
            <w:rPrChange w:id="1760" w:author="ETRI-김종원" w:date="2019-12-10T10:44:00Z">
              <w:rPr>
                <w:rStyle w:val="ab"/>
                <w:rFonts w:hint="eastAsia"/>
              </w:rPr>
            </w:rPrChange>
          </w:rPr>
          <w:delText>머</w:delText>
        </w:r>
        <w:r w:rsidRPr="002646CB" w:rsidDel="00BE5490">
          <w:rPr>
            <w:rPrChange w:id="1761" w:author="ETRI-김종원" w:date="2019-12-10T10:44:00Z">
              <w:rPr>
                <w:rStyle w:val="ab"/>
              </w:rPr>
            </w:rPrChange>
          </w:rPr>
          <w:delText xml:space="preserve">  </w:delText>
        </w:r>
        <w:r w:rsidRPr="002646CB" w:rsidDel="00BE5490">
          <w:rPr>
            <w:rFonts w:hint="eastAsia"/>
            <w:rPrChange w:id="1762" w:author="ETRI-김종원" w:date="2019-12-10T10:44:00Z">
              <w:rPr>
                <w:rStyle w:val="ab"/>
                <w:rFonts w:hint="eastAsia"/>
              </w:rPr>
            </w:rPrChange>
          </w:rPr>
          <w:delText>리</w:delText>
        </w:r>
        <w:r w:rsidRPr="002646CB" w:rsidDel="00BE5490">
          <w:rPr>
            <w:rPrChange w:id="1763" w:author="ETRI-김종원" w:date="2019-12-10T10:44:00Z">
              <w:rPr>
                <w:rStyle w:val="ab"/>
              </w:rPr>
            </w:rPrChange>
          </w:rPr>
          <w:delText xml:space="preserve">  </w:delText>
        </w:r>
        <w:r w:rsidRPr="002646CB" w:rsidDel="00BE5490">
          <w:rPr>
            <w:rFonts w:hint="eastAsia"/>
            <w:rPrChange w:id="1764" w:author="ETRI-김종원" w:date="2019-12-10T10:44:00Z">
              <w:rPr>
                <w:rStyle w:val="ab"/>
                <w:rFonts w:hint="eastAsia"/>
              </w:rPr>
            </w:rPrChange>
          </w:rPr>
          <w:delText>말</w:delText>
        </w:r>
        <w:r w:rsidRPr="002646CB" w:rsidDel="00BE5490">
          <w:rPr>
            <w:webHidden/>
            <w:rPrChange w:id="1765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766" w:author="ETRI-김종원" w:date="2019-12-10T10:44:00Z">
              <w:rPr>
                <w:webHidden/>
              </w:rPr>
            </w:rPrChange>
          </w:rPr>
          <w:delText>iii</w:delText>
        </w:r>
      </w:del>
    </w:p>
    <w:p w14:paraId="0B3F45AD" w14:textId="77777777" w:rsidR="00A92B61" w:rsidRPr="002646CB" w:rsidDel="00BE5490" w:rsidRDefault="00A92B61">
      <w:pPr>
        <w:pStyle w:val="16"/>
        <w:rPr>
          <w:del w:id="1767" w:author="ETRI-김종원" w:date="2019-11-04T21:03:00Z"/>
          <w:rStyle w:val="ab"/>
          <w:color w:val="auto"/>
          <w:rPrChange w:id="1768" w:author="ETRI-김종원" w:date="2019-12-10T10:44:00Z">
            <w:rPr>
              <w:del w:id="1769" w:author="ETRI-김종원" w:date="2019-11-04T21:03:00Z"/>
              <w:rStyle w:val="ab"/>
            </w:rPr>
          </w:rPrChange>
        </w:rPr>
      </w:pPr>
    </w:p>
    <w:p w14:paraId="4011C6B9" w14:textId="07CE7DD4" w:rsidR="00A92B61" w:rsidRPr="002646CB" w:rsidDel="00BE5490" w:rsidRDefault="00A92B61">
      <w:pPr>
        <w:pStyle w:val="16"/>
        <w:rPr>
          <w:del w:id="177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71" w:author="ETRI-김종원" w:date="2019-12-10T10:44:00Z">
            <w:rPr>
              <w:del w:id="177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773" w:author="ETRI-김종원" w:date="2019-11-04T21:03:00Z">
        <w:r w:rsidRPr="002646CB" w:rsidDel="00BE5490">
          <w:rPr>
            <w:rFonts w:hint="eastAsia"/>
            <w:rPrChange w:id="1774" w:author="ETRI-김종원" w:date="2019-12-10T10:44:00Z">
              <w:rPr>
                <w:rStyle w:val="ab"/>
                <w:rFonts w:hint="eastAsia"/>
              </w:rPr>
            </w:rPrChange>
          </w:rPr>
          <w:delText>개</w:delText>
        </w:r>
        <w:r w:rsidRPr="002646CB" w:rsidDel="00BE5490">
          <w:rPr>
            <w:rPrChange w:id="1775" w:author="ETRI-김종원" w:date="2019-12-10T10:44:00Z">
              <w:rPr>
                <w:rStyle w:val="ab"/>
              </w:rPr>
            </w:rPrChange>
          </w:rPr>
          <w:delText xml:space="preserve">  </w:delText>
        </w:r>
        <w:r w:rsidRPr="002646CB" w:rsidDel="00BE5490">
          <w:rPr>
            <w:rFonts w:hint="eastAsia"/>
            <w:rPrChange w:id="1776" w:author="ETRI-김종원" w:date="2019-12-10T10:44:00Z">
              <w:rPr>
                <w:rStyle w:val="ab"/>
                <w:rFonts w:hint="eastAsia"/>
              </w:rPr>
            </w:rPrChange>
          </w:rPr>
          <w:delText>요</w:delText>
        </w:r>
        <w:r w:rsidRPr="002646CB" w:rsidDel="00BE5490">
          <w:rPr>
            <w:webHidden/>
            <w:rPrChange w:id="1777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778" w:author="ETRI-김종원" w:date="2019-12-10T10:44:00Z">
              <w:rPr>
                <w:webHidden/>
              </w:rPr>
            </w:rPrChange>
          </w:rPr>
          <w:delText>iv</w:delText>
        </w:r>
      </w:del>
    </w:p>
    <w:p w14:paraId="1560AC15" w14:textId="77777777" w:rsidR="00A92B61" w:rsidRPr="002646CB" w:rsidDel="00BE5490" w:rsidRDefault="00A92B61">
      <w:pPr>
        <w:pStyle w:val="16"/>
        <w:rPr>
          <w:del w:id="1779" w:author="ETRI-김종원" w:date="2019-11-04T21:03:00Z"/>
          <w:rStyle w:val="ab"/>
          <w:color w:val="auto"/>
          <w:rPrChange w:id="1780" w:author="ETRI-김종원" w:date="2019-12-10T10:44:00Z">
            <w:rPr>
              <w:del w:id="1781" w:author="ETRI-김종원" w:date="2019-11-04T21:03:00Z"/>
              <w:rStyle w:val="ab"/>
            </w:rPr>
          </w:rPrChange>
        </w:rPr>
      </w:pPr>
    </w:p>
    <w:p w14:paraId="050171FD" w14:textId="4AC26E1A" w:rsidR="00A92B61" w:rsidRPr="002646CB" w:rsidDel="00BE5490" w:rsidRDefault="00A92B61">
      <w:pPr>
        <w:pStyle w:val="16"/>
        <w:rPr>
          <w:del w:id="178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83" w:author="ETRI-김종원" w:date="2019-12-10T10:44:00Z">
            <w:rPr>
              <w:del w:id="178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785" w:author="ETRI-김종원" w:date="2019-11-04T21:03:00Z">
        <w:r w:rsidRPr="002646CB" w:rsidDel="00BE5490">
          <w:rPr>
            <w:rPrChange w:id="1786" w:author="ETRI-김종원" w:date="2019-12-10T10:44:00Z">
              <w:rPr>
                <w:rStyle w:val="ab"/>
              </w:rPr>
            </w:rPrChange>
          </w:rPr>
          <w:delText>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787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788" w:author="ETRI-김종원" w:date="2019-12-10T10:44:00Z">
              <w:rPr>
                <w:rStyle w:val="ab"/>
                <w:rFonts w:hint="eastAsia"/>
              </w:rPr>
            </w:rPrChange>
          </w:rPr>
          <w:delText>적용범위</w:delText>
        </w:r>
        <w:r w:rsidRPr="002646CB" w:rsidDel="00BE5490">
          <w:rPr>
            <w:webHidden/>
            <w:rPrChange w:id="1789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790" w:author="ETRI-김종원" w:date="2019-12-10T10:44:00Z">
              <w:rPr>
                <w:webHidden/>
              </w:rPr>
            </w:rPrChange>
          </w:rPr>
          <w:delText>1</w:delText>
        </w:r>
      </w:del>
    </w:p>
    <w:p w14:paraId="38B657E1" w14:textId="77777777" w:rsidR="00A92B61" w:rsidRPr="002646CB" w:rsidDel="00BE5490" w:rsidRDefault="00A92B61">
      <w:pPr>
        <w:pStyle w:val="16"/>
        <w:rPr>
          <w:del w:id="1791" w:author="ETRI-김종원" w:date="2019-11-04T21:03:00Z"/>
          <w:rStyle w:val="ab"/>
          <w:color w:val="auto"/>
          <w:rPrChange w:id="1792" w:author="ETRI-김종원" w:date="2019-12-10T10:44:00Z">
            <w:rPr>
              <w:del w:id="1793" w:author="ETRI-김종원" w:date="2019-11-04T21:03:00Z"/>
              <w:rStyle w:val="ab"/>
            </w:rPr>
          </w:rPrChange>
        </w:rPr>
      </w:pPr>
    </w:p>
    <w:p w14:paraId="71FF2813" w14:textId="7665A741" w:rsidR="00A92B61" w:rsidRPr="002646CB" w:rsidDel="00BE5490" w:rsidRDefault="00A92B61" w:rsidP="0004370F">
      <w:pPr>
        <w:pStyle w:val="16"/>
        <w:rPr>
          <w:del w:id="179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795" w:author="ETRI-김종원" w:date="2019-12-10T10:44:00Z">
            <w:rPr>
              <w:del w:id="1796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797" w:author="ETRI-김종원" w:date="2019-11-04T21:03:00Z">
        <w:r w:rsidRPr="002646CB" w:rsidDel="00BE5490">
          <w:rPr>
            <w:rPrChange w:id="1798" w:author="ETRI-김종원" w:date="2019-12-10T10:44:00Z">
              <w:rPr>
                <w:rStyle w:val="ab"/>
              </w:rPr>
            </w:rPrChange>
          </w:rPr>
          <w:delText>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799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00" w:author="ETRI-김종원" w:date="2019-12-10T10:44:00Z">
              <w:rPr>
                <w:rStyle w:val="ab"/>
                <w:rFonts w:hint="eastAsia"/>
              </w:rPr>
            </w:rPrChange>
          </w:rPr>
          <w:delText>인용표준</w:delText>
        </w:r>
        <w:r w:rsidRPr="002646CB" w:rsidDel="00BE5490">
          <w:rPr>
            <w:webHidden/>
            <w:rPrChange w:id="1801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802" w:author="ETRI-김종원" w:date="2019-12-10T10:44:00Z">
              <w:rPr>
                <w:webHidden/>
              </w:rPr>
            </w:rPrChange>
          </w:rPr>
          <w:delText>1</w:delText>
        </w:r>
      </w:del>
    </w:p>
    <w:p w14:paraId="6ECD1E68" w14:textId="77777777" w:rsidR="00A92B61" w:rsidRPr="002646CB" w:rsidDel="00BE5490" w:rsidRDefault="00A92B61">
      <w:pPr>
        <w:pStyle w:val="16"/>
        <w:rPr>
          <w:del w:id="1803" w:author="ETRI-김종원" w:date="2019-11-04T21:03:00Z"/>
          <w:rStyle w:val="ab"/>
          <w:color w:val="auto"/>
          <w:rPrChange w:id="1804" w:author="ETRI-김종원" w:date="2019-12-10T10:44:00Z">
            <w:rPr>
              <w:del w:id="1805" w:author="ETRI-김종원" w:date="2019-11-04T21:03:00Z"/>
              <w:rStyle w:val="ab"/>
            </w:rPr>
          </w:rPrChange>
        </w:rPr>
      </w:pPr>
    </w:p>
    <w:p w14:paraId="59C3835F" w14:textId="6BDA416F" w:rsidR="00A92B61" w:rsidRPr="002646CB" w:rsidDel="00BE5490" w:rsidRDefault="00A92B61" w:rsidP="0004370F">
      <w:pPr>
        <w:pStyle w:val="16"/>
        <w:rPr>
          <w:del w:id="180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07" w:author="ETRI-김종원" w:date="2019-12-10T10:44:00Z">
            <w:rPr>
              <w:del w:id="180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09" w:author="ETRI-김종원" w:date="2019-11-04T21:03:00Z">
        <w:r w:rsidRPr="002646CB" w:rsidDel="00BE5490">
          <w:rPr>
            <w:rPrChange w:id="1810" w:author="ETRI-김종원" w:date="2019-12-10T10:44:00Z">
              <w:rPr>
                <w:rStyle w:val="ab"/>
              </w:rPr>
            </w:rPrChange>
          </w:rPr>
          <w:delText>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11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12" w:author="ETRI-김종원" w:date="2019-12-10T10:44:00Z">
              <w:rPr>
                <w:rStyle w:val="ab"/>
                <w:rFonts w:hint="eastAsia"/>
              </w:rPr>
            </w:rPrChange>
          </w:rPr>
          <w:delText>용어와</w:delText>
        </w:r>
        <w:r w:rsidRPr="002646CB" w:rsidDel="00BE5490">
          <w:rPr>
            <w:rPrChange w:id="181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14" w:author="ETRI-김종원" w:date="2019-12-10T10:44:00Z">
              <w:rPr>
                <w:rStyle w:val="ab"/>
                <w:rFonts w:hint="eastAsia"/>
              </w:rPr>
            </w:rPrChange>
          </w:rPr>
          <w:delText>정의</w:delText>
        </w:r>
        <w:r w:rsidRPr="002646CB" w:rsidDel="00BE5490">
          <w:rPr>
            <w:rPrChange w:id="181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16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81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18" w:author="ETRI-김종원" w:date="2019-12-10T10:44:00Z">
              <w:rPr>
                <w:rStyle w:val="ab"/>
                <w:rFonts w:hint="eastAsia"/>
              </w:rPr>
            </w:rPrChange>
          </w:rPr>
          <w:delText>약어</w:delText>
        </w:r>
        <w:r w:rsidRPr="002646CB" w:rsidDel="00BE5490">
          <w:rPr>
            <w:webHidden/>
            <w:rPrChange w:id="1819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820" w:author="ETRI-김종원" w:date="2019-12-10T10:44:00Z">
              <w:rPr>
                <w:webHidden/>
              </w:rPr>
            </w:rPrChange>
          </w:rPr>
          <w:delText>2</w:delText>
        </w:r>
      </w:del>
    </w:p>
    <w:p w14:paraId="3009D880" w14:textId="77777777" w:rsidR="00A92B61" w:rsidRPr="002646CB" w:rsidDel="00BE5490" w:rsidRDefault="00A92B61">
      <w:pPr>
        <w:pStyle w:val="16"/>
        <w:rPr>
          <w:del w:id="1821" w:author="ETRI-김종원" w:date="2019-11-04T21:03:00Z"/>
          <w:rStyle w:val="ab"/>
          <w:color w:val="auto"/>
          <w:rPrChange w:id="1822" w:author="ETRI-김종원" w:date="2019-12-10T10:44:00Z">
            <w:rPr>
              <w:del w:id="1823" w:author="ETRI-김종원" w:date="2019-11-04T21:03:00Z"/>
              <w:rStyle w:val="ab"/>
            </w:rPr>
          </w:rPrChange>
        </w:rPr>
      </w:pPr>
    </w:p>
    <w:p w14:paraId="3C93B1D9" w14:textId="4B545379" w:rsidR="00A92B61" w:rsidRPr="002646CB" w:rsidDel="00BE5490" w:rsidRDefault="00A92B61">
      <w:pPr>
        <w:pStyle w:val="16"/>
        <w:rPr>
          <w:del w:id="182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25" w:author="ETRI-김종원" w:date="2019-12-10T10:44:00Z">
            <w:rPr>
              <w:del w:id="1826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27" w:author="ETRI-김종원" w:date="2019-11-04T21:03:00Z">
        <w:r w:rsidRPr="002646CB" w:rsidDel="00BE5490">
          <w:rPr>
            <w:rPrChange w:id="1828" w:author="ETRI-김종원" w:date="2019-12-10T10:44:00Z">
              <w:rPr>
                <w:rStyle w:val="ab"/>
              </w:rPr>
            </w:rPrChange>
          </w:rPr>
          <w:delText>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29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30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webHidden/>
            <w:rPrChange w:id="1831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832" w:author="ETRI-김종원" w:date="2019-12-10T10:44:00Z">
              <w:rPr>
                <w:webHidden/>
              </w:rPr>
            </w:rPrChange>
          </w:rPr>
          <w:delText>3</w:delText>
        </w:r>
      </w:del>
    </w:p>
    <w:p w14:paraId="091A9F9C" w14:textId="0E4EFA57" w:rsidR="00A92B61" w:rsidRPr="002646CB" w:rsidDel="00BE5490" w:rsidRDefault="00A92B61">
      <w:pPr>
        <w:pStyle w:val="2a"/>
        <w:rPr>
          <w:del w:id="183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34" w:author="ETRI-김종원" w:date="2019-12-10T10:44:00Z">
            <w:rPr>
              <w:del w:id="183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36" w:author="ETRI-김종원" w:date="2019-11-04T21:03:00Z">
        <w:r w:rsidRPr="002646CB" w:rsidDel="00BE5490">
          <w:rPr>
            <w:rPrChange w:id="1837" w:author="ETRI-김종원" w:date="2019-12-10T10:44:00Z">
              <w:rPr>
                <w:rStyle w:val="ab"/>
                <w:rFonts w:cs="Arial"/>
              </w:rPr>
            </w:rPrChange>
          </w:rPr>
          <w:delText>4.1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38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39" w:author="ETRI-김종원" w:date="2019-12-10T10:44:00Z">
              <w:rPr>
                <w:rStyle w:val="ab"/>
                <w:rFonts w:hint="eastAsia"/>
              </w:rPr>
            </w:rPrChange>
          </w:rPr>
          <w:delText>일반사항</w:delText>
        </w:r>
        <w:r w:rsidRPr="002646CB" w:rsidDel="00BE5490">
          <w:rPr>
            <w:webHidden/>
            <w:rPrChange w:id="1840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841" w:author="ETRI-김종원" w:date="2019-12-10T10:44:00Z">
              <w:rPr>
                <w:webHidden/>
              </w:rPr>
            </w:rPrChange>
          </w:rPr>
          <w:delText>3</w:delText>
        </w:r>
      </w:del>
    </w:p>
    <w:p w14:paraId="5D69EBFA" w14:textId="003C798A" w:rsidR="00A92B61" w:rsidRPr="002646CB" w:rsidDel="00BE5490" w:rsidRDefault="00A92B61">
      <w:pPr>
        <w:pStyle w:val="2a"/>
        <w:rPr>
          <w:del w:id="184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43" w:author="ETRI-김종원" w:date="2019-12-10T10:44:00Z">
            <w:rPr>
              <w:del w:id="184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45" w:author="ETRI-김종원" w:date="2019-11-04T21:03:00Z">
        <w:r w:rsidRPr="002646CB" w:rsidDel="00BE5490">
          <w:rPr>
            <w:rPrChange w:id="1846" w:author="ETRI-김종원" w:date="2019-12-10T10:44:00Z">
              <w:rPr>
                <w:rStyle w:val="ab"/>
                <w:rFonts w:cs="Arial"/>
              </w:rPr>
            </w:rPrChange>
          </w:rPr>
          <w:delText>4.2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47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48" w:author="ETRI-김종원" w:date="2019-12-10T10:44:00Z">
              <w:rPr>
                <w:rStyle w:val="ab"/>
                <w:rFonts w:hint="eastAsia"/>
              </w:rPr>
            </w:rPrChange>
          </w:rPr>
          <w:delText>계통</w:delText>
        </w:r>
        <w:r w:rsidRPr="002646CB" w:rsidDel="00BE5490">
          <w:rPr>
            <w:rPrChange w:id="184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50" w:author="ETRI-김종원" w:date="2019-12-10T10:44:00Z">
              <w:rPr>
                <w:rStyle w:val="ab"/>
                <w:rFonts w:hint="eastAsia"/>
              </w:rPr>
            </w:rPrChange>
          </w:rPr>
          <w:delText>연계운전</w:delText>
        </w:r>
        <w:r w:rsidRPr="002646CB" w:rsidDel="00BE5490">
          <w:rPr>
            <w:rPrChange w:id="185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52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webHidden/>
            <w:rPrChange w:id="1853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854" w:author="ETRI-김종원" w:date="2019-12-10T10:44:00Z">
              <w:rPr>
                <w:webHidden/>
              </w:rPr>
            </w:rPrChange>
          </w:rPr>
          <w:delText>3</w:delText>
        </w:r>
      </w:del>
    </w:p>
    <w:p w14:paraId="438EBA86" w14:textId="48AD423F" w:rsidR="00A92B61" w:rsidRPr="002646CB" w:rsidDel="00BE5490" w:rsidRDefault="00A92B61">
      <w:pPr>
        <w:pStyle w:val="2a"/>
        <w:rPr>
          <w:del w:id="185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56" w:author="ETRI-김종원" w:date="2019-12-10T10:44:00Z">
            <w:rPr>
              <w:del w:id="1857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58" w:author="ETRI-김종원" w:date="2019-11-04T21:03:00Z">
        <w:r w:rsidRPr="002646CB" w:rsidDel="00BE5490">
          <w:rPr>
            <w:rPrChange w:id="1859" w:author="ETRI-김종원" w:date="2019-12-10T10:44:00Z">
              <w:rPr>
                <w:rStyle w:val="ab"/>
                <w:rFonts w:cs="Arial"/>
              </w:rPr>
            </w:rPrChange>
          </w:rPr>
          <w:delText>4.3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60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61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rPrChange w:id="186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63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webHidden/>
            <w:rPrChange w:id="1864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865" w:author="ETRI-김종원" w:date="2019-12-10T10:44:00Z">
              <w:rPr>
                <w:webHidden/>
              </w:rPr>
            </w:rPrChange>
          </w:rPr>
          <w:delText>4</w:delText>
        </w:r>
      </w:del>
    </w:p>
    <w:p w14:paraId="55968550" w14:textId="2B0F64D9" w:rsidR="00A92B61" w:rsidRPr="002646CB" w:rsidDel="00BE5490" w:rsidRDefault="00A92B61">
      <w:pPr>
        <w:pStyle w:val="2a"/>
        <w:rPr>
          <w:del w:id="186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67" w:author="ETRI-김종원" w:date="2019-12-10T10:44:00Z">
            <w:rPr>
              <w:del w:id="186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69" w:author="ETRI-김종원" w:date="2019-11-04T21:03:00Z">
        <w:r w:rsidRPr="002646CB" w:rsidDel="00BE5490">
          <w:rPr>
            <w:rPrChange w:id="1870" w:author="ETRI-김종원" w:date="2019-12-10T10:44:00Z">
              <w:rPr>
                <w:rStyle w:val="ab"/>
                <w:rFonts w:cs="Arial"/>
              </w:rPr>
            </w:rPrChange>
          </w:rPr>
          <w:delText>4.4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71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72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87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74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187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76" w:author="ETRI-김종원" w:date="2019-12-10T10:44:00Z">
              <w:rPr>
                <w:rStyle w:val="ab"/>
                <w:rFonts w:hint="eastAsia"/>
              </w:rPr>
            </w:rPrChange>
          </w:rPr>
          <w:delText>전환</w:delText>
        </w:r>
        <w:r w:rsidRPr="002646CB" w:rsidDel="00BE5490">
          <w:rPr>
            <w:webHidden/>
            <w:rPrChange w:id="1877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878" w:author="ETRI-김종원" w:date="2019-12-10T10:44:00Z">
              <w:rPr>
                <w:webHidden/>
              </w:rPr>
            </w:rPrChange>
          </w:rPr>
          <w:delText>5</w:delText>
        </w:r>
      </w:del>
    </w:p>
    <w:p w14:paraId="04C36E96" w14:textId="77777777" w:rsidR="00A92B61" w:rsidRPr="002646CB" w:rsidDel="00BE5490" w:rsidRDefault="00A92B61">
      <w:pPr>
        <w:pStyle w:val="16"/>
        <w:rPr>
          <w:del w:id="1879" w:author="ETRI-김종원" w:date="2019-11-04T21:03:00Z"/>
          <w:rStyle w:val="ab"/>
          <w:color w:val="auto"/>
          <w:rPrChange w:id="1880" w:author="ETRI-김종원" w:date="2019-12-10T10:44:00Z">
            <w:rPr>
              <w:del w:id="1881" w:author="ETRI-김종원" w:date="2019-11-04T21:03:00Z"/>
              <w:rStyle w:val="ab"/>
            </w:rPr>
          </w:rPrChange>
        </w:rPr>
      </w:pPr>
    </w:p>
    <w:p w14:paraId="0A8537B7" w14:textId="089C97C7" w:rsidR="00A92B61" w:rsidRPr="002646CB" w:rsidDel="00BE5490" w:rsidRDefault="00A92B61">
      <w:pPr>
        <w:pStyle w:val="16"/>
        <w:rPr>
          <w:del w:id="188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83" w:author="ETRI-김종원" w:date="2019-12-10T10:44:00Z">
            <w:rPr>
              <w:del w:id="188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85" w:author="ETRI-김종원" w:date="2019-11-04T21:03:00Z">
        <w:r w:rsidRPr="002646CB" w:rsidDel="00BE5490">
          <w:rPr>
            <w:rPrChange w:id="1886" w:author="ETRI-김종원" w:date="2019-12-10T10:44:00Z">
              <w:rPr>
                <w:rStyle w:val="ab"/>
                <w:lang w:val="en-US"/>
              </w:rPr>
            </w:rPrChange>
          </w:rPr>
          <w:delText>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87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88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  <w:rPrChange w:id="1889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890" w:author="ETRI-김종원" w:date="2019-12-10T10:44:00Z">
              <w:rPr>
                <w:webHidden/>
              </w:rPr>
            </w:rPrChange>
          </w:rPr>
          <w:delText>6</w:delText>
        </w:r>
      </w:del>
    </w:p>
    <w:p w14:paraId="33B71F4E" w14:textId="7A775EF8" w:rsidR="00A92B61" w:rsidRPr="002646CB" w:rsidDel="00BE5490" w:rsidRDefault="00A92B61">
      <w:pPr>
        <w:pStyle w:val="2a"/>
        <w:rPr>
          <w:del w:id="189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892" w:author="ETRI-김종원" w:date="2019-12-10T10:44:00Z">
            <w:rPr>
              <w:del w:id="1893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894" w:author="ETRI-김종원" w:date="2019-11-04T21:03:00Z">
        <w:r w:rsidRPr="002646CB" w:rsidDel="00BE5490">
          <w:rPr>
            <w:rPrChange w:id="1895" w:author="ETRI-김종원" w:date="2019-12-10T10:44:00Z">
              <w:rPr>
                <w:rStyle w:val="ab"/>
                <w:rFonts w:cs="Arial"/>
              </w:rPr>
            </w:rPrChange>
          </w:rPr>
          <w:delText>5.1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896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897" w:author="ETRI-김종원" w:date="2019-12-10T10:44:00Z">
              <w:rPr>
                <w:rStyle w:val="ab"/>
                <w:rFonts w:hint="eastAsia"/>
              </w:rPr>
            </w:rPrChange>
          </w:rPr>
          <w:delText>유효전력</w:delText>
        </w:r>
        <w:r w:rsidRPr="002646CB" w:rsidDel="00BE5490">
          <w:rPr>
            <w:rPrChange w:id="189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899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rPrChange w:id="190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01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90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03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190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05" w:author="ETRI-김종원" w:date="2019-12-10T10:44:00Z">
              <w:rPr>
                <w:rStyle w:val="ab"/>
                <w:rFonts w:hint="eastAsia"/>
              </w:rPr>
            </w:rPrChange>
          </w:rPr>
          <w:delText>조정</w:delText>
        </w:r>
        <w:r w:rsidRPr="002646CB" w:rsidDel="00BE5490">
          <w:rPr>
            <w:webHidden/>
            <w:rPrChange w:id="1906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07" w:author="ETRI-김종원" w:date="2019-12-10T10:44:00Z">
              <w:rPr>
                <w:webHidden/>
              </w:rPr>
            </w:rPrChange>
          </w:rPr>
          <w:delText>6</w:delText>
        </w:r>
      </w:del>
    </w:p>
    <w:p w14:paraId="4ED3BAA6" w14:textId="77777777" w:rsidR="00A92B61" w:rsidRPr="002646CB" w:rsidDel="00BE5490" w:rsidRDefault="00A92B61">
      <w:pPr>
        <w:pStyle w:val="16"/>
        <w:rPr>
          <w:del w:id="1908" w:author="ETRI-김종원" w:date="2019-11-04T21:03:00Z"/>
          <w:rStyle w:val="ab"/>
          <w:color w:val="auto"/>
          <w:rPrChange w:id="1909" w:author="ETRI-김종원" w:date="2019-12-10T10:44:00Z">
            <w:rPr>
              <w:del w:id="1910" w:author="ETRI-김종원" w:date="2019-11-04T21:03:00Z"/>
              <w:rStyle w:val="ab"/>
            </w:rPr>
          </w:rPrChange>
        </w:rPr>
      </w:pPr>
    </w:p>
    <w:p w14:paraId="1338B32E" w14:textId="50833A57" w:rsidR="00A92B61" w:rsidRPr="002646CB" w:rsidDel="00BE5490" w:rsidRDefault="00A92B61">
      <w:pPr>
        <w:pStyle w:val="16"/>
        <w:rPr>
          <w:del w:id="191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12" w:author="ETRI-김종원" w:date="2019-12-10T10:44:00Z">
            <w:rPr>
              <w:del w:id="1913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14" w:author="ETRI-김종원" w:date="2019-11-04T21:03:00Z">
        <w:r w:rsidRPr="002646CB" w:rsidDel="00BE5490">
          <w:rPr>
            <w:rPrChange w:id="1915" w:author="ETRI-김종원" w:date="2019-12-10T10:44:00Z">
              <w:rPr>
                <w:rStyle w:val="ab"/>
              </w:rPr>
            </w:rPrChange>
          </w:rPr>
          <w:delText>6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916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917" w:author="ETRI-김종원" w:date="2019-12-10T10:44:00Z">
              <w:rPr>
                <w:rStyle w:val="ab"/>
                <w:rFonts w:hint="eastAsia"/>
              </w:rPr>
            </w:rPrChange>
          </w:rPr>
          <w:delText>기타</w:delText>
        </w:r>
        <w:r w:rsidRPr="002646CB" w:rsidDel="00BE5490">
          <w:rPr>
            <w:rPrChange w:id="191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19" w:author="ETRI-김종원" w:date="2019-12-10T10:44:00Z">
              <w:rPr>
                <w:rStyle w:val="ab"/>
                <w:rFonts w:hint="eastAsia"/>
              </w:rPr>
            </w:rPrChange>
          </w:rPr>
          <w:delText>사항</w:delText>
        </w:r>
        <w:r w:rsidRPr="002646CB" w:rsidDel="00BE5490">
          <w:rPr>
            <w:webHidden/>
            <w:rPrChange w:id="1920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21" w:author="ETRI-김종원" w:date="2019-12-10T10:44:00Z">
              <w:rPr>
                <w:webHidden/>
              </w:rPr>
            </w:rPrChange>
          </w:rPr>
          <w:delText>10</w:delText>
        </w:r>
      </w:del>
    </w:p>
    <w:p w14:paraId="013E95E6" w14:textId="55620B53" w:rsidR="00A92B61" w:rsidRPr="002646CB" w:rsidDel="00BE5490" w:rsidRDefault="00A92B61">
      <w:pPr>
        <w:pStyle w:val="2a"/>
        <w:rPr>
          <w:del w:id="192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23" w:author="ETRI-김종원" w:date="2019-12-10T10:44:00Z">
            <w:rPr>
              <w:del w:id="192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25" w:author="ETRI-김종원" w:date="2019-11-04T21:03:00Z">
        <w:r w:rsidRPr="002646CB" w:rsidDel="00BE5490">
          <w:rPr>
            <w:rPrChange w:id="1926" w:author="ETRI-김종원" w:date="2019-12-10T10:44:00Z">
              <w:rPr>
                <w:rStyle w:val="ab"/>
                <w:rFonts w:cs="Arial"/>
              </w:rPr>
            </w:rPrChange>
          </w:rPr>
          <w:delText>6.1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927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928" w:author="ETRI-김종원" w:date="2019-12-10T10:44:00Z">
              <w:rPr>
                <w:rStyle w:val="ab"/>
                <w:rFonts w:hint="eastAsia"/>
              </w:rPr>
            </w:rPrChange>
          </w:rPr>
          <w:delText>보호</w:delText>
        </w:r>
        <w:r w:rsidRPr="002646CB" w:rsidDel="00BE5490">
          <w:rPr>
            <w:rPrChange w:id="192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30" w:author="ETRI-김종원" w:date="2019-12-10T10:44:00Z">
              <w:rPr>
                <w:rStyle w:val="ab"/>
                <w:rFonts w:hint="eastAsia"/>
              </w:rPr>
            </w:rPrChange>
          </w:rPr>
          <w:delText>원칙</w:delText>
        </w:r>
        <w:r w:rsidRPr="002646CB" w:rsidDel="00BE5490">
          <w:rPr>
            <w:webHidden/>
            <w:rPrChange w:id="1931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32" w:author="ETRI-김종원" w:date="2019-12-10T10:44:00Z">
              <w:rPr>
                <w:webHidden/>
              </w:rPr>
            </w:rPrChange>
          </w:rPr>
          <w:delText>10</w:delText>
        </w:r>
      </w:del>
    </w:p>
    <w:p w14:paraId="59095625" w14:textId="2D594253" w:rsidR="00A92B61" w:rsidRPr="002646CB" w:rsidDel="00BE5490" w:rsidRDefault="00A92B61">
      <w:pPr>
        <w:pStyle w:val="2a"/>
        <w:rPr>
          <w:del w:id="193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34" w:author="ETRI-김종원" w:date="2019-12-10T10:44:00Z">
            <w:rPr>
              <w:del w:id="193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36" w:author="ETRI-김종원" w:date="2019-11-04T21:03:00Z">
        <w:r w:rsidRPr="002646CB" w:rsidDel="00BE5490">
          <w:rPr>
            <w:rPrChange w:id="1937" w:author="ETRI-김종원" w:date="2019-12-10T10:44:00Z">
              <w:rPr>
                <w:rStyle w:val="ab"/>
                <w:rFonts w:cs="Arial"/>
              </w:rPr>
            </w:rPrChange>
          </w:rPr>
          <w:delText>6.2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938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939" w:author="ETRI-김종원" w:date="2019-12-10T10:44:00Z">
              <w:rPr>
                <w:rStyle w:val="ab"/>
                <w:rFonts w:hint="eastAsia"/>
              </w:rPr>
            </w:rPrChange>
          </w:rPr>
          <w:delText>전력</w:delText>
        </w:r>
        <w:r w:rsidRPr="002646CB" w:rsidDel="00BE5490">
          <w:rPr>
            <w:rPrChange w:id="194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41" w:author="ETRI-김종원" w:date="2019-12-10T10:44:00Z">
              <w:rPr>
                <w:rStyle w:val="ab"/>
                <w:rFonts w:hint="eastAsia"/>
              </w:rPr>
            </w:rPrChange>
          </w:rPr>
          <w:delText>품질</w:delText>
        </w:r>
        <w:r w:rsidRPr="002646CB" w:rsidDel="00BE5490">
          <w:rPr>
            <w:rPrChange w:id="194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43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944" w:author="ETRI-김종원" w:date="2019-12-10T10:44:00Z">
              <w:rPr>
                <w:rStyle w:val="ab"/>
              </w:rPr>
            </w:rPrChange>
          </w:rPr>
          <w:delText xml:space="preserve"> EMC</w:delText>
        </w:r>
        <w:r w:rsidRPr="002646CB" w:rsidDel="00BE5490">
          <w:rPr>
            <w:webHidden/>
            <w:rPrChange w:id="1945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46" w:author="ETRI-김종원" w:date="2019-12-10T10:44:00Z">
              <w:rPr>
                <w:webHidden/>
              </w:rPr>
            </w:rPrChange>
          </w:rPr>
          <w:delText>10</w:delText>
        </w:r>
      </w:del>
    </w:p>
    <w:p w14:paraId="563AAF1F" w14:textId="54523574" w:rsidR="00A92B61" w:rsidRPr="002646CB" w:rsidDel="00BE5490" w:rsidRDefault="00A92B61">
      <w:pPr>
        <w:pStyle w:val="2a"/>
        <w:rPr>
          <w:del w:id="194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48" w:author="ETRI-김종원" w:date="2019-12-10T10:44:00Z">
            <w:rPr>
              <w:del w:id="1949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50" w:author="ETRI-김종원" w:date="2019-11-04T21:03:00Z">
        <w:r w:rsidRPr="002646CB" w:rsidDel="00BE5490">
          <w:rPr>
            <w:rPrChange w:id="1951" w:author="ETRI-김종원" w:date="2019-12-10T10:44:00Z">
              <w:rPr>
                <w:rStyle w:val="ab"/>
                <w:rFonts w:cs="Arial"/>
              </w:rPr>
            </w:rPrChange>
          </w:rPr>
          <w:delText>6.3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952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953" w:author="ETRI-김종원" w:date="2019-12-10T10:44:00Z">
              <w:rPr>
                <w:rStyle w:val="ab"/>
                <w:rFonts w:hint="eastAsia"/>
              </w:rPr>
            </w:rPrChange>
          </w:rPr>
          <w:delText>유지</w:delText>
        </w:r>
        <w:r w:rsidRPr="002646CB" w:rsidDel="00BE5490">
          <w:rPr>
            <w:rPrChange w:id="195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55" w:author="ETRI-김종원" w:date="2019-12-10T10:44:00Z">
              <w:rPr>
                <w:rStyle w:val="ab"/>
                <w:rFonts w:hint="eastAsia"/>
              </w:rPr>
            </w:rPrChange>
          </w:rPr>
          <w:delText>보수</w:delText>
        </w:r>
        <w:r w:rsidRPr="002646CB" w:rsidDel="00BE5490">
          <w:rPr>
            <w:rPrChange w:id="195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57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95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59" w:author="ETRI-김종원" w:date="2019-12-10T10:44:00Z">
              <w:rPr>
                <w:rStyle w:val="ab"/>
                <w:rFonts w:hint="eastAsia"/>
              </w:rPr>
            </w:rPrChange>
          </w:rPr>
          <w:delText>시험</w:delText>
        </w:r>
        <w:r w:rsidRPr="002646CB" w:rsidDel="00BE5490">
          <w:rPr>
            <w:webHidden/>
            <w:rPrChange w:id="1960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61" w:author="ETRI-김종원" w:date="2019-12-10T10:44:00Z">
              <w:rPr>
                <w:webHidden/>
              </w:rPr>
            </w:rPrChange>
          </w:rPr>
          <w:delText>10</w:delText>
        </w:r>
      </w:del>
    </w:p>
    <w:p w14:paraId="2BAC5609" w14:textId="77777777" w:rsidR="00A92B61" w:rsidRPr="002646CB" w:rsidDel="00BE5490" w:rsidRDefault="00A92B61">
      <w:pPr>
        <w:pStyle w:val="16"/>
        <w:rPr>
          <w:del w:id="1962" w:author="ETRI-김종원" w:date="2019-11-04T21:03:00Z"/>
          <w:rStyle w:val="ab"/>
          <w:color w:val="auto"/>
          <w:rPrChange w:id="1963" w:author="ETRI-김종원" w:date="2019-12-10T10:44:00Z">
            <w:rPr>
              <w:del w:id="1964" w:author="ETRI-김종원" w:date="2019-11-04T21:03:00Z"/>
              <w:rStyle w:val="ab"/>
            </w:rPr>
          </w:rPrChange>
        </w:rPr>
      </w:pPr>
    </w:p>
    <w:p w14:paraId="245D09DC" w14:textId="70D99208" w:rsidR="00A92B61" w:rsidRPr="002646CB" w:rsidDel="00BE5490" w:rsidRDefault="00A92B61">
      <w:pPr>
        <w:pStyle w:val="16"/>
        <w:rPr>
          <w:del w:id="196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66" w:author="ETRI-김종원" w:date="2019-12-10T10:44:00Z">
            <w:rPr>
              <w:del w:id="1967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68" w:author="ETRI-김종원" w:date="2019-11-04T21:03:00Z">
        <w:r w:rsidRPr="002646CB" w:rsidDel="00BE5490">
          <w:rPr>
            <w:rFonts w:hint="eastAsia"/>
            <w:rPrChange w:id="1969" w:author="ETRI-김종원" w:date="2019-12-10T10:44:00Z">
              <w:rPr>
                <w:rStyle w:val="ab"/>
                <w:rFonts w:hint="eastAsia"/>
              </w:rPr>
            </w:rPrChange>
          </w:rPr>
          <w:delText>부속서</w:delText>
        </w:r>
        <w:r w:rsidRPr="002646CB" w:rsidDel="00BE5490">
          <w:rPr>
            <w:rPrChange w:id="1970" w:author="ETRI-김종원" w:date="2019-12-10T10:44:00Z">
              <w:rPr>
                <w:rStyle w:val="ab"/>
              </w:rPr>
            </w:rPrChange>
          </w:rPr>
          <w:delText> A</w:delText>
        </w:r>
        <w:r w:rsidRPr="002646CB" w:rsidDel="00BE5490">
          <w:rPr>
            <w:webHidden/>
            <w:rPrChange w:id="1971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72" w:author="ETRI-김종원" w:date="2019-12-10T10:44:00Z">
              <w:rPr>
                <w:webHidden/>
              </w:rPr>
            </w:rPrChange>
          </w:rPr>
          <w:delText>11</w:delText>
        </w:r>
      </w:del>
    </w:p>
    <w:p w14:paraId="20500F58" w14:textId="65C43683" w:rsidR="00A92B61" w:rsidRPr="002646CB" w:rsidDel="00BE5490" w:rsidRDefault="00A92B61">
      <w:pPr>
        <w:pStyle w:val="2a"/>
        <w:rPr>
          <w:del w:id="197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74" w:author="ETRI-김종원" w:date="2019-12-10T10:44:00Z">
            <w:rPr>
              <w:del w:id="197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76" w:author="ETRI-김종원" w:date="2019-11-04T21:03:00Z">
        <w:r w:rsidRPr="002646CB" w:rsidDel="00BE5490">
          <w:rPr>
            <w:rPrChange w:id="1977" w:author="ETRI-김종원" w:date="2019-12-10T10:44:00Z">
              <w:rPr>
                <w:rStyle w:val="ab"/>
              </w:rPr>
            </w:rPrChange>
          </w:rPr>
          <w:delText>A.1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978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979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980" w:author="ETRI-김종원" w:date="2019-12-10T10:44:00Z">
              <w:rPr>
                <w:rStyle w:val="ab"/>
              </w:rPr>
            </w:rPrChange>
          </w:rPr>
          <w:delText xml:space="preserve"> 1 : </w:delText>
        </w:r>
        <w:r w:rsidRPr="002646CB" w:rsidDel="00BE5490">
          <w:rPr>
            <w:rFonts w:hint="eastAsia"/>
            <w:rPrChange w:id="1981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rPrChange w:id="198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83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198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85" w:author="ETRI-김종원" w:date="2019-12-10T10:44:00Z">
              <w:rPr>
                <w:rStyle w:val="ab"/>
                <w:rFonts w:hint="eastAsia"/>
              </w:rPr>
            </w:rPrChange>
          </w:rPr>
          <w:delText>전환</w:delText>
        </w:r>
        <w:r w:rsidRPr="002646CB" w:rsidDel="00BE5490">
          <w:rPr>
            <w:webHidden/>
            <w:rPrChange w:id="1986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1987" w:author="ETRI-김종원" w:date="2019-12-10T10:44:00Z">
              <w:rPr>
                <w:webHidden/>
              </w:rPr>
            </w:rPrChange>
          </w:rPr>
          <w:delText>11</w:delText>
        </w:r>
      </w:del>
    </w:p>
    <w:p w14:paraId="3A697551" w14:textId="2E8C65D1" w:rsidR="00A92B61" w:rsidRPr="002646CB" w:rsidDel="00BE5490" w:rsidRDefault="00A92B61">
      <w:pPr>
        <w:pStyle w:val="2a"/>
        <w:rPr>
          <w:del w:id="198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1989" w:author="ETRI-김종원" w:date="2019-12-10T10:44:00Z">
            <w:rPr>
              <w:del w:id="1990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1991" w:author="ETRI-김종원" w:date="2019-11-04T21:03:00Z">
        <w:r w:rsidRPr="002646CB" w:rsidDel="00BE5490">
          <w:rPr>
            <w:rPrChange w:id="1992" w:author="ETRI-김종원" w:date="2019-12-10T10:44:00Z">
              <w:rPr>
                <w:rStyle w:val="ab"/>
              </w:rPr>
            </w:rPrChange>
          </w:rPr>
          <w:delText>A.2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1993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1994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995" w:author="ETRI-김종원" w:date="2019-12-10T10:44:00Z">
              <w:rPr>
                <w:rStyle w:val="ab"/>
              </w:rPr>
            </w:rPrChange>
          </w:rPr>
          <w:delText xml:space="preserve"> 2 : </w:delText>
        </w:r>
        <w:r w:rsidRPr="002646CB" w:rsidDel="00BE5490">
          <w:rPr>
            <w:rFonts w:hint="eastAsia"/>
            <w:rPrChange w:id="1996" w:author="ETRI-김종원" w:date="2019-12-10T10:44:00Z">
              <w:rPr>
                <w:rStyle w:val="ab"/>
                <w:rFonts w:hint="eastAsia"/>
              </w:rPr>
            </w:rPrChange>
          </w:rPr>
          <w:delText>예방</w:delText>
        </w:r>
        <w:r w:rsidRPr="002646CB" w:rsidDel="00BE5490">
          <w:rPr>
            <w:rPrChange w:id="199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998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webHidden/>
            <w:rPrChange w:id="1999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2000" w:author="ETRI-김종원" w:date="2019-12-10T10:44:00Z">
              <w:rPr>
                <w:webHidden/>
              </w:rPr>
            </w:rPrChange>
          </w:rPr>
          <w:delText>12</w:delText>
        </w:r>
      </w:del>
    </w:p>
    <w:p w14:paraId="29BC0156" w14:textId="55B1839E" w:rsidR="00A92B61" w:rsidRPr="002646CB" w:rsidDel="00BE5490" w:rsidRDefault="00A92B61">
      <w:pPr>
        <w:pStyle w:val="2a"/>
        <w:rPr>
          <w:del w:id="200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02" w:author="ETRI-김종원" w:date="2019-12-10T10:44:00Z">
            <w:rPr>
              <w:del w:id="2003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04" w:author="ETRI-김종원" w:date="2019-11-04T21:03:00Z">
        <w:r w:rsidRPr="002646CB" w:rsidDel="00BE5490">
          <w:rPr>
            <w:rPrChange w:id="2005" w:author="ETRI-김종원" w:date="2019-12-10T10:44:00Z">
              <w:rPr>
                <w:rStyle w:val="ab"/>
              </w:rPr>
            </w:rPrChange>
          </w:rPr>
          <w:delText>A.3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006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007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2008" w:author="ETRI-김종원" w:date="2019-12-10T10:44:00Z">
              <w:rPr>
                <w:rStyle w:val="ab"/>
              </w:rPr>
            </w:rPrChange>
          </w:rPr>
          <w:delText xml:space="preserve"> 3 : </w:delText>
        </w:r>
        <w:r w:rsidRPr="002646CB" w:rsidDel="00BE5490">
          <w:rPr>
            <w:rFonts w:hint="eastAsia"/>
            <w:rPrChange w:id="2009" w:author="ETRI-김종원" w:date="2019-12-10T10:44:00Z">
              <w:rPr>
                <w:rStyle w:val="ab"/>
                <w:rFonts w:hint="eastAsia"/>
              </w:rPr>
            </w:rPrChange>
          </w:rPr>
          <w:delText>자동</w:delText>
        </w:r>
        <w:r w:rsidRPr="002646CB" w:rsidDel="00BE5490">
          <w:rPr>
            <w:rPrChange w:id="201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11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webHidden/>
            <w:rPrChange w:id="2012" w:author="ETRI-김종원" w:date="2019-12-10T10:44:00Z">
              <w:rPr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2013" w:author="ETRI-김종원" w:date="2019-12-10T10:44:00Z">
              <w:rPr>
                <w:webHidden/>
              </w:rPr>
            </w:rPrChange>
          </w:rPr>
          <w:delText>12</w:delText>
        </w:r>
      </w:del>
    </w:p>
    <w:p w14:paraId="2C8C0F71" w14:textId="0A4F8862" w:rsidR="00A92B61" w:rsidRPr="002646CB" w:rsidDel="00BE5490" w:rsidRDefault="00A92B61">
      <w:pPr>
        <w:pStyle w:val="2a"/>
        <w:rPr>
          <w:del w:id="2014" w:author="ETRI-김종원" w:date="2019-11-04T21:03:00Z"/>
          <w:rStyle w:val="ab"/>
          <w:color w:val="auto"/>
          <w:rPrChange w:id="2015" w:author="ETRI-김종원" w:date="2019-12-10T10:44:00Z">
            <w:rPr>
              <w:del w:id="2016" w:author="ETRI-김종원" w:date="2019-11-04T21:03:00Z"/>
              <w:rStyle w:val="ab"/>
            </w:rPr>
          </w:rPrChange>
        </w:rPr>
      </w:pPr>
      <w:del w:id="2017" w:author="ETRI-김종원" w:date="2019-11-04T21:03:00Z">
        <w:r w:rsidRPr="002646CB" w:rsidDel="00BE5490">
          <w:rPr>
            <w:rPrChange w:id="2018" w:author="ETRI-김종원" w:date="2019-12-10T10:44:00Z">
              <w:rPr>
                <w:rStyle w:val="ab"/>
              </w:rPr>
            </w:rPrChange>
          </w:rPr>
          <w:delText>A.4</w:delText>
        </w:r>
        <w:r w:rsidRPr="002646CB" w:rsidDel="00BE5490">
          <w:rPr>
            <w:rPrChange w:id="2019" w:author="ETRI-김종원" w:date="2019-12-10T10:44:00Z">
              <w:rPr>
                <w:rStyle w:val="ab"/>
              </w:rPr>
            </w:rPrChange>
          </w:rPr>
          <w:tab/>
        </w:r>
        <w:r w:rsidRPr="002646CB" w:rsidDel="00BE5490">
          <w:rPr>
            <w:rFonts w:hint="eastAsia"/>
            <w:rPrChange w:id="2020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2021" w:author="ETRI-김종원" w:date="2019-12-10T10:44:00Z">
              <w:rPr>
                <w:rStyle w:val="ab"/>
              </w:rPr>
            </w:rPrChange>
          </w:rPr>
          <w:delText xml:space="preserve"> 4: </w:delText>
        </w:r>
        <w:r w:rsidRPr="002646CB" w:rsidDel="00BE5490">
          <w:rPr>
            <w:rFonts w:hint="eastAsia"/>
            <w:rPrChange w:id="2022" w:author="ETRI-김종원" w:date="2019-12-10T10:44:00Z">
              <w:rPr>
                <w:rStyle w:val="ab"/>
                <w:rFonts w:hint="eastAsia"/>
              </w:rPr>
            </w:rPrChange>
          </w:rPr>
          <w:delText>자체</w:delText>
        </w:r>
        <w:r w:rsidRPr="002646CB" w:rsidDel="00BE5490">
          <w:rPr>
            <w:rPrChange w:id="202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24" w:author="ETRI-김종원" w:date="2019-12-10T10:44:00Z">
              <w:rPr>
                <w:rStyle w:val="ab"/>
                <w:rFonts w:hint="eastAsia"/>
              </w:rPr>
            </w:rPrChange>
          </w:rPr>
          <w:delText>기동</w:delText>
        </w:r>
        <w:r w:rsidRPr="002646CB" w:rsidDel="00BE5490">
          <w:rPr>
            <w:rPrChange w:id="202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26" w:author="ETRI-김종원" w:date="2019-12-10T10:44:00Z">
              <w:rPr>
                <w:rStyle w:val="ab"/>
                <w:rFonts w:hint="eastAsia"/>
              </w:rPr>
            </w:rPrChange>
          </w:rPr>
          <w:delText>복구</w:delText>
        </w:r>
        <w:r w:rsidRPr="002646CB" w:rsidDel="00BE5490">
          <w:rPr>
            <w:webHidden/>
            <w:rPrChange w:id="2027" w:author="ETRI-김종원" w:date="2019-12-10T10:44:00Z">
              <w:rPr>
                <w:rStyle w:val="ab"/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2028" w:author="ETRI-김종원" w:date="2019-12-10T10:44:00Z">
              <w:rPr>
                <w:rStyle w:val="ab"/>
                <w:webHidden/>
              </w:rPr>
            </w:rPrChange>
          </w:rPr>
          <w:delText>12</w:delText>
        </w:r>
      </w:del>
    </w:p>
    <w:p w14:paraId="14393BAB" w14:textId="336C384D" w:rsidR="00A92B61" w:rsidRPr="002646CB" w:rsidDel="00BE5490" w:rsidRDefault="00A92B61">
      <w:pPr>
        <w:pStyle w:val="2a"/>
        <w:rPr>
          <w:del w:id="202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30" w:author="ETRI-김종원" w:date="2019-12-10T10:44:00Z">
            <w:rPr>
              <w:del w:id="203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32" w:author="ETRI-김종원" w:date="2019-11-04T21:03:00Z">
        <w:r w:rsidRPr="002646CB" w:rsidDel="00BE5490">
          <w:rPr>
            <w:rPrChange w:id="2033" w:author="ETRI-김종원" w:date="2019-12-10T10:44:00Z">
              <w:rPr>
                <w:rStyle w:val="ab"/>
              </w:rPr>
            </w:rPrChange>
          </w:rPr>
          <w:delText>A.5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034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035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2036" w:author="ETRI-김종원" w:date="2019-12-10T10:44:00Z">
              <w:rPr>
                <w:rStyle w:val="ab"/>
              </w:rPr>
            </w:rPrChange>
          </w:rPr>
          <w:delText xml:space="preserve"> 5 : </w:delText>
        </w:r>
        <w:r w:rsidRPr="002646CB" w:rsidDel="00BE5490">
          <w:rPr>
            <w:rFonts w:hint="eastAsia"/>
            <w:rPrChange w:id="2037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rPrChange w:id="203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39" w:author="ETRI-김종원" w:date="2019-12-10T10:44:00Z">
              <w:rPr>
                <w:rStyle w:val="ab"/>
                <w:rFonts w:hint="eastAsia"/>
              </w:rPr>
            </w:rPrChange>
          </w:rPr>
          <w:delText>유지</w:delText>
        </w:r>
        <w:r w:rsidRPr="002646CB" w:rsidDel="00BE5490">
          <w:rPr>
            <w:webHidden/>
            <w:rPrChange w:id="2040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041" w:author="ETRI-김종원" w:date="2019-12-10T10:44:00Z">
              <w:rPr>
                <w:webHidden/>
              </w:rPr>
            </w:rPrChange>
          </w:rPr>
          <w:delText>13</w:delText>
        </w:r>
      </w:del>
    </w:p>
    <w:p w14:paraId="72B2CBE3" w14:textId="59B8AD59" w:rsidR="00A92B61" w:rsidRPr="002646CB" w:rsidDel="00BE5490" w:rsidRDefault="00A92B61">
      <w:pPr>
        <w:pStyle w:val="2a"/>
        <w:rPr>
          <w:del w:id="204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43" w:author="ETRI-김종원" w:date="2019-12-10T10:44:00Z">
            <w:rPr>
              <w:del w:id="204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45" w:author="ETRI-김종원" w:date="2019-11-04T21:03:00Z">
        <w:r w:rsidRPr="002646CB" w:rsidDel="00BE5490">
          <w:rPr>
            <w:rPrChange w:id="2046" w:author="ETRI-김종원" w:date="2019-12-10T10:44:00Z">
              <w:rPr>
                <w:rStyle w:val="ab"/>
              </w:rPr>
            </w:rPrChange>
          </w:rPr>
          <w:delText>A.6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047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048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2049" w:author="ETRI-김종원" w:date="2019-12-10T10:44:00Z">
              <w:rPr>
                <w:rStyle w:val="ab"/>
              </w:rPr>
            </w:rPrChange>
          </w:rPr>
          <w:delText xml:space="preserve"> 6 : </w:delText>
        </w:r>
        <w:r w:rsidRPr="002646CB" w:rsidDel="00BE5490">
          <w:rPr>
            <w:rFonts w:hint="eastAsia"/>
            <w:rPrChange w:id="2050" w:author="ETRI-김종원" w:date="2019-12-10T10:44:00Z">
              <w:rPr>
                <w:rStyle w:val="ab"/>
                <w:rFonts w:hint="eastAsia"/>
              </w:rPr>
            </w:rPrChange>
          </w:rPr>
          <w:delText>주</w:delText>
        </w:r>
        <w:r w:rsidRPr="002646CB" w:rsidDel="00BE5490">
          <w:rPr>
            <w:rPrChange w:id="205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52" w:author="ETRI-김종원" w:date="2019-12-10T10:44:00Z">
              <w:rPr>
                <w:rStyle w:val="ab"/>
                <w:rFonts w:hint="eastAsia"/>
              </w:rPr>
            </w:rPrChange>
          </w:rPr>
          <w:delText>계통으로의</w:delText>
        </w:r>
        <w:r w:rsidRPr="002646CB" w:rsidDel="00BE5490">
          <w:rPr>
            <w:rPrChange w:id="205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54" w:author="ETRI-김종원" w:date="2019-12-10T10:44:00Z">
              <w:rPr>
                <w:rStyle w:val="ab"/>
                <w:rFonts w:hint="eastAsia"/>
              </w:rPr>
            </w:rPrChange>
          </w:rPr>
          <w:delText>재</w:delText>
        </w:r>
        <w:r w:rsidRPr="002646CB" w:rsidDel="00BE5490">
          <w:rPr>
            <w:rPrChange w:id="205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56" w:author="ETRI-김종원" w:date="2019-12-10T10:44:00Z">
              <w:rPr>
                <w:rStyle w:val="ab"/>
                <w:rFonts w:hint="eastAsia"/>
              </w:rPr>
            </w:rPrChange>
          </w:rPr>
          <w:delText>연계</w:delText>
        </w:r>
        <w:r w:rsidRPr="002646CB" w:rsidDel="00BE5490">
          <w:rPr>
            <w:webHidden/>
            <w:rPrChange w:id="2057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058" w:author="ETRI-김종원" w:date="2019-12-10T10:44:00Z">
              <w:rPr>
                <w:webHidden/>
              </w:rPr>
            </w:rPrChange>
          </w:rPr>
          <w:delText>13</w:delText>
        </w:r>
      </w:del>
    </w:p>
    <w:p w14:paraId="0D6D680C" w14:textId="77777777" w:rsidR="00A92B61" w:rsidRPr="002646CB" w:rsidDel="00BE5490" w:rsidRDefault="00A92B61">
      <w:pPr>
        <w:pStyle w:val="16"/>
        <w:rPr>
          <w:del w:id="2059" w:author="ETRI-김종원" w:date="2019-11-04T21:03:00Z"/>
          <w:rStyle w:val="ab"/>
          <w:color w:val="auto"/>
          <w:rPrChange w:id="2060" w:author="ETRI-김종원" w:date="2019-12-10T10:44:00Z">
            <w:rPr>
              <w:del w:id="2061" w:author="ETRI-김종원" w:date="2019-11-04T21:03:00Z"/>
              <w:rStyle w:val="ab"/>
            </w:rPr>
          </w:rPrChange>
        </w:rPr>
      </w:pPr>
    </w:p>
    <w:p w14:paraId="5044A937" w14:textId="1CDF2532" w:rsidR="00A92B61" w:rsidRPr="002646CB" w:rsidDel="00BE5490" w:rsidRDefault="00A92B61">
      <w:pPr>
        <w:pStyle w:val="16"/>
        <w:rPr>
          <w:del w:id="206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63" w:author="ETRI-김종원" w:date="2019-12-10T10:44:00Z">
            <w:rPr>
              <w:del w:id="206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65" w:author="ETRI-김종원" w:date="2019-11-04T21:03:00Z">
        <w:r w:rsidRPr="002646CB" w:rsidDel="00BE5490">
          <w:rPr>
            <w:rFonts w:hint="eastAsia"/>
            <w:rPrChange w:id="2066" w:author="ETRI-김종원" w:date="2019-12-10T10:44:00Z">
              <w:rPr>
                <w:rStyle w:val="ab"/>
                <w:rFonts w:hint="eastAsia"/>
              </w:rPr>
            </w:rPrChange>
          </w:rPr>
          <w:delText>부속서</w:delText>
        </w:r>
        <w:r w:rsidRPr="002646CB" w:rsidDel="00BE5490">
          <w:rPr>
            <w:rPrChange w:id="2067" w:author="ETRI-김종원" w:date="2019-12-10T10:44:00Z">
              <w:rPr>
                <w:rStyle w:val="ab"/>
              </w:rPr>
            </w:rPrChange>
          </w:rPr>
          <w:delText> B</w:delText>
        </w:r>
        <w:r w:rsidRPr="002646CB" w:rsidDel="00BE5490">
          <w:rPr>
            <w:webHidden/>
            <w:rPrChange w:id="2068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069" w:author="ETRI-김종원" w:date="2019-12-10T10:44:00Z">
              <w:rPr>
                <w:webHidden/>
              </w:rPr>
            </w:rPrChange>
          </w:rPr>
          <w:delText>14</w:delText>
        </w:r>
      </w:del>
    </w:p>
    <w:p w14:paraId="751C9671" w14:textId="37A2BE4A" w:rsidR="00A92B61" w:rsidRPr="002646CB" w:rsidDel="00BE5490" w:rsidRDefault="00A92B61">
      <w:pPr>
        <w:pStyle w:val="2a"/>
        <w:rPr>
          <w:del w:id="207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71" w:author="ETRI-김종원" w:date="2019-12-10T10:44:00Z">
            <w:rPr>
              <w:del w:id="207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73" w:author="ETRI-김종원" w:date="2019-11-04T21:03:00Z">
        <w:r w:rsidRPr="002646CB" w:rsidDel="00BE5490">
          <w:rPr>
            <w:rPrChange w:id="2074" w:author="ETRI-김종원" w:date="2019-12-10T10:44:00Z">
              <w:rPr>
                <w:rStyle w:val="ab"/>
              </w:rPr>
            </w:rPrChange>
          </w:rPr>
          <w:delText>B.1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075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076" w:author="ETRI-김종원" w:date="2019-12-10T10:44:00Z">
              <w:rPr>
                <w:rStyle w:val="ab"/>
                <w:rFonts w:hint="eastAsia"/>
              </w:rPr>
            </w:rPrChange>
          </w:rPr>
          <w:delText>일반</w:delText>
        </w:r>
        <w:r w:rsidRPr="002646CB" w:rsidDel="00BE5490">
          <w:rPr>
            <w:rPrChange w:id="207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78" w:author="ETRI-김종원" w:date="2019-12-10T10:44:00Z">
              <w:rPr>
                <w:rStyle w:val="ab"/>
                <w:rFonts w:hint="eastAsia"/>
              </w:rPr>
            </w:rPrChange>
          </w:rPr>
          <w:delText>사항</w:delText>
        </w:r>
        <w:r w:rsidRPr="002646CB" w:rsidDel="00BE5490">
          <w:rPr>
            <w:webHidden/>
            <w:rPrChange w:id="2079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080" w:author="ETRI-김종원" w:date="2019-12-10T10:44:00Z">
              <w:rPr>
                <w:webHidden/>
              </w:rPr>
            </w:rPrChange>
          </w:rPr>
          <w:delText>14</w:delText>
        </w:r>
      </w:del>
    </w:p>
    <w:p w14:paraId="64C469BB" w14:textId="796AEF87" w:rsidR="00A92B61" w:rsidRPr="002646CB" w:rsidDel="00BE5490" w:rsidRDefault="00A92B61">
      <w:pPr>
        <w:pStyle w:val="2a"/>
        <w:rPr>
          <w:del w:id="208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82" w:author="ETRI-김종원" w:date="2019-12-10T10:44:00Z">
            <w:rPr>
              <w:del w:id="2083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84" w:author="ETRI-김종원" w:date="2019-11-04T21:03:00Z">
        <w:r w:rsidRPr="002646CB" w:rsidDel="00BE5490">
          <w:rPr>
            <w:rPrChange w:id="2085" w:author="ETRI-김종원" w:date="2019-12-10T10:44:00Z">
              <w:rPr>
                <w:rStyle w:val="ab"/>
              </w:rPr>
            </w:rPrChange>
          </w:rPr>
          <w:delText>B.2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086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087" w:author="ETRI-김종원" w:date="2019-12-10T10:44:00Z">
              <w:rPr>
                <w:rStyle w:val="ab"/>
                <w:rFonts w:hint="eastAsia"/>
              </w:rPr>
            </w:rPrChange>
          </w:rPr>
          <w:delText>구조</w:delText>
        </w:r>
        <w:r w:rsidRPr="002646CB" w:rsidDel="00BE5490">
          <w:rPr>
            <w:rPrChange w:id="208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089" w:author="ETRI-김종원" w:date="2019-12-10T10:44:00Z">
              <w:rPr>
                <w:rStyle w:val="ab"/>
                <w:rFonts w:hint="eastAsia"/>
              </w:rPr>
            </w:rPrChange>
          </w:rPr>
          <w:delText>요구사항</w:delText>
        </w:r>
        <w:r w:rsidRPr="002646CB" w:rsidDel="00BE5490">
          <w:rPr>
            <w:webHidden/>
            <w:rPrChange w:id="2090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091" w:author="ETRI-김종원" w:date="2019-12-10T10:44:00Z">
              <w:rPr>
                <w:webHidden/>
              </w:rPr>
            </w:rPrChange>
          </w:rPr>
          <w:delText>14</w:delText>
        </w:r>
      </w:del>
    </w:p>
    <w:p w14:paraId="5E190E5D" w14:textId="1673F54C" w:rsidR="00A92B61" w:rsidRPr="002646CB" w:rsidDel="00BE5490" w:rsidRDefault="00A92B61">
      <w:pPr>
        <w:pStyle w:val="2a"/>
        <w:rPr>
          <w:del w:id="209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093" w:author="ETRI-김종원" w:date="2019-12-10T10:44:00Z">
            <w:rPr>
              <w:del w:id="2094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095" w:author="ETRI-김종원" w:date="2019-11-04T21:03:00Z">
        <w:r w:rsidRPr="002646CB" w:rsidDel="00BE5490">
          <w:rPr>
            <w:rPrChange w:id="2096" w:author="ETRI-김종원" w:date="2019-12-10T10:44:00Z">
              <w:rPr>
                <w:rStyle w:val="ab"/>
              </w:rPr>
            </w:rPrChange>
          </w:rPr>
          <w:delText>B.3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097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098" w:author="ETRI-김종원" w:date="2019-12-10T10:44:00Z">
              <w:rPr>
                <w:rStyle w:val="ab"/>
                <w:rFonts w:hint="eastAsia"/>
              </w:rPr>
            </w:rPrChange>
          </w:rPr>
          <w:delText>전압</w:delText>
        </w:r>
        <w:r w:rsidRPr="002646CB" w:rsidDel="00BE5490">
          <w:rPr>
            <w:rPrChange w:id="209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00" w:author="ETRI-김종원" w:date="2019-12-10T10:44:00Z">
              <w:rPr>
                <w:rStyle w:val="ab"/>
                <w:rFonts w:hint="eastAsia"/>
              </w:rPr>
            </w:rPrChange>
          </w:rPr>
          <w:delText>응답</w:delText>
        </w:r>
        <w:r w:rsidRPr="002646CB" w:rsidDel="00BE5490">
          <w:rPr>
            <w:rPrChange w:id="210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02" w:author="ETRI-김종원" w:date="2019-12-10T10:44:00Z">
              <w:rPr>
                <w:rStyle w:val="ab"/>
                <w:rFonts w:hint="eastAsia"/>
              </w:rPr>
            </w:rPrChange>
          </w:rPr>
          <w:delText>특성</w:delText>
        </w:r>
        <w:r w:rsidRPr="002646CB" w:rsidDel="00BE5490">
          <w:rPr>
            <w:webHidden/>
            <w:rPrChange w:id="2103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04" w:author="ETRI-김종원" w:date="2019-12-10T10:44:00Z">
              <w:rPr>
                <w:webHidden/>
              </w:rPr>
            </w:rPrChange>
          </w:rPr>
          <w:delText>14</w:delText>
        </w:r>
      </w:del>
    </w:p>
    <w:p w14:paraId="0248E10D" w14:textId="799623C5" w:rsidR="00A92B61" w:rsidRPr="002646CB" w:rsidDel="00BE5490" w:rsidRDefault="00A92B61">
      <w:pPr>
        <w:pStyle w:val="2a"/>
        <w:rPr>
          <w:del w:id="210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06" w:author="ETRI-김종원" w:date="2019-12-10T10:44:00Z">
            <w:rPr>
              <w:del w:id="2107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08" w:author="ETRI-김종원" w:date="2019-11-04T21:03:00Z">
        <w:r w:rsidRPr="002646CB" w:rsidDel="00BE5490">
          <w:rPr>
            <w:rPrChange w:id="2109" w:author="ETRI-김종원" w:date="2019-12-10T10:44:00Z">
              <w:rPr>
                <w:rStyle w:val="ab"/>
              </w:rPr>
            </w:rPrChange>
          </w:rPr>
          <w:delText>B.4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10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111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211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13" w:author="ETRI-김종원" w:date="2019-12-10T10:44:00Z">
              <w:rPr>
                <w:rStyle w:val="ab"/>
                <w:rFonts w:hint="eastAsia"/>
              </w:rPr>
            </w:rPrChange>
          </w:rPr>
          <w:delText>응답</w:delText>
        </w:r>
        <w:r w:rsidRPr="002646CB" w:rsidDel="00BE5490">
          <w:rPr>
            <w:rPrChange w:id="211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15" w:author="ETRI-김종원" w:date="2019-12-10T10:44:00Z">
              <w:rPr>
                <w:rStyle w:val="ab"/>
                <w:rFonts w:hint="eastAsia"/>
              </w:rPr>
            </w:rPrChange>
          </w:rPr>
          <w:delText>특성</w:delText>
        </w:r>
        <w:r w:rsidRPr="002646CB" w:rsidDel="00BE5490">
          <w:rPr>
            <w:webHidden/>
            <w:rPrChange w:id="2116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17" w:author="ETRI-김종원" w:date="2019-12-10T10:44:00Z">
              <w:rPr>
                <w:webHidden/>
              </w:rPr>
            </w:rPrChange>
          </w:rPr>
          <w:delText>14</w:delText>
        </w:r>
      </w:del>
    </w:p>
    <w:p w14:paraId="40EE6C57" w14:textId="0FE7417E" w:rsidR="00A92B61" w:rsidRPr="002646CB" w:rsidDel="00BE5490" w:rsidRDefault="00A92B61">
      <w:pPr>
        <w:pStyle w:val="2a"/>
        <w:rPr>
          <w:del w:id="211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19" w:author="ETRI-김종원" w:date="2019-12-10T10:44:00Z">
            <w:rPr>
              <w:del w:id="2120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21" w:author="ETRI-김종원" w:date="2019-11-04T21:03:00Z">
        <w:r w:rsidRPr="002646CB" w:rsidDel="00BE5490">
          <w:rPr>
            <w:rPrChange w:id="2122" w:author="ETRI-김종원" w:date="2019-12-10T10:44:00Z">
              <w:rPr>
                <w:rStyle w:val="ab"/>
              </w:rPr>
            </w:rPrChange>
          </w:rPr>
          <w:delText>B.5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23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PrChange w:id="2124" w:author="ETRI-김종원" w:date="2019-12-10T10:44:00Z">
              <w:rPr>
                <w:rStyle w:val="ab"/>
              </w:rPr>
            </w:rPrChange>
          </w:rPr>
          <w:delText xml:space="preserve">CHP </w:delText>
        </w:r>
        <w:r w:rsidRPr="002646CB" w:rsidDel="00BE5490">
          <w:rPr>
            <w:rFonts w:hint="eastAsia"/>
            <w:rPrChange w:id="2125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webHidden/>
            <w:rPrChange w:id="2126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27" w:author="ETRI-김종원" w:date="2019-12-10T10:44:00Z">
              <w:rPr>
                <w:webHidden/>
              </w:rPr>
            </w:rPrChange>
          </w:rPr>
          <w:delText>14</w:delText>
        </w:r>
      </w:del>
    </w:p>
    <w:p w14:paraId="15BF1D6D" w14:textId="35C83B3E" w:rsidR="00A92B61" w:rsidRPr="002646CB" w:rsidDel="00BE5490" w:rsidRDefault="00A92B61">
      <w:pPr>
        <w:pStyle w:val="2a"/>
        <w:rPr>
          <w:del w:id="212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29" w:author="ETRI-김종원" w:date="2019-12-10T10:44:00Z">
            <w:rPr>
              <w:del w:id="2130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31" w:author="ETRI-김종원" w:date="2019-11-04T21:03:00Z">
        <w:r w:rsidRPr="002646CB" w:rsidDel="00BE5490">
          <w:rPr>
            <w:rPrChange w:id="2132" w:author="ETRI-김종원" w:date="2019-12-10T10:44:00Z">
              <w:rPr>
                <w:rStyle w:val="ab"/>
              </w:rPr>
            </w:rPrChange>
          </w:rPr>
          <w:delText>B.6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33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134" w:author="ETRI-김종원" w:date="2019-12-10T10:44:00Z">
              <w:rPr>
                <w:rStyle w:val="ab"/>
                <w:rFonts w:hint="eastAsia"/>
              </w:rPr>
            </w:rPrChange>
          </w:rPr>
          <w:delText>보일러</w:delText>
        </w:r>
        <w:r w:rsidRPr="002646CB" w:rsidDel="00BE5490">
          <w:rPr>
            <w:rPrChange w:id="213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36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webHidden/>
            <w:rPrChange w:id="2137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38" w:author="ETRI-김종원" w:date="2019-12-10T10:44:00Z">
              <w:rPr>
                <w:webHidden/>
              </w:rPr>
            </w:rPrChange>
          </w:rPr>
          <w:delText>14</w:delText>
        </w:r>
      </w:del>
    </w:p>
    <w:p w14:paraId="5FD8A494" w14:textId="5D958367" w:rsidR="00A92B61" w:rsidRPr="002646CB" w:rsidDel="00BE5490" w:rsidRDefault="00A92B61">
      <w:pPr>
        <w:pStyle w:val="2a"/>
        <w:rPr>
          <w:del w:id="213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40" w:author="ETRI-김종원" w:date="2019-12-10T10:44:00Z">
            <w:rPr>
              <w:del w:id="214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42" w:author="ETRI-김종원" w:date="2019-11-04T21:03:00Z">
        <w:r w:rsidRPr="002646CB" w:rsidDel="00BE5490">
          <w:rPr>
            <w:rPrChange w:id="2143" w:author="ETRI-김종원" w:date="2019-12-10T10:44:00Z">
              <w:rPr>
                <w:rStyle w:val="ab"/>
              </w:rPr>
            </w:rPrChange>
          </w:rPr>
          <w:delText>B.7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44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145" w:author="ETRI-김종원" w:date="2019-12-10T10:44:00Z">
              <w:rPr>
                <w:rStyle w:val="ab"/>
                <w:rFonts w:hint="eastAsia"/>
              </w:rPr>
            </w:rPrChange>
          </w:rPr>
          <w:delText>기준</w:delText>
        </w:r>
        <w:r w:rsidRPr="002646CB" w:rsidDel="00BE5490">
          <w:rPr>
            <w:rPrChange w:id="214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47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214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49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215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51" w:author="ETRI-김종원" w:date="2019-12-10T10:44:00Z">
              <w:rPr>
                <w:rStyle w:val="ab"/>
                <w:rFonts w:hint="eastAsia"/>
              </w:rPr>
            </w:rPrChange>
          </w:rPr>
          <w:delText>주파수원</w:delText>
        </w:r>
        <w:r w:rsidRPr="002646CB" w:rsidDel="00BE5490">
          <w:rPr>
            <w:rPrChange w:id="215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53" w:author="ETRI-김종원" w:date="2019-12-10T10:44:00Z">
              <w:rPr>
                <w:rStyle w:val="ab"/>
                <w:rFonts w:hint="eastAsia"/>
              </w:rPr>
            </w:rPrChange>
          </w:rPr>
          <w:delText>관리</w:delText>
        </w:r>
        <w:r w:rsidRPr="002646CB" w:rsidDel="00BE5490">
          <w:rPr>
            <w:webHidden/>
            <w:rPrChange w:id="2154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55" w:author="ETRI-김종원" w:date="2019-12-10T10:44:00Z">
              <w:rPr>
                <w:webHidden/>
              </w:rPr>
            </w:rPrChange>
          </w:rPr>
          <w:delText>14</w:delText>
        </w:r>
      </w:del>
    </w:p>
    <w:p w14:paraId="152EB4A2" w14:textId="4BDEE401" w:rsidR="00A92B61" w:rsidRPr="002646CB" w:rsidDel="00BE5490" w:rsidRDefault="00A92B61">
      <w:pPr>
        <w:pStyle w:val="2a"/>
        <w:rPr>
          <w:del w:id="215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57" w:author="ETRI-김종원" w:date="2019-12-10T10:44:00Z">
            <w:rPr>
              <w:del w:id="215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59" w:author="ETRI-김종원" w:date="2019-11-04T21:03:00Z">
        <w:r w:rsidRPr="002646CB" w:rsidDel="00BE5490">
          <w:rPr>
            <w:rPrChange w:id="2160" w:author="ETRI-김종원" w:date="2019-12-10T10:44:00Z">
              <w:rPr>
                <w:rStyle w:val="ab"/>
              </w:rPr>
            </w:rPrChange>
          </w:rPr>
          <w:delText>B.8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61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162" w:author="ETRI-김종원" w:date="2019-12-10T10:44:00Z">
              <w:rPr>
                <w:rStyle w:val="ab"/>
                <w:rFonts w:hint="eastAsia"/>
              </w:rPr>
            </w:rPrChange>
          </w:rPr>
          <w:delText>발전기</w:delText>
        </w:r>
        <w:r w:rsidRPr="002646CB" w:rsidDel="00BE5490">
          <w:rPr>
            <w:rPrChange w:id="216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64" w:author="ETRI-김종원" w:date="2019-12-10T10:44:00Z">
              <w:rPr>
                <w:rStyle w:val="ab"/>
                <w:rFonts w:hint="eastAsia"/>
              </w:rPr>
            </w:rPrChange>
          </w:rPr>
          <w:delText>연료관리</w:delText>
        </w:r>
        <w:r w:rsidRPr="002646CB" w:rsidDel="00BE5490">
          <w:rPr>
            <w:webHidden/>
            <w:rPrChange w:id="2165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66" w:author="ETRI-김종원" w:date="2019-12-10T10:44:00Z">
              <w:rPr>
                <w:webHidden/>
              </w:rPr>
            </w:rPrChange>
          </w:rPr>
          <w:delText>15</w:delText>
        </w:r>
      </w:del>
    </w:p>
    <w:p w14:paraId="5AC87559" w14:textId="77777777" w:rsidR="00A92B61" w:rsidRPr="002646CB" w:rsidDel="00BE5490" w:rsidRDefault="00A92B61">
      <w:pPr>
        <w:pStyle w:val="16"/>
        <w:rPr>
          <w:del w:id="2167" w:author="ETRI-김종원" w:date="2019-11-04T21:03:00Z"/>
          <w:rStyle w:val="ab"/>
          <w:color w:val="auto"/>
          <w:rPrChange w:id="2168" w:author="ETRI-김종원" w:date="2019-12-10T10:44:00Z">
            <w:rPr>
              <w:del w:id="2169" w:author="ETRI-김종원" w:date="2019-11-04T21:03:00Z"/>
              <w:rStyle w:val="ab"/>
            </w:rPr>
          </w:rPrChange>
        </w:rPr>
      </w:pPr>
    </w:p>
    <w:p w14:paraId="3BD46FC9" w14:textId="40DDCF2F" w:rsidR="00A92B61" w:rsidRPr="002646CB" w:rsidDel="00BE5490" w:rsidRDefault="00A92B61">
      <w:pPr>
        <w:pStyle w:val="16"/>
        <w:rPr>
          <w:del w:id="217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71" w:author="ETRI-김종원" w:date="2019-12-10T10:44:00Z">
            <w:rPr>
              <w:del w:id="2172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73" w:author="ETRI-김종원" w:date="2019-11-04T21:03:00Z">
        <w:r w:rsidRPr="002646CB" w:rsidDel="00BE5490">
          <w:rPr>
            <w:rFonts w:hint="eastAsia"/>
            <w:rPrChange w:id="2174" w:author="ETRI-김종원" w:date="2019-12-10T10:44:00Z">
              <w:rPr>
                <w:rStyle w:val="ab"/>
                <w:rFonts w:hint="eastAsia"/>
              </w:rPr>
            </w:rPrChange>
          </w:rPr>
          <w:delText>부속서</w:delText>
        </w:r>
        <w:r w:rsidRPr="002646CB" w:rsidDel="00BE5490">
          <w:rPr>
            <w:rPrChange w:id="2175" w:author="ETRI-김종원" w:date="2019-12-10T10:44:00Z">
              <w:rPr>
                <w:rStyle w:val="ab"/>
              </w:rPr>
            </w:rPrChange>
          </w:rPr>
          <w:delText> C</w:delText>
        </w:r>
        <w:r w:rsidRPr="002646CB" w:rsidDel="00BE5490">
          <w:rPr>
            <w:webHidden/>
            <w:rPrChange w:id="2176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77" w:author="ETRI-김종원" w:date="2019-12-10T10:44:00Z">
              <w:rPr>
                <w:webHidden/>
              </w:rPr>
            </w:rPrChange>
          </w:rPr>
          <w:delText>16</w:delText>
        </w:r>
      </w:del>
    </w:p>
    <w:p w14:paraId="5FD1500E" w14:textId="1862093B" w:rsidR="00A92B61" w:rsidRPr="002646CB" w:rsidDel="00BE5490" w:rsidRDefault="00A92B61">
      <w:pPr>
        <w:pStyle w:val="2a"/>
        <w:rPr>
          <w:del w:id="217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79" w:author="ETRI-김종원" w:date="2019-12-10T10:44:00Z">
            <w:rPr>
              <w:del w:id="2180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81" w:author="ETRI-김종원" w:date="2019-11-04T21:03:00Z">
        <w:r w:rsidRPr="002646CB" w:rsidDel="00BE5490">
          <w:rPr>
            <w:rPrChange w:id="2182" w:author="ETRI-김종원" w:date="2019-12-10T10:44:00Z">
              <w:rPr>
                <w:rStyle w:val="ab"/>
              </w:rPr>
            </w:rPrChange>
          </w:rPr>
          <w:delText>C.1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83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184" w:author="ETRI-김종원" w:date="2019-12-10T10:44:00Z">
              <w:rPr>
                <w:rStyle w:val="ab"/>
                <w:rFonts w:hint="eastAsia"/>
              </w:rPr>
            </w:rPrChange>
          </w:rPr>
          <w:delText>일반</w:delText>
        </w:r>
        <w:r w:rsidRPr="002646CB" w:rsidDel="00BE5490">
          <w:rPr>
            <w:rPrChange w:id="218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86" w:author="ETRI-김종원" w:date="2019-12-10T10:44:00Z">
              <w:rPr>
                <w:rStyle w:val="ab"/>
                <w:rFonts w:hint="eastAsia"/>
              </w:rPr>
            </w:rPrChange>
          </w:rPr>
          <w:delText>사항</w:delText>
        </w:r>
        <w:r w:rsidRPr="002646CB" w:rsidDel="00BE5490">
          <w:rPr>
            <w:webHidden/>
            <w:rPrChange w:id="2187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188" w:author="ETRI-김종원" w:date="2019-12-10T10:44:00Z">
              <w:rPr>
                <w:webHidden/>
              </w:rPr>
            </w:rPrChange>
          </w:rPr>
          <w:delText>16</w:delText>
        </w:r>
      </w:del>
    </w:p>
    <w:p w14:paraId="7BF90159" w14:textId="0408D708" w:rsidR="00A92B61" w:rsidRPr="002646CB" w:rsidDel="00BE5490" w:rsidRDefault="00A92B61">
      <w:pPr>
        <w:pStyle w:val="2a"/>
        <w:rPr>
          <w:del w:id="218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190" w:author="ETRI-김종원" w:date="2019-12-10T10:44:00Z">
            <w:rPr>
              <w:del w:id="219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192" w:author="ETRI-김종원" w:date="2019-11-04T21:03:00Z">
        <w:r w:rsidRPr="002646CB" w:rsidDel="00BE5490">
          <w:rPr>
            <w:rPrChange w:id="2193" w:author="ETRI-김종원" w:date="2019-12-10T10:44:00Z">
              <w:rPr>
                <w:rStyle w:val="ab"/>
              </w:rPr>
            </w:rPrChange>
          </w:rPr>
          <w:delText>C.2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194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PrChange w:id="2195" w:author="ETRI-김종원" w:date="2019-12-10T10:44:00Z">
              <w:rPr>
                <w:rStyle w:val="ab"/>
              </w:rPr>
            </w:rPrChange>
          </w:rPr>
          <w:delText>EES</w:delText>
        </w:r>
        <w:r w:rsidRPr="002646CB" w:rsidDel="00BE5490">
          <w:rPr>
            <w:rFonts w:hint="eastAsia"/>
            <w:rPrChange w:id="2196" w:author="ETRI-김종원" w:date="2019-12-10T10:44:00Z">
              <w:rPr>
                <w:rStyle w:val="ab"/>
                <w:rFonts w:hint="eastAsia"/>
              </w:rPr>
            </w:rPrChange>
          </w:rPr>
          <w:delText>시스템</w:delText>
        </w:r>
        <w:r w:rsidRPr="002646CB" w:rsidDel="00BE5490">
          <w:rPr>
            <w:rPrChange w:id="219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198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219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00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  <w:rPrChange w:id="2201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202" w:author="ETRI-김종원" w:date="2019-12-10T10:44:00Z">
              <w:rPr>
                <w:webHidden/>
              </w:rPr>
            </w:rPrChange>
          </w:rPr>
          <w:delText>16</w:delText>
        </w:r>
      </w:del>
    </w:p>
    <w:p w14:paraId="1AB5B27D" w14:textId="622E0307" w:rsidR="00A92B61" w:rsidRPr="002646CB" w:rsidDel="00BE5490" w:rsidRDefault="00A92B61">
      <w:pPr>
        <w:pStyle w:val="2a"/>
        <w:rPr>
          <w:del w:id="220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204" w:author="ETRI-김종원" w:date="2019-12-10T10:44:00Z">
            <w:rPr>
              <w:del w:id="2205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206" w:author="ETRI-김종원" w:date="2019-11-04T21:03:00Z">
        <w:r w:rsidRPr="002646CB" w:rsidDel="00BE5490">
          <w:rPr>
            <w:rPrChange w:id="2207" w:author="ETRI-김종원" w:date="2019-12-10T10:44:00Z">
              <w:rPr>
                <w:rStyle w:val="ab"/>
              </w:rPr>
            </w:rPrChange>
          </w:rPr>
          <w:delText>C.3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208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PrChange w:id="2209" w:author="ETRI-김종원" w:date="2019-12-10T10:44:00Z">
              <w:rPr>
                <w:rStyle w:val="ab"/>
              </w:rPr>
            </w:rPrChange>
          </w:rPr>
          <w:delText>EES</w:delText>
        </w:r>
        <w:r w:rsidRPr="002646CB" w:rsidDel="00BE5490">
          <w:rPr>
            <w:rFonts w:hint="eastAsia"/>
            <w:rPrChange w:id="2210" w:author="ETRI-김종원" w:date="2019-12-10T10:44:00Z">
              <w:rPr>
                <w:rStyle w:val="ab"/>
                <w:rFonts w:hint="eastAsia"/>
              </w:rPr>
            </w:rPrChange>
          </w:rPr>
          <w:delText>시스템</w:delText>
        </w:r>
        <w:r w:rsidRPr="002646CB" w:rsidDel="00BE5490">
          <w:rPr>
            <w:rPrChange w:id="2211" w:author="ETRI-김종원" w:date="2019-12-10T10:44:00Z">
              <w:rPr>
                <w:rStyle w:val="ab"/>
              </w:rPr>
            </w:rPrChange>
          </w:rPr>
          <w:delText xml:space="preserve"> PCS </w:delText>
        </w:r>
        <w:r w:rsidRPr="002646CB" w:rsidDel="00BE5490">
          <w:rPr>
            <w:rFonts w:hint="eastAsia"/>
            <w:rPrChange w:id="2212" w:author="ETRI-김종원" w:date="2019-12-10T10:44:00Z">
              <w:rPr>
                <w:rStyle w:val="ab"/>
                <w:rFonts w:hint="eastAsia"/>
              </w:rPr>
            </w:rPrChange>
          </w:rPr>
          <w:delText>기반</w:delText>
        </w:r>
        <w:r w:rsidRPr="002646CB" w:rsidDel="00BE5490">
          <w:rPr>
            <w:rPrChange w:id="2213" w:author="ETRI-김종원" w:date="2019-12-10T10:44:00Z">
              <w:rPr>
                <w:rStyle w:val="ab"/>
              </w:rPr>
            </w:rPrChange>
          </w:rPr>
          <w:delText xml:space="preserve"> AC </w:delText>
        </w:r>
        <w:r w:rsidRPr="002646CB" w:rsidDel="00BE5490">
          <w:rPr>
            <w:rFonts w:hint="eastAsia"/>
            <w:rPrChange w:id="2214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221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16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221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18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221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PrChange w:id="2220" w:author="ETRI-김종원" w:date="2019-12-10T10:44:00Z">
              <w:rPr>
                <w:rStyle w:val="ab"/>
                <w:rFonts w:cs="Arial"/>
              </w:rPr>
            </w:rPrChange>
          </w:rPr>
          <w:delText>CES-MG</w:delText>
        </w:r>
        <w:r w:rsidRPr="002646CB" w:rsidDel="00BE5490">
          <w:rPr>
            <w:rPrChange w:id="222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22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222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24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  <w:rPrChange w:id="2225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226" w:author="ETRI-김종원" w:date="2019-12-10T10:44:00Z">
              <w:rPr>
                <w:webHidden/>
              </w:rPr>
            </w:rPrChange>
          </w:rPr>
          <w:delText>16</w:delText>
        </w:r>
      </w:del>
    </w:p>
    <w:p w14:paraId="478D2254" w14:textId="1A371B6E" w:rsidR="00A92B61" w:rsidRPr="002646CB" w:rsidDel="00BE5490" w:rsidRDefault="00A92B61">
      <w:pPr>
        <w:pStyle w:val="2a"/>
        <w:rPr>
          <w:del w:id="222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228" w:author="ETRI-김종원" w:date="2019-12-10T10:44:00Z">
            <w:rPr>
              <w:del w:id="2229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230" w:author="ETRI-김종원" w:date="2019-11-04T21:03:00Z">
        <w:r w:rsidRPr="002646CB" w:rsidDel="00BE5490">
          <w:rPr>
            <w:rPrChange w:id="2231" w:author="ETRI-김종원" w:date="2019-12-10T10:44:00Z">
              <w:rPr>
                <w:rStyle w:val="ab"/>
              </w:rPr>
            </w:rPrChange>
          </w:rPr>
          <w:delText>C.4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232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Fonts w:hint="eastAsia"/>
            <w:rPrChange w:id="2233" w:author="ETRI-김종원" w:date="2019-12-10T10:44:00Z">
              <w:rPr>
                <w:rStyle w:val="ab"/>
                <w:rFonts w:hint="eastAsia"/>
              </w:rPr>
            </w:rPrChange>
          </w:rPr>
          <w:delText>비상발전기</w:delText>
        </w:r>
        <w:r w:rsidRPr="002646CB" w:rsidDel="00BE5490">
          <w:rPr>
            <w:rPrChange w:id="223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35" w:author="ETRI-김종원" w:date="2019-12-10T10:44:00Z">
              <w:rPr>
                <w:rStyle w:val="ab"/>
                <w:rFonts w:hint="eastAsia"/>
              </w:rPr>
            </w:rPrChange>
          </w:rPr>
          <w:delText>병렬운전</w:delText>
        </w:r>
        <w:r w:rsidRPr="002646CB" w:rsidDel="00BE5490">
          <w:rPr>
            <w:rPrChange w:id="223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37" w:author="ETRI-김종원" w:date="2019-12-10T10:44:00Z">
              <w:rPr>
                <w:rStyle w:val="ab"/>
                <w:rFonts w:hint="eastAsia"/>
              </w:rPr>
            </w:rPrChange>
          </w:rPr>
          <w:delText>기반</w:delText>
        </w:r>
        <w:r w:rsidRPr="002646CB" w:rsidDel="00BE5490">
          <w:rPr>
            <w:rPrChange w:id="223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PrChange w:id="2239" w:author="ETRI-김종원" w:date="2019-12-10T10:44:00Z">
              <w:rPr>
                <w:rStyle w:val="ab"/>
                <w:rFonts w:cs="Arial"/>
              </w:rPr>
            </w:rPrChange>
          </w:rPr>
          <w:delText>CES-MG</w:delText>
        </w:r>
        <w:r w:rsidRPr="002646CB" w:rsidDel="00BE5490">
          <w:rPr>
            <w:rPrChange w:id="224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41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224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43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  <w:rPrChange w:id="2244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245" w:author="ETRI-김종원" w:date="2019-12-10T10:44:00Z">
              <w:rPr>
                <w:webHidden/>
              </w:rPr>
            </w:rPrChange>
          </w:rPr>
          <w:delText>16</w:delText>
        </w:r>
      </w:del>
    </w:p>
    <w:p w14:paraId="0C6ABDD8" w14:textId="4F24166A" w:rsidR="00A92B61" w:rsidRPr="002646CB" w:rsidDel="00BE5490" w:rsidRDefault="00A92B61">
      <w:pPr>
        <w:pStyle w:val="2a"/>
        <w:rPr>
          <w:del w:id="224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247" w:author="ETRI-김종원" w:date="2019-12-10T10:44:00Z">
            <w:rPr>
              <w:del w:id="2248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249" w:author="ETRI-김종원" w:date="2019-11-04T21:03:00Z">
        <w:r w:rsidRPr="002646CB" w:rsidDel="00BE5490">
          <w:rPr>
            <w:rPrChange w:id="2250" w:author="ETRI-김종원" w:date="2019-12-10T10:44:00Z">
              <w:rPr>
                <w:rStyle w:val="ab"/>
              </w:rPr>
            </w:rPrChange>
          </w:rPr>
          <w:delText>C.5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  <w:rPrChange w:id="2251" w:author="ETRI-김종원" w:date="2019-12-10T10:44:00Z">
              <w:rPr>
                <w:rFonts w:asciiTheme="minorHAnsi" w:eastAsiaTheme="minorEastAsia" w:hAnsiTheme="minorHAnsi" w:cstheme="minorBidi"/>
                <w:kern w:val="2"/>
                <w:szCs w:val="22"/>
                <w:lang w:val="en-US"/>
              </w:rPr>
            </w:rPrChange>
          </w:rPr>
          <w:tab/>
        </w:r>
        <w:r w:rsidRPr="002646CB" w:rsidDel="00BE5490">
          <w:rPr>
            <w:rPrChange w:id="2252" w:author="ETRI-김종원" w:date="2019-12-10T10:44:00Z">
              <w:rPr>
                <w:rStyle w:val="ab"/>
              </w:rPr>
            </w:rPrChange>
          </w:rPr>
          <w:delText xml:space="preserve">CHP </w:delText>
        </w:r>
        <w:r w:rsidRPr="002646CB" w:rsidDel="00BE5490">
          <w:rPr>
            <w:rFonts w:hint="eastAsia"/>
            <w:rPrChange w:id="2253" w:author="ETRI-김종원" w:date="2019-12-10T10:44:00Z">
              <w:rPr>
                <w:rStyle w:val="ab"/>
                <w:rFonts w:hint="eastAsia"/>
              </w:rPr>
            </w:rPrChange>
          </w:rPr>
          <w:delText>기반</w:delText>
        </w:r>
        <w:r w:rsidRPr="002646CB" w:rsidDel="00BE5490">
          <w:rPr>
            <w:rPrChange w:id="2254" w:author="ETRI-김종원" w:date="2019-12-10T10:44:00Z">
              <w:rPr>
                <w:rStyle w:val="ab"/>
              </w:rPr>
            </w:rPrChange>
          </w:rPr>
          <w:delText xml:space="preserve"> AC </w:delText>
        </w:r>
        <w:r w:rsidRPr="002646CB" w:rsidDel="00BE5490">
          <w:rPr>
            <w:rFonts w:hint="eastAsia"/>
            <w:rPrChange w:id="2255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225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57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225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59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2260" w:author="ETRI-김종원" w:date="2019-12-10T10:44:00Z">
              <w:rPr>
                <w:rStyle w:val="ab"/>
              </w:rPr>
            </w:rPrChange>
          </w:rPr>
          <w:delText xml:space="preserve"> CES-MG </w:delText>
        </w:r>
        <w:r w:rsidRPr="002646CB" w:rsidDel="00BE5490">
          <w:rPr>
            <w:rFonts w:hint="eastAsia"/>
            <w:rPrChange w:id="2261" w:author="ETRI-김종원" w:date="2019-12-10T10:44:00Z">
              <w:rPr>
                <w:rStyle w:val="ab"/>
                <w:rFonts w:hint="eastAsia"/>
              </w:rPr>
            </w:rPrChange>
          </w:rPr>
          <w:delText>운영</w:delText>
        </w:r>
        <w:r w:rsidRPr="002646CB" w:rsidDel="00BE5490">
          <w:rPr>
            <w:rPrChange w:id="226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2263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  <w:rPrChange w:id="2264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265" w:author="ETRI-김종원" w:date="2019-12-10T10:44:00Z">
              <w:rPr>
                <w:webHidden/>
              </w:rPr>
            </w:rPrChange>
          </w:rPr>
          <w:delText>17</w:delText>
        </w:r>
      </w:del>
    </w:p>
    <w:p w14:paraId="671FBACB" w14:textId="77777777" w:rsidR="00A92B61" w:rsidRPr="002646CB" w:rsidDel="00BE5490" w:rsidRDefault="00A92B61">
      <w:pPr>
        <w:pStyle w:val="16"/>
        <w:rPr>
          <w:del w:id="2266" w:author="ETRI-김종원" w:date="2019-11-04T21:03:00Z"/>
          <w:rStyle w:val="ab"/>
          <w:color w:val="auto"/>
          <w:rPrChange w:id="2267" w:author="ETRI-김종원" w:date="2019-12-10T10:44:00Z">
            <w:rPr>
              <w:del w:id="2268" w:author="ETRI-김종원" w:date="2019-11-04T21:03:00Z"/>
              <w:rStyle w:val="ab"/>
            </w:rPr>
          </w:rPrChange>
        </w:rPr>
      </w:pPr>
    </w:p>
    <w:p w14:paraId="68E1A15E" w14:textId="165CF4AD" w:rsidR="00A92B61" w:rsidRPr="002646CB" w:rsidDel="00BE5490" w:rsidRDefault="00A92B61">
      <w:pPr>
        <w:pStyle w:val="16"/>
        <w:rPr>
          <w:del w:id="226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  <w:rPrChange w:id="2270" w:author="ETRI-김종원" w:date="2019-12-10T10:44:00Z">
            <w:rPr>
              <w:del w:id="2271" w:author="ETRI-김종원" w:date="2019-11-04T21:03:00Z"/>
              <w:rFonts w:asciiTheme="minorHAnsi" w:eastAsiaTheme="minorEastAsia" w:hAnsiTheme="minorHAnsi" w:cstheme="minorBidi"/>
              <w:kern w:val="2"/>
              <w:szCs w:val="22"/>
              <w:lang w:val="en-US"/>
            </w:rPr>
          </w:rPrChange>
        </w:rPr>
      </w:pPr>
      <w:del w:id="2272" w:author="ETRI-김종원" w:date="2019-11-04T21:03:00Z">
        <w:r w:rsidRPr="002646CB" w:rsidDel="00BE5490">
          <w:rPr>
            <w:rPrChange w:id="2273" w:author="ETRI-김종원" w:date="2019-12-10T10:44:00Z">
              <w:rPr>
                <w:rStyle w:val="ab"/>
              </w:rPr>
            </w:rPrChange>
          </w:rPr>
          <w:delText xml:space="preserve">SGSF-011-3-3:2017 </w:delText>
        </w:r>
        <w:r w:rsidRPr="002646CB" w:rsidDel="00BE5490">
          <w:rPr>
            <w:rFonts w:hint="eastAsia"/>
            <w:rPrChange w:id="2274" w:author="ETRI-김종원" w:date="2019-12-10T10:44:00Z">
              <w:rPr>
                <w:rStyle w:val="ab"/>
                <w:rFonts w:hint="eastAsia"/>
              </w:rPr>
            </w:rPrChange>
          </w:rPr>
          <w:delText>해설</w:delText>
        </w:r>
        <w:r w:rsidRPr="002646CB" w:rsidDel="00BE5490">
          <w:rPr>
            <w:webHidden/>
            <w:rPrChange w:id="2275" w:author="ETRI-김종원" w:date="2019-12-10T10:44:00Z">
              <w:rPr>
                <w:webHidden/>
              </w:rPr>
            </w:rPrChange>
          </w:rPr>
          <w:tab/>
        </w:r>
        <w:r w:rsidR="003559F7" w:rsidRPr="002646CB" w:rsidDel="00BE5490">
          <w:rPr>
            <w:webHidden/>
            <w:rPrChange w:id="2276" w:author="ETRI-김종원" w:date="2019-12-10T10:44:00Z">
              <w:rPr>
                <w:webHidden/>
              </w:rPr>
            </w:rPrChange>
          </w:rPr>
          <w:delText>18</w:delText>
        </w:r>
      </w:del>
    </w:p>
    <w:p w14:paraId="542ED7A6" w14:textId="7D2CD8F3" w:rsidR="00391212" w:rsidRPr="002646CB" w:rsidRDefault="00960115" w:rsidP="00391212">
      <w:pPr>
        <w:rPr>
          <w:rPrChange w:id="2277" w:author="ETRI-김종원" w:date="2019-12-10T10:44:00Z">
            <w:rPr/>
          </w:rPrChange>
        </w:rPr>
      </w:pPr>
      <w:r w:rsidRPr="002646CB">
        <w:rPr>
          <w:rFonts w:cs="Arial"/>
          <w:rPrChange w:id="2278" w:author="ETRI-김종원" w:date="2019-12-10T10:44:00Z">
            <w:rPr>
              <w:rFonts w:cs="Arial"/>
            </w:rPr>
          </w:rPrChange>
        </w:rPr>
        <w:fldChar w:fldCharType="end"/>
      </w:r>
    </w:p>
    <w:p w14:paraId="2413DB11" w14:textId="77777777" w:rsidR="007C702C" w:rsidRPr="002646CB" w:rsidRDefault="0014663B" w:rsidP="009F784A">
      <w:pPr>
        <w:pStyle w:val="KSDTff0"/>
        <w:rPr>
          <w:rPrChange w:id="2279" w:author="ETRI-김종원" w:date="2019-12-10T10:44:00Z">
            <w:rPr/>
          </w:rPrChange>
        </w:rPr>
      </w:pPr>
      <w:r w:rsidRPr="002646CB">
        <w:rPr>
          <w:rFonts w:ascii="돋움" w:hAnsi="돋움"/>
          <w:b w:val="0"/>
          <w:sz w:val="28"/>
          <w:rPrChange w:id="2280" w:author="ETRI-김종원" w:date="2019-12-10T10:44:00Z">
            <w:rPr>
              <w:rFonts w:ascii="돋움" w:hAnsi="돋움"/>
              <w:b w:val="0"/>
              <w:sz w:val="28"/>
            </w:rPr>
          </w:rPrChange>
        </w:rPr>
        <w:br w:type="page"/>
      </w:r>
      <w:bookmarkStart w:id="2281" w:name="_Toc177359735"/>
      <w:bookmarkStart w:id="2282" w:name="_Toc26867557"/>
      <w:r w:rsidR="007C702C" w:rsidRPr="002646CB">
        <w:rPr>
          <w:rFonts w:hint="eastAsia"/>
          <w:rPrChange w:id="2283" w:author="ETRI-김종원" w:date="2019-12-10T10:44:00Z">
            <w:rPr>
              <w:rFonts w:hint="eastAsia"/>
            </w:rPr>
          </w:rPrChange>
        </w:rPr>
        <w:lastRenderedPageBreak/>
        <w:t>머</w:t>
      </w:r>
      <w:r w:rsidR="007C702C" w:rsidRPr="002646CB">
        <w:rPr>
          <w:rFonts w:hint="eastAsia"/>
          <w:rPrChange w:id="2284" w:author="ETRI-김종원" w:date="2019-12-10T10:44:00Z">
            <w:rPr>
              <w:rFonts w:hint="eastAsia"/>
            </w:rPr>
          </w:rPrChange>
        </w:rPr>
        <w:t xml:space="preserve">  </w:t>
      </w:r>
      <w:r w:rsidR="007C702C" w:rsidRPr="002646CB">
        <w:rPr>
          <w:rFonts w:hint="eastAsia"/>
          <w:rPrChange w:id="2285" w:author="ETRI-김종원" w:date="2019-12-10T10:44:00Z">
            <w:rPr>
              <w:rFonts w:hint="eastAsia"/>
            </w:rPr>
          </w:rPrChange>
        </w:rPr>
        <w:t>리</w:t>
      </w:r>
      <w:r w:rsidR="007C702C" w:rsidRPr="002646CB">
        <w:rPr>
          <w:rFonts w:hint="eastAsia"/>
          <w:rPrChange w:id="2286" w:author="ETRI-김종원" w:date="2019-12-10T10:44:00Z">
            <w:rPr>
              <w:rFonts w:hint="eastAsia"/>
            </w:rPr>
          </w:rPrChange>
        </w:rPr>
        <w:t xml:space="preserve">  </w:t>
      </w:r>
      <w:r w:rsidR="007C702C" w:rsidRPr="002646CB">
        <w:rPr>
          <w:rFonts w:hint="eastAsia"/>
          <w:rPrChange w:id="2287" w:author="ETRI-김종원" w:date="2019-12-10T10:44:00Z">
            <w:rPr>
              <w:rFonts w:hint="eastAsia"/>
            </w:rPr>
          </w:rPrChange>
        </w:rPr>
        <w:t>말</w:t>
      </w:r>
      <w:bookmarkEnd w:id="2281"/>
      <w:bookmarkEnd w:id="2282"/>
    </w:p>
    <w:p w14:paraId="28C7D3E6" w14:textId="77777777" w:rsidR="007C702C" w:rsidRPr="002646CB" w:rsidRDefault="007C702C" w:rsidP="007C702C">
      <w:pPr>
        <w:rPr>
          <w:rPrChange w:id="2288" w:author="ETRI-김종원" w:date="2019-12-10T10:44:00Z">
            <w:rPr/>
          </w:rPrChange>
        </w:rPr>
      </w:pPr>
    </w:p>
    <w:p w14:paraId="1518E54A" w14:textId="77777777" w:rsidR="007C702C" w:rsidRPr="002646CB" w:rsidRDefault="007C702C" w:rsidP="007C702C">
      <w:pPr>
        <w:rPr>
          <w:rPrChange w:id="2289" w:author="ETRI-김종원" w:date="2019-12-10T10:44:00Z">
            <w:rPr/>
          </w:rPrChange>
        </w:rPr>
      </w:pPr>
    </w:p>
    <w:p w14:paraId="77210D57" w14:textId="77777777" w:rsidR="00640EA2" w:rsidRPr="002646CB" w:rsidRDefault="00200CE0" w:rsidP="00583DAC">
      <w:pPr>
        <w:widowControl/>
        <w:wordWrap/>
        <w:autoSpaceDE/>
        <w:autoSpaceDN/>
        <w:spacing w:line="240" w:lineRule="auto"/>
        <w:rPr>
          <w:rPrChange w:id="2290" w:author="ETRI-김종원" w:date="2019-12-10T10:44:00Z">
            <w:rPr/>
          </w:rPrChange>
        </w:rPr>
      </w:pPr>
      <w:r w:rsidRPr="002646CB">
        <w:rPr>
          <w:rFonts w:hint="eastAsia"/>
          <w:rPrChange w:id="2291" w:author="ETRI-김종원" w:date="2019-12-10T10:44:00Z">
            <w:rPr>
              <w:rFonts w:hint="eastAsia"/>
            </w:rPr>
          </w:rPrChange>
        </w:rPr>
        <w:t>이</w:t>
      </w:r>
      <w:r w:rsidRPr="002646CB">
        <w:rPr>
          <w:rFonts w:hint="eastAsia"/>
          <w:rPrChange w:id="2292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293" w:author="ETRI-김종원" w:date="2019-12-10T10:44:00Z">
            <w:rPr>
              <w:rFonts w:hint="eastAsia"/>
            </w:rPr>
          </w:rPrChange>
        </w:rPr>
        <w:t>표준은</w:t>
      </w:r>
      <w:r w:rsidRPr="002646CB">
        <w:rPr>
          <w:rFonts w:hint="eastAsia"/>
          <w:rPrChange w:id="2294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295" w:author="ETRI-김종원" w:date="2019-12-10T10:44:00Z">
            <w:rPr>
              <w:rFonts w:hint="eastAsia"/>
            </w:rPr>
          </w:rPrChange>
        </w:rPr>
        <w:t>사단법인</w:t>
      </w:r>
      <w:r w:rsidRPr="002646CB">
        <w:rPr>
          <w:rFonts w:hint="eastAsia"/>
          <w:rPrChange w:id="2296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297" w:author="ETRI-김종원" w:date="2019-12-10T10:44:00Z">
            <w:rPr>
              <w:rFonts w:hint="eastAsia"/>
            </w:rPr>
          </w:rPrChange>
        </w:rPr>
        <w:t>한국스마트그리드협회에서</w:t>
      </w:r>
      <w:r w:rsidRPr="002646CB">
        <w:rPr>
          <w:rFonts w:hint="eastAsia"/>
          <w:rPrChange w:id="229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299" w:author="ETRI-김종원" w:date="2019-12-10T10:44:00Z">
            <w:rPr>
              <w:rFonts w:hint="eastAsia"/>
            </w:rPr>
          </w:rPrChange>
        </w:rPr>
        <w:t>원안을</w:t>
      </w:r>
      <w:r w:rsidRPr="002646CB">
        <w:rPr>
          <w:rFonts w:hint="eastAsia"/>
          <w:rPrChange w:id="2300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01" w:author="ETRI-김종원" w:date="2019-12-10T10:44:00Z">
            <w:rPr>
              <w:rFonts w:hint="eastAsia"/>
            </w:rPr>
          </w:rPrChange>
        </w:rPr>
        <w:t>갖추고</w:t>
      </w:r>
      <w:r w:rsidRPr="002646CB">
        <w:rPr>
          <w:rFonts w:hint="eastAsia"/>
          <w:rPrChange w:id="2302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03" w:author="ETRI-김종원" w:date="2019-12-10T10:44:00Z">
            <w:rPr>
              <w:rFonts w:hint="eastAsia"/>
            </w:rPr>
          </w:rPrChange>
        </w:rPr>
        <w:t>산업표준화법</w:t>
      </w:r>
      <w:r w:rsidRPr="002646CB">
        <w:rPr>
          <w:rFonts w:hint="eastAsia"/>
          <w:rPrChange w:id="2304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05" w:author="ETRI-김종원" w:date="2019-12-10T10:44:00Z">
            <w:rPr>
              <w:rFonts w:hint="eastAsia"/>
            </w:rPr>
          </w:rPrChange>
        </w:rPr>
        <w:t>시행규칙</w:t>
      </w:r>
      <w:r w:rsidRPr="002646CB">
        <w:rPr>
          <w:rFonts w:hint="eastAsia"/>
          <w:rPrChange w:id="2306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07" w:author="ETRI-김종원" w:date="2019-12-10T10:44:00Z">
            <w:rPr>
              <w:rFonts w:hint="eastAsia"/>
            </w:rPr>
          </w:rPrChange>
        </w:rPr>
        <w:t>제</w:t>
      </w:r>
      <w:r w:rsidRPr="002646CB">
        <w:rPr>
          <w:rFonts w:hint="eastAsia"/>
          <w:rPrChange w:id="2308" w:author="ETRI-김종원" w:date="2019-12-10T10:44:00Z">
            <w:rPr>
              <w:rFonts w:hint="eastAsia"/>
            </w:rPr>
          </w:rPrChange>
        </w:rPr>
        <w:t>19</w:t>
      </w:r>
      <w:r w:rsidRPr="002646CB">
        <w:rPr>
          <w:rFonts w:hint="eastAsia"/>
          <w:rPrChange w:id="2309" w:author="ETRI-김종원" w:date="2019-12-10T10:44:00Z">
            <w:rPr>
              <w:rFonts w:hint="eastAsia"/>
            </w:rPr>
          </w:rPrChange>
        </w:rPr>
        <w:t>조</w:t>
      </w:r>
      <w:r w:rsidRPr="002646CB">
        <w:rPr>
          <w:rFonts w:hint="eastAsia"/>
          <w:rPrChange w:id="2310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11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hint="eastAsia"/>
          <w:rPrChange w:id="2312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13" w:author="ETRI-김종원" w:date="2019-12-10T10:44:00Z">
            <w:rPr>
              <w:rFonts w:hint="eastAsia"/>
            </w:rPr>
          </w:rPrChange>
        </w:rPr>
        <w:t>단체표준</w:t>
      </w:r>
      <w:r w:rsidRPr="002646CB">
        <w:rPr>
          <w:rFonts w:hint="eastAsia"/>
          <w:rPrChange w:id="2314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15" w:author="ETRI-김종원" w:date="2019-12-10T10:44:00Z">
            <w:rPr>
              <w:rFonts w:hint="eastAsia"/>
            </w:rPr>
          </w:rPrChange>
        </w:rPr>
        <w:t>지원</w:t>
      </w:r>
      <w:r w:rsidRPr="002646CB">
        <w:rPr>
          <w:rFonts w:hint="eastAsia"/>
          <w:rPrChange w:id="2316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17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hint="eastAsia"/>
          <w:rPrChange w:id="231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19" w:author="ETRI-김종원" w:date="2019-12-10T10:44:00Z">
            <w:rPr>
              <w:rFonts w:hint="eastAsia"/>
            </w:rPr>
          </w:rPrChange>
        </w:rPr>
        <w:t>촉진</w:t>
      </w:r>
      <w:r w:rsidRPr="002646CB">
        <w:rPr>
          <w:rFonts w:hint="eastAsia"/>
          <w:rPrChange w:id="2320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21" w:author="ETRI-김종원" w:date="2019-12-10T10:44:00Z">
            <w:rPr>
              <w:rFonts w:hint="eastAsia"/>
            </w:rPr>
          </w:rPrChange>
        </w:rPr>
        <w:t>운영</w:t>
      </w:r>
      <w:r w:rsidRPr="002646CB">
        <w:rPr>
          <w:rFonts w:hint="eastAsia"/>
          <w:rPrChange w:id="2322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23" w:author="ETRI-김종원" w:date="2019-12-10T10:44:00Z">
            <w:rPr>
              <w:rFonts w:hint="eastAsia"/>
            </w:rPr>
          </w:rPrChange>
        </w:rPr>
        <w:t>요령에</w:t>
      </w:r>
      <w:r w:rsidRPr="002646CB">
        <w:rPr>
          <w:rFonts w:hint="eastAsia"/>
          <w:rPrChange w:id="2324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25" w:author="ETRI-김종원" w:date="2019-12-10T10:44:00Z">
            <w:rPr>
              <w:rFonts w:hint="eastAsia"/>
            </w:rPr>
          </w:rPrChange>
        </w:rPr>
        <w:t>따라</w:t>
      </w:r>
      <w:r w:rsidRPr="002646CB">
        <w:rPr>
          <w:rFonts w:hint="eastAsia"/>
          <w:rPrChange w:id="2326" w:author="ETRI-김종원" w:date="2019-12-10T10:44:00Z">
            <w:rPr>
              <w:rFonts w:hint="eastAsia"/>
            </w:rPr>
          </w:rPrChange>
        </w:rPr>
        <w:t xml:space="preserve"> </w:t>
      </w:r>
      <w:r w:rsidR="00DD75B0" w:rsidRPr="002646CB">
        <w:rPr>
          <w:rFonts w:hint="eastAsia"/>
          <w:rPrChange w:id="2327" w:author="ETRI-김종원" w:date="2019-12-10T10:44:00Z">
            <w:rPr>
              <w:rFonts w:hint="eastAsia"/>
            </w:rPr>
          </w:rPrChange>
        </w:rPr>
        <w:t>스마트그리드표준화포럼</w:t>
      </w:r>
      <w:r w:rsidR="00DD75B0" w:rsidRPr="002646CB">
        <w:rPr>
          <w:rFonts w:hint="eastAsia"/>
          <w:rPrChange w:id="2328" w:author="ETRI-김종원" w:date="2019-12-10T10:44:00Z">
            <w:rPr>
              <w:rFonts w:hint="eastAsia"/>
            </w:rPr>
          </w:rPrChange>
        </w:rPr>
        <w:t xml:space="preserve"> </w:t>
      </w:r>
      <w:r w:rsidR="00DD75B0" w:rsidRPr="002646CB">
        <w:rPr>
          <w:rFonts w:hint="eastAsia"/>
          <w:rPrChange w:id="2329" w:author="ETRI-김종원" w:date="2019-12-10T10:44:00Z">
            <w:rPr>
              <w:rFonts w:hint="eastAsia"/>
            </w:rPr>
          </w:rPrChange>
        </w:rPr>
        <w:t>운영위원회</w:t>
      </w:r>
      <w:r w:rsidR="00DD75B0" w:rsidRPr="002646CB">
        <w:rPr>
          <w:rFonts w:hint="eastAsia"/>
          <w:rPrChange w:id="2330" w:author="ETRI-김종원" w:date="2019-12-10T10:44:00Z">
            <w:rPr>
              <w:rFonts w:hint="eastAsia"/>
            </w:rPr>
          </w:rPrChange>
        </w:rPr>
        <w:t xml:space="preserve"> </w:t>
      </w:r>
      <w:r w:rsidR="00DD75B0" w:rsidRPr="002646CB">
        <w:rPr>
          <w:rFonts w:hint="eastAsia"/>
          <w:rPrChange w:id="2331" w:author="ETRI-김종원" w:date="2019-12-10T10:44:00Z">
            <w:rPr>
              <w:rFonts w:hint="eastAsia"/>
            </w:rPr>
          </w:rPrChange>
        </w:rPr>
        <w:t>심의를</w:t>
      </w:r>
      <w:r w:rsidR="00DD75B0" w:rsidRPr="002646CB">
        <w:rPr>
          <w:rFonts w:hint="eastAsia"/>
          <w:rPrChange w:id="2332" w:author="ETRI-김종원" w:date="2019-12-10T10:44:00Z">
            <w:rPr>
              <w:rFonts w:hint="eastAsia"/>
            </w:rPr>
          </w:rPrChange>
        </w:rPr>
        <w:t xml:space="preserve"> </w:t>
      </w:r>
      <w:r w:rsidR="00DD75B0" w:rsidRPr="002646CB">
        <w:rPr>
          <w:rFonts w:hint="eastAsia"/>
          <w:rPrChange w:id="2333" w:author="ETRI-김종원" w:date="2019-12-10T10:44:00Z">
            <w:rPr>
              <w:rFonts w:hint="eastAsia"/>
            </w:rPr>
          </w:rPrChange>
        </w:rPr>
        <w:t>거쳐</w:t>
      </w:r>
      <w:r w:rsidR="00DD75B0" w:rsidRPr="002646CB">
        <w:rPr>
          <w:rFonts w:hint="eastAsia"/>
          <w:rPrChange w:id="2334" w:author="ETRI-김종원" w:date="2019-12-10T10:44:00Z">
            <w:rPr>
              <w:rFonts w:hint="eastAsia"/>
            </w:rPr>
          </w:rPrChange>
        </w:rPr>
        <w:t xml:space="preserve"> </w:t>
      </w:r>
      <w:r w:rsidR="00DD75B0" w:rsidRPr="002646CB">
        <w:rPr>
          <w:rFonts w:hint="eastAsia"/>
          <w:rPrChange w:id="2335" w:author="ETRI-김종원" w:date="2019-12-10T10:44:00Z">
            <w:rPr>
              <w:rFonts w:hint="eastAsia"/>
            </w:rPr>
          </w:rPrChange>
        </w:rPr>
        <w:t>제</w:t>
      </w:r>
      <w:r w:rsidRPr="002646CB">
        <w:rPr>
          <w:rFonts w:hint="eastAsia"/>
          <w:rPrChange w:id="2336" w:author="ETRI-김종원" w:date="2019-12-10T10:44:00Z">
            <w:rPr>
              <w:rFonts w:hint="eastAsia"/>
            </w:rPr>
          </w:rPrChange>
        </w:rPr>
        <w:t>정한</w:t>
      </w:r>
      <w:r w:rsidRPr="002646CB">
        <w:rPr>
          <w:rFonts w:hint="eastAsia"/>
          <w:rPrChange w:id="233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38" w:author="ETRI-김종원" w:date="2019-12-10T10:44:00Z">
            <w:rPr>
              <w:rFonts w:hint="eastAsia"/>
            </w:rPr>
          </w:rPrChange>
        </w:rPr>
        <w:t>단체표준이다</w:t>
      </w:r>
      <w:r w:rsidRPr="002646CB">
        <w:rPr>
          <w:rFonts w:hint="eastAsia"/>
          <w:rPrChange w:id="2339" w:author="ETRI-김종원" w:date="2019-12-10T10:44:00Z">
            <w:rPr>
              <w:rFonts w:hint="eastAsia"/>
            </w:rPr>
          </w:rPrChange>
        </w:rPr>
        <w:t>.</w:t>
      </w:r>
    </w:p>
    <w:p w14:paraId="4A09AB0E" w14:textId="77777777" w:rsidR="00640EA2" w:rsidRPr="002646CB" w:rsidRDefault="00640EA2" w:rsidP="00583DAC">
      <w:pPr>
        <w:widowControl/>
        <w:wordWrap/>
        <w:autoSpaceDE/>
        <w:autoSpaceDN/>
        <w:spacing w:line="240" w:lineRule="auto"/>
        <w:rPr>
          <w:rPrChange w:id="2340" w:author="ETRI-김종원" w:date="2019-12-10T10:44:00Z">
            <w:rPr/>
          </w:rPrChange>
        </w:rPr>
      </w:pPr>
    </w:p>
    <w:p w14:paraId="6FF41A04" w14:textId="77777777" w:rsidR="00901A55" w:rsidRPr="002646CB" w:rsidRDefault="00DD75B0" w:rsidP="00583DAC">
      <w:pPr>
        <w:widowControl/>
        <w:wordWrap/>
        <w:autoSpaceDE/>
        <w:autoSpaceDN/>
        <w:spacing w:line="240" w:lineRule="auto"/>
        <w:rPr>
          <w:rPrChange w:id="2341" w:author="ETRI-김종원" w:date="2019-12-10T10:44:00Z">
            <w:rPr/>
          </w:rPrChange>
        </w:rPr>
      </w:pPr>
      <w:r w:rsidRPr="002646CB">
        <w:rPr>
          <w:rFonts w:hint="eastAsia"/>
          <w:rPrChange w:id="2342" w:author="ETRI-김종원" w:date="2019-12-10T10:44:00Z">
            <w:rPr>
              <w:rFonts w:hint="eastAsia"/>
            </w:rPr>
          </w:rPrChange>
        </w:rPr>
        <w:t>이</w:t>
      </w:r>
      <w:r w:rsidRPr="002646CB">
        <w:rPr>
          <w:rFonts w:hint="eastAsia"/>
          <w:rPrChange w:id="234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44" w:author="ETRI-김종원" w:date="2019-12-10T10:44:00Z">
            <w:rPr>
              <w:rFonts w:hint="eastAsia"/>
            </w:rPr>
          </w:rPrChange>
        </w:rPr>
        <w:t>표준의</w:t>
      </w:r>
      <w:r w:rsidRPr="002646CB">
        <w:rPr>
          <w:rFonts w:hint="eastAsia"/>
          <w:rPrChange w:id="234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46" w:author="ETRI-김종원" w:date="2019-12-10T10:44:00Z">
            <w:rPr>
              <w:rFonts w:hint="eastAsia"/>
            </w:rPr>
          </w:rPrChange>
        </w:rPr>
        <w:t>일부가</w:t>
      </w:r>
      <w:r w:rsidRPr="002646CB">
        <w:rPr>
          <w:rFonts w:hint="eastAsia"/>
          <w:rPrChange w:id="234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48" w:author="ETRI-김종원" w:date="2019-12-10T10:44:00Z">
            <w:rPr>
              <w:rFonts w:hint="eastAsia"/>
            </w:rPr>
          </w:rPrChange>
        </w:rPr>
        <w:t>기술적</w:t>
      </w:r>
      <w:r w:rsidRPr="002646CB">
        <w:rPr>
          <w:rFonts w:hint="eastAsia"/>
          <w:rPrChange w:id="234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50" w:author="ETRI-김종원" w:date="2019-12-10T10:44:00Z">
            <w:rPr>
              <w:rFonts w:hint="eastAsia"/>
            </w:rPr>
          </w:rPrChange>
        </w:rPr>
        <w:t>성질을</w:t>
      </w:r>
      <w:r w:rsidRPr="002646CB">
        <w:rPr>
          <w:rFonts w:hint="eastAsia"/>
          <w:rPrChange w:id="235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52" w:author="ETRI-김종원" w:date="2019-12-10T10:44:00Z">
            <w:rPr>
              <w:rFonts w:hint="eastAsia"/>
            </w:rPr>
          </w:rPrChange>
        </w:rPr>
        <w:t>가진</w:t>
      </w:r>
      <w:r w:rsidRPr="002646CB">
        <w:rPr>
          <w:rFonts w:hint="eastAsia"/>
          <w:rPrChange w:id="235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54" w:author="ETRI-김종원" w:date="2019-12-10T10:44:00Z">
            <w:rPr>
              <w:rFonts w:hint="eastAsia"/>
            </w:rPr>
          </w:rPrChange>
        </w:rPr>
        <w:t>특허권</w:t>
      </w:r>
      <w:r w:rsidRPr="002646CB">
        <w:rPr>
          <w:rFonts w:hint="eastAsia"/>
          <w:rPrChange w:id="2355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2356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2357" w:author="ETRI-김종원" w:date="2019-12-10T10:44:00Z">
            <w:rPr>
              <w:rFonts w:hint="eastAsia"/>
            </w:rPr>
          </w:rPrChange>
        </w:rPr>
        <w:t>출원공개이후의</w:t>
      </w:r>
      <w:r w:rsidRPr="002646CB">
        <w:rPr>
          <w:rFonts w:hint="eastAsia"/>
          <w:rPrChange w:id="235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59" w:author="ETRI-김종원" w:date="2019-12-10T10:44:00Z">
            <w:rPr>
              <w:rFonts w:hint="eastAsia"/>
            </w:rPr>
          </w:rPrChange>
        </w:rPr>
        <w:t>특허출원</w:t>
      </w:r>
      <w:r w:rsidRPr="002646CB">
        <w:rPr>
          <w:rFonts w:hint="eastAsia"/>
          <w:rPrChange w:id="2360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2361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2362" w:author="ETRI-김종원" w:date="2019-12-10T10:44:00Z">
            <w:rPr>
              <w:rFonts w:hint="eastAsia"/>
            </w:rPr>
          </w:rPrChange>
        </w:rPr>
        <w:t>실용신안권</w:t>
      </w:r>
      <w:r w:rsidRPr="002646CB">
        <w:rPr>
          <w:rFonts w:hint="eastAsia"/>
          <w:rPrChange w:id="236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64" w:author="ETRI-김종원" w:date="2019-12-10T10:44:00Z">
            <w:rPr>
              <w:rFonts w:hint="eastAsia"/>
            </w:rPr>
          </w:rPrChange>
        </w:rPr>
        <w:t>또는</w:t>
      </w:r>
      <w:r w:rsidRPr="002646CB">
        <w:rPr>
          <w:rFonts w:hint="eastAsia"/>
          <w:rPrChange w:id="236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66" w:author="ETRI-김종원" w:date="2019-12-10T10:44:00Z">
            <w:rPr>
              <w:rFonts w:hint="eastAsia"/>
            </w:rPr>
          </w:rPrChange>
        </w:rPr>
        <w:t>출원공개후의</w:t>
      </w:r>
      <w:r w:rsidRPr="002646CB">
        <w:rPr>
          <w:rFonts w:hint="eastAsia"/>
          <w:rPrChange w:id="236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68" w:author="ETRI-김종원" w:date="2019-12-10T10:44:00Z">
            <w:rPr>
              <w:rFonts w:hint="eastAsia"/>
            </w:rPr>
          </w:rPrChange>
        </w:rPr>
        <w:t>실용</w:t>
      </w:r>
      <w:r w:rsidR="00680667" w:rsidRPr="002646CB">
        <w:rPr>
          <w:rFonts w:hint="eastAsia"/>
          <w:rPrChange w:id="2369" w:author="ETRI-김종원" w:date="2019-12-10T10:44:00Z">
            <w:rPr>
              <w:rFonts w:hint="eastAsia"/>
            </w:rPr>
          </w:rPrChange>
        </w:rPr>
        <w:t>신안등록출원에</w:t>
      </w:r>
      <w:r w:rsidR="00680667" w:rsidRPr="002646CB">
        <w:rPr>
          <w:rFonts w:hint="eastAsia"/>
          <w:rPrChange w:id="2370" w:author="ETRI-김종원" w:date="2019-12-10T10:44:00Z">
            <w:rPr>
              <w:rFonts w:hint="eastAsia"/>
            </w:rPr>
          </w:rPrChange>
        </w:rPr>
        <w:t xml:space="preserve"> </w:t>
      </w:r>
      <w:r w:rsidR="00680667" w:rsidRPr="002646CB">
        <w:rPr>
          <w:rFonts w:hint="eastAsia"/>
          <w:rPrChange w:id="2371" w:author="ETRI-김종원" w:date="2019-12-10T10:44:00Z">
            <w:rPr>
              <w:rFonts w:hint="eastAsia"/>
            </w:rPr>
          </w:rPrChange>
        </w:rPr>
        <w:t>저촉될</w:t>
      </w:r>
      <w:r w:rsidR="00680667" w:rsidRPr="002646CB">
        <w:rPr>
          <w:rFonts w:hint="eastAsia"/>
          <w:rPrChange w:id="2372" w:author="ETRI-김종원" w:date="2019-12-10T10:44:00Z">
            <w:rPr>
              <w:rFonts w:hint="eastAsia"/>
            </w:rPr>
          </w:rPrChange>
        </w:rPr>
        <w:t xml:space="preserve"> </w:t>
      </w:r>
      <w:r w:rsidR="00680667" w:rsidRPr="002646CB">
        <w:rPr>
          <w:rFonts w:hint="eastAsia"/>
          <w:rPrChange w:id="2373" w:author="ETRI-김종원" w:date="2019-12-10T10:44:00Z">
            <w:rPr>
              <w:rFonts w:hint="eastAsia"/>
            </w:rPr>
          </w:rPrChange>
        </w:rPr>
        <w:t>가능성이</w:t>
      </w:r>
      <w:r w:rsidR="00680667" w:rsidRPr="002646CB">
        <w:rPr>
          <w:rFonts w:hint="eastAsia"/>
          <w:rPrChange w:id="2374" w:author="ETRI-김종원" w:date="2019-12-10T10:44:00Z">
            <w:rPr>
              <w:rFonts w:hint="eastAsia"/>
            </w:rPr>
          </w:rPrChange>
        </w:rPr>
        <w:t xml:space="preserve"> </w:t>
      </w:r>
      <w:r w:rsidR="00680667" w:rsidRPr="002646CB">
        <w:rPr>
          <w:rFonts w:hint="eastAsia"/>
          <w:rPrChange w:id="2375" w:author="ETRI-김종원" w:date="2019-12-10T10:44:00Z">
            <w:rPr>
              <w:rFonts w:hint="eastAsia"/>
            </w:rPr>
          </w:rPrChange>
        </w:rPr>
        <w:t>있다는</w:t>
      </w:r>
      <w:r w:rsidR="00680667" w:rsidRPr="002646CB">
        <w:rPr>
          <w:rFonts w:hint="eastAsia"/>
          <w:rPrChange w:id="2376" w:author="ETRI-김종원" w:date="2019-12-10T10:44:00Z">
            <w:rPr>
              <w:rFonts w:hint="eastAsia"/>
            </w:rPr>
          </w:rPrChange>
        </w:rPr>
        <w:t xml:space="preserve"> </w:t>
      </w:r>
      <w:r w:rsidR="00680667" w:rsidRPr="002646CB">
        <w:rPr>
          <w:rFonts w:hint="eastAsia"/>
          <w:rPrChange w:id="2377" w:author="ETRI-김종원" w:date="2019-12-10T10:44:00Z">
            <w:rPr>
              <w:rFonts w:hint="eastAsia"/>
            </w:rPr>
          </w:rPrChange>
        </w:rPr>
        <w:t>것에</w:t>
      </w:r>
      <w:r w:rsidR="00680667" w:rsidRPr="002646CB">
        <w:rPr>
          <w:rFonts w:hint="eastAsia"/>
          <w:rPrChange w:id="2378" w:author="ETRI-김종원" w:date="2019-12-10T10:44:00Z">
            <w:rPr>
              <w:rFonts w:hint="eastAsia"/>
            </w:rPr>
          </w:rPrChange>
        </w:rPr>
        <w:t xml:space="preserve"> </w:t>
      </w:r>
      <w:r w:rsidR="00680667" w:rsidRPr="002646CB">
        <w:rPr>
          <w:rFonts w:hint="eastAsia"/>
          <w:rPrChange w:id="2379" w:author="ETRI-김종원" w:date="2019-12-10T10:44:00Z">
            <w:rPr>
              <w:rFonts w:hint="eastAsia"/>
            </w:rPr>
          </w:rPrChange>
        </w:rPr>
        <w:t>주의를</w:t>
      </w:r>
      <w:r w:rsidR="00680667" w:rsidRPr="002646CB">
        <w:rPr>
          <w:rFonts w:hint="eastAsia"/>
          <w:rPrChange w:id="2380" w:author="ETRI-김종원" w:date="2019-12-10T10:44:00Z">
            <w:rPr>
              <w:rFonts w:hint="eastAsia"/>
            </w:rPr>
          </w:rPrChange>
        </w:rPr>
        <w:t xml:space="preserve"> </w:t>
      </w:r>
      <w:r w:rsidR="00680667" w:rsidRPr="002646CB">
        <w:rPr>
          <w:rFonts w:hint="eastAsia"/>
          <w:rPrChange w:id="2381" w:author="ETRI-김종원" w:date="2019-12-10T10:44:00Z">
            <w:rPr>
              <w:rFonts w:hint="eastAsia"/>
            </w:rPr>
          </w:rPrChange>
        </w:rPr>
        <w:t>환기한다</w:t>
      </w:r>
      <w:r w:rsidR="00680667" w:rsidRPr="002646CB">
        <w:rPr>
          <w:rFonts w:hint="eastAsia"/>
          <w:rPrChange w:id="2382" w:author="ETRI-김종원" w:date="2019-12-10T10:44:00Z">
            <w:rPr>
              <w:rFonts w:hint="eastAsia"/>
            </w:rPr>
          </w:rPrChange>
        </w:rPr>
        <w:t>.</w:t>
      </w:r>
    </w:p>
    <w:p w14:paraId="0296F4CE" w14:textId="77777777" w:rsidR="00901A55" w:rsidRPr="002646CB" w:rsidRDefault="00901A55" w:rsidP="00583DAC">
      <w:pPr>
        <w:widowControl/>
        <w:wordWrap/>
        <w:autoSpaceDE/>
        <w:autoSpaceDN/>
        <w:spacing w:line="240" w:lineRule="auto"/>
        <w:rPr>
          <w:rPrChange w:id="2383" w:author="ETRI-김종원" w:date="2019-12-10T10:44:00Z">
            <w:rPr/>
          </w:rPrChange>
        </w:rPr>
      </w:pPr>
    </w:p>
    <w:p w14:paraId="743A454B" w14:textId="77777777" w:rsidR="000938A6" w:rsidRPr="002646CB" w:rsidRDefault="00680667" w:rsidP="00583DAC">
      <w:pPr>
        <w:widowControl/>
        <w:wordWrap/>
        <w:autoSpaceDE/>
        <w:autoSpaceDN/>
        <w:spacing w:line="240" w:lineRule="auto"/>
        <w:rPr>
          <w:rPrChange w:id="2384" w:author="ETRI-김종원" w:date="2019-12-10T10:44:00Z">
            <w:rPr/>
          </w:rPrChange>
        </w:rPr>
      </w:pPr>
      <w:r w:rsidRPr="002646CB">
        <w:rPr>
          <w:rFonts w:hint="eastAsia"/>
          <w:rPrChange w:id="2385" w:author="ETRI-김종원" w:date="2019-12-10T10:44:00Z">
            <w:rPr>
              <w:rFonts w:hint="eastAsia"/>
            </w:rPr>
          </w:rPrChange>
        </w:rPr>
        <w:t>한국스마트그리드협회</w:t>
      </w:r>
      <w:r w:rsidRPr="002646CB">
        <w:rPr>
          <w:rFonts w:hint="eastAsia"/>
          <w:rPrChange w:id="2386" w:author="ETRI-김종원" w:date="2019-12-10T10:44:00Z">
            <w:rPr>
              <w:rFonts w:hint="eastAsia"/>
            </w:rPr>
          </w:rPrChange>
        </w:rPr>
        <w:t>(</w:t>
      </w:r>
      <w:r w:rsidRPr="002646CB">
        <w:rPr>
          <w:rPrChange w:id="2387" w:author="ETRI-김종원" w:date="2019-12-10T10:44:00Z">
            <w:rPr/>
          </w:rPrChange>
        </w:rPr>
        <w:t>KSGA)</w:t>
      </w:r>
      <w:r w:rsidRPr="002646CB">
        <w:rPr>
          <w:rFonts w:hint="eastAsia"/>
          <w:rPrChange w:id="238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89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hint="eastAsia"/>
          <w:rPrChange w:id="2390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391" w:author="ETRI-김종원" w:date="2019-12-10T10:44:00Z">
            <w:rPr>
              <w:rFonts w:hint="eastAsia"/>
            </w:rPr>
          </w:rPrChange>
        </w:rPr>
        <w:t>스마트그리드표준화포럼</w:t>
      </w:r>
      <w:r w:rsidRPr="002646CB">
        <w:rPr>
          <w:rFonts w:hint="eastAsia"/>
          <w:rPrChange w:id="2392" w:author="ETRI-김종원" w:date="2019-12-10T10:44:00Z">
            <w:rPr>
              <w:rFonts w:hint="eastAsia"/>
            </w:rPr>
          </w:rPrChange>
        </w:rPr>
        <w:t>(</w:t>
      </w:r>
      <w:r w:rsidRPr="002646CB">
        <w:rPr>
          <w:rPrChange w:id="2393" w:author="ETRI-김종원" w:date="2019-12-10T10:44:00Z">
            <w:rPr/>
          </w:rPrChange>
        </w:rPr>
        <w:t xml:space="preserve">SGSF) </w:t>
      </w:r>
      <w:r w:rsidR="00F97C0D" w:rsidRPr="002646CB">
        <w:rPr>
          <w:rFonts w:hint="eastAsia"/>
          <w:rPrChange w:id="2394" w:author="ETRI-김종원" w:date="2019-12-10T10:44:00Z">
            <w:rPr>
              <w:rFonts w:hint="eastAsia"/>
            </w:rPr>
          </w:rPrChange>
        </w:rPr>
        <w:t>운영위원회는</w:t>
      </w:r>
      <w:r w:rsidR="00F97C0D" w:rsidRPr="002646CB">
        <w:rPr>
          <w:rPrChange w:id="2395" w:author="ETRI-김종원" w:date="2019-12-10T10:44:00Z">
            <w:rPr/>
          </w:rPrChange>
        </w:rPr>
        <w:t xml:space="preserve"> </w:t>
      </w:r>
      <w:r w:rsidR="00F97C0D" w:rsidRPr="002646CB">
        <w:rPr>
          <w:rFonts w:hint="eastAsia"/>
          <w:rPrChange w:id="2396" w:author="ETRI-김종원" w:date="2019-12-10T10:44:00Z">
            <w:rPr>
              <w:rFonts w:hint="eastAsia"/>
            </w:rPr>
          </w:rPrChange>
        </w:rPr>
        <w:t>이러한</w:t>
      </w:r>
      <w:r w:rsidR="00F97C0D" w:rsidRPr="002646CB">
        <w:rPr>
          <w:rFonts w:hint="eastAsia"/>
          <w:rPrChange w:id="2397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398" w:author="ETRI-김종원" w:date="2019-12-10T10:44:00Z">
            <w:rPr>
              <w:rFonts w:hint="eastAsia"/>
            </w:rPr>
          </w:rPrChange>
        </w:rPr>
        <w:t>기술적</w:t>
      </w:r>
      <w:r w:rsidR="000938A6" w:rsidRPr="002646CB">
        <w:rPr>
          <w:rFonts w:hint="eastAsia"/>
          <w:rPrChange w:id="2399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00" w:author="ETRI-김종원" w:date="2019-12-10T10:44:00Z">
            <w:rPr>
              <w:rFonts w:hint="eastAsia"/>
            </w:rPr>
          </w:rPrChange>
        </w:rPr>
        <w:t>성질을</w:t>
      </w:r>
      <w:r w:rsidR="000938A6" w:rsidRPr="002646CB">
        <w:rPr>
          <w:rFonts w:hint="eastAsia"/>
          <w:rPrChange w:id="2401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02" w:author="ETRI-김종원" w:date="2019-12-10T10:44:00Z">
            <w:rPr>
              <w:rFonts w:hint="eastAsia"/>
            </w:rPr>
          </w:rPrChange>
        </w:rPr>
        <w:t>가진</w:t>
      </w:r>
      <w:r w:rsidR="000938A6" w:rsidRPr="002646CB">
        <w:rPr>
          <w:rFonts w:hint="eastAsia"/>
          <w:rPrChange w:id="2403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04" w:author="ETRI-김종원" w:date="2019-12-10T10:44:00Z">
            <w:rPr>
              <w:rFonts w:hint="eastAsia"/>
            </w:rPr>
          </w:rPrChange>
        </w:rPr>
        <w:t>특허권</w:t>
      </w:r>
      <w:r w:rsidR="000938A6" w:rsidRPr="002646CB">
        <w:rPr>
          <w:rFonts w:hint="eastAsia"/>
          <w:rPrChange w:id="2405" w:author="ETRI-김종원" w:date="2019-12-10T10:44:00Z">
            <w:rPr>
              <w:rFonts w:hint="eastAsia"/>
            </w:rPr>
          </w:rPrChange>
        </w:rPr>
        <w:t xml:space="preserve">, </w:t>
      </w:r>
      <w:r w:rsidR="000938A6" w:rsidRPr="002646CB">
        <w:rPr>
          <w:rFonts w:hint="eastAsia"/>
          <w:rPrChange w:id="2406" w:author="ETRI-김종원" w:date="2019-12-10T10:44:00Z">
            <w:rPr>
              <w:rFonts w:hint="eastAsia"/>
            </w:rPr>
          </w:rPrChange>
        </w:rPr>
        <w:t>출원공개</w:t>
      </w:r>
      <w:r w:rsidR="000938A6" w:rsidRPr="002646CB">
        <w:rPr>
          <w:rFonts w:hint="eastAsia"/>
          <w:rPrChange w:id="2407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08" w:author="ETRI-김종원" w:date="2019-12-10T10:44:00Z">
            <w:rPr>
              <w:rFonts w:hint="eastAsia"/>
            </w:rPr>
          </w:rPrChange>
        </w:rPr>
        <w:t>이후의</w:t>
      </w:r>
      <w:r w:rsidR="000938A6" w:rsidRPr="002646CB">
        <w:rPr>
          <w:rFonts w:hint="eastAsia"/>
          <w:rPrChange w:id="2409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10" w:author="ETRI-김종원" w:date="2019-12-10T10:44:00Z">
            <w:rPr>
              <w:rFonts w:hint="eastAsia"/>
            </w:rPr>
          </w:rPrChange>
        </w:rPr>
        <w:t>특허</w:t>
      </w:r>
      <w:r w:rsidR="000938A6" w:rsidRPr="002646CB">
        <w:rPr>
          <w:rFonts w:hint="eastAsia"/>
          <w:rPrChange w:id="2411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12" w:author="ETRI-김종원" w:date="2019-12-10T10:44:00Z">
            <w:rPr>
              <w:rFonts w:hint="eastAsia"/>
            </w:rPr>
          </w:rPrChange>
        </w:rPr>
        <w:t>출원</w:t>
      </w:r>
      <w:r w:rsidR="000938A6" w:rsidRPr="002646CB">
        <w:rPr>
          <w:rFonts w:hint="eastAsia"/>
          <w:rPrChange w:id="2413" w:author="ETRI-김종원" w:date="2019-12-10T10:44:00Z">
            <w:rPr>
              <w:rFonts w:hint="eastAsia"/>
            </w:rPr>
          </w:rPrChange>
        </w:rPr>
        <w:t xml:space="preserve">, </w:t>
      </w:r>
      <w:r w:rsidR="000938A6" w:rsidRPr="002646CB">
        <w:rPr>
          <w:rFonts w:hint="eastAsia"/>
          <w:rPrChange w:id="2414" w:author="ETRI-김종원" w:date="2019-12-10T10:44:00Z">
            <w:rPr>
              <w:rFonts w:hint="eastAsia"/>
            </w:rPr>
          </w:rPrChange>
        </w:rPr>
        <w:t>실용신안권</w:t>
      </w:r>
      <w:r w:rsidR="000938A6" w:rsidRPr="002646CB">
        <w:rPr>
          <w:rFonts w:hint="eastAsia"/>
          <w:rPrChange w:id="2415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16" w:author="ETRI-김종원" w:date="2019-12-10T10:44:00Z">
            <w:rPr>
              <w:rFonts w:hint="eastAsia"/>
            </w:rPr>
          </w:rPrChange>
        </w:rPr>
        <w:t>또</w:t>
      </w:r>
      <w:r w:rsidR="00583DAC" w:rsidRPr="002646CB">
        <w:rPr>
          <w:rFonts w:hint="eastAsia"/>
          <w:rPrChange w:id="2417" w:author="ETRI-김종원" w:date="2019-12-10T10:44:00Z">
            <w:rPr>
              <w:rFonts w:hint="eastAsia"/>
            </w:rPr>
          </w:rPrChange>
        </w:rPr>
        <w:t>는</w:t>
      </w:r>
      <w:r w:rsidR="000938A6" w:rsidRPr="002646CB">
        <w:rPr>
          <w:rFonts w:hint="eastAsia"/>
          <w:rPrChange w:id="2418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19" w:author="ETRI-김종원" w:date="2019-12-10T10:44:00Z">
            <w:rPr>
              <w:rFonts w:hint="eastAsia"/>
            </w:rPr>
          </w:rPrChange>
        </w:rPr>
        <w:t>출원</w:t>
      </w:r>
      <w:r w:rsidR="000938A6" w:rsidRPr="002646CB">
        <w:rPr>
          <w:rFonts w:hint="eastAsia"/>
          <w:rPrChange w:id="2420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21" w:author="ETRI-김종원" w:date="2019-12-10T10:44:00Z">
            <w:rPr>
              <w:rFonts w:hint="eastAsia"/>
            </w:rPr>
          </w:rPrChange>
        </w:rPr>
        <w:t>공개</w:t>
      </w:r>
      <w:r w:rsidR="000938A6" w:rsidRPr="002646CB">
        <w:rPr>
          <w:rFonts w:hint="eastAsia"/>
          <w:rPrChange w:id="2422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23" w:author="ETRI-김종원" w:date="2019-12-10T10:44:00Z">
            <w:rPr>
              <w:rFonts w:hint="eastAsia"/>
            </w:rPr>
          </w:rPrChange>
        </w:rPr>
        <w:t>이후</w:t>
      </w:r>
      <w:r w:rsidR="000938A6" w:rsidRPr="002646CB">
        <w:rPr>
          <w:rFonts w:hint="eastAsia"/>
          <w:rPrChange w:id="2424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25" w:author="ETRI-김종원" w:date="2019-12-10T10:44:00Z">
            <w:rPr>
              <w:rFonts w:hint="eastAsia"/>
            </w:rPr>
          </w:rPrChange>
        </w:rPr>
        <w:t>실용신안등록출원에</w:t>
      </w:r>
      <w:r w:rsidR="000938A6" w:rsidRPr="002646CB">
        <w:rPr>
          <w:rFonts w:hint="eastAsia"/>
          <w:rPrChange w:id="2426" w:author="ETRI-김종원" w:date="2019-12-10T10:44:00Z">
            <w:rPr>
              <w:rFonts w:hint="eastAsia"/>
            </w:rPr>
          </w:rPrChange>
        </w:rPr>
        <w:t xml:space="preserve"> </w:t>
      </w:r>
      <w:r w:rsidR="000938A6" w:rsidRPr="002646CB">
        <w:rPr>
          <w:rFonts w:hint="eastAsia"/>
          <w:rPrChange w:id="2427" w:author="ETRI-김종원" w:date="2019-12-10T10:44:00Z">
            <w:rPr>
              <w:rFonts w:hint="eastAsia"/>
            </w:rPr>
          </w:rPrChange>
        </w:rPr>
        <w:t>관계되는</w:t>
      </w:r>
      <w:r w:rsidR="000938A6" w:rsidRPr="002646CB">
        <w:rPr>
          <w:rFonts w:hint="eastAsia"/>
          <w:rPrChange w:id="2428" w:author="ETRI-김종원" w:date="2019-12-10T10:44:00Z">
            <w:rPr>
              <w:rFonts w:hint="eastAsia"/>
            </w:rPr>
          </w:rPrChange>
        </w:rPr>
        <w:t xml:space="preserve"> </w:t>
      </w:r>
      <w:r w:rsidR="00583DAC" w:rsidRPr="002646CB">
        <w:rPr>
          <w:rFonts w:hint="eastAsia"/>
          <w:rPrChange w:id="2429" w:author="ETRI-김종원" w:date="2019-12-10T10:44:00Z">
            <w:rPr>
              <w:rFonts w:hint="eastAsia"/>
            </w:rPr>
          </w:rPrChange>
        </w:rPr>
        <w:t>확인에</w:t>
      </w:r>
      <w:r w:rsidR="00583DAC" w:rsidRPr="002646CB">
        <w:rPr>
          <w:rFonts w:hint="eastAsia"/>
          <w:rPrChange w:id="2430" w:author="ETRI-김종원" w:date="2019-12-10T10:44:00Z">
            <w:rPr>
              <w:rFonts w:hint="eastAsia"/>
            </w:rPr>
          </w:rPrChange>
        </w:rPr>
        <w:t xml:space="preserve"> </w:t>
      </w:r>
      <w:r w:rsidR="00583DAC" w:rsidRPr="002646CB">
        <w:rPr>
          <w:rFonts w:hint="eastAsia"/>
          <w:rPrChange w:id="2431" w:author="ETRI-김종원" w:date="2019-12-10T10:44:00Z">
            <w:rPr>
              <w:rFonts w:hint="eastAsia"/>
            </w:rPr>
          </w:rPrChange>
        </w:rPr>
        <w:t>대하여</w:t>
      </w:r>
      <w:r w:rsidR="00583DAC" w:rsidRPr="002646CB">
        <w:rPr>
          <w:rFonts w:hint="eastAsia"/>
          <w:rPrChange w:id="2432" w:author="ETRI-김종원" w:date="2019-12-10T10:44:00Z">
            <w:rPr>
              <w:rFonts w:hint="eastAsia"/>
            </w:rPr>
          </w:rPrChange>
        </w:rPr>
        <w:t xml:space="preserve"> </w:t>
      </w:r>
      <w:r w:rsidR="00583DAC" w:rsidRPr="002646CB">
        <w:rPr>
          <w:rFonts w:hint="eastAsia"/>
          <w:rPrChange w:id="2433" w:author="ETRI-김종원" w:date="2019-12-10T10:44:00Z">
            <w:rPr>
              <w:rFonts w:hint="eastAsia"/>
            </w:rPr>
          </w:rPrChange>
        </w:rPr>
        <w:t>책임을</w:t>
      </w:r>
      <w:r w:rsidR="00583DAC" w:rsidRPr="002646CB">
        <w:rPr>
          <w:rFonts w:hint="eastAsia"/>
          <w:rPrChange w:id="2434" w:author="ETRI-김종원" w:date="2019-12-10T10:44:00Z">
            <w:rPr>
              <w:rFonts w:hint="eastAsia"/>
            </w:rPr>
          </w:rPrChange>
        </w:rPr>
        <w:t xml:space="preserve"> </w:t>
      </w:r>
      <w:r w:rsidR="00583DAC" w:rsidRPr="002646CB">
        <w:rPr>
          <w:rFonts w:hint="eastAsia"/>
          <w:rPrChange w:id="2435" w:author="ETRI-김종원" w:date="2019-12-10T10:44:00Z">
            <w:rPr>
              <w:rFonts w:hint="eastAsia"/>
            </w:rPr>
          </w:rPrChange>
        </w:rPr>
        <w:t>지지</w:t>
      </w:r>
      <w:r w:rsidR="00583DAC" w:rsidRPr="002646CB">
        <w:rPr>
          <w:rFonts w:hint="eastAsia"/>
          <w:rPrChange w:id="2436" w:author="ETRI-김종원" w:date="2019-12-10T10:44:00Z">
            <w:rPr>
              <w:rFonts w:hint="eastAsia"/>
            </w:rPr>
          </w:rPrChange>
        </w:rPr>
        <w:t xml:space="preserve"> </w:t>
      </w:r>
      <w:r w:rsidR="00583DAC" w:rsidRPr="002646CB">
        <w:rPr>
          <w:rFonts w:hint="eastAsia"/>
          <w:rPrChange w:id="2437" w:author="ETRI-김종원" w:date="2019-12-10T10:44:00Z">
            <w:rPr>
              <w:rFonts w:hint="eastAsia"/>
            </w:rPr>
          </w:rPrChange>
        </w:rPr>
        <w:t>않는다</w:t>
      </w:r>
      <w:r w:rsidR="00583DAC" w:rsidRPr="002646CB">
        <w:rPr>
          <w:rFonts w:hint="eastAsia"/>
          <w:rPrChange w:id="2438" w:author="ETRI-김종원" w:date="2019-12-10T10:44:00Z">
            <w:rPr>
              <w:rFonts w:hint="eastAsia"/>
            </w:rPr>
          </w:rPrChange>
        </w:rPr>
        <w:t xml:space="preserve">. </w:t>
      </w:r>
    </w:p>
    <w:p w14:paraId="7A8152DE" w14:textId="77777777" w:rsidR="004C33C5" w:rsidRPr="002646CB" w:rsidRDefault="004C33C5" w:rsidP="00583DAC">
      <w:pPr>
        <w:widowControl/>
        <w:wordWrap/>
        <w:autoSpaceDE/>
        <w:autoSpaceDN/>
        <w:spacing w:line="240" w:lineRule="auto"/>
        <w:rPr>
          <w:rPrChange w:id="2439" w:author="ETRI-김종원" w:date="2019-12-10T10:44:00Z">
            <w:rPr/>
          </w:rPrChange>
        </w:rPr>
      </w:pPr>
    </w:p>
    <w:p w14:paraId="4E5512E5" w14:textId="5FA07897" w:rsidR="004C2415" w:rsidRPr="002646CB" w:rsidRDefault="004C2415">
      <w:pPr>
        <w:widowControl/>
        <w:wordWrap/>
        <w:autoSpaceDE/>
        <w:autoSpaceDN/>
        <w:spacing w:line="240" w:lineRule="auto"/>
        <w:jc w:val="left"/>
        <w:rPr>
          <w:rPrChange w:id="2440" w:author="ETRI-김종원" w:date="2019-12-10T10:44:00Z">
            <w:rPr/>
          </w:rPrChange>
        </w:rPr>
      </w:pPr>
      <w:r w:rsidRPr="002646CB">
        <w:rPr>
          <w:rPrChange w:id="2441" w:author="ETRI-김종원" w:date="2019-12-10T10:44:00Z">
            <w:rPr/>
          </w:rPrChange>
        </w:rPr>
        <w:br w:type="page"/>
      </w:r>
    </w:p>
    <w:p w14:paraId="529FA669" w14:textId="77777777" w:rsidR="004C33C5" w:rsidRPr="002646CB" w:rsidRDefault="004C33C5" w:rsidP="00583DAC">
      <w:pPr>
        <w:widowControl/>
        <w:wordWrap/>
        <w:autoSpaceDE/>
        <w:autoSpaceDN/>
        <w:spacing w:line="240" w:lineRule="auto"/>
        <w:rPr>
          <w:rPrChange w:id="2442" w:author="ETRI-김종원" w:date="2019-12-10T10:44:00Z">
            <w:rPr/>
          </w:rPrChange>
        </w:rPr>
      </w:pPr>
    </w:p>
    <w:p w14:paraId="51BFE029" w14:textId="77777777" w:rsidR="004C33C5" w:rsidRPr="002646CB" w:rsidRDefault="004C33C5" w:rsidP="004C33C5">
      <w:pPr>
        <w:pStyle w:val="KSDTff0"/>
        <w:rPr>
          <w:rPrChange w:id="2443" w:author="ETRI-김종원" w:date="2019-12-10T10:44:00Z">
            <w:rPr/>
          </w:rPrChange>
        </w:rPr>
      </w:pPr>
      <w:bookmarkStart w:id="2444" w:name="_Toc26867558"/>
      <w:r w:rsidRPr="002646CB">
        <w:rPr>
          <w:rFonts w:hint="eastAsia"/>
          <w:rPrChange w:id="2445" w:author="ETRI-김종원" w:date="2019-12-10T10:44:00Z">
            <w:rPr>
              <w:rFonts w:hint="eastAsia"/>
            </w:rPr>
          </w:rPrChange>
        </w:rPr>
        <w:t>개</w:t>
      </w:r>
      <w:r w:rsidRPr="002646CB">
        <w:rPr>
          <w:rPrChange w:id="2446" w:author="ETRI-김종원" w:date="2019-12-10T10:44:00Z">
            <w:rPr/>
          </w:rPrChange>
        </w:rPr>
        <w:t xml:space="preserve">  </w:t>
      </w:r>
      <w:r w:rsidRPr="002646CB">
        <w:rPr>
          <w:rFonts w:hint="eastAsia"/>
          <w:rPrChange w:id="2447" w:author="ETRI-김종원" w:date="2019-12-10T10:44:00Z">
            <w:rPr>
              <w:rFonts w:hint="eastAsia"/>
            </w:rPr>
          </w:rPrChange>
        </w:rPr>
        <w:t>요</w:t>
      </w:r>
      <w:bookmarkEnd w:id="2444"/>
    </w:p>
    <w:p w14:paraId="490772D0" w14:textId="77777777" w:rsidR="004C33C5" w:rsidRPr="002646CB" w:rsidRDefault="004C33C5" w:rsidP="004C33C5">
      <w:pPr>
        <w:rPr>
          <w:rPrChange w:id="2448" w:author="ETRI-김종원" w:date="2019-12-10T10:44:00Z">
            <w:rPr/>
          </w:rPrChange>
        </w:rPr>
      </w:pPr>
    </w:p>
    <w:p w14:paraId="3DCC814F" w14:textId="77777777" w:rsidR="004C33C5" w:rsidRPr="002646CB" w:rsidRDefault="004C33C5" w:rsidP="004C33C5">
      <w:pPr>
        <w:rPr>
          <w:rPrChange w:id="2449" w:author="ETRI-김종원" w:date="2019-12-10T10:44:00Z">
            <w:rPr/>
          </w:rPrChange>
        </w:rPr>
      </w:pPr>
    </w:p>
    <w:p w14:paraId="7160AC17" w14:textId="77777777" w:rsidR="00EE7182" w:rsidRPr="002646CB" w:rsidRDefault="00EE7182" w:rsidP="00EE7182">
      <w:pPr>
        <w:rPr>
          <w:rFonts w:cs="Arial"/>
          <w:rPrChange w:id="2450" w:author="ETRI-김종원" w:date="2019-12-10T10:44:00Z">
            <w:rPr>
              <w:rFonts w:cs="Arial"/>
              <w:color w:val="000000" w:themeColor="text1"/>
            </w:rPr>
          </w:rPrChange>
        </w:rPr>
      </w:pPr>
      <w:r w:rsidRPr="002646CB">
        <w:rPr>
          <w:rFonts w:cs="Arial" w:hint="eastAsia"/>
          <w:rPrChange w:id="2451" w:author="ETRI-김종원" w:date="2019-12-10T10:44:00Z">
            <w:rPr>
              <w:rFonts w:cs="Arial" w:hint="eastAsia"/>
              <w:color w:val="000000" w:themeColor="text1"/>
            </w:rPr>
          </w:rPrChange>
        </w:rPr>
        <w:t>구역형</w:t>
      </w:r>
      <w:r w:rsidRPr="002646CB">
        <w:rPr>
          <w:rFonts w:cs="Arial" w:hint="eastAsia"/>
          <w:rPrChange w:id="2452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53" w:author="ETRI-김종원" w:date="2019-12-10T10:44:00Z">
            <w:rPr>
              <w:rFonts w:cs="Arial" w:hint="eastAsia"/>
              <w:color w:val="000000" w:themeColor="text1"/>
            </w:rPr>
          </w:rPrChange>
        </w:rPr>
        <w:t>집단에너지</w:t>
      </w:r>
      <w:r w:rsidRPr="002646CB">
        <w:rPr>
          <w:rFonts w:cs="Arial" w:hint="eastAsia"/>
          <w:rPrChange w:id="2454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(CES, </w:t>
      </w:r>
      <w:r w:rsidRPr="002646CB">
        <w:rPr>
          <w:rFonts w:hint="eastAsia"/>
          <w:rPrChange w:id="2455" w:author="ETRI-김종원" w:date="2019-12-10T10:44:00Z">
            <w:rPr>
              <w:rFonts w:hint="eastAsia"/>
              <w:color w:val="000000" w:themeColor="text1"/>
            </w:rPr>
          </w:rPrChange>
        </w:rPr>
        <w:t>Community Energy S</w:t>
      </w:r>
      <w:r w:rsidRPr="002646CB">
        <w:rPr>
          <w:rPrChange w:id="2456" w:author="ETRI-김종원" w:date="2019-12-10T10:44:00Z">
            <w:rPr>
              <w:color w:val="000000" w:themeColor="text1"/>
            </w:rPr>
          </w:rPrChange>
        </w:rPr>
        <w:t>ystem</w:t>
      </w:r>
      <w:r w:rsidRPr="002646CB">
        <w:rPr>
          <w:rFonts w:cs="Arial" w:hint="eastAsia"/>
          <w:rPrChange w:id="245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) </w:t>
      </w:r>
      <w:r w:rsidRPr="002646CB">
        <w:rPr>
          <w:rFonts w:cs="Arial" w:hint="eastAsia"/>
          <w:rPrChange w:id="2458" w:author="ETRI-김종원" w:date="2019-12-10T10:44:00Z">
            <w:rPr>
              <w:rFonts w:cs="Arial" w:hint="eastAsia"/>
              <w:color w:val="000000" w:themeColor="text1"/>
            </w:rPr>
          </w:rPrChange>
        </w:rPr>
        <w:t>시설은</w:t>
      </w:r>
      <w:r w:rsidRPr="002646CB">
        <w:rPr>
          <w:rFonts w:cs="Arial" w:hint="eastAsia"/>
          <w:rPrChange w:id="245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60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 w:hint="eastAsia"/>
          <w:rPrChange w:id="246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62" w:author="ETRI-김종원" w:date="2019-12-10T10:44:00Z">
            <w:rPr>
              <w:rFonts w:cs="Arial" w:hint="eastAsia"/>
              <w:color w:val="000000" w:themeColor="text1"/>
            </w:rPr>
          </w:rPrChange>
        </w:rPr>
        <w:t>소비</w:t>
      </w:r>
      <w:r w:rsidRPr="002646CB">
        <w:rPr>
          <w:rFonts w:cs="Arial" w:hint="eastAsia"/>
          <w:rPrChange w:id="246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64" w:author="ETRI-김종원" w:date="2019-12-10T10:44:00Z">
            <w:rPr>
              <w:rFonts w:cs="Arial" w:hint="eastAsia"/>
              <w:color w:val="000000" w:themeColor="text1"/>
            </w:rPr>
          </w:rPrChange>
        </w:rPr>
        <w:t>밀집</w:t>
      </w:r>
      <w:r w:rsidRPr="002646CB">
        <w:rPr>
          <w:rFonts w:cs="Arial" w:hint="eastAsia"/>
          <w:rPrChange w:id="246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66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지역을</w:t>
      </w:r>
      <w:r w:rsidRPr="002646CB">
        <w:rPr>
          <w:rFonts w:cs="Arial" w:hint="eastAsia"/>
          <w:rPrChange w:id="246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68" w:author="ETRI-김종원" w:date="2019-12-10T10:44:00Z">
            <w:rPr>
              <w:rFonts w:cs="Arial" w:hint="eastAsia"/>
              <w:color w:val="000000" w:themeColor="text1"/>
            </w:rPr>
          </w:rPrChange>
        </w:rPr>
        <w:t>대상으로</w:t>
      </w:r>
      <w:r w:rsidRPr="002646CB">
        <w:rPr>
          <w:rFonts w:cs="Arial" w:hint="eastAsia"/>
          <w:rPrChange w:id="246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70" w:author="ETRI-김종원" w:date="2019-12-10T10:44:00Z">
            <w:rPr>
              <w:rFonts w:cs="Arial" w:hint="eastAsia"/>
              <w:color w:val="000000" w:themeColor="text1"/>
            </w:rPr>
          </w:rPrChange>
        </w:rPr>
        <w:t>열병합</w:t>
      </w:r>
      <w:r w:rsidRPr="002646CB">
        <w:rPr>
          <w:rFonts w:cs="Arial" w:hint="eastAsia"/>
          <w:rPrChange w:id="247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72" w:author="ETRI-김종원" w:date="2019-12-10T10:44:00Z">
            <w:rPr>
              <w:rFonts w:cs="Arial" w:hint="eastAsia"/>
              <w:color w:val="000000" w:themeColor="text1"/>
            </w:rPr>
          </w:rPrChange>
        </w:rPr>
        <w:t>발전</w:t>
      </w:r>
      <w:r w:rsidRPr="002646CB">
        <w:rPr>
          <w:rFonts w:cs="Arial" w:hint="eastAsia"/>
          <w:rPrChange w:id="247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74" w:author="ETRI-김종원" w:date="2019-12-10T10:44:00Z">
            <w:rPr>
              <w:rFonts w:cs="Arial" w:hint="eastAsia"/>
              <w:color w:val="000000" w:themeColor="text1"/>
            </w:rPr>
          </w:rPrChange>
        </w:rPr>
        <w:t>시설을</w:t>
      </w:r>
      <w:r w:rsidRPr="002646CB">
        <w:rPr>
          <w:rFonts w:cs="Arial" w:hint="eastAsia"/>
          <w:rPrChange w:id="247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76" w:author="ETRI-김종원" w:date="2019-12-10T10:44:00Z">
            <w:rPr>
              <w:rFonts w:cs="Arial" w:hint="eastAsia"/>
              <w:color w:val="000000" w:themeColor="text1"/>
            </w:rPr>
          </w:rPrChange>
        </w:rPr>
        <w:t>활용하여</w:t>
      </w:r>
      <w:r w:rsidRPr="002646CB">
        <w:rPr>
          <w:rFonts w:cs="Arial" w:hint="eastAsia"/>
          <w:rPrChange w:id="247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78" w:author="ETRI-김종원" w:date="2019-12-10T10:44:00Z">
            <w:rPr>
              <w:rFonts w:cs="Arial" w:hint="eastAsia"/>
              <w:color w:val="000000" w:themeColor="text1"/>
            </w:rPr>
          </w:rPrChange>
        </w:rPr>
        <w:t>일정</w:t>
      </w:r>
      <w:r w:rsidRPr="002646CB">
        <w:rPr>
          <w:rFonts w:cs="Arial" w:hint="eastAsia"/>
          <w:rPrChange w:id="247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80" w:author="ETRI-김종원" w:date="2019-12-10T10:44:00Z">
            <w:rPr>
              <w:rFonts w:cs="Arial" w:hint="eastAsia"/>
              <w:color w:val="000000" w:themeColor="text1"/>
            </w:rPr>
          </w:rPrChange>
        </w:rPr>
        <w:t>범위의</w:t>
      </w:r>
      <w:r w:rsidRPr="002646CB">
        <w:rPr>
          <w:rFonts w:cs="Arial" w:hint="eastAsia"/>
          <w:rPrChange w:id="248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82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지역에</w:t>
      </w:r>
      <w:r w:rsidRPr="002646CB">
        <w:rPr>
          <w:rFonts w:cs="Arial" w:hint="eastAsia"/>
          <w:rPrChange w:id="248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84" w:author="ETRI-김종원" w:date="2019-12-10T10:44:00Z">
            <w:rPr>
              <w:rFonts w:cs="Arial" w:hint="eastAsia"/>
              <w:color w:val="000000" w:themeColor="text1"/>
            </w:rPr>
          </w:rPrChange>
        </w:rPr>
        <w:t>열과</w:t>
      </w:r>
      <w:r w:rsidRPr="002646CB">
        <w:rPr>
          <w:rFonts w:cs="Arial" w:hint="eastAsia"/>
          <w:rPrChange w:id="248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86" w:author="ETRI-김종원" w:date="2019-12-10T10:44:00Z">
            <w:rPr>
              <w:rFonts w:cs="Arial" w:hint="eastAsia"/>
              <w:color w:val="000000" w:themeColor="text1"/>
            </w:rPr>
          </w:rPrChange>
        </w:rPr>
        <w:t>전기를</w:t>
      </w:r>
      <w:r w:rsidRPr="002646CB">
        <w:rPr>
          <w:rFonts w:cs="Arial" w:hint="eastAsia"/>
          <w:rPrChange w:id="248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88" w:author="ETRI-김종원" w:date="2019-12-10T10:44:00Z">
            <w:rPr>
              <w:rFonts w:cs="Arial" w:hint="eastAsia"/>
              <w:color w:val="000000" w:themeColor="text1"/>
            </w:rPr>
          </w:rPrChange>
        </w:rPr>
        <w:t>공급하는</w:t>
      </w:r>
      <w:r w:rsidRPr="002646CB">
        <w:rPr>
          <w:rFonts w:cs="Arial" w:hint="eastAsia"/>
          <w:rPrChange w:id="248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90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 w:hint="eastAsia"/>
          <w:rPrChange w:id="249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92" w:author="ETRI-김종원" w:date="2019-12-10T10:44:00Z">
            <w:rPr>
              <w:rFonts w:cs="Arial" w:hint="eastAsia"/>
              <w:color w:val="000000" w:themeColor="text1"/>
            </w:rPr>
          </w:rPrChange>
        </w:rPr>
        <w:t>공급</w:t>
      </w:r>
      <w:r w:rsidRPr="002646CB">
        <w:rPr>
          <w:rFonts w:cs="Arial" w:hint="eastAsia"/>
          <w:rPrChange w:id="249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94" w:author="ETRI-김종원" w:date="2019-12-10T10:44:00Z">
            <w:rPr>
              <w:rFonts w:cs="Arial" w:hint="eastAsia"/>
              <w:color w:val="000000" w:themeColor="text1"/>
            </w:rPr>
          </w:rPrChange>
        </w:rPr>
        <w:t>사업자</w:t>
      </w:r>
      <w:r w:rsidRPr="002646CB">
        <w:rPr>
          <w:rFonts w:cs="Arial" w:hint="eastAsia"/>
          <w:rPrChange w:id="249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496" w:author="ETRI-김종원" w:date="2019-12-10T10:44:00Z">
            <w:rPr>
              <w:rFonts w:cs="Arial" w:hint="eastAsia"/>
              <w:color w:val="000000" w:themeColor="text1"/>
            </w:rPr>
          </w:rPrChange>
        </w:rPr>
        <w:t>시설이다</w:t>
      </w:r>
      <w:r w:rsidRPr="002646CB">
        <w:rPr>
          <w:rFonts w:cs="Arial" w:hint="eastAsia"/>
          <w:rPrChange w:id="2497" w:author="ETRI-김종원" w:date="2019-12-10T10:44:00Z">
            <w:rPr>
              <w:rFonts w:cs="Arial" w:hint="eastAsia"/>
              <w:color w:val="000000" w:themeColor="text1"/>
            </w:rPr>
          </w:rPrChange>
        </w:rPr>
        <w:t>.</w:t>
      </w:r>
    </w:p>
    <w:p w14:paraId="24B6D6E2" w14:textId="77777777" w:rsidR="00EE7182" w:rsidRPr="002646CB" w:rsidRDefault="00EE7182" w:rsidP="00EE7182">
      <w:pPr>
        <w:rPr>
          <w:rFonts w:cs="Arial"/>
          <w:rPrChange w:id="2498" w:author="ETRI-김종원" w:date="2019-12-10T10:44:00Z">
            <w:rPr>
              <w:rFonts w:cs="Arial"/>
              <w:color w:val="000000" w:themeColor="text1"/>
            </w:rPr>
          </w:rPrChange>
        </w:rPr>
      </w:pPr>
    </w:p>
    <w:p w14:paraId="155E5E91" w14:textId="0559D2E8" w:rsidR="00EE7182" w:rsidRPr="002646CB" w:rsidRDefault="00EE7182" w:rsidP="00EE7182">
      <w:pPr>
        <w:rPr>
          <w:rFonts w:cs="Arial"/>
          <w:rPrChange w:id="2499" w:author="ETRI-김종원" w:date="2019-12-10T10:44:00Z">
            <w:rPr>
              <w:rFonts w:cs="Arial"/>
              <w:color w:val="000000" w:themeColor="text1"/>
            </w:rPr>
          </w:rPrChange>
        </w:rPr>
      </w:pPr>
      <w:r w:rsidRPr="002646CB">
        <w:rPr>
          <w:rFonts w:cs="Arial"/>
          <w:rPrChange w:id="2500" w:author="ETRI-김종원" w:date="2019-12-10T10:44:00Z">
            <w:rPr>
              <w:rFonts w:cs="Arial"/>
              <w:color w:val="000000" w:themeColor="text1"/>
            </w:rPr>
          </w:rPrChange>
        </w:rPr>
        <w:t>CES</w:t>
      </w:r>
      <w:r w:rsidRPr="002646CB">
        <w:rPr>
          <w:rFonts w:cs="Arial" w:hint="eastAsia"/>
          <w:rPrChange w:id="2501" w:author="ETRI-김종원" w:date="2019-12-10T10:44:00Z">
            <w:rPr>
              <w:rFonts w:cs="Arial" w:hint="eastAsia"/>
              <w:color w:val="000000" w:themeColor="text1"/>
            </w:rPr>
          </w:rPrChange>
        </w:rPr>
        <w:t>시설</w:t>
      </w:r>
      <w:r w:rsidRPr="002646CB">
        <w:rPr>
          <w:rFonts w:cs="Arial" w:hint="eastAsia"/>
          <w:rPrChange w:id="2502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03" w:author="ETRI-김종원" w:date="2019-12-10T10:44:00Z">
            <w:rPr>
              <w:rFonts w:cs="Arial" w:hint="eastAsia"/>
              <w:color w:val="000000" w:themeColor="text1"/>
            </w:rPr>
          </w:rPrChange>
        </w:rPr>
        <w:t>기반</w:t>
      </w:r>
      <w:r w:rsidRPr="002646CB">
        <w:rPr>
          <w:rFonts w:cs="Arial" w:hint="eastAsia"/>
          <w:rPrChange w:id="2504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05" w:author="ETRI-김종원" w:date="2019-12-10T10:44:00Z">
            <w:rPr>
              <w:rFonts w:cs="Arial"/>
              <w:color w:val="000000" w:themeColor="text1"/>
            </w:rPr>
          </w:rPrChange>
        </w:rPr>
        <w:t>마이크로그리드</w:t>
      </w:r>
      <w:r w:rsidRPr="002646CB">
        <w:rPr>
          <w:rFonts w:cs="Arial" w:hint="eastAsia"/>
          <w:rPrChange w:id="2506" w:author="ETRI-김종원" w:date="2019-12-10T10:44:00Z">
            <w:rPr>
              <w:rFonts w:cs="Arial" w:hint="eastAsia"/>
              <w:color w:val="000000" w:themeColor="text1"/>
            </w:rPr>
          </w:rPrChange>
        </w:rPr>
        <w:t>(</w:t>
      </w:r>
      <w:r w:rsidRPr="002646CB">
        <w:rPr>
          <w:rFonts w:cs="Arial" w:hint="eastAsia"/>
          <w:rPrChange w:id="2507" w:author="ETRI-김종원" w:date="2019-12-10T10:44:00Z">
            <w:rPr>
              <w:rFonts w:cs="Arial" w:hint="eastAsia"/>
              <w:color w:val="000000" w:themeColor="text1"/>
            </w:rPr>
          </w:rPrChange>
        </w:rPr>
        <w:t>이하</w:t>
      </w:r>
      <w:r w:rsidRPr="002646CB">
        <w:rPr>
          <w:rFonts w:cs="Arial" w:hint="eastAsia"/>
          <w:rPrChange w:id="2508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CES-MG</w:t>
      </w:r>
      <w:ins w:id="2509" w:author="ETRI-김종원" w:date="2019-12-02T16:24:00Z">
        <w:r w:rsidR="002A694B" w:rsidRPr="002646CB">
          <w:rPr>
            <w:rFonts w:cs="Arial" w:hint="eastAsia"/>
            <w:rPrChange w:id="251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로</w:t>
        </w:r>
      </w:ins>
      <w:r w:rsidRPr="002646CB">
        <w:rPr>
          <w:rFonts w:cs="Arial" w:hint="eastAsia"/>
          <w:rPrChange w:id="251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12" w:author="ETRI-김종원" w:date="2019-12-10T10:44:00Z">
            <w:rPr>
              <w:rFonts w:cs="Arial" w:hint="eastAsia"/>
              <w:color w:val="000000" w:themeColor="text1"/>
            </w:rPr>
          </w:rPrChange>
        </w:rPr>
        <w:t>기술함</w:t>
      </w:r>
      <w:r w:rsidRPr="002646CB">
        <w:rPr>
          <w:rFonts w:cs="Arial" w:hint="eastAsia"/>
          <w:rPrChange w:id="2513" w:author="ETRI-김종원" w:date="2019-12-10T10:44:00Z">
            <w:rPr>
              <w:rFonts w:cs="Arial" w:hint="eastAsia"/>
              <w:color w:val="000000" w:themeColor="text1"/>
            </w:rPr>
          </w:rPrChange>
        </w:rPr>
        <w:t>)</w:t>
      </w:r>
      <w:r w:rsidRPr="002646CB">
        <w:rPr>
          <w:rFonts w:cs="Arial"/>
          <w:rPrChange w:id="2514" w:author="ETRI-김종원" w:date="2019-12-10T10:44:00Z">
            <w:rPr>
              <w:rFonts w:cs="Arial"/>
              <w:color w:val="000000" w:themeColor="text1"/>
            </w:rPr>
          </w:rPrChange>
        </w:rPr>
        <w:t>는</w:t>
      </w:r>
      <w:r w:rsidRPr="002646CB">
        <w:rPr>
          <w:rFonts w:cs="Arial"/>
          <w:rPrChange w:id="251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16" w:author="ETRI-김종원" w:date="2019-12-10T10:44:00Z">
            <w:rPr>
              <w:rFonts w:cs="Arial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251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18" w:author="ETRI-김종원" w:date="2019-12-10T10:44:00Z">
            <w:rPr>
              <w:rFonts w:cs="Arial"/>
              <w:color w:val="000000" w:themeColor="text1"/>
            </w:rPr>
          </w:rPrChange>
        </w:rPr>
        <w:t>소비</w:t>
      </w:r>
      <w:r w:rsidRPr="002646CB">
        <w:rPr>
          <w:rFonts w:cs="Arial"/>
          <w:rPrChange w:id="251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20" w:author="ETRI-김종원" w:date="2019-12-10T10:44:00Z">
            <w:rPr>
              <w:rFonts w:cs="Arial"/>
              <w:color w:val="000000" w:themeColor="text1"/>
            </w:rPr>
          </w:rPrChange>
        </w:rPr>
        <w:t>밀집</w:t>
      </w:r>
      <w:r w:rsidRPr="002646CB">
        <w:rPr>
          <w:rFonts w:cs="Arial"/>
          <w:rPrChange w:id="252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22" w:author="ETRI-김종원" w:date="2019-12-10T10:44:00Z">
            <w:rPr>
              <w:rFonts w:cs="Arial"/>
              <w:color w:val="000000" w:themeColor="text1"/>
            </w:rPr>
          </w:rPrChange>
        </w:rPr>
        <w:t>지역을</w:t>
      </w:r>
      <w:r w:rsidRPr="002646CB">
        <w:rPr>
          <w:rFonts w:cs="Arial"/>
          <w:rPrChange w:id="252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24" w:author="ETRI-김종원" w:date="2019-12-10T10:44:00Z">
            <w:rPr>
              <w:rFonts w:cs="Arial"/>
              <w:color w:val="000000" w:themeColor="text1"/>
            </w:rPr>
          </w:rPrChange>
        </w:rPr>
        <w:t>대상으로</w:t>
      </w:r>
      <w:r w:rsidRPr="002646CB">
        <w:rPr>
          <w:rFonts w:cs="Arial"/>
          <w:rPrChange w:id="252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26" w:author="ETRI-김종원" w:date="2019-12-10T10:44:00Z">
            <w:rPr>
              <w:rFonts w:cs="Arial"/>
              <w:color w:val="000000" w:themeColor="text1"/>
            </w:rPr>
          </w:rPrChange>
        </w:rPr>
        <w:t>열병합발전시설</w:t>
      </w:r>
      <w:r w:rsidRPr="002646CB">
        <w:rPr>
          <w:rFonts w:cs="Arial"/>
          <w:rPrChange w:id="252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28" w:author="ETRI-김종원" w:date="2019-12-10T10:44:00Z">
            <w:rPr>
              <w:rFonts w:cs="Arial"/>
              <w:color w:val="000000" w:themeColor="text1"/>
            </w:rPr>
          </w:rPrChange>
        </w:rPr>
        <w:t>및</w:t>
      </w:r>
      <w:r w:rsidRPr="002646CB">
        <w:rPr>
          <w:rFonts w:cs="Arial"/>
          <w:rPrChange w:id="2529" w:author="ETRI-김종원" w:date="2019-12-10T10:44:00Z">
            <w:rPr>
              <w:rFonts w:cs="Arial"/>
              <w:color w:val="000000" w:themeColor="text1"/>
            </w:rPr>
          </w:rPrChange>
        </w:rPr>
        <w:t xml:space="preserve"> CES </w:t>
      </w:r>
      <w:r w:rsidRPr="002646CB">
        <w:rPr>
          <w:rFonts w:cs="Arial" w:hint="eastAsia"/>
          <w:rPrChange w:id="2530" w:author="ETRI-김종원" w:date="2019-12-10T10:44:00Z">
            <w:rPr>
              <w:rFonts w:cs="Arial" w:hint="eastAsia"/>
              <w:color w:val="000000" w:themeColor="text1"/>
            </w:rPr>
          </w:rPrChange>
        </w:rPr>
        <w:t>사업자에</w:t>
      </w:r>
      <w:r w:rsidRPr="002646CB">
        <w:rPr>
          <w:rFonts w:cs="Arial" w:hint="eastAsia"/>
          <w:rPrChange w:id="253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32" w:author="ETRI-김종원" w:date="2019-12-10T10:44:00Z">
            <w:rPr>
              <w:rFonts w:cs="Arial" w:hint="eastAsia"/>
              <w:color w:val="000000" w:themeColor="text1"/>
            </w:rPr>
          </w:rPrChange>
        </w:rPr>
        <w:t>의해</w:t>
      </w:r>
      <w:r w:rsidRPr="002646CB">
        <w:rPr>
          <w:rFonts w:cs="Arial" w:hint="eastAsia"/>
          <w:rPrChange w:id="253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34" w:author="ETRI-김종원" w:date="2019-12-10T10:44:00Z">
            <w:rPr>
              <w:rFonts w:cs="Arial" w:hint="eastAsia"/>
              <w:color w:val="000000" w:themeColor="text1"/>
            </w:rPr>
          </w:rPrChange>
        </w:rPr>
        <w:t>운영되는</w:t>
      </w:r>
      <w:r w:rsidRPr="002646CB">
        <w:rPr>
          <w:rFonts w:cs="Arial" w:hint="eastAsia"/>
          <w:rPrChange w:id="253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36" w:author="ETRI-김종원" w:date="2019-12-10T10:44:00Z">
            <w:rPr>
              <w:rFonts w:cs="Arial"/>
              <w:color w:val="000000" w:themeColor="text1"/>
            </w:rPr>
          </w:rPrChange>
        </w:rPr>
        <w:t>지역적으로</w:t>
      </w:r>
      <w:r w:rsidRPr="002646CB">
        <w:rPr>
          <w:rFonts w:cs="Arial"/>
          <w:rPrChange w:id="253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38" w:author="ETRI-김종원" w:date="2019-12-10T10:44:00Z">
            <w:rPr>
              <w:rFonts w:cs="Arial"/>
              <w:color w:val="000000" w:themeColor="text1"/>
            </w:rPr>
          </w:rPrChange>
        </w:rPr>
        <w:t>국한된</w:t>
      </w:r>
      <w:r w:rsidRPr="002646CB">
        <w:rPr>
          <w:rFonts w:cs="Arial"/>
          <w:rPrChange w:id="253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40" w:author="ETRI-김종원" w:date="2019-12-10T10:44:00Z">
            <w:rPr>
              <w:rFonts w:cs="Arial"/>
              <w:color w:val="000000" w:themeColor="text1"/>
            </w:rPr>
          </w:rPrChange>
        </w:rPr>
        <w:t>배전</w:t>
      </w:r>
      <w:r w:rsidRPr="002646CB">
        <w:rPr>
          <w:rFonts w:cs="Arial"/>
          <w:rPrChange w:id="254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42" w:author="ETRI-김종원" w:date="2019-12-10T10:44:00Z">
            <w:rPr>
              <w:rFonts w:cs="Arial"/>
              <w:color w:val="000000" w:themeColor="text1"/>
            </w:rPr>
          </w:rPrChange>
        </w:rPr>
        <w:t>설비를</w:t>
      </w:r>
      <w:r w:rsidRPr="002646CB">
        <w:rPr>
          <w:rFonts w:cs="Arial"/>
          <w:rPrChange w:id="254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44" w:author="ETRI-김종원" w:date="2019-12-10T10:44:00Z">
            <w:rPr>
              <w:rFonts w:cs="Arial"/>
              <w:color w:val="000000" w:themeColor="text1"/>
            </w:rPr>
          </w:rPrChange>
        </w:rPr>
        <w:t>기반으로</w:t>
      </w:r>
      <w:r w:rsidRPr="002646CB">
        <w:rPr>
          <w:rFonts w:cs="Arial"/>
          <w:rPrChange w:id="254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46" w:author="ETRI-김종원" w:date="2019-12-10T10:44:00Z">
            <w:rPr>
              <w:rFonts w:cs="Arial"/>
              <w:color w:val="000000" w:themeColor="text1"/>
            </w:rPr>
          </w:rPrChange>
        </w:rPr>
        <w:t>신재생에너지</w:t>
      </w:r>
      <w:r w:rsidRPr="002646CB">
        <w:rPr>
          <w:rFonts w:cs="Arial"/>
          <w:rPrChange w:id="254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48" w:author="ETRI-김종원" w:date="2019-12-10T10:44:00Z">
            <w:rPr>
              <w:rFonts w:cs="Arial"/>
              <w:color w:val="000000" w:themeColor="text1"/>
            </w:rPr>
          </w:rPrChange>
        </w:rPr>
        <w:t>및</w:t>
      </w:r>
      <w:r w:rsidRPr="002646CB">
        <w:rPr>
          <w:rFonts w:cs="Arial"/>
          <w:rPrChange w:id="254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50" w:author="ETRI-김종원" w:date="2019-12-10T10:44:00Z">
            <w:rPr>
              <w:rFonts w:cs="Arial" w:hint="eastAsia"/>
              <w:color w:val="000000" w:themeColor="text1"/>
            </w:rPr>
          </w:rPrChange>
        </w:rPr>
        <w:t>전기에너지저장</w:t>
      </w:r>
      <w:ins w:id="2551" w:author="ETRI-김종원" w:date="2019-12-03T09:39:00Z">
        <w:r w:rsidR="005143BD" w:rsidRPr="002646CB">
          <w:rPr>
            <w:rFonts w:cs="Arial" w:hint="eastAsia"/>
            <w:rPrChange w:id="255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장치</w:t>
        </w:r>
      </w:ins>
      <w:del w:id="2553" w:author="ETRI-김종원" w:date="2019-12-03T09:39:00Z">
        <w:r w:rsidRPr="002646CB" w:rsidDel="005143BD">
          <w:rPr>
            <w:rFonts w:cs="Arial" w:hint="eastAsia"/>
            <w:rPrChange w:id="255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시스템</w:delText>
        </w:r>
      </w:del>
      <w:r w:rsidRPr="002646CB">
        <w:rPr>
          <w:rFonts w:cs="Arial"/>
          <w:rPrChange w:id="2555" w:author="ETRI-김종원" w:date="2019-12-10T10:44:00Z">
            <w:rPr>
              <w:rFonts w:cs="Arial"/>
              <w:color w:val="000000" w:themeColor="text1"/>
            </w:rPr>
          </w:rPrChange>
        </w:rPr>
        <w:t>(EES</w:t>
      </w:r>
      <w:del w:id="2556" w:author="ETRI-김종원" w:date="2019-12-03T09:39:00Z">
        <w:r w:rsidRPr="002646CB" w:rsidDel="005143BD">
          <w:rPr>
            <w:rFonts w:cs="Arial" w:hint="eastAsia"/>
            <w:rPrChange w:id="255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시스템</w:delText>
        </w:r>
      </w:del>
      <w:r w:rsidRPr="002646CB">
        <w:rPr>
          <w:rFonts w:cs="Arial"/>
          <w:rPrChange w:id="2558" w:author="ETRI-김종원" w:date="2019-12-10T10:44:00Z">
            <w:rPr>
              <w:rFonts w:cs="Arial"/>
              <w:color w:val="000000" w:themeColor="text1"/>
            </w:rPr>
          </w:rPrChange>
        </w:rPr>
        <w:t xml:space="preserve">, </w:t>
      </w:r>
      <w:r w:rsidRPr="002646CB">
        <w:rPr>
          <w:rFonts w:cs="Arial"/>
          <w:lang w:val="en-US"/>
          <w:rPrChange w:id="2559" w:author="ETRI-김종원" w:date="2019-12-10T10:44:00Z">
            <w:rPr>
              <w:rFonts w:cs="Arial"/>
              <w:lang w:val="en-US"/>
            </w:rPr>
          </w:rPrChange>
        </w:rPr>
        <w:t>Electric Energy Storage</w:t>
      </w:r>
      <w:del w:id="2560" w:author="ETRI-김종원" w:date="2019-12-03T09:39:00Z">
        <w:r w:rsidRPr="002646CB" w:rsidDel="005143BD">
          <w:rPr>
            <w:rFonts w:cs="Arial"/>
            <w:lang w:val="en-US"/>
            <w:rPrChange w:id="2561" w:author="ETRI-김종원" w:date="2019-12-10T10:44:00Z">
              <w:rPr>
                <w:rFonts w:cs="Arial"/>
                <w:lang w:val="en-US"/>
              </w:rPr>
            </w:rPrChange>
          </w:rPr>
          <w:delText xml:space="preserve"> System</w:delText>
        </w:r>
      </w:del>
      <w:r w:rsidRPr="002646CB">
        <w:rPr>
          <w:rFonts w:cs="Arial"/>
          <w:lang w:val="en-US"/>
          <w:rPrChange w:id="2562" w:author="ETRI-김종원" w:date="2019-12-10T10:44:00Z">
            <w:rPr>
              <w:rFonts w:cs="Arial"/>
              <w:lang w:val="en-US"/>
            </w:rPr>
          </w:rPrChange>
        </w:rPr>
        <w:t>)</w:t>
      </w:r>
      <w:ins w:id="2563" w:author="ETRI-김종원" w:date="2019-12-03T09:39:00Z">
        <w:r w:rsidR="005143BD" w:rsidRPr="002646CB">
          <w:rPr>
            <w:rFonts w:cs="Arial" w:hint="eastAsia"/>
            <w:lang w:val="en-US"/>
            <w:rPrChange w:id="2564" w:author="ETRI-김종원" w:date="2019-12-10T10:44:00Z">
              <w:rPr>
                <w:rFonts w:cs="Arial" w:hint="eastAsia"/>
                <w:lang w:val="en-US"/>
              </w:rPr>
            </w:rPrChange>
          </w:rPr>
          <w:t>를</w:t>
        </w:r>
      </w:ins>
      <w:del w:id="2565" w:author="ETRI-김종원" w:date="2019-12-03T09:39:00Z">
        <w:r w:rsidRPr="002646CB" w:rsidDel="005143BD">
          <w:rPr>
            <w:rFonts w:cs="Arial" w:hint="eastAsia"/>
            <w:lang w:val="en-US"/>
            <w:rPrChange w:id="2566" w:author="ETRI-김종원" w:date="2019-12-10T10:44:00Z">
              <w:rPr>
                <w:rFonts w:cs="Arial" w:hint="eastAsia"/>
                <w:lang w:val="en-US"/>
              </w:rPr>
            </w:rPrChange>
          </w:rPr>
          <w:delText>을</w:delText>
        </w:r>
      </w:del>
      <w:r w:rsidRPr="002646CB">
        <w:rPr>
          <w:rFonts w:cs="Arial"/>
          <w:rPrChange w:id="256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68" w:author="ETRI-김종원" w:date="2019-12-10T10:44:00Z">
            <w:rPr>
              <w:rFonts w:cs="Arial"/>
              <w:color w:val="000000" w:themeColor="text1"/>
            </w:rPr>
          </w:rPrChange>
        </w:rPr>
        <w:t>포함한</w:t>
      </w:r>
      <w:r w:rsidRPr="002646CB">
        <w:rPr>
          <w:rFonts w:cs="Arial"/>
          <w:rPrChange w:id="256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70" w:author="ETRI-김종원" w:date="2019-12-10T10:44:00Z">
            <w:rPr>
              <w:rFonts w:cs="Arial"/>
              <w:color w:val="000000" w:themeColor="text1"/>
            </w:rPr>
          </w:rPrChange>
        </w:rPr>
        <w:t>다양한</w:t>
      </w:r>
      <w:r w:rsidRPr="002646CB">
        <w:rPr>
          <w:rFonts w:cs="Arial"/>
          <w:rPrChange w:id="257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72" w:author="ETRI-김종원" w:date="2019-12-10T10:44:00Z">
            <w:rPr>
              <w:rFonts w:cs="Arial"/>
              <w:color w:val="000000" w:themeColor="text1"/>
            </w:rPr>
          </w:rPrChange>
        </w:rPr>
        <w:t>분산자원</w:t>
      </w:r>
      <w:r w:rsidRPr="002646CB">
        <w:rPr>
          <w:rFonts w:cs="Arial"/>
          <w:rPrChange w:id="2573" w:author="ETRI-김종원" w:date="2019-12-10T10:44:00Z">
            <w:rPr>
              <w:rFonts w:cs="Arial"/>
              <w:color w:val="000000" w:themeColor="text1"/>
            </w:rPr>
          </w:rPrChange>
        </w:rPr>
        <w:t>(DER</w:t>
      </w:r>
      <w:r w:rsidRPr="002646CB">
        <w:rPr>
          <w:rFonts w:cs="Arial" w:hint="eastAsia"/>
          <w:rPrChange w:id="2574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, </w:t>
      </w:r>
      <w:r w:rsidRPr="002646CB">
        <w:rPr>
          <w:rFonts w:cs="Arial"/>
          <w:rPrChange w:id="2575" w:author="ETRI-김종원" w:date="2019-12-10T10:44:00Z">
            <w:rPr>
              <w:rFonts w:cs="Arial"/>
              <w:color w:val="000000" w:themeColor="text1"/>
            </w:rPr>
          </w:rPrChange>
        </w:rPr>
        <w:t>distributed energy resources)</w:t>
      </w:r>
      <w:r w:rsidRPr="002646CB">
        <w:rPr>
          <w:rFonts w:cs="Arial"/>
          <w:rPrChange w:id="2576" w:author="ETRI-김종원" w:date="2019-12-10T10:44:00Z">
            <w:rPr>
              <w:rFonts w:cs="Arial"/>
              <w:color w:val="000000" w:themeColor="text1"/>
            </w:rPr>
          </w:rPrChange>
        </w:rPr>
        <w:t>의</w:t>
      </w:r>
      <w:r w:rsidRPr="002646CB">
        <w:rPr>
          <w:rFonts w:cs="Arial"/>
          <w:rPrChange w:id="257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78" w:author="ETRI-김종원" w:date="2019-12-10T10:44:00Z">
            <w:rPr>
              <w:rFonts w:cs="Arial" w:hint="eastAsia"/>
              <w:color w:val="000000" w:themeColor="text1"/>
            </w:rPr>
          </w:rPrChange>
        </w:rPr>
        <w:t>추가</w:t>
      </w:r>
      <w:r w:rsidRPr="002646CB">
        <w:rPr>
          <w:rFonts w:cs="Arial" w:hint="eastAsia"/>
          <w:rPrChange w:id="257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80" w:author="ETRI-김종원" w:date="2019-12-10T10:44:00Z">
            <w:rPr>
              <w:rFonts w:cs="Arial" w:hint="eastAsia"/>
              <w:color w:val="000000" w:themeColor="text1"/>
            </w:rPr>
          </w:rPrChange>
        </w:rPr>
        <w:t>설치</w:t>
      </w:r>
      <w:r w:rsidRPr="002646CB">
        <w:rPr>
          <w:rFonts w:cs="Arial" w:hint="eastAsia"/>
          <w:rPrChange w:id="258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82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Pr="002646CB">
        <w:rPr>
          <w:rFonts w:cs="Arial" w:hint="eastAsia"/>
          <w:rPrChange w:id="258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84" w:author="ETRI-김종원" w:date="2019-12-10T10:44:00Z">
            <w:rPr>
              <w:rFonts w:cs="Arial"/>
              <w:color w:val="000000" w:themeColor="text1"/>
            </w:rPr>
          </w:rPrChange>
        </w:rPr>
        <w:t>활용을</w:t>
      </w:r>
      <w:r w:rsidRPr="002646CB">
        <w:rPr>
          <w:rFonts w:cs="Arial"/>
          <w:rPrChange w:id="258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86" w:author="ETRI-김종원" w:date="2019-12-10T10:44:00Z">
            <w:rPr>
              <w:rFonts w:cs="Arial"/>
              <w:color w:val="000000" w:themeColor="text1"/>
            </w:rPr>
          </w:rPrChange>
        </w:rPr>
        <w:t>통하여</w:t>
      </w:r>
      <w:r w:rsidRPr="002646CB">
        <w:rPr>
          <w:rFonts w:cs="Arial"/>
          <w:rPrChange w:id="258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88" w:author="ETRI-김종원" w:date="2019-12-10T10:44:00Z">
            <w:rPr>
              <w:rFonts w:cs="Arial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258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90" w:author="ETRI-김종원" w:date="2019-12-10T10:44:00Z">
            <w:rPr>
              <w:rFonts w:cs="Arial"/>
              <w:color w:val="000000" w:themeColor="text1"/>
            </w:rPr>
          </w:rPrChange>
        </w:rPr>
        <w:t>소비</w:t>
      </w:r>
      <w:r w:rsidRPr="002646CB">
        <w:rPr>
          <w:rFonts w:cs="Arial"/>
          <w:rPrChange w:id="259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92" w:author="ETRI-김종원" w:date="2019-12-10T10:44:00Z">
            <w:rPr>
              <w:rFonts w:cs="Arial"/>
              <w:color w:val="000000" w:themeColor="text1"/>
            </w:rPr>
          </w:rPrChange>
        </w:rPr>
        <w:t>밀집</w:t>
      </w:r>
      <w:r w:rsidRPr="002646CB">
        <w:rPr>
          <w:rFonts w:cs="Arial"/>
          <w:rPrChange w:id="259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594" w:author="ETRI-김종원" w:date="2019-12-10T10:44:00Z">
            <w:rPr>
              <w:rFonts w:cs="Arial"/>
              <w:color w:val="000000" w:themeColor="text1"/>
            </w:rPr>
          </w:rPrChange>
        </w:rPr>
        <w:t>지역의</w:t>
      </w:r>
      <w:r w:rsidRPr="002646CB">
        <w:rPr>
          <w:rFonts w:cs="Arial"/>
          <w:rPrChange w:id="259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96" w:author="ETRI-김종원" w:date="2019-12-10T10:44:00Z">
            <w:rPr>
              <w:rFonts w:cs="Arial" w:hint="eastAsia"/>
              <w:color w:val="000000" w:themeColor="text1"/>
            </w:rPr>
          </w:rPrChange>
        </w:rPr>
        <w:t>구역형</w:t>
      </w:r>
      <w:r w:rsidRPr="002646CB">
        <w:rPr>
          <w:rFonts w:cs="Arial" w:hint="eastAsia"/>
          <w:rPrChange w:id="259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598" w:author="ETRI-김종원" w:date="2019-12-10T10:44:00Z">
            <w:rPr>
              <w:rFonts w:cs="Arial" w:hint="eastAsia"/>
              <w:color w:val="000000" w:themeColor="text1"/>
            </w:rPr>
          </w:rPrChange>
        </w:rPr>
        <w:t>집단에너지</w:t>
      </w:r>
      <w:r w:rsidRPr="002646CB">
        <w:rPr>
          <w:rFonts w:cs="Arial"/>
          <w:rPrChange w:id="259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00" w:author="ETRI-김종원" w:date="2019-12-10T10:44:00Z">
            <w:rPr>
              <w:rFonts w:cs="Arial"/>
              <w:color w:val="000000" w:themeColor="text1"/>
            </w:rPr>
          </w:rPrChange>
        </w:rPr>
        <w:t>환경에서</w:t>
      </w:r>
      <w:r w:rsidRPr="002646CB">
        <w:rPr>
          <w:rFonts w:cs="Arial"/>
          <w:rPrChange w:id="260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602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</w:t>
      </w:r>
      <w:r w:rsidRPr="002646CB">
        <w:rPr>
          <w:rFonts w:cs="Arial"/>
          <w:rPrChange w:id="2603" w:author="ETRI-김종원" w:date="2019-12-10T10:44:00Z">
            <w:rPr>
              <w:rFonts w:cs="Arial"/>
              <w:color w:val="000000" w:themeColor="text1"/>
            </w:rPr>
          </w:rPrChange>
        </w:rPr>
        <w:t>화를</w:t>
      </w:r>
      <w:r w:rsidRPr="002646CB">
        <w:rPr>
          <w:rFonts w:cs="Arial"/>
          <w:rPrChange w:id="260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05" w:author="ETRI-김종원" w:date="2019-12-10T10:44:00Z">
            <w:rPr>
              <w:rFonts w:cs="Arial"/>
              <w:color w:val="000000" w:themeColor="text1"/>
            </w:rPr>
          </w:rPrChange>
        </w:rPr>
        <w:t>위해</w:t>
      </w:r>
      <w:r w:rsidRPr="002646CB">
        <w:rPr>
          <w:rFonts w:cs="Arial"/>
          <w:rPrChange w:id="260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07" w:author="ETRI-김종원" w:date="2019-12-10T10:44:00Z">
            <w:rPr>
              <w:rFonts w:cs="Arial"/>
              <w:color w:val="000000" w:themeColor="text1"/>
            </w:rPr>
          </w:rPrChange>
        </w:rPr>
        <w:t>체계적인</w:t>
      </w:r>
      <w:r w:rsidRPr="002646CB">
        <w:rPr>
          <w:rFonts w:cs="Arial"/>
          <w:rPrChange w:id="260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09" w:author="ETRI-김종원" w:date="2019-12-10T10:44:00Z">
            <w:rPr>
              <w:rFonts w:cs="Arial"/>
              <w:color w:val="000000" w:themeColor="text1"/>
            </w:rPr>
          </w:rPrChange>
        </w:rPr>
        <w:t>접근</w:t>
      </w:r>
      <w:r w:rsidRPr="002646CB">
        <w:rPr>
          <w:rFonts w:cs="Arial"/>
          <w:rPrChange w:id="261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11" w:author="ETRI-김종원" w:date="2019-12-10T10:44:00Z">
            <w:rPr>
              <w:rFonts w:cs="Arial"/>
              <w:color w:val="000000" w:themeColor="text1"/>
            </w:rPr>
          </w:rPrChange>
        </w:rPr>
        <w:t>방식으로</w:t>
      </w:r>
      <w:r w:rsidRPr="002646CB">
        <w:rPr>
          <w:rFonts w:cs="Arial"/>
          <w:rPrChange w:id="261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13" w:author="ETRI-김종원" w:date="2019-12-10T10:44:00Z">
            <w:rPr>
              <w:rFonts w:cs="Arial"/>
              <w:color w:val="000000" w:themeColor="text1"/>
            </w:rPr>
          </w:rPrChange>
        </w:rPr>
        <w:t>깨끗하고</w:t>
      </w:r>
      <w:r w:rsidRPr="002646CB">
        <w:rPr>
          <w:rFonts w:cs="Arial"/>
          <w:rPrChange w:id="261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15" w:author="ETRI-김종원" w:date="2019-12-10T10:44:00Z">
            <w:rPr>
              <w:rFonts w:cs="Arial"/>
              <w:color w:val="000000" w:themeColor="text1"/>
            </w:rPr>
          </w:rPrChange>
        </w:rPr>
        <w:t>재생</w:t>
      </w:r>
      <w:r w:rsidRPr="002646CB">
        <w:rPr>
          <w:rFonts w:cs="Arial"/>
          <w:rPrChange w:id="261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17" w:author="ETRI-김종원" w:date="2019-12-10T10:44:00Z">
            <w:rPr>
              <w:rFonts w:cs="Arial"/>
              <w:color w:val="000000" w:themeColor="text1"/>
            </w:rPr>
          </w:rPrChange>
        </w:rPr>
        <w:t>가능한</w:t>
      </w:r>
      <w:r w:rsidRPr="002646CB">
        <w:rPr>
          <w:rFonts w:cs="Arial"/>
          <w:rPrChange w:id="261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19" w:author="ETRI-김종원" w:date="2019-12-10T10:44:00Z">
            <w:rPr>
              <w:rFonts w:cs="Arial"/>
              <w:color w:val="000000" w:themeColor="text1"/>
            </w:rPr>
          </w:rPrChange>
        </w:rPr>
        <w:t>에너지를</w:t>
      </w:r>
      <w:r w:rsidRPr="002646CB">
        <w:rPr>
          <w:rFonts w:cs="Arial"/>
          <w:rPrChange w:id="262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21" w:author="ETRI-김종원" w:date="2019-12-10T10:44:00Z">
            <w:rPr>
              <w:rFonts w:cs="Arial"/>
              <w:color w:val="000000" w:themeColor="text1"/>
            </w:rPr>
          </w:rPrChange>
        </w:rPr>
        <w:t>사용하는</w:t>
      </w:r>
      <w:r w:rsidRPr="002646CB">
        <w:rPr>
          <w:rFonts w:cs="Arial"/>
          <w:rPrChange w:id="262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23" w:author="ETRI-김종원" w:date="2019-12-10T10:44:00Z">
            <w:rPr>
              <w:rFonts w:cs="Arial"/>
              <w:color w:val="000000" w:themeColor="text1"/>
            </w:rPr>
          </w:rPrChange>
        </w:rPr>
        <w:t>방법을</w:t>
      </w:r>
      <w:r w:rsidRPr="002646CB">
        <w:rPr>
          <w:rFonts w:cs="Arial"/>
          <w:rPrChange w:id="262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25" w:author="ETRI-김종원" w:date="2019-12-10T10:44:00Z">
            <w:rPr>
              <w:rFonts w:cs="Arial"/>
              <w:color w:val="000000" w:themeColor="text1"/>
            </w:rPr>
          </w:rPrChange>
        </w:rPr>
        <w:t>제시할</w:t>
      </w:r>
      <w:r w:rsidRPr="002646CB">
        <w:rPr>
          <w:rFonts w:cs="Arial"/>
          <w:rPrChange w:id="262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27" w:author="ETRI-김종원" w:date="2019-12-10T10:44:00Z">
            <w:rPr>
              <w:rFonts w:cs="Arial"/>
              <w:color w:val="000000" w:themeColor="text1"/>
            </w:rPr>
          </w:rPrChange>
        </w:rPr>
        <w:t>수</w:t>
      </w:r>
      <w:r w:rsidRPr="002646CB">
        <w:rPr>
          <w:rFonts w:cs="Arial"/>
          <w:rPrChange w:id="262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29" w:author="ETRI-김종원" w:date="2019-12-10T10:44:00Z">
            <w:rPr>
              <w:rFonts w:cs="Arial"/>
              <w:color w:val="000000" w:themeColor="text1"/>
            </w:rPr>
          </w:rPrChange>
        </w:rPr>
        <w:t>있</w:t>
      </w:r>
      <w:r w:rsidRPr="002646CB">
        <w:rPr>
          <w:rFonts w:cs="Arial" w:hint="eastAsia"/>
          <w:rPrChange w:id="2630" w:author="ETRI-김종원" w:date="2019-12-10T10:44:00Z">
            <w:rPr>
              <w:rFonts w:cs="Arial" w:hint="eastAsia"/>
              <w:color w:val="000000" w:themeColor="text1"/>
            </w:rPr>
          </w:rPrChange>
        </w:rPr>
        <w:t>는</w:t>
      </w:r>
      <w:r w:rsidRPr="002646CB">
        <w:rPr>
          <w:rFonts w:cs="Arial" w:hint="eastAsia"/>
          <w:rPrChange w:id="263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632" w:author="ETRI-김종원" w:date="2019-12-10T10:44:00Z">
            <w:rPr>
              <w:rFonts w:cs="Arial" w:hint="eastAsia"/>
              <w:color w:val="000000" w:themeColor="text1"/>
            </w:rPr>
          </w:rPrChange>
        </w:rPr>
        <w:t>시스템이</w:t>
      </w:r>
      <w:r w:rsidRPr="002646CB">
        <w:rPr>
          <w:rFonts w:cs="Arial"/>
          <w:rPrChange w:id="2633" w:author="ETRI-김종원" w:date="2019-12-10T10:44:00Z">
            <w:rPr>
              <w:rFonts w:cs="Arial"/>
              <w:color w:val="000000" w:themeColor="text1"/>
            </w:rPr>
          </w:rPrChange>
        </w:rPr>
        <w:t>다</w:t>
      </w:r>
      <w:r w:rsidRPr="002646CB">
        <w:rPr>
          <w:rFonts w:cs="Arial"/>
          <w:rPrChange w:id="2634" w:author="ETRI-김종원" w:date="2019-12-10T10:44:00Z">
            <w:rPr>
              <w:rFonts w:cs="Arial"/>
              <w:color w:val="000000" w:themeColor="text1"/>
            </w:rPr>
          </w:rPrChange>
        </w:rPr>
        <w:t xml:space="preserve">. </w:t>
      </w:r>
    </w:p>
    <w:p w14:paraId="605E9892" w14:textId="77777777" w:rsidR="00EE7182" w:rsidRPr="002646CB" w:rsidRDefault="00EE7182" w:rsidP="00EE7182">
      <w:pPr>
        <w:rPr>
          <w:rFonts w:cs="Arial"/>
          <w:rPrChange w:id="2635" w:author="ETRI-김종원" w:date="2019-12-10T10:44:00Z">
            <w:rPr>
              <w:rFonts w:cs="Arial"/>
              <w:color w:val="000000" w:themeColor="text1"/>
            </w:rPr>
          </w:rPrChange>
        </w:rPr>
      </w:pPr>
    </w:p>
    <w:p w14:paraId="28100636" w14:textId="0973BB14" w:rsidR="00EE7182" w:rsidRPr="002646CB" w:rsidRDefault="00EE7182" w:rsidP="00EE7182">
      <w:pPr>
        <w:rPr>
          <w:ins w:id="2636" w:author="박 진상" w:date="2019-10-09T13:11:00Z"/>
          <w:rFonts w:cs="Arial"/>
          <w:rPrChange w:id="2637" w:author="ETRI-김종원" w:date="2019-12-10T10:44:00Z">
            <w:rPr>
              <w:ins w:id="2638" w:author="박 진상" w:date="2019-10-09T13:11:00Z"/>
              <w:rFonts w:cs="Arial"/>
              <w:color w:val="000000" w:themeColor="text1"/>
            </w:rPr>
          </w:rPrChange>
        </w:rPr>
      </w:pPr>
      <w:r w:rsidRPr="002646CB">
        <w:rPr>
          <w:rFonts w:cs="Arial" w:hint="eastAsia"/>
          <w:rPrChange w:id="2639" w:author="ETRI-김종원" w:date="2019-12-10T10:44:00Z">
            <w:rPr>
              <w:rFonts w:cs="Arial" w:hint="eastAsia"/>
              <w:color w:val="000000" w:themeColor="text1"/>
            </w:rPr>
          </w:rPrChange>
        </w:rPr>
        <w:t>CES-MG</w:t>
      </w:r>
      <w:del w:id="2640" w:author="ETRI-김종원" w:date="2019-11-04T20:27:00Z">
        <w:r w:rsidRPr="002646CB" w:rsidDel="003628A4">
          <w:rPr>
            <w:rFonts w:cs="Arial"/>
            <w:rPrChange w:id="2641" w:author="ETRI-김종원" w:date="2019-12-10T10:44:00Z">
              <w:rPr>
                <w:rFonts w:cs="Arial"/>
                <w:color w:val="000000" w:themeColor="text1"/>
              </w:rPr>
            </w:rPrChange>
          </w:rPr>
          <w:delText xml:space="preserve"> </w:delText>
        </w:r>
      </w:del>
      <w:r w:rsidRPr="002646CB">
        <w:rPr>
          <w:rFonts w:cs="Arial"/>
          <w:rPrChange w:id="2642" w:author="ETRI-김종원" w:date="2019-12-10T10:44:00Z">
            <w:rPr>
              <w:rFonts w:cs="Arial"/>
              <w:color w:val="000000" w:themeColor="text1"/>
            </w:rPr>
          </w:rPrChange>
        </w:rPr>
        <w:t>에서</w:t>
      </w:r>
      <w:r w:rsidRPr="002646CB">
        <w:rPr>
          <w:rFonts w:cs="Arial"/>
          <w:rPrChange w:id="264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44" w:author="ETRI-김종원" w:date="2019-12-10T10:44:00Z">
            <w:rPr>
              <w:rFonts w:cs="Arial"/>
              <w:color w:val="000000" w:themeColor="text1"/>
            </w:rPr>
          </w:rPrChange>
        </w:rPr>
        <w:t>제공하는</w:t>
      </w:r>
      <w:r w:rsidRPr="002646CB">
        <w:rPr>
          <w:rFonts w:cs="Arial"/>
          <w:rPrChange w:id="264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46" w:author="ETRI-김종원" w:date="2019-12-10T10:44:00Z">
            <w:rPr>
              <w:rFonts w:cs="Arial"/>
              <w:color w:val="000000" w:themeColor="text1"/>
            </w:rPr>
          </w:rPrChange>
        </w:rPr>
        <w:t>응용</w:t>
      </w:r>
      <w:r w:rsidRPr="002646CB">
        <w:rPr>
          <w:rFonts w:cs="Arial"/>
          <w:rPrChange w:id="264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48" w:author="ETRI-김종원" w:date="2019-12-10T10:44:00Z">
            <w:rPr>
              <w:rFonts w:cs="Arial"/>
              <w:color w:val="000000" w:themeColor="text1"/>
            </w:rPr>
          </w:rPrChange>
        </w:rPr>
        <w:t>서비스들은</w:t>
      </w:r>
      <w:r w:rsidRPr="002646CB">
        <w:rPr>
          <w:rFonts w:cs="Arial"/>
          <w:rPrChange w:id="264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650" w:author="ETRI-김종원" w:date="2019-12-10T10:44:00Z">
            <w:rPr>
              <w:rFonts w:cs="Arial" w:hint="eastAsia"/>
              <w:color w:val="000000" w:themeColor="text1"/>
            </w:rPr>
          </w:rPrChange>
        </w:rPr>
        <w:t>CES-MG</w:t>
      </w:r>
      <w:r w:rsidRPr="002646CB">
        <w:rPr>
          <w:rFonts w:cs="Arial"/>
          <w:rPrChange w:id="265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52" w:author="ETRI-김종원" w:date="2019-12-10T10:44:00Z">
            <w:rPr>
              <w:rFonts w:cs="Arial"/>
              <w:color w:val="000000" w:themeColor="text1"/>
            </w:rPr>
          </w:rPrChange>
        </w:rPr>
        <w:t>의</w:t>
      </w:r>
      <w:r w:rsidRPr="002646CB">
        <w:rPr>
          <w:rFonts w:cs="Arial"/>
          <w:rPrChange w:id="265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54" w:author="ETRI-김종원" w:date="2019-12-10T10:44:00Z">
            <w:rPr>
              <w:rFonts w:cs="Arial"/>
              <w:color w:val="000000" w:themeColor="text1"/>
            </w:rPr>
          </w:rPrChange>
        </w:rPr>
        <w:t>열병합발전</w:t>
      </w:r>
      <w:r w:rsidRPr="002646CB">
        <w:rPr>
          <w:rFonts w:cs="Arial"/>
          <w:rPrChange w:id="2655" w:author="ETRI-김종원" w:date="2019-12-10T10:44:00Z">
            <w:rPr>
              <w:rFonts w:cs="Arial"/>
              <w:color w:val="000000" w:themeColor="text1"/>
            </w:rPr>
          </w:rPrChange>
        </w:rPr>
        <w:t>(CHP</w:t>
      </w:r>
      <w:r w:rsidRPr="002646CB">
        <w:rPr>
          <w:rFonts w:cs="Arial" w:hint="eastAsia"/>
          <w:rPrChange w:id="2656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, </w:t>
      </w:r>
      <w:r w:rsidRPr="002646CB">
        <w:rPr>
          <w:rFonts w:cs="Arial"/>
          <w:shd w:val="clear" w:color="auto" w:fill="FFFFFF"/>
          <w:rPrChange w:id="2657" w:author="ETRI-김종원" w:date="2019-12-10T10:44:00Z">
            <w:rPr>
              <w:rFonts w:cs="Arial"/>
              <w:shd w:val="clear" w:color="auto" w:fill="FFFFFF"/>
            </w:rPr>
          </w:rPrChange>
        </w:rPr>
        <w:t>Combined Heat Power</w:t>
      </w:r>
      <w:r w:rsidRPr="002646CB">
        <w:rPr>
          <w:rFonts w:cs="Arial"/>
          <w:rPrChange w:id="2658" w:author="ETRI-김종원" w:date="2019-12-10T10:44:00Z">
            <w:rPr>
              <w:rFonts w:cs="Arial"/>
            </w:rPr>
          </w:rPrChange>
        </w:rPr>
        <w:t xml:space="preserve">), </w:t>
      </w:r>
      <w:r w:rsidRPr="002646CB">
        <w:rPr>
          <w:rFonts w:cs="Arial" w:hint="eastAsia"/>
          <w:rPrChange w:id="2659" w:author="ETRI-김종원" w:date="2019-12-10T10:44:00Z">
            <w:rPr>
              <w:rFonts w:cs="Arial" w:hint="eastAsia"/>
            </w:rPr>
          </w:rPrChange>
        </w:rPr>
        <w:t>분산자원</w:t>
      </w:r>
      <w:r w:rsidRPr="002646CB">
        <w:rPr>
          <w:rFonts w:cs="Arial" w:hint="eastAsia"/>
          <w:rPrChange w:id="2660" w:author="ETRI-김종원" w:date="2019-12-10T10:44:00Z">
            <w:rPr>
              <w:rFonts w:cs="Arial" w:hint="eastAsia"/>
            </w:rPr>
          </w:rPrChange>
        </w:rPr>
        <w:t>(</w:t>
      </w:r>
      <w:r w:rsidRPr="002646CB">
        <w:rPr>
          <w:rFonts w:cs="Arial"/>
          <w:rPrChange w:id="2661" w:author="ETRI-김종원" w:date="2019-12-10T10:44:00Z">
            <w:rPr>
              <w:rFonts w:cs="Arial"/>
              <w:color w:val="000000" w:themeColor="text1"/>
            </w:rPr>
          </w:rPrChange>
        </w:rPr>
        <w:t>DER</w:t>
      </w:r>
      <w:r w:rsidRPr="002646CB">
        <w:rPr>
          <w:rFonts w:cs="Arial" w:hint="eastAsia"/>
          <w:rPrChange w:id="2662" w:author="ETRI-김종원" w:date="2019-12-10T10:44:00Z">
            <w:rPr>
              <w:rFonts w:cs="Arial" w:hint="eastAsia"/>
              <w:color w:val="000000" w:themeColor="text1"/>
            </w:rPr>
          </w:rPrChange>
        </w:rPr>
        <w:t>, Distributed Energy Resouurces)</w:t>
      </w:r>
      <w:r w:rsidRPr="002646CB">
        <w:rPr>
          <w:rFonts w:cs="Arial"/>
          <w:rPrChange w:id="266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64" w:author="ETRI-김종원" w:date="2019-12-10T10:44:00Z">
            <w:rPr>
              <w:rFonts w:cs="Arial"/>
              <w:color w:val="000000" w:themeColor="text1"/>
            </w:rPr>
          </w:rPrChange>
        </w:rPr>
        <w:t>및</w:t>
      </w:r>
      <w:r w:rsidRPr="002646CB">
        <w:rPr>
          <w:rFonts w:cs="Arial"/>
          <w:rPrChange w:id="266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66" w:author="ETRI-김종원" w:date="2019-12-10T10:44:00Z">
            <w:rPr>
              <w:rFonts w:cs="Arial"/>
              <w:color w:val="000000" w:themeColor="text1"/>
            </w:rPr>
          </w:rPrChange>
        </w:rPr>
        <w:t>부하자원을</w:t>
      </w:r>
      <w:r w:rsidRPr="002646CB">
        <w:rPr>
          <w:rFonts w:cs="Arial"/>
          <w:rPrChange w:id="266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68" w:author="ETRI-김종원" w:date="2019-12-10T10:44:00Z">
            <w:rPr>
              <w:rFonts w:cs="Arial"/>
              <w:color w:val="000000" w:themeColor="text1"/>
            </w:rPr>
          </w:rPrChange>
        </w:rPr>
        <w:t>적절히</w:t>
      </w:r>
      <w:r w:rsidRPr="002646CB">
        <w:rPr>
          <w:rFonts w:cs="Arial"/>
          <w:rPrChange w:id="266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70" w:author="ETRI-김종원" w:date="2019-12-10T10:44:00Z">
            <w:rPr>
              <w:rFonts w:cs="Arial"/>
              <w:color w:val="000000" w:themeColor="text1"/>
            </w:rPr>
          </w:rPrChange>
        </w:rPr>
        <w:t>통제함으로써</w:t>
      </w:r>
      <w:r w:rsidRPr="002646CB">
        <w:rPr>
          <w:rFonts w:cs="Arial"/>
          <w:rPrChange w:id="267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72" w:author="ETRI-김종원" w:date="2019-12-10T10:44:00Z">
            <w:rPr>
              <w:rFonts w:cs="Arial"/>
              <w:color w:val="000000" w:themeColor="text1"/>
            </w:rPr>
          </w:rPrChange>
        </w:rPr>
        <w:t>전력</w:t>
      </w:r>
      <w:r w:rsidRPr="002646CB">
        <w:rPr>
          <w:rFonts w:cs="Arial"/>
          <w:rPrChange w:id="267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74" w:author="ETRI-김종원" w:date="2019-12-10T10:44:00Z">
            <w:rPr>
              <w:rFonts w:cs="Arial"/>
              <w:color w:val="000000" w:themeColor="text1"/>
            </w:rPr>
          </w:rPrChange>
        </w:rPr>
        <w:t>계통의</w:t>
      </w:r>
      <w:r w:rsidRPr="002646CB">
        <w:rPr>
          <w:rFonts w:cs="Arial"/>
          <w:rPrChange w:id="267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76" w:author="ETRI-김종원" w:date="2019-12-10T10:44:00Z">
            <w:rPr>
              <w:rFonts w:cs="Arial"/>
              <w:color w:val="000000" w:themeColor="text1"/>
            </w:rPr>
          </w:rPrChange>
        </w:rPr>
        <w:t>우발적인</w:t>
      </w:r>
      <w:r w:rsidRPr="002646CB">
        <w:rPr>
          <w:rFonts w:cs="Arial"/>
          <w:rPrChange w:id="267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78" w:author="ETRI-김종원" w:date="2019-12-10T10:44:00Z">
            <w:rPr>
              <w:rFonts w:cs="Arial"/>
              <w:color w:val="000000" w:themeColor="text1"/>
            </w:rPr>
          </w:rPrChange>
        </w:rPr>
        <w:t>상황에</w:t>
      </w:r>
      <w:r w:rsidRPr="002646CB">
        <w:rPr>
          <w:rFonts w:cs="Arial"/>
          <w:rPrChange w:id="267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80" w:author="ETRI-김종원" w:date="2019-12-10T10:44:00Z">
            <w:rPr>
              <w:rFonts w:cs="Arial"/>
              <w:color w:val="000000" w:themeColor="text1"/>
            </w:rPr>
          </w:rPrChange>
        </w:rPr>
        <w:t>대한</w:t>
      </w:r>
      <w:r w:rsidRPr="002646CB">
        <w:rPr>
          <w:rFonts w:cs="Arial"/>
          <w:rPrChange w:id="268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82" w:author="ETRI-김종원" w:date="2019-12-10T10:44:00Z">
            <w:rPr>
              <w:rFonts w:cs="Arial"/>
              <w:color w:val="000000" w:themeColor="text1"/>
            </w:rPr>
          </w:rPrChange>
        </w:rPr>
        <w:t>안정적</w:t>
      </w:r>
      <w:r w:rsidRPr="002646CB">
        <w:rPr>
          <w:rFonts w:cs="Arial"/>
          <w:rPrChange w:id="268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84" w:author="ETRI-김종원" w:date="2019-12-10T10:44:00Z">
            <w:rPr>
              <w:rFonts w:cs="Arial"/>
              <w:color w:val="000000" w:themeColor="text1"/>
            </w:rPr>
          </w:rPrChange>
        </w:rPr>
        <w:t>관리와</w:t>
      </w:r>
      <w:r w:rsidRPr="002646CB">
        <w:rPr>
          <w:rFonts w:cs="Arial"/>
          <w:rPrChange w:id="268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FE3106" w:rsidRPr="002646CB">
        <w:rPr>
          <w:rFonts w:cs="Arial" w:hint="eastAsia"/>
          <w:rPrChange w:id="2686" w:author="ETRI-김종원" w:date="2019-12-10T10:44:00Z">
            <w:rPr>
              <w:rFonts w:cs="Arial" w:hint="eastAsia"/>
              <w:color w:val="000000" w:themeColor="text1"/>
            </w:rPr>
          </w:rPrChange>
        </w:rPr>
        <w:t>CES-MG</w:t>
      </w:r>
      <w:r w:rsidRPr="002646CB">
        <w:rPr>
          <w:rFonts w:cs="Arial"/>
          <w:rPrChange w:id="268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88" w:author="ETRI-김종원" w:date="2019-12-10T10:44:00Z">
            <w:rPr>
              <w:rFonts w:cs="Arial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268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90" w:author="ETRI-김종원" w:date="2019-12-10T10:44:00Z">
            <w:rPr>
              <w:rFonts w:cs="Arial"/>
              <w:color w:val="000000" w:themeColor="text1"/>
            </w:rPr>
          </w:rPrChange>
        </w:rPr>
        <w:t>자원의</w:t>
      </w:r>
      <w:r w:rsidRPr="002646CB">
        <w:rPr>
          <w:rFonts w:cs="Arial"/>
          <w:rPrChange w:id="269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92" w:author="ETRI-김종원" w:date="2019-12-10T10:44:00Z">
            <w:rPr>
              <w:rFonts w:cs="Arial"/>
              <w:color w:val="000000" w:themeColor="text1"/>
            </w:rPr>
          </w:rPrChange>
        </w:rPr>
        <w:t>효율적이고</w:t>
      </w:r>
      <w:r w:rsidRPr="002646CB">
        <w:rPr>
          <w:rFonts w:cs="Arial"/>
          <w:rPrChange w:id="269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94" w:author="ETRI-김종원" w:date="2019-12-10T10:44:00Z">
            <w:rPr>
              <w:rFonts w:cs="Arial"/>
              <w:color w:val="000000" w:themeColor="text1"/>
            </w:rPr>
          </w:rPrChange>
        </w:rPr>
        <w:t>경제적인</w:t>
      </w:r>
      <w:r w:rsidRPr="002646CB">
        <w:rPr>
          <w:rFonts w:cs="Arial"/>
          <w:rPrChange w:id="269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96" w:author="ETRI-김종원" w:date="2019-12-10T10:44:00Z">
            <w:rPr>
              <w:rFonts w:cs="Arial"/>
              <w:color w:val="000000" w:themeColor="text1"/>
            </w:rPr>
          </w:rPrChange>
        </w:rPr>
        <w:t>사용을</w:t>
      </w:r>
      <w:r w:rsidRPr="002646CB">
        <w:rPr>
          <w:rFonts w:cs="Arial"/>
          <w:rPrChange w:id="269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698" w:author="ETRI-김종원" w:date="2019-12-10T10:44:00Z">
            <w:rPr>
              <w:rFonts w:cs="Arial"/>
              <w:color w:val="000000" w:themeColor="text1"/>
            </w:rPr>
          </w:rPrChange>
        </w:rPr>
        <w:t>위해</w:t>
      </w:r>
      <w:r w:rsidRPr="002646CB">
        <w:rPr>
          <w:rFonts w:cs="Arial"/>
          <w:rPrChange w:id="269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700" w:author="ETRI-김종원" w:date="2019-12-10T10:44:00Z">
            <w:rPr>
              <w:rFonts w:cs="Arial"/>
              <w:color w:val="000000" w:themeColor="text1"/>
            </w:rPr>
          </w:rPrChange>
        </w:rPr>
        <w:t>용이한</w:t>
      </w:r>
      <w:r w:rsidRPr="002646CB">
        <w:rPr>
          <w:rFonts w:cs="Arial"/>
          <w:rPrChange w:id="270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702" w:author="ETRI-김종원" w:date="2019-12-10T10:44:00Z">
            <w:rPr>
              <w:rFonts w:cs="Arial"/>
              <w:color w:val="000000" w:themeColor="text1"/>
            </w:rPr>
          </w:rPrChange>
        </w:rPr>
        <w:t>수단으로</w:t>
      </w:r>
      <w:r w:rsidRPr="002646CB">
        <w:rPr>
          <w:rFonts w:cs="Arial"/>
          <w:rPrChange w:id="270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704" w:author="ETRI-김종원" w:date="2019-12-10T10:44:00Z">
            <w:rPr>
              <w:rFonts w:cs="Arial"/>
              <w:color w:val="000000" w:themeColor="text1"/>
            </w:rPr>
          </w:rPrChange>
        </w:rPr>
        <w:t>다룰</w:t>
      </w:r>
      <w:r w:rsidRPr="002646CB">
        <w:rPr>
          <w:rFonts w:cs="Arial"/>
          <w:rPrChange w:id="270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706" w:author="ETRI-김종원" w:date="2019-12-10T10:44:00Z">
            <w:rPr>
              <w:rFonts w:cs="Arial"/>
              <w:color w:val="000000" w:themeColor="text1"/>
            </w:rPr>
          </w:rPrChange>
        </w:rPr>
        <w:t>수</w:t>
      </w:r>
      <w:r w:rsidRPr="002646CB">
        <w:rPr>
          <w:rFonts w:cs="Arial"/>
          <w:rPrChange w:id="270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2708" w:author="ETRI-김종원" w:date="2019-12-10T10:44:00Z">
            <w:rPr>
              <w:rFonts w:cs="Arial"/>
              <w:color w:val="000000" w:themeColor="text1"/>
            </w:rPr>
          </w:rPrChange>
        </w:rPr>
        <w:t>있다</w:t>
      </w:r>
      <w:r w:rsidRPr="002646CB">
        <w:rPr>
          <w:rFonts w:cs="Arial"/>
          <w:rPrChange w:id="2709" w:author="ETRI-김종원" w:date="2019-12-10T10:44:00Z">
            <w:rPr>
              <w:rFonts w:cs="Arial"/>
              <w:color w:val="000000" w:themeColor="text1"/>
            </w:rPr>
          </w:rPrChange>
        </w:rPr>
        <w:t>.</w:t>
      </w:r>
    </w:p>
    <w:p w14:paraId="37DCB30D" w14:textId="28CDC9D3" w:rsidR="005766F9" w:rsidRPr="002646CB" w:rsidRDefault="005766F9" w:rsidP="00EE7182">
      <w:pPr>
        <w:rPr>
          <w:ins w:id="2710" w:author="박 진상" w:date="2019-10-09T13:11:00Z"/>
          <w:rFonts w:cs="Arial"/>
          <w:rPrChange w:id="2711" w:author="ETRI-김종원" w:date="2019-12-10T10:44:00Z">
            <w:rPr>
              <w:ins w:id="2712" w:author="박 진상" w:date="2019-10-09T13:11:00Z"/>
              <w:rFonts w:cs="Arial"/>
              <w:color w:val="000000" w:themeColor="text1"/>
            </w:rPr>
          </w:rPrChange>
        </w:rPr>
      </w:pPr>
    </w:p>
    <w:p w14:paraId="79C45DCB" w14:textId="578FB2A6" w:rsidR="005766F9" w:rsidRPr="002646CB" w:rsidRDefault="005766F9" w:rsidP="00EE7182">
      <w:pPr>
        <w:rPr>
          <w:rFonts w:cs="Arial"/>
          <w:rPrChange w:id="2713" w:author="ETRI-김종원" w:date="2019-12-10T10:44:00Z">
            <w:rPr>
              <w:rFonts w:cs="Arial"/>
              <w:color w:val="000000" w:themeColor="text1"/>
            </w:rPr>
          </w:rPrChange>
        </w:rPr>
      </w:pPr>
      <w:ins w:id="2714" w:author="박 진상" w:date="2019-10-09T13:11:00Z">
        <w:r w:rsidRPr="002646CB">
          <w:rPr>
            <w:rFonts w:cs="Arial" w:hint="eastAsia"/>
            <w:rPrChange w:id="271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특히</w:t>
        </w:r>
        <w:r w:rsidRPr="002646CB">
          <w:rPr>
            <w:rFonts w:cs="Arial"/>
            <w:rPrChange w:id="271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1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이</w:t>
        </w:r>
        <w:r w:rsidRPr="002646CB">
          <w:rPr>
            <w:rFonts w:cs="Arial"/>
            <w:rPrChange w:id="271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1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표준은</w:t>
        </w:r>
        <w:r w:rsidRPr="002646CB">
          <w:rPr>
            <w:rFonts w:cs="Arial"/>
            <w:rPrChange w:id="272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2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간헐적</w:t>
        </w:r>
        <w:r w:rsidRPr="002646CB">
          <w:rPr>
            <w:rFonts w:cs="Arial"/>
            <w:rPrChange w:id="272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23" w:author="박 진상" w:date="2019-10-28T09:08:00Z">
        <w:r w:rsidR="00135204" w:rsidRPr="002646CB">
          <w:rPr>
            <w:rFonts w:cs="Arial" w:hint="eastAsia"/>
            <w:rPrChange w:id="272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발전</w:t>
        </w:r>
        <w:r w:rsidR="00135204" w:rsidRPr="002646CB">
          <w:rPr>
            <w:rFonts w:cs="Arial" w:hint="eastAsia"/>
            <w:rPrChange w:id="272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</w:ins>
      <w:ins w:id="2726" w:author="박 진상" w:date="2019-10-09T13:11:00Z">
        <w:r w:rsidRPr="002646CB">
          <w:rPr>
            <w:rFonts w:cs="Arial" w:hint="eastAsia"/>
            <w:rPrChange w:id="272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</w:t>
        </w:r>
      </w:ins>
      <w:ins w:id="2728" w:author="박 진상" w:date="2019-10-09T13:12:00Z">
        <w:r w:rsidRPr="002646CB">
          <w:rPr>
            <w:rFonts w:cs="Arial" w:hint="eastAsia"/>
            <w:rPrChange w:id="272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을</w:t>
        </w:r>
        <w:r w:rsidRPr="002646CB">
          <w:rPr>
            <w:rFonts w:cs="Arial"/>
            <w:rPrChange w:id="273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3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갖는</w:t>
        </w:r>
        <w:r w:rsidRPr="002646CB">
          <w:rPr>
            <w:rFonts w:cs="Arial"/>
            <w:rPrChange w:id="273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3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태양광발전시스템이</w:t>
        </w:r>
        <w:r w:rsidRPr="002646CB">
          <w:rPr>
            <w:rFonts w:cs="Arial"/>
            <w:rPrChange w:id="273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3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전력계통에</w:t>
        </w:r>
        <w:r w:rsidRPr="002646CB">
          <w:rPr>
            <w:rFonts w:cs="Arial"/>
            <w:rPrChange w:id="273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3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영향을</w:t>
        </w:r>
        <w:r w:rsidRPr="002646CB">
          <w:rPr>
            <w:rFonts w:cs="Arial"/>
            <w:rPrChange w:id="273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3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미칠</w:t>
        </w:r>
        <w:r w:rsidRPr="002646CB">
          <w:rPr>
            <w:rFonts w:cs="Arial"/>
            <w:rPrChange w:id="274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4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수</w:t>
        </w:r>
        <w:r w:rsidRPr="002646CB">
          <w:rPr>
            <w:rFonts w:cs="Arial"/>
            <w:rPrChange w:id="274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4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있기</w:t>
        </w:r>
        <w:r w:rsidRPr="002646CB">
          <w:rPr>
            <w:rFonts w:cs="Arial"/>
            <w:rPrChange w:id="274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4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때문에</w:t>
        </w:r>
        <w:r w:rsidRPr="002646CB">
          <w:rPr>
            <w:rFonts w:cs="Arial"/>
            <w:rPrChange w:id="274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47" w:author="박 진상" w:date="2019-10-09T13:13:00Z">
        <w:r w:rsidRPr="002646CB">
          <w:rPr>
            <w:rFonts w:cs="Arial" w:hint="eastAsia"/>
            <w:rPrChange w:id="274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전기에너지저장</w:t>
        </w:r>
      </w:ins>
      <w:ins w:id="2749" w:author="ETRI-김종원" w:date="2019-12-03T09:39:00Z">
        <w:r w:rsidR="005143BD" w:rsidRPr="002646CB">
          <w:rPr>
            <w:rFonts w:cs="Arial" w:hint="eastAsia"/>
            <w:rPrChange w:id="275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장치를</w:t>
        </w:r>
      </w:ins>
      <w:ins w:id="2751" w:author="박 진상" w:date="2019-10-09T13:13:00Z">
        <w:del w:id="2752" w:author="ETRI-김종원" w:date="2019-12-03T09:39:00Z">
          <w:r w:rsidRPr="002646CB" w:rsidDel="005143BD">
            <w:rPr>
              <w:rFonts w:cs="Arial" w:hint="eastAsia"/>
              <w:rPrChange w:id="2753" w:author="ETRI-김종원" w:date="2019-12-10T10:44:00Z">
                <w:rPr>
                  <w:rFonts w:cs="Arial" w:hint="eastAsia"/>
                  <w:color w:val="000000" w:themeColor="text1"/>
                </w:rPr>
              </w:rPrChange>
            </w:rPr>
            <w:delText>시스템을</w:delText>
          </w:r>
        </w:del>
        <w:r w:rsidRPr="002646CB">
          <w:rPr>
            <w:rFonts w:cs="Arial"/>
            <w:rPrChange w:id="275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5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활용하여</w:t>
        </w:r>
        <w:r w:rsidRPr="002646CB">
          <w:rPr>
            <w:rFonts w:cs="Arial"/>
            <w:rPrChange w:id="275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57" w:author="박 진상" w:date="2019-10-09T13:12:00Z">
        <w:r w:rsidRPr="002646CB">
          <w:rPr>
            <w:rFonts w:cs="Arial" w:hint="eastAsia"/>
            <w:rPrChange w:id="275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간헐적</w:t>
        </w:r>
        <w:r w:rsidRPr="002646CB">
          <w:rPr>
            <w:rFonts w:cs="Arial"/>
            <w:rPrChange w:id="275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6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특성을</w:t>
        </w:r>
        <w:r w:rsidRPr="002646CB">
          <w:rPr>
            <w:rFonts w:cs="Arial"/>
            <w:rPrChange w:id="276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6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반영하고</w:t>
        </w:r>
        <w:r w:rsidRPr="002646CB">
          <w:rPr>
            <w:rFonts w:cs="Arial"/>
            <w:rPrChange w:id="276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6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발전</w:t>
        </w:r>
        <w:r w:rsidRPr="002646CB">
          <w:rPr>
            <w:rFonts w:cs="Arial"/>
            <w:rPrChange w:id="276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6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예측의</w:t>
        </w:r>
        <w:r w:rsidRPr="002646CB">
          <w:rPr>
            <w:rFonts w:cs="Arial"/>
            <w:rPrChange w:id="276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68" w:author="박 진상" w:date="2019-10-28T18:24:00Z">
        <w:r w:rsidR="00DC4888" w:rsidRPr="002646CB">
          <w:rPr>
            <w:rFonts w:cs="Arial" w:hint="eastAsia"/>
            <w:rPrChange w:id="276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신뢰</w:t>
        </w:r>
        <w:r w:rsidR="00DC4888" w:rsidRPr="002646CB">
          <w:rPr>
            <w:rFonts w:cs="Arial"/>
            <w:rPrChange w:id="2770" w:author="ETRI-김종원" w:date="2019-12-10T10:44:00Z">
              <w:rPr>
                <w:rFonts w:cs="Arial"/>
                <w:color w:val="000000" w:themeColor="text1"/>
              </w:rPr>
            </w:rPrChange>
          </w:rPr>
          <w:t>와</w:t>
        </w:r>
      </w:ins>
      <w:ins w:id="2771" w:author="박 진상" w:date="2019-10-09T13:12:00Z">
        <w:r w:rsidRPr="002646CB">
          <w:rPr>
            <w:rFonts w:cs="Arial"/>
            <w:rPrChange w:id="277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73" w:author="박 진상" w:date="2019-10-28T18:24:00Z">
        <w:r w:rsidR="00DC4888" w:rsidRPr="002646CB">
          <w:rPr>
            <w:rFonts w:cs="Arial" w:hint="eastAsia"/>
            <w:rPrChange w:id="277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변동</w:t>
        </w:r>
      </w:ins>
      <w:ins w:id="2775" w:author="박 진상" w:date="2019-10-09T13:12:00Z">
        <w:r w:rsidRPr="002646CB">
          <w:rPr>
            <w:rFonts w:cs="Arial" w:hint="eastAsia"/>
            <w:rPrChange w:id="277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을</w:t>
        </w:r>
        <w:r w:rsidRPr="002646CB">
          <w:rPr>
            <w:rFonts w:cs="Arial"/>
            <w:rPrChange w:id="277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7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확보할</w:t>
        </w:r>
        <w:r w:rsidRPr="002646CB">
          <w:rPr>
            <w:rFonts w:cs="Arial"/>
            <w:rPrChange w:id="277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8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수</w:t>
        </w:r>
        <w:r w:rsidRPr="002646CB">
          <w:rPr>
            <w:rFonts w:cs="Arial"/>
            <w:rPrChange w:id="278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8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있는</w:t>
        </w:r>
        <w:r w:rsidRPr="002646CB">
          <w:rPr>
            <w:rFonts w:cs="Arial"/>
            <w:rPrChange w:id="278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84" w:author="박 진상" w:date="2019-10-28T18:27:00Z">
        <w:r w:rsidR="00DC4888" w:rsidRPr="002646CB">
          <w:rPr>
            <w:rFonts w:cs="Arial" w:hint="eastAsia"/>
            <w:rPrChange w:id="278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특성지표</w:t>
        </w:r>
      </w:ins>
      <w:ins w:id="2786" w:author="박 진상" w:date="2019-10-09T13:12:00Z">
        <w:r w:rsidRPr="002646CB">
          <w:rPr>
            <w:rFonts w:cs="Arial" w:hint="eastAsia"/>
            <w:rPrChange w:id="278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를</w:t>
        </w:r>
        <w:r w:rsidRPr="002646CB">
          <w:rPr>
            <w:rFonts w:cs="Arial"/>
            <w:rPrChange w:id="278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8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개발하였고</w:t>
        </w:r>
        <w:r w:rsidRPr="002646CB">
          <w:rPr>
            <w:rFonts w:cs="Arial"/>
            <w:rPrChange w:id="279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91" w:author="박 진상" w:date="2019-10-09T13:13:00Z">
        <w:r w:rsidRPr="002646CB">
          <w:rPr>
            <w:rFonts w:cs="Arial" w:hint="eastAsia"/>
            <w:rPrChange w:id="279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특성지표를</w:t>
        </w:r>
        <w:r w:rsidRPr="002646CB">
          <w:rPr>
            <w:rFonts w:cs="Arial"/>
            <w:rPrChange w:id="279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2794" w:author="박 진상" w:date="2019-10-09T13:12:00Z">
        <w:r w:rsidRPr="002646CB">
          <w:rPr>
            <w:rFonts w:cs="Arial" w:hint="eastAsia"/>
            <w:rPrChange w:id="279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활용</w:t>
        </w:r>
      </w:ins>
      <w:ins w:id="2796" w:author="박 진상" w:date="2019-10-09T13:13:00Z">
        <w:r w:rsidRPr="002646CB">
          <w:rPr>
            <w:rFonts w:cs="Arial" w:hint="eastAsia"/>
            <w:rPrChange w:id="279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하기</w:t>
        </w:r>
        <w:r w:rsidRPr="002646CB">
          <w:rPr>
            <w:rFonts w:cs="Arial"/>
            <w:rPrChange w:id="279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79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위한</w:t>
        </w:r>
      </w:ins>
      <w:ins w:id="2800" w:author="박 진상" w:date="2019-10-09T13:12:00Z">
        <w:r w:rsidRPr="002646CB">
          <w:rPr>
            <w:rFonts w:cs="Arial"/>
            <w:rPrChange w:id="280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0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가이드를</w:t>
        </w:r>
        <w:r w:rsidRPr="002646CB">
          <w:rPr>
            <w:rFonts w:cs="Arial"/>
            <w:rPrChange w:id="280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0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제시한다</w:t>
        </w:r>
        <w:r w:rsidRPr="002646CB">
          <w:rPr>
            <w:rFonts w:cs="Arial"/>
            <w:rPrChange w:id="280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. </w:t>
        </w:r>
      </w:ins>
    </w:p>
    <w:p w14:paraId="4D96C3FA" w14:textId="260ACCAF" w:rsidR="00C2545E" w:rsidRPr="002646CB" w:rsidRDefault="00C2545E" w:rsidP="00C2545E">
      <w:pPr>
        <w:rPr>
          <w:ins w:id="2806" w:author="박 진상" w:date="2019-10-28T09:09:00Z"/>
          <w:rFonts w:cs="Arial"/>
          <w:rPrChange w:id="2807" w:author="ETRI-김종원" w:date="2019-12-10T10:44:00Z">
            <w:rPr>
              <w:ins w:id="2808" w:author="박 진상" w:date="2019-10-28T09:09:00Z"/>
              <w:rFonts w:cs="Arial"/>
              <w:color w:val="000000" w:themeColor="text1"/>
            </w:rPr>
          </w:rPrChange>
        </w:rPr>
      </w:pPr>
    </w:p>
    <w:p w14:paraId="075B2C45" w14:textId="7DFFEBC9" w:rsidR="00135204" w:rsidRPr="002646CB" w:rsidRDefault="00135204" w:rsidP="00C2545E">
      <w:pPr>
        <w:rPr>
          <w:ins w:id="2809" w:author="박 진상" w:date="2019-10-28T09:09:00Z"/>
          <w:rFonts w:cs="Arial"/>
          <w:rPrChange w:id="2810" w:author="ETRI-김종원" w:date="2019-12-10T10:44:00Z">
            <w:rPr>
              <w:ins w:id="2811" w:author="박 진상" w:date="2019-10-28T09:09:00Z"/>
              <w:rFonts w:cs="Arial"/>
              <w:color w:val="000000" w:themeColor="text1"/>
            </w:rPr>
          </w:rPrChange>
        </w:rPr>
      </w:pPr>
      <w:ins w:id="2812" w:author="박 진상" w:date="2019-10-28T09:09:00Z">
        <w:r w:rsidRPr="002646CB">
          <w:rPr>
            <w:rFonts w:cs="Arial" w:hint="eastAsia"/>
            <w:rPrChange w:id="281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표준</w:t>
        </w:r>
        <w:r w:rsidRPr="002646CB">
          <w:rPr>
            <w:rFonts w:cs="Arial" w:hint="eastAsia"/>
            <w:rPrChange w:id="281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1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구성</w:t>
        </w:r>
        <w:r w:rsidRPr="002646CB">
          <w:rPr>
            <w:rFonts w:cs="Arial" w:hint="eastAsia"/>
            <w:rPrChange w:id="281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1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및</w:t>
        </w:r>
        <w:r w:rsidRPr="002646CB">
          <w:rPr>
            <w:rFonts w:cs="Arial" w:hint="eastAsia"/>
            <w:rPrChange w:id="281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1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내용은</w:t>
        </w:r>
        <w:r w:rsidRPr="002646CB">
          <w:rPr>
            <w:rFonts w:cs="Arial" w:hint="eastAsia"/>
            <w:rPrChange w:id="282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2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국가에너지기술개발사업</w:t>
        </w:r>
        <w:r w:rsidRPr="002646CB">
          <w:rPr>
            <w:rFonts w:cs="Arial" w:hint="eastAsia"/>
            <w:rPrChange w:id="282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2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내용을</w:t>
        </w:r>
        <w:r w:rsidRPr="002646CB">
          <w:rPr>
            <w:rFonts w:cs="Arial" w:hint="eastAsia"/>
            <w:rPrChange w:id="282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2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근간으로</w:t>
        </w:r>
        <w:r w:rsidRPr="002646CB">
          <w:rPr>
            <w:rFonts w:cs="Arial" w:hint="eastAsia"/>
            <w:rPrChange w:id="282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2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작성하였으며</w:t>
        </w:r>
        <w:r w:rsidRPr="002646CB">
          <w:rPr>
            <w:rFonts w:cs="Arial" w:hint="eastAsia"/>
            <w:rPrChange w:id="282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,</w:t>
        </w:r>
        <w:r w:rsidRPr="002646CB">
          <w:rPr>
            <w:rFonts w:cs="Arial"/>
            <w:rPrChange w:id="282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3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여러</w:t>
        </w:r>
        <w:r w:rsidRPr="002646CB">
          <w:rPr>
            <w:rFonts w:cs="Arial" w:hint="eastAsia"/>
            <w:rPrChange w:id="283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3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서비스</w:t>
        </w:r>
        <w:r w:rsidRPr="002646CB">
          <w:rPr>
            <w:rFonts w:cs="Arial" w:hint="eastAsia"/>
            <w:rPrChange w:id="283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3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사업자가</w:t>
        </w:r>
        <w:r w:rsidRPr="002646CB">
          <w:rPr>
            <w:rFonts w:cs="Arial" w:hint="eastAsia"/>
            <w:rPrChange w:id="283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3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자유롭게</w:t>
        </w:r>
        <w:r w:rsidRPr="002646CB">
          <w:rPr>
            <w:rFonts w:cs="Arial" w:hint="eastAsia"/>
            <w:rPrChange w:id="283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3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새로운</w:t>
        </w:r>
        <w:r w:rsidRPr="002646CB">
          <w:rPr>
            <w:rFonts w:cs="Arial" w:hint="eastAsia"/>
            <w:rPrChange w:id="283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4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서비스</w:t>
        </w:r>
        <w:r w:rsidRPr="002646CB">
          <w:rPr>
            <w:rFonts w:cs="Arial" w:hint="eastAsia"/>
            <w:rPrChange w:id="284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4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구현을</w:t>
        </w:r>
        <w:r w:rsidRPr="002646CB">
          <w:rPr>
            <w:rFonts w:cs="Arial" w:hint="eastAsia"/>
            <w:rPrChange w:id="284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</w:ins>
      <w:ins w:id="2844" w:author="박 진상" w:date="2019-10-28T09:10:00Z">
        <w:r w:rsidRPr="002646CB">
          <w:rPr>
            <w:rFonts w:cs="Arial" w:hint="eastAsia"/>
            <w:rPrChange w:id="284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할</w:t>
        </w:r>
        <w:r w:rsidRPr="002646CB">
          <w:rPr>
            <w:rFonts w:cs="Arial" w:hint="eastAsia"/>
            <w:rPrChange w:id="284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4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수</w:t>
        </w:r>
        <w:r w:rsidRPr="002646CB">
          <w:rPr>
            <w:rFonts w:cs="Arial" w:hint="eastAsia"/>
            <w:rPrChange w:id="284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4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있는</w:t>
        </w:r>
        <w:r w:rsidRPr="002646CB">
          <w:rPr>
            <w:rFonts w:cs="Arial" w:hint="eastAsia"/>
            <w:rPrChange w:id="285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5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활용</w:t>
        </w:r>
        <w:r w:rsidRPr="002646CB">
          <w:rPr>
            <w:rFonts w:cs="Arial" w:hint="eastAsia"/>
            <w:rPrChange w:id="285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5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가이드를</w:t>
        </w:r>
        <w:r w:rsidRPr="002646CB">
          <w:rPr>
            <w:rFonts w:cs="Arial" w:hint="eastAsia"/>
            <w:rPrChange w:id="285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5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지원하고자</w:t>
        </w:r>
        <w:r w:rsidRPr="002646CB">
          <w:rPr>
            <w:rFonts w:cs="Arial" w:hint="eastAsia"/>
            <w:rPrChange w:id="285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285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한다</w:t>
        </w:r>
        <w:r w:rsidRPr="002646CB">
          <w:rPr>
            <w:rFonts w:cs="Arial"/>
            <w:rPrChange w:id="2858" w:author="ETRI-김종원" w:date="2019-12-10T10:44:00Z">
              <w:rPr>
                <w:rFonts w:cs="Arial"/>
                <w:color w:val="000000" w:themeColor="text1"/>
              </w:rPr>
            </w:rPrChange>
          </w:rPr>
          <w:t>.</w:t>
        </w:r>
      </w:ins>
    </w:p>
    <w:p w14:paraId="48F6A9B1" w14:textId="77777777" w:rsidR="00135204" w:rsidRPr="002646CB" w:rsidRDefault="00135204" w:rsidP="00C2545E">
      <w:pPr>
        <w:rPr>
          <w:rFonts w:cs="Arial"/>
          <w:rPrChange w:id="2859" w:author="ETRI-김종원" w:date="2019-12-10T10:44:00Z">
            <w:rPr>
              <w:rFonts w:cs="Arial"/>
              <w:color w:val="000000" w:themeColor="text1"/>
            </w:rPr>
          </w:rPrChange>
        </w:rPr>
      </w:pPr>
    </w:p>
    <w:p w14:paraId="532B056A" w14:textId="0DC319A4" w:rsidR="000F2A21" w:rsidRPr="002646CB" w:rsidRDefault="00FE3106" w:rsidP="007C0602">
      <w:pPr>
        <w:rPr>
          <w:rFonts w:cs="Arial"/>
          <w:rPrChange w:id="2860" w:author="ETRI-김종원" w:date="2019-12-10T10:44:00Z">
            <w:rPr>
              <w:rFonts w:cs="Arial"/>
              <w:color w:val="000000" w:themeColor="text1"/>
            </w:rPr>
          </w:rPrChange>
        </w:rPr>
      </w:pPr>
      <w:r w:rsidRPr="002646CB">
        <w:rPr>
          <w:rFonts w:cs="Arial" w:hint="eastAsia"/>
          <w:rPrChange w:id="2861" w:author="ETRI-김종원" w:date="2019-12-10T10:44:00Z">
            <w:rPr>
              <w:rFonts w:cs="Arial" w:hint="eastAsia"/>
              <w:color w:val="000000" w:themeColor="text1"/>
            </w:rPr>
          </w:rPrChange>
        </w:rPr>
        <w:t>CES-MG</w:t>
      </w:r>
      <w:r w:rsidR="00C2545E" w:rsidRPr="002646CB">
        <w:rPr>
          <w:rFonts w:cs="Arial"/>
          <w:rPrChange w:id="286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63" w:author="ETRI-김종원" w:date="2019-12-10T10:44:00Z">
            <w:rPr>
              <w:rFonts w:cs="Arial" w:hint="eastAsia"/>
              <w:color w:val="000000" w:themeColor="text1"/>
            </w:rPr>
          </w:rPrChange>
        </w:rPr>
        <w:t>구현</w:t>
      </w:r>
      <w:r w:rsidR="006D24F1" w:rsidRPr="002646CB">
        <w:rPr>
          <w:rFonts w:cs="Arial" w:hint="eastAsia"/>
          <w:rPrChange w:id="2864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65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="006D24F1" w:rsidRPr="002646CB">
        <w:rPr>
          <w:rFonts w:cs="Arial" w:hint="eastAsia"/>
          <w:rPrChange w:id="2866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67" w:author="ETRI-김종원" w:date="2019-12-10T10:44:00Z">
            <w:rPr>
              <w:rFonts w:cs="Arial" w:hint="eastAsia"/>
              <w:color w:val="000000" w:themeColor="text1"/>
            </w:rPr>
          </w:rPrChange>
        </w:rPr>
        <w:t>관리에</w:t>
      </w:r>
      <w:r w:rsidR="006D24F1" w:rsidRPr="002646CB">
        <w:rPr>
          <w:rFonts w:cs="Arial" w:hint="eastAsia"/>
          <w:rPrChange w:id="2868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69" w:author="ETRI-김종원" w:date="2019-12-10T10:44:00Z">
            <w:rPr>
              <w:rFonts w:cs="Arial" w:hint="eastAsia"/>
              <w:color w:val="000000" w:themeColor="text1"/>
            </w:rPr>
          </w:rPrChange>
        </w:rPr>
        <w:t>대한</w:t>
      </w:r>
      <w:r w:rsidR="006D24F1" w:rsidRPr="002646CB">
        <w:rPr>
          <w:rFonts w:cs="Arial" w:hint="eastAsia"/>
          <w:rPrChange w:id="2870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871" w:author="ETRI-김종원" w:date="2019-12-10T10:44:00Z">
            <w:rPr>
              <w:rFonts w:cs="Arial"/>
              <w:color w:val="000000" w:themeColor="text1"/>
            </w:rPr>
          </w:rPrChange>
        </w:rPr>
        <w:t>시리즈</w:t>
      </w:r>
      <w:r w:rsidR="00C2545E" w:rsidRPr="002646CB">
        <w:rPr>
          <w:rFonts w:cs="Arial"/>
          <w:rPrChange w:id="287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873" w:author="ETRI-김종원" w:date="2019-12-10T10:44:00Z">
            <w:rPr>
              <w:rFonts w:cs="Arial"/>
              <w:color w:val="000000" w:themeColor="text1"/>
            </w:rPr>
          </w:rPrChange>
        </w:rPr>
        <w:t>표준은</w:t>
      </w:r>
      <w:r w:rsidR="00C2545E" w:rsidRPr="002646CB">
        <w:rPr>
          <w:rFonts w:cs="Arial"/>
          <w:rPrChange w:id="2874" w:author="ETRI-김종원" w:date="2019-12-10T10:44:00Z">
            <w:rPr>
              <w:rFonts w:cs="Arial"/>
              <w:color w:val="000000" w:themeColor="text1"/>
            </w:rPr>
          </w:rPrChange>
        </w:rPr>
        <w:t xml:space="preserve"> IEC</w:t>
      </w:r>
      <w:r w:rsidR="00C2545E" w:rsidRPr="002646CB">
        <w:rPr>
          <w:rFonts w:cs="Arial"/>
          <w:rPrChange w:id="2875" w:author="ETRI-김종원" w:date="2019-12-10T10:44:00Z">
            <w:rPr>
              <w:rFonts w:cs="Arial"/>
              <w:color w:val="000000" w:themeColor="text1"/>
            </w:rPr>
          </w:rPrChange>
        </w:rPr>
        <w:t>의</w:t>
      </w:r>
      <w:r w:rsidR="00C2545E" w:rsidRPr="002646CB">
        <w:rPr>
          <w:rFonts w:cs="Arial"/>
          <w:rPrChange w:id="287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877" w:author="ETRI-김종원" w:date="2019-12-10T10:44:00Z">
            <w:rPr>
              <w:rFonts w:cs="Arial"/>
              <w:color w:val="000000" w:themeColor="text1"/>
            </w:rPr>
          </w:rPrChange>
        </w:rPr>
        <w:t>마이크로그리드</w:t>
      </w:r>
      <w:r w:rsidR="00C2545E" w:rsidRPr="002646CB">
        <w:rPr>
          <w:rFonts w:cs="Arial"/>
          <w:rPrChange w:id="287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879" w:author="ETRI-김종원" w:date="2019-12-10T10:44:00Z">
            <w:rPr>
              <w:rFonts w:cs="Arial"/>
              <w:color w:val="000000" w:themeColor="text1"/>
            </w:rPr>
          </w:rPrChange>
        </w:rPr>
        <w:t>관련</w:t>
      </w:r>
      <w:r w:rsidR="00C2545E" w:rsidRPr="002646CB">
        <w:rPr>
          <w:rFonts w:cs="Arial"/>
          <w:rPrChange w:id="288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881" w:author="ETRI-김종원" w:date="2019-12-10T10:44:00Z">
            <w:rPr>
              <w:rFonts w:cs="Arial"/>
              <w:color w:val="000000" w:themeColor="text1"/>
            </w:rPr>
          </w:rPrChange>
        </w:rPr>
        <w:t>표준들을</w:t>
      </w:r>
      <w:r w:rsidR="00C2545E" w:rsidRPr="002646CB">
        <w:rPr>
          <w:rFonts w:cs="Arial"/>
          <w:rPrChange w:id="288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2883" w:author="ETRI-김종원" w:date="2019-12-10T10:44:00Z">
            <w:rPr>
              <w:rFonts w:cs="Arial" w:hint="eastAsia"/>
              <w:color w:val="000000" w:themeColor="text1"/>
            </w:rPr>
          </w:rPrChange>
        </w:rPr>
        <w:t>참조하여</w:t>
      </w:r>
      <w:r w:rsidR="00C2545E" w:rsidRPr="002646CB">
        <w:rPr>
          <w:rFonts w:cs="Arial"/>
          <w:rPrChange w:id="288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88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CES-MG </w:t>
      </w:r>
      <w:r w:rsidR="00C2545E" w:rsidRPr="002646CB">
        <w:rPr>
          <w:rFonts w:cs="Arial" w:hint="eastAsia"/>
          <w:rPrChange w:id="2886" w:author="ETRI-김종원" w:date="2019-12-10T10:44:00Z">
            <w:rPr>
              <w:rFonts w:cs="Arial" w:hint="eastAsia"/>
              <w:color w:val="000000" w:themeColor="text1"/>
            </w:rPr>
          </w:rPrChange>
        </w:rPr>
        <w:t>에</w:t>
      </w:r>
      <w:r w:rsidR="00C2545E" w:rsidRPr="002646CB">
        <w:rPr>
          <w:rFonts w:cs="Arial" w:hint="eastAsia"/>
          <w:rPrChange w:id="288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2888" w:author="ETRI-김종원" w:date="2019-12-10T10:44:00Z">
            <w:rPr>
              <w:rFonts w:cs="Arial" w:hint="eastAsia"/>
              <w:color w:val="000000" w:themeColor="text1"/>
            </w:rPr>
          </w:rPrChange>
        </w:rPr>
        <w:t>특화되어</w:t>
      </w:r>
      <w:r w:rsidR="00C2545E" w:rsidRPr="002646CB">
        <w:rPr>
          <w:rFonts w:cs="Arial" w:hint="eastAsia"/>
          <w:rPrChange w:id="288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2890" w:author="ETRI-김종원" w:date="2019-12-10T10:44:00Z">
            <w:rPr>
              <w:rFonts w:cs="Arial" w:hint="eastAsia"/>
              <w:color w:val="000000" w:themeColor="text1"/>
            </w:rPr>
          </w:rPrChange>
        </w:rPr>
        <w:t>적용되는</w:t>
      </w:r>
      <w:r w:rsidR="00C2545E" w:rsidRPr="002646CB">
        <w:rPr>
          <w:rFonts w:cs="Arial" w:hint="eastAsia"/>
          <w:rPrChange w:id="289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92" w:author="ETRI-김종원" w:date="2019-12-10T10:44:00Z">
            <w:rPr>
              <w:rFonts w:cs="Arial" w:hint="eastAsia"/>
              <w:color w:val="000000" w:themeColor="text1"/>
            </w:rPr>
          </w:rPrChange>
        </w:rPr>
        <w:t>기술</w:t>
      </w:r>
      <w:r w:rsidR="006D24F1" w:rsidRPr="002646CB">
        <w:rPr>
          <w:rFonts w:cs="Arial" w:hint="eastAsia"/>
          <w:rPrChange w:id="289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94" w:author="ETRI-김종원" w:date="2019-12-10T10:44:00Z">
            <w:rPr>
              <w:rFonts w:cs="Arial" w:hint="eastAsia"/>
              <w:color w:val="000000" w:themeColor="text1"/>
            </w:rPr>
          </w:rPrChange>
        </w:rPr>
        <w:t>내용에</w:t>
      </w:r>
      <w:r w:rsidR="006D24F1" w:rsidRPr="002646CB">
        <w:rPr>
          <w:rFonts w:cs="Arial" w:hint="eastAsia"/>
          <w:rPrChange w:id="289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896" w:author="ETRI-김종원" w:date="2019-12-10T10:44:00Z">
            <w:rPr>
              <w:rFonts w:cs="Arial" w:hint="eastAsia"/>
              <w:color w:val="000000" w:themeColor="text1"/>
            </w:rPr>
          </w:rPrChange>
        </w:rPr>
        <w:t>대한</w:t>
      </w:r>
      <w:r w:rsidR="006D24F1" w:rsidRPr="002646CB">
        <w:rPr>
          <w:rFonts w:cs="Arial" w:hint="eastAsia"/>
          <w:rPrChange w:id="289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898" w:author="ETRI-김종원" w:date="2019-12-10T10:44:00Z">
            <w:rPr>
              <w:rFonts w:cs="Arial"/>
              <w:color w:val="000000" w:themeColor="text1"/>
            </w:rPr>
          </w:rPrChange>
        </w:rPr>
        <w:t>표준으로</w:t>
      </w:r>
      <w:r w:rsidR="00C2545E" w:rsidRPr="002646CB">
        <w:rPr>
          <w:rFonts w:cs="Arial"/>
          <w:rPrChange w:id="289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900" w:author="ETRI-김종원" w:date="2019-12-10T10:44:00Z">
            <w:rPr>
              <w:rFonts w:cs="Arial" w:hint="eastAsia"/>
              <w:color w:val="000000" w:themeColor="text1"/>
            </w:rPr>
          </w:rPrChange>
        </w:rPr>
        <w:t>CES-MG</w:t>
      </w:r>
      <w:r w:rsidRPr="002646CB">
        <w:rPr>
          <w:rFonts w:cs="Arial"/>
          <w:rPrChange w:id="290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02" w:author="ETRI-김종원" w:date="2019-12-10T10:44:00Z">
            <w:rPr>
              <w:rFonts w:cs="Arial"/>
              <w:color w:val="000000" w:themeColor="text1"/>
            </w:rPr>
          </w:rPrChange>
        </w:rPr>
        <w:t>의</w:t>
      </w:r>
      <w:r w:rsidR="00C2545E" w:rsidRPr="002646CB">
        <w:rPr>
          <w:rFonts w:cs="Arial"/>
          <w:rPrChange w:id="290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04" w:author="ETRI-김종원" w:date="2019-12-10T10:44:00Z">
            <w:rPr>
              <w:rFonts w:cs="Arial"/>
              <w:color w:val="000000" w:themeColor="text1"/>
            </w:rPr>
          </w:rPrChange>
        </w:rPr>
        <w:t>특성에</w:t>
      </w:r>
      <w:r w:rsidR="00C2545E" w:rsidRPr="002646CB">
        <w:rPr>
          <w:rFonts w:cs="Arial"/>
          <w:rPrChange w:id="290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06" w:author="ETRI-김종원" w:date="2019-12-10T10:44:00Z">
            <w:rPr>
              <w:rFonts w:cs="Arial"/>
              <w:color w:val="000000" w:themeColor="text1"/>
            </w:rPr>
          </w:rPrChange>
        </w:rPr>
        <w:t>맞게</w:t>
      </w:r>
      <w:r w:rsidR="00C2545E" w:rsidRPr="002646CB">
        <w:rPr>
          <w:rFonts w:cs="Arial"/>
          <w:rPrChange w:id="2907" w:author="ETRI-김종원" w:date="2019-12-10T10:44:00Z">
            <w:rPr>
              <w:rFonts w:cs="Arial"/>
              <w:color w:val="000000" w:themeColor="text1"/>
            </w:rPr>
          </w:rPrChange>
        </w:rPr>
        <w:t xml:space="preserve"> IEC</w:t>
      </w:r>
      <w:r w:rsidR="00C2545E" w:rsidRPr="002646CB">
        <w:rPr>
          <w:rFonts w:cs="Arial" w:hint="eastAsia"/>
          <w:rPrChange w:id="2908" w:author="ETRI-김종원" w:date="2019-12-10T10:44:00Z">
            <w:rPr>
              <w:rFonts w:cs="Arial" w:hint="eastAsia"/>
              <w:color w:val="000000" w:themeColor="text1"/>
            </w:rPr>
          </w:rPrChange>
        </w:rPr>
        <w:t>의</w:t>
      </w:r>
      <w:r w:rsidR="00C2545E" w:rsidRPr="002646CB">
        <w:rPr>
          <w:rFonts w:cs="Arial" w:hint="eastAsia"/>
          <w:rPrChange w:id="290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2910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</w:t>
      </w:r>
      <w:r w:rsidR="00C2545E" w:rsidRPr="002646CB">
        <w:rPr>
          <w:rFonts w:cs="Arial" w:hint="eastAsia"/>
          <w:rPrChange w:id="291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2912" w:author="ETRI-김종원" w:date="2019-12-10T10:44:00Z">
            <w:rPr>
              <w:rFonts w:cs="Arial" w:hint="eastAsia"/>
              <w:color w:val="000000" w:themeColor="text1"/>
            </w:rPr>
          </w:rPrChange>
        </w:rPr>
        <w:t>표준의</w:t>
      </w:r>
      <w:r w:rsidR="00C2545E" w:rsidRPr="002646CB">
        <w:rPr>
          <w:rFonts w:cs="Arial" w:hint="eastAsia"/>
          <w:rPrChange w:id="291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14" w:author="ETRI-김종원" w:date="2019-12-10T10:44:00Z">
            <w:rPr>
              <w:rFonts w:cs="Arial"/>
              <w:color w:val="000000" w:themeColor="text1"/>
            </w:rPr>
          </w:rPrChange>
        </w:rPr>
        <w:t>일부</w:t>
      </w:r>
      <w:r w:rsidR="00C2545E" w:rsidRPr="002646CB">
        <w:rPr>
          <w:rFonts w:cs="Arial"/>
          <w:rPrChange w:id="291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16" w:author="ETRI-김종원" w:date="2019-12-10T10:44:00Z">
            <w:rPr>
              <w:rFonts w:cs="Arial"/>
              <w:color w:val="000000" w:themeColor="text1"/>
            </w:rPr>
          </w:rPrChange>
        </w:rPr>
        <w:t>확장</w:t>
      </w:r>
      <w:r w:rsidR="00C2545E" w:rsidRPr="002646CB">
        <w:rPr>
          <w:rFonts w:cs="Arial"/>
          <w:rPrChange w:id="291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18" w:author="ETRI-김종원" w:date="2019-12-10T10:44:00Z">
            <w:rPr>
              <w:rFonts w:cs="Arial"/>
              <w:color w:val="000000" w:themeColor="text1"/>
            </w:rPr>
          </w:rPrChange>
        </w:rPr>
        <w:t>또는</w:t>
      </w:r>
      <w:r w:rsidR="00C2545E" w:rsidRPr="002646CB">
        <w:rPr>
          <w:rFonts w:cs="Arial"/>
          <w:rPrChange w:id="291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20" w:author="ETRI-김종원" w:date="2019-12-10T10:44:00Z">
            <w:rPr>
              <w:rFonts w:cs="Arial"/>
              <w:color w:val="000000" w:themeColor="text1"/>
            </w:rPr>
          </w:rPrChange>
        </w:rPr>
        <w:t>축소하</w:t>
      </w:r>
      <w:r w:rsidR="006D24F1" w:rsidRPr="002646CB">
        <w:rPr>
          <w:rFonts w:cs="Arial" w:hint="eastAsia"/>
          <w:rPrChange w:id="2921" w:author="ETRI-김종원" w:date="2019-12-10T10:44:00Z">
            <w:rPr>
              <w:rFonts w:cs="Arial" w:hint="eastAsia"/>
              <w:color w:val="000000" w:themeColor="text1"/>
            </w:rPr>
          </w:rPrChange>
        </w:rPr>
        <w:t>고</w:t>
      </w:r>
      <w:r w:rsidR="006D24F1" w:rsidRPr="002646CB">
        <w:rPr>
          <w:rFonts w:cs="Arial" w:hint="eastAsia"/>
          <w:rPrChange w:id="2922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292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CES-MG </w:t>
      </w:r>
      <w:r w:rsidR="006D24F1" w:rsidRPr="002646CB">
        <w:rPr>
          <w:rFonts w:cs="Arial" w:hint="eastAsia"/>
          <w:rPrChange w:id="2924" w:author="ETRI-김종원" w:date="2019-12-10T10:44:00Z">
            <w:rPr>
              <w:rFonts w:cs="Arial" w:hint="eastAsia"/>
              <w:color w:val="000000" w:themeColor="text1"/>
            </w:rPr>
          </w:rPrChange>
        </w:rPr>
        <w:t>에</w:t>
      </w:r>
      <w:r w:rsidR="006D24F1" w:rsidRPr="002646CB">
        <w:rPr>
          <w:rFonts w:cs="Arial" w:hint="eastAsia"/>
          <w:rPrChange w:id="292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926" w:author="ETRI-김종원" w:date="2019-12-10T10:44:00Z">
            <w:rPr>
              <w:rFonts w:cs="Arial" w:hint="eastAsia"/>
              <w:color w:val="000000" w:themeColor="text1"/>
            </w:rPr>
          </w:rPrChange>
        </w:rPr>
        <w:t>특화되어</w:t>
      </w:r>
      <w:r w:rsidR="006D24F1" w:rsidRPr="002646CB">
        <w:rPr>
          <w:rFonts w:cs="Arial" w:hint="eastAsia"/>
          <w:rPrChange w:id="2927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928" w:author="ETRI-김종원" w:date="2019-12-10T10:44:00Z">
            <w:rPr>
              <w:rFonts w:cs="Arial" w:hint="eastAsia"/>
              <w:color w:val="000000" w:themeColor="text1"/>
            </w:rPr>
          </w:rPrChange>
        </w:rPr>
        <w:t>적용할</w:t>
      </w:r>
      <w:r w:rsidR="006D24F1" w:rsidRPr="002646CB">
        <w:rPr>
          <w:rFonts w:cs="Arial" w:hint="eastAsia"/>
          <w:rPrChange w:id="2929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930" w:author="ETRI-김종원" w:date="2019-12-10T10:44:00Z">
            <w:rPr>
              <w:rFonts w:cs="Arial" w:hint="eastAsia"/>
              <w:color w:val="000000" w:themeColor="text1"/>
            </w:rPr>
          </w:rPrChange>
        </w:rPr>
        <w:t>수</w:t>
      </w:r>
      <w:r w:rsidR="006D24F1" w:rsidRPr="002646CB">
        <w:rPr>
          <w:rFonts w:cs="Arial" w:hint="eastAsia"/>
          <w:rPrChange w:id="2931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932" w:author="ETRI-김종원" w:date="2019-12-10T10:44:00Z">
            <w:rPr>
              <w:rFonts w:cs="Arial" w:hint="eastAsia"/>
              <w:color w:val="000000" w:themeColor="text1"/>
            </w:rPr>
          </w:rPrChange>
        </w:rPr>
        <w:t>있는</w:t>
      </w:r>
      <w:r w:rsidR="006D24F1" w:rsidRPr="002646CB">
        <w:rPr>
          <w:rFonts w:cs="Arial" w:hint="eastAsia"/>
          <w:rPrChange w:id="2933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934" w:author="ETRI-김종원" w:date="2019-12-10T10:44:00Z">
            <w:rPr>
              <w:rFonts w:cs="Arial" w:hint="eastAsia"/>
              <w:color w:val="000000" w:themeColor="text1"/>
            </w:rPr>
          </w:rPrChange>
        </w:rPr>
        <w:t>내용을</w:t>
      </w:r>
      <w:r w:rsidR="006D24F1" w:rsidRPr="002646CB">
        <w:rPr>
          <w:rFonts w:cs="Arial" w:hint="eastAsia"/>
          <w:rPrChange w:id="2935" w:author="ETRI-김종원" w:date="2019-12-10T10:44:00Z">
            <w:rPr>
              <w:rFonts w:cs="Arial" w:hint="eastAsia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2936" w:author="ETRI-김종원" w:date="2019-12-10T10:44:00Z">
            <w:rPr>
              <w:rFonts w:cs="Arial" w:hint="eastAsia"/>
              <w:color w:val="000000" w:themeColor="text1"/>
            </w:rPr>
          </w:rPrChange>
        </w:rPr>
        <w:t>추가하</w:t>
      </w:r>
      <w:r w:rsidR="00C2545E" w:rsidRPr="002646CB">
        <w:rPr>
          <w:rFonts w:cs="Arial"/>
          <w:rPrChange w:id="2937" w:author="ETRI-김종원" w:date="2019-12-10T10:44:00Z">
            <w:rPr>
              <w:rFonts w:cs="Arial"/>
              <w:color w:val="000000" w:themeColor="text1"/>
            </w:rPr>
          </w:rPrChange>
        </w:rPr>
        <w:t>여</w:t>
      </w:r>
      <w:r w:rsidR="00C2545E" w:rsidRPr="002646CB">
        <w:rPr>
          <w:rFonts w:cs="Arial"/>
          <w:rPrChange w:id="293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39" w:author="ETRI-김종원" w:date="2019-12-10T10:44:00Z">
            <w:rPr>
              <w:rFonts w:cs="Arial"/>
              <w:color w:val="000000" w:themeColor="text1"/>
            </w:rPr>
          </w:rPrChange>
        </w:rPr>
        <w:t>개발하였다</w:t>
      </w:r>
      <w:r w:rsidR="00C2545E" w:rsidRPr="002646CB">
        <w:rPr>
          <w:rFonts w:cs="Arial"/>
          <w:rPrChange w:id="2940" w:author="ETRI-김종원" w:date="2019-12-10T10:44:00Z">
            <w:rPr>
              <w:rFonts w:cs="Arial"/>
              <w:color w:val="000000" w:themeColor="text1"/>
            </w:rPr>
          </w:rPrChange>
        </w:rPr>
        <w:t xml:space="preserve">. </w:t>
      </w:r>
      <w:r w:rsidR="00C2545E" w:rsidRPr="002646CB">
        <w:rPr>
          <w:rFonts w:cs="Arial"/>
          <w:rPrChange w:id="2941" w:author="ETRI-김종원" w:date="2019-12-10T10:44:00Z">
            <w:rPr>
              <w:rFonts w:cs="Arial"/>
              <w:color w:val="000000" w:themeColor="text1"/>
            </w:rPr>
          </w:rPrChange>
        </w:rPr>
        <w:t>따라서</w:t>
      </w:r>
      <w:r w:rsidR="00C2545E" w:rsidRPr="002646CB">
        <w:rPr>
          <w:rFonts w:cs="Arial"/>
          <w:rPrChange w:id="2942" w:author="ETRI-김종원" w:date="2019-12-10T10:44:00Z">
            <w:rPr>
              <w:rFonts w:cs="Arial"/>
              <w:color w:val="000000" w:themeColor="text1"/>
            </w:rPr>
          </w:rPrChange>
        </w:rPr>
        <w:t xml:space="preserve">, </w:t>
      </w:r>
      <w:r w:rsidR="00C2545E" w:rsidRPr="002646CB">
        <w:rPr>
          <w:rFonts w:cs="Arial"/>
          <w:rPrChange w:id="2943" w:author="ETRI-김종원" w:date="2019-12-10T10:44:00Z">
            <w:rPr>
              <w:rFonts w:cs="Arial"/>
              <w:color w:val="000000" w:themeColor="text1"/>
            </w:rPr>
          </w:rPrChange>
        </w:rPr>
        <w:t>이</w:t>
      </w:r>
      <w:r w:rsidR="00C2545E" w:rsidRPr="002646CB">
        <w:rPr>
          <w:rFonts w:cs="Arial"/>
          <w:rPrChange w:id="294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45" w:author="ETRI-김종원" w:date="2019-12-10T10:44:00Z">
            <w:rPr>
              <w:rFonts w:cs="Arial"/>
              <w:color w:val="000000" w:themeColor="text1"/>
            </w:rPr>
          </w:rPrChange>
        </w:rPr>
        <w:t>표준에서</w:t>
      </w:r>
      <w:r w:rsidR="00C2545E" w:rsidRPr="002646CB">
        <w:rPr>
          <w:rFonts w:cs="Arial"/>
          <w:rPrChange w:id="294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47" w:author="ETRI-김종원" w:date="2019-12-10T10:44:00Z">
            <w:rPr>
              <w:rFonts w:cs="Arial"/>
              <w:color w:val="000000" w:themeColor="text1"/>
            </w:rPr>
          </w:rPrChange>
        </w:rPr>
        <w:t>별도록</w:t>
      </w:r>
      <w:r w:rsidR="00C2545E" w:rsidRPr="002646CB">
        <w:rPr>
          <w:rFonts w:cs="Arial"/>
          <w:rPrChange w:id="294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49" w:author="ETRI-김종원" w:date="2019-12-10T10:44:00Z">
            <w:rPr>
              <w:rFonts w:cs="Arial"/>
              <w:color w:val="000000" w:themeColor="text1"/>
            </w:rPr>
          </w:rPrChange>
        </w:rPr>
        <w:t>언급되지</w:t>
      </w:r>
      <w:r w:rsidR="00C2545E" w:rsidRPr="002646CB">
        <w:rPr>
          <w:rFonts w:cs="Arial"/>
          <w:rPrChange w:id="295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51" w:author="ETRI-김종원" w:date="2019-12-10T10:44:00Z">
            <w:rPr>
              <w:rFonts w:cs="Arial"/>
              <w:color w:val="000000" w:themeColor="text1"/>
            </w:rPr>
          </w:rPrChange>
        </w:rPr>
        <w:t>않은</w:t>
      </w:r>
      <w:r w:rsidR="00C2545E" w:rsidRPr="002646CB">
        <w:rPr>
          <w:rFonts w:cs="Arial"/>
          <w:rPrChange w:id="295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53" w:author="ETRI-김종원" w:date="2019-12-10T10:44:00Z">
            <w:rPr>
              <w:rFonts w:cs="Arial"/>
              <w:color w:val="000000" w:themeColor="text1"/>
            </w:rPr>
          </w:rPrChange>
        </w:rPr>
        <w:t>사항에</w:t>
      </w:r>
      <w:r w:rsidR="00C2545E" w:rsidRPr="002646CB">
        <w:rPr>
          <w:rFonts w:cs="Arial"/>
          <w:rPrChange w:id="295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55" w:author="ETRI-김종원" w:date="2019-12-10T10:44:00Z">
            <w:rPr>
              <w:rFonts w:cs="Arial"/>
              <w:color w:val="000000" w:themeColor="text1"/>
            </w:rPr>
          </w:rPrChange>
        </w:rPr>
        <w:t>대해서는</w:t>
      </w:r>
      <w:r w:rsidR="00C2545E" w:rsidRPr="002646CB">
        <w:rPr>
          <w:rFonts w:cs="Arial"/>
          <w:rPrChange w:id="2956" w:author="ETRI-김종원" w:date="2019-12-10T10:44:00Z">
            <w:rPr>
              <w:rFonts w:cs="Arial"/>
              <w:color w:val="000000" w:themeColor="text1"/>
            </w:rPr>
          </w:rPrChange>
        </w:rPr>
        <w:t xml:space="preserve"> IEC</w:t>
      </w:r>
      <w:r w:rsidR="00C2545E" w:rsidRPr="002646CB">
        <w:rPr>
          <w:rFonts w:cs="Arial"/>
          <w:rPrChange w:id="2957" w:author="ETRI-김종원" w:date="2019-12-10T10:44:00Z">
            <w:rPr>
              <w:rFonts w:cs="Arial"/>
              <w:color w:val="000000" w:themeColor="text1"/>
            </w:rPr>
          </w:rPrChange>
        </w:rPr>
        <w:t>에서</w:t>
      </w:r>
      <w:r w:rsidR="00C2545E" w:rsidRPr="002646CB">
        <w:rPr>
          <w:rFonts w:cs="Arial"/>
          <w:rPrChange w:id="295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59" w:author="ETRI-김종원" w:date="2019-12-10T10:44:00Z">
            <w:rPr>
              <w:rFonts w:cs="Arial"/>
              <w:color w:val="000000" w:themeColor="text1"/>
            </w:rPr>
          </w:rPrChange>
        </w:rPr>
        <w:t>권고하는</w:t>
      </w:r>
      <w:r w:rsidR="00C2545E" w:rsidRPr="002646CB">
        <w:rPr>
          <w:rFonts w:cs="Arial"/>
          <w:rPrChange w:id="296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61" w:author="ETRI-김종원" w:date="2019-12-10T10:44:00Z">
            <w:rPr>
              <w:rFonts w:cs="Arial"/>
              <w:color w:val="000000" w:themeColor="text1"/>
            </w:rPr>
          </w:rPrChange>
        </w:rPr>
        <w:t>마이크로그리드</w:t>
      </w:r>
      <w:r w:rsidR="00C2545E" w:rsidRPr="002646CB">
        <w:rPr>
          <w:rFonts w:cs="Arial"/>
          <w:rPrChange w:id="296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63" w:author="ETRI-김종원" w:date="2019-12-10T10:44:00Z">
            <w:rPr>
              <w:rFonts w:cs="Arial"/>
              <w:color w:val="000000" w:themeColor="text1"/>
            </w:rPr>
          </w:rPrChange>
        </w:rPr>
        <w:t>관련</w:t>
      </w:r>
      <w:r w:rsidR="00C2545E" w:rsidRPr="002646CB">
        <w:rPr>
          <w:rFonts w:cs="Arial"/>
          <w:rPrChange w:id="296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65" w:author="ETRI-김종원" w:date="2019-12-10T10:44:00Z">
            <w:rPr>
              <w:rFonts w:cs="Arial"/>
              <w:color w:val="000000" w:themeColor="text1"/>
            </w:rPr>
          </w:rPrChange>
        </w:rPr>
        <w:t>표준의</w:t>
      </w:r>
      <w:r w:rsidR="00C2545E" w:rsidRPr="002646CB">
        <w:rPr>
          <w:rFonts w:cs="Arial"/>
          <w:rPrChange w:id="296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67" w:author="ETRI-김종원" w:date="2019-12-10T10:44:00Z">
            <w:rPr>
              <w:rFonts w:cs="Arial"/>
              <w:color w:val="000000" w:themeColor="text1"/>
            </w:rPr>
          </w:rPrChange>
        </w:rPr>
        <w:t>기본</w:t>
      </w:r>
      <w:r w:rsidR="00C2545E" w:rsidRPr="002646CB">
        <w:rPr>
          <w:rFonts w:cs="Arial"/>
          <w:rPrChange w:id="296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69" w:author="ETRI-김종원" w:date="2019-12-10T10:44:00Z">
            <w:rPr>
              <w:rFonts w:cs="Arial"/>
              <w:color w:val="000000" w:themeColor="text1"/>
            </w:rPr>
          </w:rPrChange>
        </w:rPr>
        <w:t>사항들을</w:t>
      </w:r>
      <w:r w:rsidR="00C2545E" w:rsidRPr="002646CB">
        <w:rPr>
          <w:rFonts w:cs="Arial"/>
          <w:rPrChange w:id="297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/>
          <w:rPrChange w:id="2971" w:author="ETRI-김종원" w:date="2019-12-10T10:44:00Z">
            <w:rPr>
              <w:rFonts w:cs="Arial"/>
              <w:color w:val="000000" w:themeColor="text1"/>
            </w:rPr>
          </w:rPrChange>
        </w:rPr>
        <w:t>준용한다</w:t>
      </w:r>
      <w:r w:rsidR="00C2545E" w:rsidRPr="002646CB">
        <w:rPr>
          <w:rFonts w:cs="Arial"/>
          <w:rPrChange w:id="2972" w:author="ETRI-김종원" w:date="2019-12-10T10:44:00Z">
            <w:rPr>
              <w:rFonts w:cs="Arial"/>
              <w:color w:val="000000" w:themeColor="text1"/>
            </w:rPr>
          </w:rPrChange>
        </w:rPr>
        <w:t xml:space="preserve">. </w:t>
      </w:r>
    </w:p>
    <w:p w14:paraId="347B97C3" w14:textId="77777777" w:rsidR="000F2A21" w:rsidRPr="002646CB" w:rsidRDefault="000F2A21" w:rsidP="00583DAC">
      <w:pPr>
        <w:widowControl/>
        <w:wordWrap/>
        <w:autoSpaceDE/>
        <w:autoSpaceDN/>
        <w:spacing w:line="240" w:lineRule="auto"/>
        <w:rPr>
          <w:rPrChange w:id="2973" w:author="ETRI-김종원" w:date="2019-12-10T10:44:00Z">
            <w:rPr/>
          </w:rPrChange>
        </w:rPr>
      </w:pPr>
    </w:p>
    <w:p w14:paraId="0479EF08" w14:textId="77777777" w:rsidR="000F2A21" w:rsidRPr="002646CB" w:rsidRDefault="000F2A21" w:rsidP="00583DAC">
      <w:pPr>
        <w:widowControl/>
        <w:wordWrap/>
        <w:autoSpaceDE/>
        <w:autoSpaceDN/>
        <w:spacing w:line="240" w:lineRule="auto"/>
        <w:rPr>
          <w:rPrChange w:id="2974" w:author="ETRI-김종원" w:date="2019-12-10T10:44:00Z">
            <w:rPr/>
          </w:rPrChange>
        </w:rPr>
      </w:pPr>
    </w:p>
    <w:p w14:paraId="54D3BB8E" w14:textId="2DF1A60A" w:rsidR="000F2A21" w:rsidRPr="002646CB" w:rsidRDefault="000F2A21">
      <w:pPr>
        <w:widowControl/>
        <w:wordWrap/>
        <w:autoSpaceDE/>
        <w:autoSpaceDN/>
        <w:spacing w:line="240" w:lineRule="auto"/>
        <w:jc w:val="left"/>
        <w:rPr>
          <w:rPrChange w:id="2975" w:author="ETRI-김종원" w:date="2019-12-10T10:44:00Z">
            <w:rPr/>
          </w:rPrChange>
        </w:rPr>
        <w:sectPr w:rsidR="000F2A21" w:rsidRPr="002646CB" w:rsidSect="007C060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1616" w:right="1276" w:bottom="1616" w:left="1276" w:header="1049" w:footer="1049" w:gutter="0"/>
          <w:pgNumType w:fmt="lowerRoman" w:start="1"/>
          <w:cols w:space="720"/>
          <w:titlePg/>
          <w:docGrid w:linePitch="324"/>
        </w:sectPr>
      </w:pPr>
    </w:p>
    <w:p w14:paraId="06553366" w14:textId="77777777" w:rsidR="007C0602" w:rsidRPr="002646CB" w:rsidRDefault="007C0602">
      <w:pPr>
        <w:widowControl/>
        <w:wordWrap/>
        <w:autoSpaceDE/>
        <w:autoSpaceDN/>
        <w:spacing w:line="240" w:lineRule="auto"/>
        <w:jc w:val="left"/>
        <w:rPr>
          <w:rPrChange w:id="2994" w:author="ETRI-김종원" w:date="2019-12-10T10:44:00Z">
            <w:rPr/>
          </w:rPrChange>
        </w:rPr>
        <w:sectPr w:rsidR="007C0602" w:rsidRPr="002646CB" w:rsidSect="009F784A">
          <w:headerReference w:type="first" r:id="rId21"/>
          <w:footerReference w:type="first" r:id="rId22"/>
          <w:pgSz w:w="11906" w:h="16838" w:code="9"/>
          <w:pgMar w:top="1616" w:right="1276" w:bottom="1616" w:left="1276" w:header="1049" w:footer="1049" w:gutter="0"/>
          <w:pgNumType w:start="1"/>
          <w:cols w:space="720"/>
          <w:titlePg/>
          <w:docGrid w:linePitch="324"/>
        </w:sectPr>
      </w:pPr>
    </w:p>
    <w:p w14:paraId="780673A5" w14:textId="77777777" w:rsidR="00391212" w:rsidRPr="002646CB" w:rsidRDefault="00C95124" w:rsidP="009F784A">
      <w:pPr>
        <w:widowControl/>
        <w:wordWrap/>
        <w:autoSpaceDE/>
        <w:autoSpaceDN/>
        <w:spacing w:line="240" w:lineRule="auto"/>
        <w:jc w:val="center"/>
        <w:rPr>
          <w:rFonts w:ascii="돋움" w:eastAsia="돋움" w:hAnsi="돋움"/>
          <w:b/>
          <w:sz w:val="28"/>
          <w:rPrChange w:id="3001" w:author="ETRI-김종원" w:date="2019-12-10T10:44:00Z">
            <w:rPr>
              <w:rFonts w:ascii="돋움" w:eastAsia="돋움" w:hAnsi="돋움"/>
              <w:b/>
              <w:sz w:val="28"/>
            </w:rPr>
          </w:rPrChange>
        </w:rPr>
      </w:pPr>
      <w:r w:rsidRPr="002646CB">
        <w:rPr>
          <w:rFonts w:ascii="돋움" w:eastAsia="돋움" w:hAnsi="돋움" w:hint="eastAsia"/>
          <w:b/>
          <w:sz w:val="28"/>
          <w:rPrChange w:id="3002" w:author="ETRI-김종원" w:date="2019-12-10T10:44:00Z">
            <w:rPr>
              <w:rFonts w:ascii="돋움" w:eastAsia="돋움" w:hAnsi="돋움" w:hint="eastAsia"/>
              <w:b/>
              <w:sz w:val="28"/>
            </w:rPr>
          </w:rPrChange>
        </w:rPr>
        <w:lastRenderedPageBreak/>
        <w:t>한국스마트그리드협회</w:t>
      </w:r>
      <w:r w:rsidR="00B3568A" w:rsidRPr="002646CB">
        <w:rPr>
          <w:rFonts w:ascii="돋움" w:eastAsia="돋움" w:hAnsi="돋움" w:hint="eastAsia"/>
          <w:b/>
          <w:sz w:val="28"/>
          <w:rPrChange w:id="3003" w:author="ETRI-김종원" w:date="2019-12-10T10:44:00Z">
            <w:rPr>
              <w:rFonts w:ascii="돋움" w:eastAsia="돋움" w:hAnsi="돋움" w:hint="eastAsia"/>
              <w:b/>
              <w:sz w:val="28"/>
            </w:rPr>
          </w:rPrChange>
        </w:rPr>
        <w:t xml:space="preserve"> 단체표준</w:t>
      </w:r>
    </w:p>
    <w:p w14:paraId="2A8F8065" w14:textId="77777777" w:rsidR="00B3568A" w:rsidRPr="002646CB" w:rsidRDefault="00B3568A" w:rsidP="00B3568A">
      <w:pPr>
        <w:rPr>
          <w:rPrChange w:id="3004" w:author="ETRI-김종원" w:date="2019-12-10T10:44:00Z">
            <w:rPr/>
          </w:rPrChange>
        </w:rPr>
      </w:pPr>
    </w:p>
    <w:p w14:paraId="5E3D7B7B" w14:textId="3FE77084" w:rsidR="00391212" w:rsidRPr="002646CB" w:rsidRDefault="00B3568A" w:rsidP="00901A55">
      <w:pPr>
        <w:jc w:val="right"/>
        <w:rPr>
          <w:rFonts w:eastAsia="돋움"/>
          <w:b/>
          <w:sz w:val="28"/>
          <w:szCs w:val="28"/>
          <w:rPrChange w:id="3005" w:author="ETRI-김종원" w:date="2019-12-10T10:44:00Z">
            <w:rPr>
              <w:rFonts w:eastAsia="돋움"/>
              <w:b/>
              <w:sz w:val="28"/>
              <w:szCs w:val="28"/>
            </w:rPr>
          </w:rPrChange>
        </w:rPr>
      </w:pPr>
      <w:r w:rsidRPr="002646CB">
        <w:rPr>
          <w:rFonts w:cs="Arial" w:hint="eastAsia"/>
          <w:sz w:val="28"/>
          <w:szCs w:val="28"/>
          <w:rPrChange w:id="3006" w:author="ETRI-김종원" w:date="2019-12-10T10:44:00Z">
            <w:rPr>
              <w:rFonts w:cs="Arial" w:hint="eastAsia"/>
              <w:sz w:val="28"/>
              <w:szCs w:val="28"/>
            </w:rPr>
          </w:rPrChange>
        </w:rPr>
        <w:t>SGSF</w:t>
      </w:r>
      <w:r w:rsidR="007C307C" w:rsidRPr="002646CB">
        <w:rPr>
          <w:rFonts w:cs="Arial" w:hint="eastAsia"/>
          <w:sz w:val="28"/>
          <w:szCs w:val="28"/>
          <w:rPrChange w:id="3007" w:author="ETRI-김종원" w:date="2019-12-10T10:44:00Z">
            <w:rPr>
              <w:rFonts w:cs="Arial" w:hint="eastAsia"/>
              <w:sz w:val="28"/>
              <w:szCs w:val="28"/>
            </w:rPr>
          </w:rPrChange>
        </w:rPr>
        <w:t>-</w:t>
      </w:r>
      <w:r w:rsidR="00BF2D25" w:rsidRPr="002646CB">
        <w:rPr>
          <w:rFonts w:cs="Arial" w:hint="eastAsia"/>
          <w:sz w:val="28"/>
          <w:szCs w:val="28"/>
          <w:rPrChange w:id="3008" w:author="ETRI-김종원" w:date="2019-12-10T10:44:00Z">
            <w:rPr>
              <w:rFonts w:cs="Arial" w:hint="eastAsia"/>
              <w:sz w:val="28"/>
              <w:szCs w:val="28"/>
            </w:rPr>
          </w:rPrChange>
        </w:rPr>
        <w:t>011-3-</w:t>
      </w:r>
      <w:ins w:id="3009" w:author="박 진상" w:date="2019-10-08T04:32:00Z">
        <w:r w:rsidR="00EE4918" w:rsidRPr="002646CB">
          <w:rPr>
            <w:rFonts w:cs="Arial"/>
            <w:sz w:val="28"/>
            <w:szCs w:val="28"/>
            <w:rPrChange w:id="3010" w:author="ETRI-김종원" w:date="2019-12-10T10:44:00Z">
              <w:rPr>
                <w:rFonts w:cs="Arial"/>
                <w:sz w:val="28"/>
                <w:szCs w:val="28"/>
              </w:rPr>
            </w:rPrChange>
          </w:rPr>
          <w:t>4</w:t>
        </w:r>
      </w:ins>
      <w:del w:id="3011" w:author="박 진상" w:date="2019-10-08T04:32:00Z">
        <w:r w:rsidR="00BF2D25" w:rsidRPr="002646CB" w:rsidDel="00EE4918">
          <w:rPr>
            <w:rFonts w:cs="Arial" w:hint="eastAsia"/>
            <w:sz w:val="28"/>
            <w:szCs w:val="28"/>
            <w:rPrChange w:id="3012" w:author="ETRI-김종원" w:date="2019-12-10T10:44:00Z">
              <w:rPr>
                <w:rFonts w:cs="Arial" w:hint="eastAsia"/>
                <w:sz w:val="28"/>
                <w:szCs w:val="28"/>
              </w:rPr>
            </w:rPrChange>
          </w:rPr>
          <w:delText>3</w:delText>
        </w:r>
      </w:del>
      <w:r w:rsidR="00BD6E7A" w:rsidRPr="002646CB">
        <w:rPr>
          <w:rFonts w:cs="Arial" w:hint="eastAsia"/>
          <w:sz w:val="28"/>
          <w:szCs w:val="28"/>
          <w:rPrChange w:id="3013" w:author="ETRI-김종원" w:date="2019-12-10T10:44:00Z">
            <w:rPr>
              <w:rFonts w:cs="Arial" w:hint="eastAsia"/>
              <w:sz w:val="28"/>
              <w:szCs w:val="28"/>
            </w:rPr>
          </w:rPrChange>
        </w:rPr>
        <w:t>:201</w:t>
      </w:r>
      <w:ins w:id="3014" w:author="박 진상" w:date="2019-10-08T04:32:00Z">
        <w:r w:rsidR="00EE4918" w:rsidRPr="002646CB">
          <w:rPr>
            <w:rFonts w:cs="Arial"/>
            <w:sz w:val="28"/>
            <w:szCs w:val="28"/>
            <w:rPrChange w:id="3015" w:author="ETRI-김종원" w:date="2019-12-10T10:44:00Z">
              <w:rPr>
                <w:rFonts w:cs="Arial"/>
                <w:sz w:val="28"/>
                <w:szCs w:val="28"/>
              </w:rPr>
            </w:rPrChange>
          </w:rPr>
          <w:t>9</w:t>
        </w:r>
      </w:ins>
      <w:del w:id="3016" w:author="박 진상" w:date="2019-10-08T04:32:00Z">
        <w:r w:rsidR="00583DAC" w:rsidRPr="002646CB" w:rsidDel="00EE4918">
          <w:rPr>
            <w:rFonts w:cs="Arial"/>
            <w:sz w:val="28"/>
            <w:szCs w:val="28"/>
            <w:rPrChange w:id="3017" w:author="ETRI-김종원" w:date="2019-12-10T10:44:00Z">
              <w:rPr>
                <w:rFonts w:cs="Arial"/>
                <w:sz w:val="28"/>
                <w:szCs w:val="28"/>
              </w:rPr>
            </w:rPrChange>
          </w:rPr>
          <w:delText>7</w:delText>
        </w:r>
      </w:del>
    </w:p>
    <w:p w14:paraId="77B700E3" w14:textId="77777777" w:rsidR="00391212" w:rsidRPr="002646CB" w:rsidRDefault="00391212" w:rsidP="00391212">
      <w:pPr>
        <w:adjustRightInd w:val="0"/>
        <w:ind w:left="187" w:hanging="187"/>
        <w:jc w:val="right"/>
        <w:rPr>
          <w:rFonts w:eastAsia="돋움"/>
          <w:b/>
          <w:bCs/>
          <w:sz w:val="28"/>
          <w:rPrChange w:id="3018" w:author="ETRI-김종원" w:date="2019-12-10T10:44:00Z">
            <w:rPr>
              <w:rFonts w:eastAsia="돋움"/>
              <w:b/>
              <w:bCs/>
              <w:sz w:val="28"/>
            </w:rPr>
          </w:rPrChange>
        </w:rPr>
      </w:pPr>
      <w:bookmarkStart w:id="3019" w:name="부합화"/>
      <w:bookmarkEnd w:id="3019"/>
    </w:p>
    <w:p w14:paraId="42A9F130" w14:textId="77777777" w:rsidR="00391212" w:rsidRPr="002646CB" w:rsidRDefault="00391212" w:rsidP="00391212">
      <w:pPr>
        <w:adjustRightInd w:val="0"/>
        <w:ind w:left="187" w:hanging="187"/>
        <w:jc w:val="right"/>
        <w:rPr>
          <w:rFonts w:eastAsia="돋움"/>
          <w:b/>
          <w:bCs/>
          <w:sz w:val="16"/>
          <w:szCs w:val="16"/>
          <w:rPrChange w:id="3020" w:author="ETRI-김종원" w:date="2019-12-10T10:44:00Z">
            <w:rPr>
              <w:rFonts w:eastAsia="돋움"/>
              <w:b/>
              <w:bCs/>
              <w:sz w:val="16"/>
              <w:szCs w:val="16"/>
            </w:rPr>
          </w:rPrChange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315"/>
      </w:tblGrid>
      <w:tr w:rsidR="00391212" w:rsidRPr="002646CB" w14:paraId="2FD47F92" w14:textId="77777777" w:rsidTr="002153AF">
        <w:trPr>
          <w:jc w:val="center"/>
        </w:trPr>
        <w:tc>
          <w:tcPr>
            <w:tcW w:w="7315" w:type="dxa"/>
          </w:tcPr>
          <w:p w14:paraId="05D8CA70" w14:textId="6AEC84EA" w:rsidR="008B4E7F" w:rsidRPr="002646CB" w:rsidRDefault="00C2545E" w:rsidP="00791087">
            <w:pPr>
              <w:adjustRightInd w:val="0"/>
              <w:jc w:val="center"/>
              <w:rPr>
                <w:rFonts w:eastAsia="돋움"/>
                <w:b/>
                <w:w w:val="90"/>
                <w:sz w:val="40"/>
                <w:szCs w:val="40"/>
                <w:rPrChange w:id="3021" w:author="ETRI-김종원" w:date="2019-12-10T10:44:00Z">
                  <w:rPr>
                    <w:rFonts w:eastAsia="돋움"/>
                    <w:b/>
                    <w:w w:val="90"/>
                    <w:sz w:val="40"/>
                    <w:szCs w:val="40"/>
                  </w:rPr>
                </w:rPrChange>
              </w:rPr>
            </w:pPr>
            <w:r w:rsidRPr="002646CB">
              <w:rPr>
                <w:rFonts w:eastAsia="돋움" w:hint="eastAsia"/>
                <w:b/>
                <w:w w:val="90"/>
                <w:sz w:val="40"/>
                <w:szCs w:val="40"/>
                <w:rPrChange w:id="3022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>구역형</w:t>
            </w:r>
            <w:r w:rsidRPr="002646CB">
              <w:rPr>
                <w:rFonts w:eastAsia="돋움" w:hint="eastAsia"/>
                <w:b/>
                <w:w w:val="90"/>
                <w:sz w:val="40"/>
                <w:szCs w:val="40"/>
                <w:rPrChange w:id="3023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 xml:space="preserve"> </w:t>
            </w:r>
            <w:r w:rsidRPr="002646CB">
              <w:rPr>
                <w:rFonts w:eastAsia="돋움" w:hint="eastAsia"/>
                <w:b/>
                <w:w w:val="90"/>
                <w:sz w:val="40"/>
                <w:szCs w:val="40"/>
                <w:rPrChange w:id="3024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>집단에너지</w:t>
            </w:r>
            <w:r w:rsidR="00791087" w:rsidRPr="002646CB">
              <w:rPr>
                <w:rFonts w:eastAsia="돋움" w:hint="eastAsia"/>
                <w:b/>
                <w:w w:val="90"/>
                <w:sz w:val="40"/>
                <w:szCs w:val="40"/>
                <w:rPrChange w:id="3025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 xml:space="preserve"> </w:t>
            </w:r>
            <w:r w:rsidR="00192765" w:rsidRPr="002646CB">
              <w:rPr>
                <w:rFonts w:eastAsia="돋움" w:hint="eastAsia"/>
                <w:b/>
                <w:w w:val="90"/>
                <w:sz w:val="40"/>
                <w:szCs w:val="40"/>
                <w:rPrChange w:id="3026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>마이크로그리드</w:t>
            </w:r>
          </w:p>
          <w:p w14:paraId="68DAE01C" w14:textId="16BB12D6" w:rsidR="00391212" w:rsidRPr="002646CB" w:rsidRDefault="00070388">
            <w:pPr>
              <w:adjustRightInd w:val="0"/>
              <w:jc w:val="center"/>
              <w:rPr>
                <w:rFonts w:eastAsia="돋움"/>
                <w:b/>
                <w:w w:val="90"/>
                <w:sz w:val="40"/>
                <w:szCs w:val="40"/>
                <w:rPrChange w:id="3027" w:author="ETRI-김종원" w:date="2019-12-10T10:44:00Z">
                  <w:rPr>
                    <w:rFonts w:eastAsia="돋움"/>
                    <w:b/>
                    <w:w w:val="90"/>
                    <w:sz w:val="40"/>
                    <w:szCs w:val="40"/>
                  </w:rPr>
                </w:rPrChange>
              </w:rPr>
            </w:pPr>
            <w:r w:rsidRPr="002646CB">
              <w:rPr>
                <w:rFonts w:eastAsia="돋움" w:hint="eastAsia"/>
                <w:b/>
                <w:w w:val="90"/>
                <w:sz w:val="40"/>
                <w:szCs w:val="40"/>
                <w:rPrChange w:id="3028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>—</w:t>
            </w:r>
            <w:r w:rsidRPr="002646CB">
              <w:rPr>
                <w:rFonts w:eastAsia="돋움" w:hint="eastAsia"/>
                <w:b/>
                <w:w w:val="90"/>
                <w:sz w:val="40"/>
                <w:szCs w:val="40"/>
                <w:rPrChange w:id="3029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 xml:space="preserve"> </w:t>
            </w:r>
            <w:r w:rsidR="008B4E7F" w:rsidRPr="002646CB">
              <w:rPr>
                <w:rFonts w:eastAsia="돋움" w:hint="eastAsia"/>
                <w:b/>
                <w:w w:val="90"/>
                <w:sz w:val="40"/>
                <w:szCs w:val="40"/>
                <w:rPrChange w:id="3030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>제</w:t>
            </w:r>
            <w:ins w:id="3031" w:author="박 진상" w:date="2019-10-08T04:32:00Z">
              <w:r w:rsidR="00EE4918" w:rsidRPr="002646CB">
                <w:rPr>
                  <w:rFonts w:eastAsia="돋움" w:hint="eastAsia"/>
                  <w:b/>
                  <w:w w:val="90"/>
                  <w:sz w:val="40"/>
                  <w:szCs w:val="40"/>
                  <w:rPrChange w:id="3032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t>4</w:t>
              </w:r>
            </w:ins>
            <w:del w:id="3033" w:author="박 진상" w:date="2019-10-08T04:32:00Z">
              <w:r w:rsidR="002559F2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  <w:rPrChange w:id="3034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delText>3</w:delText>
              </w:r>
            </w:del>
            <w:r w:rsidR="008B4E7F" w:rsidRPr="002646CB">
              <w:rPr>
                <w:rFonts w:eastAsia="돋움" w:hint="eastAsia"/>
                <w:b/>
                <w:w w:val="90"/>
                <w:sz w:val="40"/>
                <w:szCs w:val="40"/>
                <w:rPrChange w:id="3035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>부</w:t>
            </w:r>
            <w:r w:rsidR="00243B65" w:rsidRPr="002646CB">
              <w:rPr>
                <w:rFonts w:eastAsia="돋움" w:hint="eastAsia"/>
                <w:b/>
                <w:w w:val="90"/>
                <w:sz w:val="40"/>
                <w:szCs w:val="40"/>
                <w:rPrChange w:id="3036" w:author="ETRI-김종원" w:date="2019-12-10T10:44:00Z">
                  <w:rPr>
                    <w:rFonts w:eastAsia="돋움" w:hint="eastAsia"/>
                    <w:b/>
                    <w:w w:val="90"/>
                    <w:sz w:val="40"/>
                    <w:szCs w:val="40"/>
                  </w:rPr>
                </w:rPrChange>
              </w:rPr>
              <w:t xml:space="preserve"> :</w:t>
            </w:r>
            <w:r w:rsidR="008B4E7F" w:rsidRPr="002646CB">
              <w:rPr>
                <w:rFonts w:eastAsia="돋움"/>
                <w:b/>
                <w:w w:val="90"/>
                <w:sz w:val="40"/>
                <w:szCs w:val="40"/>
                <w:rPrChange w:id="3037" w:author="ETRI-김종원" w:date="2019-12-10T10:44:00Z">
                  <w:rPr>
                    <w:rFonts w:eastAsia="돋움"/>
                    <w:b/>
                    <w:w w:val="90"/>
                    <w:sz w:val="40"/>
                    <w:szCs w:val="40"/>
                  </w:rPr>
                </w:rPrChange>
              </w:rPr>
              <w:t xml:space="preserve"> </w:t>
            </w:r>
            <w:ins w:id="3038" w:author="박 진상" w:date="2019-10-08T04:44:00Z">
              <w:r w:rsidR="006B3701" w:rsidRPr="002646CB">
                <w:rPr>
                  <w:rFonts w:eastAsia="돋움" w:hint="eastAsia"/>
                  <w:b/>
                  <w:w w:val="90"/>
                  <w:sz w:val="40"/>
                  <w:szCs w:val="40"/>
                  <w:rPrChange w:id="3039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t>분산자원</w:t>
              </w:r>
              <w:r w:rsidR="006B3701" w:rsidRPr="002646CB">
                <w:rPr>
                  <w:rFonts w:eastAsia="돋움" w:hint="eastAsia"/>
                  <w:b/>
                  <w:w w:val="90"/>
                  <w:sz w:val="40"/>
                  <w:szCs w:val="40"/>
                  <w:rPrChange w:id="3040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t xml:space="preserve"> </w:t>
              </w:r>
            </w:ins>
            <w:ins w:id="3041" w:author="박 진상" w:date="2019-10-08T04:32:00Z">
              <w:r w:rsidR="00EE4918" w:rsidRPr="002646CB">
                <w:rPr>
                  <w:rFonts w:eastAsia="돋움" w:hint="eastAsia"/>
                  <w:b/>
                  <w:w w:val="90"/>
                  <w:sz w:val="40"/>
                  <w:szCs w:val="40"/>
                  <w:rPrChange w:id="3042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t>안정화</w:t>
              </w:r>
              <w:r w:rsidR="00EE4918" w:rsidRPr="002646CB">
                <w:rPr>
                  <w:rFonts w:eastAsia="돋움" w:hint="eastAsia"/>
                  <w:b/>
                  <w:w w:val="90"/>
                  <w:sz w:val="40"/>
                  <w:szCs w:val="40"/>
                  <w:rPrChange w:id="3043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t xml:space="preserve"> </w:t>
              </w:r>
              <w:r w:rsidR="00EE4918" w:rsidRPr="002646CB">
                <w:rPr>
                  <w:rFonts w:eastAsia="돋움" w:hint="eastAsia"/>
                  <w:b/>
                  <w:w w:val="90"/>
                  <w:sz w:val="40"/>
                  <w:szCs w:val="40"/>
                  <w:rPrChange w:id="3044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t>특성지표</w:t>
              </w:r>
            </w:ins>
            <w:del w:id="3045" w:author="박 진상" w:date="2019-10-08T04:32:00Z">
              <w:r w:rsidR="004E5776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  <w:rPrChange w:id="3046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delText>운</w:delText>
              </w:r>
              <w:r w:rsidR="00D8629A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  <w:rPrChange w:id="3047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delText>전</w:delText>
              </w:r>
              <w:r w:rsidR="004E5776" w:rsidRPr="002646CB" w:rsidDel="00EE4918">
                <w:rPr>
                  <w:rFonts w:eastAsia="돋움"/>
                  <w:b/>
                  <w:w w:val="90"/>
                  <w:sz w:val="40"/>
                  <w:szCs w:val="40"/>
                  <w:rPrChange w:id="3048" w:author="ETRI-김종원" w:date="2019-12-10T10:44:00Z">
                    <w:rPr>
                      <w:rFonts w:eastAsia="돋움"/>
                      <w:b/>
                      <w:w w:val="90"/>
                      <w:sz w:val="40"/>
                      <w:szCs w:val="40"/>
                    </w:rPr>
                  </w:rPrChange>
                </w:rPr>
                <w:delText xml:space="preserve"> </w:delText>
              </w:r>
              <w:r w:rsidR="004E5776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  <w:rPrChange w:id="3049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delText>및</w:delText>
              </w:r>
              <w:r w:rsidR="004E5776" w:rsidRPr="002646CB" w:rsidDel="00EE4918">
                <w:rPr>
                  <w:rFonts w:eastAsia="돋움"/>
                  <w:b/>
                  <w:w w:val="90"/>
                  <w:sz w:val="40"/>
                  <w:szCs w:val="40"/>
                  <w:rPrChange w:id="3050" w:author="ETRI-김종원" w:date="2019-12-10T10:44:00Z">
                    <w:rPr>
                      <w:rFonts w:eastAsia="돋움"/>
                      <w:b/>
                      <w:w w:val="90"/>
                      <w:sz w:val="40"/>
                      <w:szCs w:val="40"/>
                    </w:rPr>
                  </w:rPrChange>
                </w:rPr>
                <w:delText xml:space="preserve"> </w:delText>
              </w:r>
              <w:r w:rsidR="004E5776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  <w:rPrChange w:id="3051" w:author="ETRI-김종원" w:date="2019-12-10T10:44:00Z">
                    <w:rPr>
                      <w:rFonts w:eastAsia="돋움" w:hint="eastAsia"/>
                      <w:b/>
                      <w:w w:val="90"/>
                      <w:sz w:val="40"/>
                      <w:szCs w:val="40"/>
                    </w:rPr>
                  </w:rPrChange>
                </w:rPr>
                <w:delText>제어</w:delText>
              </w:r>
            </w:del>
          </w:p>
        </w:tc>
      </w:tr>
    </w:tbl>
    <w:p w14:paraId="062EBF03" w14:textId="77777777" w:rsidR="00391212" w:rsidRPr="002646CB" w:rsidRDefault="00391212" w:rsidP="00391212">
      <w:pPr>
        <w:adjustRightInd w:val="0"/>
        <w:jc w:val="center"/>
        <w:rPr>
          <w:rFonts w:eastAsia="돋움"/>
          <w:rPrChange w:id="3052" w:author="ETRI-김종원" w:date="2019-12-10T10:44:00Z">
            <w:rPr>
              <w:rFonts w:eastAsia="돋움"/>
            </w:rPr>
          </w:rPrChange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357"/>
      </w:tblGrid>
      <w:tr w:rsidR="00391212" w:rsidRPr="002646CB" w14:paraId="30114575" w14:textId="77777777" w:rsidTr="002153AF">
        <w:trPr>
          <w:jc w:val="center"/>
        </w:trPr>
        <w:tc>
          <w:tcPr>
            <w:tcW w:w="7357" w:type="dxa"/>
          </w:tcPr>
          <w:p w14:paraId="3CFA0023" w14:textId="7F6F8774" w:rsidR="00791087" w:rsidRPr="002646CB" w:rsidRDefault="00F7536B" w:rsidP="002559F2">
            <w:pPr>
              <w:adjustRightInd w:val="0"/>
              <w:jc w:val="center"/>
              <w:rPr>
                <w:rFonts w:eastAsia="돋움"/>
                <w:sz w:val="24"/>
                <w:szCs w:val="24"/>
                <w:rPrChange w:id="3053" w:author="ETRI-김종원" w:date="2019-12-10T10:44:00Z">
                  <w:rPr>
                    <w:rFonts w:eastAsia="돋움"/>
                    <w:color w:val="000000"/>
                    <w:sz w:val="24"/>
                    <w:szCs w:val="24"/>
                  </w:rPr>
                </w:rPrChange>
              </w:rPr>
            </w:pPr>
            <w:r w:rsidRPr="002646CB">
              <w:rPr>
                <w:rFonts w:eastAsia="돋움" w:hint="eastAsia"/>
                <w:sz w:val="24"/>
                <w:szCs w:val="24"/>
                <w:rPrChange w:id="3054" w:author="ETRI-김종원" w:date="2019-12-10T10:44:00Z">
                  <w:rPr>
                    <w:rFonts w:eastAsia="돋움" w:hint="eastAsia"/>
                    <w:color w:val="000000"/>
                    <w:sz w:val="24"/>
                    <w:szCs w:val="24"/>
                  </w:rPr>
                </w:rPrChange>
              </w:rPr>
              <w:t>Community Energy S</w:t>
            </w:r>
            <w:r w:rsidRPr="002646CB">
              <w:rPr>
                <w:rFonts w:eastAsia="돋움"/>
                <w:sz w:val="24"/>
                <w:szCs w:val="24"/>
                <w:rPrChange w:id="3055" w:author="ETRI-김종원" w:date="2019-12-10T10:44:00Z">
                  <w:rPr>
                    <w:rFonts w:eastAsia="돋움"/>
                    <w:color w:val="000000"/>
                    <w:sz w:val="24"/>
                    <w:szCs w:val="24"/>
                  </w:rPr>
                </w:rPrChange>
              </w:rPr>
              <w:t>ystem</w:t>
            </w:r>
            <w:r w:rsidRPr="002646CB">
              <w:rPr>
                <w:rFonts w:eastAsia="돋움" w:hint="eastAsia"/>
                <w:sz w:val="24"/>
                <w:szCs w:val="24"/>
                <w:rPrChange w:id="3056" w:author="ETRI-김종원" w:date="2019-12-10T10:44:00Z">
                  <w:rPr>
                    <w:rFonts w:eastAsia="돋움" w:hint="eastAsia"/>
                    <w:color w:val="000000"/>
                    <w:sz w:val="24"/>
                    <w:szCs w:val="24"/>
                  </w:rPr>
                </w:rPrChange>
              </w:rPr>
              <w:t xml:space="preserve">(CES) </w:t>
            </w:r>
            <w:r w:rsidR="00791087" w:rsidRPr="002646CB">
              <w:rPr>
                <w:rFonts w:eastAsia="돋움" w:hint="eastAsia"/>
                <w:sz w:val="24"/>
                <w:szCs w:val="24"/>
                <w:rPrChange w:id="3057" w:author="ETRI-김종원" w:date="2019-12-10T10:44:00Z">
                  <w:rPr>
                    <w:rFonts w:eastAsia="돋움" w:hint="eastAsia"/>
                    <w:color w:val="000000"/>
                    <w:sz w:val="24"/>
                    <w:szCs w:val="24"/>
                  </w:rPr>
                </w:rPrChange>
              </w:rPr>
              <w:t xml:space="preserve">based </w:t>
            </w:r>
            <w:r w:rsidRPr="002646CB">
              <w:rPr>
                <w:rFonts w:eastAsia="돋움" w:hint="eastAsia"/>
                <w:sz w:val="24"/>
                <w:szCs w:val="24"/>
                <w:rPrChange w:id="3058" w:author="ETRI-김종원" w:date="2019-12-10T10:44:00Z">
                  <w:rPr>
                    <w:rFonts w:eastAsia="돋움" w:hint="eastAsia"/>
                    <w:color w:val="000000"/>
                    <w:sz w:val="24"/>
                    <w:szCs w:val="24"/>
                  </w:rPr>
                </w:rPrChange>
              </w:rPr>
              <w:t>Microgrids</w:t>
            </w:r>
          </w:p>
          <w:p w14:paraId="40FC7495" w14:textId="4926B43F" w:rsidR="00B840AA" w:rsidRPr="002646CB" w:rsidRDefault="00D330FC" w:rsidP="00F7536B">
            <w:pPr>
              <w:adjustRightInd w:val="0"/>
              <w:jc w:val="center"/>
              <w:rPr>
                <w:rFonts w:eastAsia="돋움"/>
                <w:rPrChange w:id="3059" w:author="ETRI-김종원" w:date="2019-12-10T10:44:00Z">
                  <w:rPr>
                    <w:rFonts w:eastAsia="돋움"/>
                  </w:rPr>
                </w:rPrChange>
              </w:rPr>
            </w:pPr>
            <w:r w:rsidRPr="002646CB">
              <w:rPr>
                <w:rFonts w:eastAsia="돋움"/>
                <w:b/>
                <w:w w:val="90"/>
                <w:sz w:val="24"/>
                <w:szCs w:val="24"/>
                <w:rPrChange w:id="3060" w:author="ETRI-김종원" w:date="2019-12-10T10:44:00Z">
                  <w:rPr>
                    <w:rFonts w:eastAsia="돋움"/>
                    <w:b/>
                    <w:w w:val="90"/>
                    <w:sz w:val="24"/>
                    <w:szCs w:val="24"/>
                  </w:rPr>
                </w:rPrChange>
              </w:rPr>
              <w:t>—</w:t>
            </w:r>
            <w:r w:rsidRPr="002646CB">
              <w:rPr>
                <w:rFonts w:eastAsia="돋움"/>
                <w:sz w:val="24"/>
                <w:szCs w:val="24"/>
                <w:rPrChange w:id="3061" w:author="ETRI-김종원" w:date="2019-12-10T10:44:00Z">
                  <w:rPr>
                    <w:rFonts w:eastAsia="돋움"/>
                    <w:sz w:val="24"/>
                    <w:szCs w:val="24"/>
                  </w:rPr>
                </w:rPrChange>
              </w:rPr>
              <w:t xml:space="preserve"> </w:t>
            </w:r>
            <w:r w:rsidR="00B840AA" w:rsidRPr="002646CB">
              <w:rPr>
                <w:rFonts w:eastAsia="돋움"/>
                <w:sz w:val="24"/>
                <w:szCs w:val="24"/>
                <w:rPrChange w:id="3062" w:author="ETRI-김종원" w:date="2019-12-10T10:44:00Z">
                  <w:rPr>
                    <w:rFonts w:eastAsia="돋움"/>
                    <w:sz w:val="24"/>
                    <w:szCs w:val="24"/>
                  </w:rPr>
                </w:rPrChange>
              </w:rPr>
              <w:t xml:space="preserve">Part </w:t>
            </w:r>
            <w:ins w:id="3063" w:author="박 진상" w:date="2019-10-08T04:32:00Z">
              <w:r w:rsidR="00EE4918" w:rsidRPr="002646CB">
                <w:rPr>
                  <w:rFonts w:eastAsia="돋움"/>
                  <w:sz w:val="24"/>
                  <w:szCs w:val="24"/>
                  <w:rPrChange w:id="3064" w:author="ETRI-김종원" w:date="2019-12-10T10:44:00Z">
                    <w:rPr>
                      <w:rFonts w:eastAsia="돋움"/>
                      <w:sz w:val="24"/>
                      <w:szCs w:val="24"/>
                    </w:rPr>
                  </w:rPrChange>
                </w:rPr>
                <w:t>4</w:t>
              </w:r>
            </w:ins>
            <w:del w:id="3065" w:author="박 진상" w:date="2019-10-08T04:32:00Z">
              <w:r w:rsidR="002559F2" w:rsidRPr="002646CB" w:rsidDel="00EE4918">
                <w:rPr>
                  <w:rFonts w:eastAsia="돋움" w:hint="eastAsia"/>
                  <w:sz w:val="24"/>
                  <w:szCs w:val="24"/>
                  <w:rPrChange w:id="3066" w:author="ETRI-김종원" w:date="2019-12-10T10:44:00Z">
                    <w:rPr>
                      <w:rFonts w:eastAsia="돋움" w:hint="eastAsia"/>
                      <w:sz w:val="24"/>
                      <w:szCs w:val="24"/>
                    </w:rPr>
                  </w:rPrChange>
                </w:rPr>
                <w:delText>3</w:delText>
              </w:r>
            </w:del>
            <w:r w:rsidR="00B840AA" w:rsidRPr="002646CB">
              <w:rPr>
                <w:rFonts w:eastAsia="돋움"/>
                <w:sz w:val="24"/>
                <w:szCs w:val="24"/>
                <w:rPrChange w:id="3067" w:author="ETRI-김종원" w:date="2019-12-10T10:44:00Z">
                  <w:rPr>
                    <w:rFonts w:eastAsia="돋움"/>
                    <w:sz w:val="24"/>
                    <w:szCs w:val="24"/>
                  </w:rPr>
                </w:rPrChange>
              </w:rPr>
              <w:t>:</w:t>
            </w:r>
            <w:ins w:id="3068" w:author="박 진상" w:date="2019-10-08T04:32:00Z">
              <w:r w:rsidR="00EE4918" w:rsidRPr="002646CB">
                <w:rPr>
                  <w:rFonts w:eastAsia="돋움" w:hint="eastAsia"/>
                  <w:sz w:val="24"/>
                  <w:szCs w:val="24"/>
                  <w:rPrChange w:id="3069" w:author="ETRI-김종원" w:date="2019-12-10T10:44:00Z">
                    <w:rPr>
                      <w:rFonts w:eastAsia="돋움" w:hint="eastAsia"/>
                      <w:sz w:val="24"/>
                      <w:szCs w:val="24"/>
                    </w:rPr>
                  </w:rPrChange>
                </w:rPr>
                <w:t xml:space="preserve"> </w:t>
              </w:r>
              <w:r w:rsidR="00EE4918" w:rsidRPr="002646CB">
                <w:rPr>
                  <w:rFonts w:eastAsia="돋움"/>
                  <w:sz w:val="24"/>
                  <w:szCs w:val="24"/>
                  <w:rPrChange w:id="3070" w:author="ETRI-김종원" w:date="2019-12-10T10:44:00Z">
                    <w:rPr>
                      <w:rFonts w:eastAsia="돋움"/>
                      <w:sz w:val="24"/>
                      <w:szCs w:val="24"/>
                    </w:rPr>
                  </w:rPrChange>
                </w:rPr>
                <w:t>Stabilit</w:t>
              </w:r>
            </w:ins>
            <w:ins w:id="3071" w:author="박 진상" w:date="2019-10-08T04:33:00Z">
              <w:r w:rsidR="00EE4918" w:rsidRPr="002646CB">
                <w:rPr>
                  <w:rFonts w:eastAsia="돋움"/>
                  <w:sz w:val="24"/>
                  <w:szCs w:val="24"/>
                  <w:rPrChange w:id="3072" w:author="ETRI-김종원" w:date="2019-12-10T10:44:00Z">
                    <w:rPr>
                      <w:rFonts w:eastAsia="돋움"/>
                      <w:sz w:val="24"/>
                      <w:szCs w:val="24"/>
                    </w:rPr>
                  </w:rPrChange>
                </w:rPr>
                <w:t xml:space="preserve">y Indices for </w:t>
              </w:r>
            </w:ins>
            <w:ins w:id="3073" w:author="박 진상" w:date="2019-10-08T04:44:00Z">
              <w:r w:rsidR="006B3701" w:rsidRPr="002646CB">
                <w:rPr>
                  <w:rFonts w:eastAsia="돋움" w:hint="eastAsia"/>
                  <w:sz w:val="24"/>
                  <w:szCs w:val="24"/>
                  <w:rPrChange w:id="3074" w:author="ETRI-김종원" w:date="2019-12-10T10:44:00Z">
                    <w:rPr>
                      <w:rFonts w:eastAsia="돋움" w:hint="eastAsia"/>
                      <w:sz w:val="24"/>
                      <w:szCs w:val="24"/>
                    </w:rPr>
                  </w:rPrChange>
                </w:rPr>
                <w:t>D</w:t>
              </w:r>
              <w:r w:rsidR="006B3701" w:rsidRPr="002646CB">
                <w:rPr>
                  <w:rFonts w:eastAsia="돋움"/>
                  <w:sz w:val="24"/>
                  <w:szCs w:val="24"/>
                  <w:rPrChange w:id="3075" w:author="ETRI-김종원" w:date="2019-12-10T10:44:00Z">
                    <w:rPr>
                      <w:rFonts w:eastAsia="돋움"/>
                      <w:sz w:val="24"/>
                      <w:szCs w:val="24"/>
                    </w:rPr>
                  </w:rPrChange>
                </w:rPr>
                <w:t>ER</w:t>
              </w:r>
            </w:ins>
            <w:del w:id="3076" w:author="박 진상" w:date="2019-10-08T04:32:00Z">
              <w:r w:rsidR="00B840AA" w:rsidRPr="002646CB" w:rsidDel="00EE4918">
                <w:rPr>
                  <w:rFonts w:eastAsia="돋움"/>
                  <w:sz w:val="24"/>
                  <w:szCs w:val="24"/>
                  <w:rPrChange w:id="3077" w:author="ETRI-김종원" w:date="2019-12-10T10:44:00Z">
                    <w:rPr>
                      <w:rFonts w:eastAsia="돋움"/>
                      <w:sz w:val="24"/>
                      <w:szCs w:val="24"/>
                    </w:rPr>
                  </w:rPrChange>
                </w:rPr>
                <w:delText xml:space="preserve"> </w:delText>
              </w:r>
            </w:del>
            <w:del w:id="3078" w:author="박 진상" w:date="2019-10-08T04:33:00Z">
              <w:r w:rsidR="00B840AA" w:rsidRPr="002646CB" w:rsidDel="00EE4918">
                <w:rPr>
                  <w:rFonts w:eastAsia="돋움"/>
                  <w:sz w:val="24"/>
                  <w:szCs w:val="24"/>
                  <w:rPrChange w:id="3079" w:author="ETRI-김종원" w:date="2019-12-10T10:44:00Z">
                    <w:rPr>
                      <w:rFonts w:eastAsia="돋움"/>
                      <w:sz w:val="24"/>
                      <w:szCs w:val="24"/>
                    </w:rPr>
                  </w:rPrChange>
                </w:rPr>
                <w:delText>Operation and Control</w:delText>
              </w:r>
            </w:del>
          </w:p>
        </w:tc>
      </w:tr>
    </w:tbl>
    <w:p w14:paraId="21A25E5D" w14:textId="77777777" w:rsidR="00391212" w:rsidRPr="002646CB" w:rsidRDefault="00391212" w:rsidP="001F1128">
      <w:pPr>
        <w:wordWrap/>
        <w:rPr>
          <w:rPrChange w:id="3080" w:author="ETRI-김종원" w:date="2019-12-10T10:44:00Z">
            <w:rPr/>
          </w:rPrChange>
        </w:rPr>
      </w:pPr>
    </w:p>
    <w:p w14:paraId="6D0AECD9" w14:textId="77777777" w:rsidR="00391212" w:rsidRPr="002646CB" w:rsidRDefault="00391212" w:rsidP="001F1128">
      <w:pPr>
        <w:wordWrap/>
        <w:rPr>
          <w:rPrChange w:id="3081" w:author="ETRI-김종원" w:date="2019-12-10T10:44:00Z">
            <w:rPr/>
          </w:rPrChange>
        </w:rPr>
      </w:pPr>
    </w:p>
    <w:p w14:paraId="572D4395" w14:textId="77777777" w:rsidR="00391212" w:rsidRPr="002646CB" w:rsidRDefault="00391212" w:rsidP="001F1128">
      <w:pPr>
        <w:pStyle w:val="13"/>
        <w:keepNext/>
        <w:widowControl/>
        <w:tabs>
          <w:tab w:val="num" w:pos="300"/>
        </w:tabs>
        <w:suppressAutoHyphens/>
        <w:wordWrap/>
        <w:autoSpaceDE/>
        <w:autoSpaceDN/>
        <w:jc w:val="left"/>
        <w:rPr>
          <w:rPrChange w:id="3082" w:author="ETRI-김종원" w:date="2019-12-10T10:44:00Z">
            <w:rPr/>
          </w:rPrChange>
        </w:rPr>
      </w:pPr>
      <w:bookmarkStart w:id="3083" w:name="_Toc161136371"/>
      <w:bookmarkStart w:id="3084" w:name="_Toc26867559"/>
      <w:r w:rsidRPr="002646CB">
        <w:rPr>
          <w:rFonts w:hint="eastAsia"/>
          <w:rPrChange w:id="3085" w:author="ETRI-김종원" w:date="2019-12-10T10:44:00Z">
            <w:rPr>
              <w:rFonts w:hint="eastAsia"/>
            </w:rPr>
          </w:rPrChange>
        </w:rPr>
        <w:t>적용범위</w:t>
      </w:r>
      <w:bookmarkEnd w:id="3083"/>
      <w:bookmarkEnd w:id="3084"/>
    </w:p>
    <w:p w14:paraId="7E86839E" w14:textId="77777777" w:rsidR="00391212" w:rsidRPr="002646CB" w:rsidRDefault="00391212" w:rsidP="001F1128">
      <w:pPr>
        <w:wordWrap/>
        <w:rPr>
          <w:rPrChange w:id="3086" w:author="ETRI-김종원" w:date="2019-12-10T10:44:00Z">
            <w:rPr/>
          </w:rPrChange>
        </w:rPr>
      </w:pPr>
    </w:p>
    <w:p w14:paraId="5471F92A" w14:textId="77777777" w:rsidR="00FC605E" w:rsidRPr="002646CB" w:rsidRDefault="00916AF9" w:rsidP="00791087">
      <w:pPr>
        <w:rPr>
          <w:ins w:id="3087" w:author="박 진상" w:date="2019-10-08T05:20:00Z"/>
          <w:rPrChange w:id="3088" w:author="ETRI-김종원" w:date="2019-12-10T10:44:00Z">
            <w:rPr>
              <w:ins w:id="3089" w:author="박 진상" w:date="2019-10-08T05:20:00Z"/>
            </w:rPr>
          </w:rPrChange>
        </w:rPr>
      </w:pPr>
      <w:r w:rsidRPr="002646CB">
        <w:rPr>
          <w:rFonts w:hint="eastAsia"/>
          <w:rPrChange w:id="3090" w:author="ETRI-김종원" w:date="2019-12-10T10:44:00Z">
            <w:rPr>
              <w:rFonts w:hint="eastAsia"/>
            </w:rPr>
          </w:rPrChange>
        </w:rPr>
        <w:t>본</w:t>
      </w:r>
      <w:r w:rsidRPr="002646CB">
        <w:rPr>
          <w:rFonts w:hint="eastAsia"/>
          <w:rPrChange w:id="309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092" w:author="ETRI-김종원" w:date="2019-12-10T10:44:00Z">
            <w:rPr>
              <w:rFonts w:hint="eastAsia"/>
            </w:rPr>
          </w:rPrChange>
        </w:rPr>
        <w:t>표준은</w:t>
      </w:r>
      <w:r w:rsidRPr="002646CB">
        <w:rPr>
          <w:rFonts w:hint="eastAsia"/>
          <w:rPrChange w:id="3093" w:author="ETRI-김종원" w:date="2019-12-10T10:44:00Z">
            <w:rPr>
              <w:rFonts w:hint="eastAsia"/>
            </w:rPr>
          </w:rPrChange>
        </w:rPr>
        <w:t xml:space="preserve"> </w:t>
      </w:r>
      <w:r w:rsidR="00C2545E" w:rsidRPr="002646CB">
        <w:rPr>
          <w:rFonts w:hint="eastAsia"/>
          <w:rPrChange w:id="3094" w:author="ETRI-김종원" w:date="2019-12-10T10:44:00Z">
            <w:rPr>
              <w:rFonts w:hint="eastAsia"/>
            </w:rPr>
          </w:rPrChange>
        </w:rPr>
        <w:t>구역형</w:t>
      </w:r>
      <w:r w:rsidR="00C2545E" w:rsidRPr="002646CB">
        <w:rPr>
          <w:rFonts w:hint="eastAsia"/>
          <w:rPrChange w:id="3095" w:author="ETRI-김종원" w:date="2019-12-10T10:44:00Z">
            <w:rPr>
              <w:rFonts w:hint="eastAsia"/>
            </w:rPr>
          </w:rPrChange>
        </w:rPr>
        <w:t xml:space="preserve"> </w:t>
      </w:r>
      <w:r w:rsidR="00C2545E" w:rsidRPr="002646CB">
        <w:rPr>
          <w:rFonts w:hint="eastAsia"/>
          <w:rPrChange w:id="3096" w:author="ETRI-김종원" w:date="2019-12-10T10:44:00Z">
            <w:rPr>
              <w:rFonts w:hint="eastAsia"/>
            </w:rPr>
          </w:rPrChange>
        </w:rPr>
        <w:t>집단에너지</w:t>
      </w:r>
      <w:r w:rsidR="00E221DE" w:rsidRPr="002646CB">
        <w:rPr>
          <w:rFonts w:hint="eastAsia"/>
          <w:rPrChange w:id="3097" w:author="ETRI-김종원" w:date="2019-12-10T10:44:00Z">
            <w:rPr>
              <w:rFonts w:hint="eastAsia"/>
            </w:rPr>
          </w:rPrChange>
        </w:rPr>
        <w:t>(</w:t>
      </w:r>
      <w:r w:rsidRPr="002646CB">
        <w:rPr>
          <w:rPrChange w:id="3098" w:author="ETRI-김종원" w:date="2019-12-10T10:44:00Z">
            <w:rPr/>
          </w:rPrChange>
        </w:rPr>
        <w:t>CES</w:t>
      </w:r>
      <w:r w:rsidR="00E221DE" w:rsidRPr="002646CB">
        <w:rPr>
          <w:rFonts w:hint="eastAsia"/>
          <w:rPrChange w:id="3099" w:author="ETRI-김종원" w:date="2019-12-10T10:44:00Z">
            <w:rPr>
              <w:rFonts w:hint="eastAsia"/>
            </w:rPr>
          </w:rPrChange>
        </w:rPr>
        <w:t>, Community Energy S</w:t>
      </w:r>
      <w:r w:rsidR="00E221DE" w:rsidRPr="002646CB">
        <w:rPr>
          <w:rPrChange w:id="3100" w:author="ETRI-김종원" w:date="2019-12-10T10:44:00Z">
            <w:rPr/>
          </w:rPrChange>
        </w:rPr>
        <w:t>ystem</w:t>
      </w:r>
      <w:r w:rsidR="00E221DE" w:rsidRPr="002646CB">
        <w:rPr>
          <w:rFonts w:hint="eastAsia"/>
          <w:rPrChange w:id="3101" w:author="ETRI-김종원" w:date="2019-12-10T10:44:00Z">
            <w:rPr>
              <w:rFonts w:hint="eastAsia"/>
            </w:rPr>
          </w:rPrChange>
        </w:rPr>
        <w:t>)</w:t>
      </w:r>
      <w:r w:rsidR="00C51A6E" w:rsidRPr="002646CB">
        <w:rPr>
          <w:rFonts w:hint="eastAsia"/>
          <w:rPrChange w:id="3102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103" w:author="ETRI-김종원" w:date="2019-12-10T10:44:00Z">
            <w:rPr>
              <w:rFonts w:hint="eastAsia"/>
            </w:rPr>
          </w:rPrChange>
        </w:rPr>
        <w:t>사업자</w:t>
      </w:r>
      <w:r w:rsidR="00C51A6E" w:rsidRPr="002646CB">
        <w:rPr>
          <w:rFonts w:hint="eastAsia"/>
          <w:rPrChange w:id="3104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105" w:author="ETRI-김종원" w:date="2019-12-10T10:44:00Z">
            <w:rPr>
              <w:rFonts w:hint="eastAsia"/>
            </w:rPr>
          </w:rPrChange>
        </w:rPr>
        <w:t>시설을</w:t>
      </w:r>
      <w:r w:rsidR="00C51A6E" w:rsidRPr="002646CB">
        <w:rPr>
          <w:rFonts w:hint="eastAsia"/>
          <w:rPrChange w:id="3106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107" w:author="ETRI-김종원" w:date="2019-12-10T10:44:00Z">
            <w:rPr>
              <w:rFonts w:hint="eastAsia"/>
            </w:rPr>
          </w:rPrChange>
        </w:rPr>
        <w:t>기반으로</w:t>
      </w:r>
      <w:r w:rsidR="00C51A6E" w:rsidRPr="002646CB">
        <w:rPr>
          <w:rFonts w:hint="eastAsia"/>
          <w:rPrChange w:id="3108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109" w:author="ETRI-김종원" w:date="2019-12-10T10:44:00Z">
            <w:rPr>
              <w:rFonts w:hint="eastAsia"/>
            </w:rPr>
          </w:rPrChange>
        </w:rPr>
        <w:t>구축되는</w:t>
      </w:r>
      <w:r w:rsidRPr="002646CB">
        <w:rPr>
          <w:rPrChange w:id="3110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111" w:author="ETRI-김종원" w:date="2019-12-10T10:44:00Z">
            <w:rPr>
              <w:rFonts w:hint="eastAsia"/>
            </w:rPr>
          </w:rPrChange>
        </w:rPr>
        <w:t>마이크로그리드</w:t>
      </w:r>
      <w:r w:rsidR="006D24F1" w:rsidRPr="002646CB">
        <w:rPr>
          <w:rFonts w:hint="eastAsia"/>
          <w:rPrChange w:id="3112" w:author="ETRI-김종원" w:date="2019-12-10T10:44:00Z">
            <w:rPr>
              <w:rFonts w:hint="eastAsia"/>
            </w:rPr>
          </w:rPrChange>
        </w:rPr>
        <w:t>(</w:t>
      </w:r>
      <w:r w:rsidR="006D24F1" w:rsidRPr="002646CB">
        <w:rPr>
          <w:rFonts w:hint="eastAsia"/>
          <w:rPrChange w:id="3113" w:author="ETRI-김종원" w:date="2019-12-10T10:44:00Z">
            <w:rPr>
              <w:rFonts w:hint="eastAsia"/>
            </w:rPr>
          </w:rPrChange>
        </w:rPr>
        <w:t>이하</w:t>
      </w:r>
      <w:r w:rsidR="006D24F1" w:rsidRPr="002646CB">
        <w:rPr>
          <w:rFonts w:hint="eastAsia"/>
          <w:rPrChange w:id="3114" w:author="ETRI-김종원" w:date="2019-12-10T10:44:00Z">
            <w:rPr>
              <w:rFonts w:hint="eastAsia"/>
            </w:rPr>
          </w:rPrChange>
        </w:rPr>
        <w:t xml:space="preserve"> </w:t>
      </w:r>
      <w:r w:rsidR="00791087" w:rsidRPr="002646CB">
        <w:rPr>
          <w:rFonts w:hint="eastAsia"/>
          <w:rPrChange w:id="3115" w:author="ETRI-김종원" w:date="2019-12-10T10:44:00Z">
            <w:rPr>
              <w:rFonts w:hint="eastAsia"/>
            </w:rPr>
          </w:rPrChange>
        </w:rPr>
        <w:t>CES-MG</w:t>
      </w:r>
      <w:r w:rsidR="006D24F1" w:rsidRPr="002646CB">
        <w:rPr>
          <w:rFonts w:hint="eastAsia"/>
          <w:rPrChange w:id="3116" w:author="ETRI-김종원" w:date="2019-12-10T10:44:00Z">
            <w:rPr>
              <w:rFonts w:hint="eastAsia"/>
            </w:rPr>
          </w:rPrChange>
        </w:rPr>
        <w:t>로</w:t>
      </w:r>
      <w:r w:rsidR="006D24F1" w:rsidRPr="002646CB">
        <w:rPr>
          <w:rFonts w:hint="eastAsia"/>
          <w:rPrChange w:id="3117" w:author="ETRI-김종원" w:date="2019-12-10T10:44:00Z">
            <w:rPr>
              <w:rFonts w:hint="eastAsia"/>
            </w:rPr>
          </w:rPrChange>
        </w:rPr>
        <w:t xml:space="preserve"> </w:t>
      </w:r>
      <w:r w:rsidR="006D24F1" w:rsidRPr="002646CB">
        <w:rPr>
          <w:rFonts w:hint="eastAsia"/>
          <w:rPrChange w:id="3118" w:author="ETRI-김종원" w:date="2019-12-10T10:44:00Z">
            <w:rPr>
              <w:rFonts w:hint="eastAsia"/>
            </w:rPr>
          </w:rPrChange>
        </w:rPr>
        <w:t>기술함</w:t>
      </w:r>
      <w:r w:rsidR="006D24F1" w:rsidRPr="002646CB">
        <w:rPr>
          <w:rFonts w:hint="eastAsia"/>
          <w:rPrChange w:id="3119" w:author="ETRI-김종원" w:date="2019-12-10T10:44:00Z">
            <w:rPr>
              <w:rFonts w:hint="eastAsia"/>
            </w:rPr>
          </w:rPrChange>
        </w:rPr>
        <w:t>)</w:t>
      </w:r>
      <w:r w:rsidRPr="002646CB">
        <w:rPr>
          <w:rFonts w:hint="eastAsia"/>
          <w:rPrChange w:id="3120" w:author="ETRI-김종원" w:date="2019-12-10T10:44:00Z">
            <w:rPr>
              <w:rFonts w:hint="eastAsia"/>
            </w:rPr>
          </w:rPrChange>
        </w:rPr>
        <w:t>의</w:t>
      </w:r>
      <w:r w:rsidRPr="002646CB">
        <w:rPr>
          <w:rFonts w:hint="eastAsia"/>
          <w:rPrChange w:id="3121" w:author="ETRI-김종원" w:date="2019-12-10T10:44:00Z">
            <w:rPr>
              <w:rFonts w:hint="eastAsia"/>
            </w:rPr>
          </w:rPrChange>
        </w:rPr>
        <w:t xml:space="preserve"> </w:t>
      </w:r>
      <w:r w:rsidR="00CB5B84" w:rsidRPr="002646CB">
        <w:rPr>
          <w:rFonts w:hint="eastAsia"/>
          <w:rPrChange w:id="3122" w:author="ETRI-김종원" w:date="2019-12-10T10:44:00Z">
            <w:rPr>
              <w:rFonts w:hint="eastAsia"/>
            </w:rPr>
          </w:rPrChange>
        </w:rPr>
        <w:t>계통</w:t>
      </w:r>
      <w:r w:rsidR="00CB5B84" w:rsidRPr="002646CB">
        <w:rPr>
          <w:rFonts w:hint="eastAsia"/>
          <w:rPrChange w:id="3123" w:author="ETRI-김종원" w:date="2019-12-10T10:44:00Z">
            <w:rPr>
              <w:rFonts w:hint="eastAsia"/>
            </w:rPr>
          </w:rPrChange>
        </w:rPr>
        <w:t xml:space="preserve"> </w:t>
      </w:r>
      <w:r w:rsidR="00CB5B84" w:rsidRPr="002646CB">
        <w:rPr>
          <w:rFonts w:hint="eastAsia"/>
          <w:rPrChange w:id="3124" w:author="ETRI-김종원" w:date="2019-12-10T10:44:00Z">
            <w:rPr>
              <w:rFonts w:hint="eastAsia"/>
            </w:rPr>
          </w:rPrChange>
        </w:rPr>
        <w:t>연계</w:t>
      </w:r>
      <w:r w:rsidRPr="002646CB">
        <w:rPr>
          <w:rFonts w:hint="eastAsia"/>
          <w:rPrChange w:id="3125" w:author="ETRI-김종원" w:date="2019-12-10T10:44:00Z">
            <w:rPr>
              <w:rFonts w:hint="eastAsia"/>
            </w:rPr>
          </w:rPrChange>
        </w:rPr>
        <w:t>운</w:t>
      </w:r>
      <w:r w:rsidR="002559F2" w:rsidRPr="002646CB">
        <w:rPr>
          <w:rFonts w:hint="eastAsia"/>
          <w:rPrChange w:id="3126" w:author="ETRI-김종원" w:date="2019-12-10T10:44:00Z">
            <w:rPr>
              <w:rFonts w:hint="eastAsia"/>
            </w:rPr>
          </w:rPrChange>
        </w:rPr>
        <w:t>전</w:t>
      </w:r>
      <w:r w:rsidR="00CB5B84" w:rsidRPr="002646CB">
        <w:rPr>
          <w:rFonts w:hint="eastAsia"/>
          <w:rPrChange w:id="3127" w:author="ETRI-김종원" w:date="2019-12-10T10:44:00Z">
            <w:rPr>
              <w:rFonts w:hint="eastAsia"/>
            </w:rPr>
          </w:rPrChange>
        </w:rPr>
        <w:t xml:space="preserve">, </w:t>
      </w:r>
      <w:r w:rsidR="00CB5B84" w:rsidRPr="002646CB">
        <w:rPr>
          <w:rFonts w:hint="eastAsia"/>
          <w:rPrChange w:id="3128" w:author="ETRI-김종원" w:date="2019-12-10T10:44:00Z">
            <w:rPr>
              <w:rFonts w:hint="eastAsia"/>
            </w:rPr>
          </w:rPrChange>
        </w:rPr>
        <w:t>독립운전</w:t>
      </w:r>
      <w:r w:rsidR="00CB5B84" w:rsidRPr="002646CB">
        <w:rPr>
          <w:rFonts w:hint="eastAsia"/>
          <w:rPrChange w:id="3129" w:author="ETRI-김종원" w:date="2019-12-10T10:44:00Z">
            <w:rPr>
              <w:rFonts w:hint="eastAsia"/>
            </w:rPr>
          </w:rPrChange>
        </w:rPr>
        <w:t xml:space="preserve"> </w:t>
      </w:r>
      <w:r w:rsidR="00CB5B84" w:rsidRPr="002646CB">
        <w:rPr>
          <w:rFonts w:hint="eastAsia"/>
          <w:rPrChange w:id="3130" w:author="ETRI-김종원" w:date="2019-12-10T10:44:00Z">
            <w:rPr>
              <w:rFonts w:hint="eastAsia"/>
            </w:rPr>
          </w:rPrChange>
        </w:rPr>
        <w:t>및</w:t>
      </w:r>
      <w:r w:rsidR="00CB5B84" w:rsidRPr="002646CB">
        <w:rPr>
          <w:rFonts w:hint="eastAsia"/>
          <w:rPrChange w:id="3131" w:author="ETRI-김종원" w:date="2019-12-10T10:44:00Z">
            <w:rPr>
              <w:rFonts w:hint="eastAsia"/>
            </w:rPr>
          </w:rPrChange>
        </w:rPr>
        <w:t xml:space="preserve"> </w:t>
      </w:r>
      <w:r w:rsidR="00CB5B84" w:rsidRPr="002646CB">
        <w:rPr>
          <w:rFonts w:hint="eastAsia"/>
          <w:rPrChange w:id="3132" w:author="ETRI-김종원" w:date="2019-12-10T10:44:00Z">
            <w:rPr>
              <w:rFonts w:hint="eastAsia"/>
            </w:rPr>
          </w:rPrChange>
        </w:rPr>
        <w:t>운전</w:t>
      </w:r>
      <w:r w:rsidR="00CB5B84" w:rsidRPr="002646CB">
        <w:rPr>
          <w:rFonts w:hint="eastAsia"/>
          <w:rPrChange w:id="3133" w:author="ETRI-김종원" w:date="2019-12-10T10:44:00Z">
            <w:rPr>
              <w:rFonts w:hint="eastAsia"/>
            </w:rPr>
          </w:rPrChange>
        </w:rPr>
        <w:t xml:space="preserve"> </w:t>
      </w:r>
      <w:r w:rsidR="00CB5B84" w:rsidRPr="002646CB">
        <w:rPr>
          <w:rFonts w:hint="eastAsia"/>
          <w:rPrChange w:id="3134" w:author="ETRI-김종원" w:date="2019-12-10T10:44:00Z">
            <w:rPr>
              <w:rFonts w:hint="eastAsia"/>
            </w:rPr>
          </w:rPrChange>
        </w:rPr>
        <w:t>모드</w:t>
      </w:r>
      <w:r w:rsidR="00CB5B84" w:rsidRPr="002646CB">
        <w:rPr>
          <w:rFonts w:hint="eastAsia"/>
          <w:rPrChange w:id="3135" w:author="ETRI-김종원" w:date="2019-12-10T10:44:00Z">
            <w:rPr>
              <w:rFonts w:hint="eastAsia"/>
            </w:rPr>
          </w:rPrChange>
        </w:rPr>
        <w:t xml:space="preserve"> </w:t>
      </w:r>
      <w:r w:rsidR="00CB5B84" w:rsidRPr="002646CB">
        <w:rPr>
          <w:rFonts w:hint="eastAsia"/>
          <w:rPrChange w:id="3136" w:author="ETRI-김종원" w:date="2019-12-10T10:44:00Z">
            <w:rPr>
              <w:rFonts w:hint="eastAsia"/>
            </w:rPr>
          </w:rPrChange>
        </w:rPr>
        <w:t>전환과</w:t>
      </w:r>
      <w:r w:rsidRPr="002646CB">
        <w:rPr>
          <w:rFonts w:hint="eastAsia"/>
          <w:rPrChange w:id="313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138" w:author="ETRI-김종원" w:date="2019-12-10T10:44:00Z">
            <w:rPr>
              <w:rFonts w:hint="eastAsia"/>
            </w:rPr>
          </w:rPrChange>
        </w:rPr>
        <w:t>제어</w:t>
      </w:r>
      <w:r w:rsidRPr="002646CB">
        <w:rPr>
          <w:rFonts w:hint="eastAsia"/>
          <w:rPrChange w:id="313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140" w:author="ETRI-김종원" w:date="2019-12-10T10:44:00Z">
            <w:rPr>
              <w:rFonts w:hint="eastAsia"/>
            </w:rPr>
          </w:rPrChange>
        </w:rPr>
        <w:t>요구사항을</w:t>
      </w:r>
      <w:r w:rsidRPr="002646CB">
        <w:rPr>
          <w:rFonts w:hint="eastAsia"/>
          <w:rPrChange w:id="314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142" w:author="ETRI-김종원" w:date="2019-12-10T10:44:00Z">
            <w:rPr>
              <w:rFonts w:hint="eastAsia"/>
            </w:rPr>
          </w:rPrChange>
        </w:rPr>
        <w:t>제공하기</w:t>
      </w:r>
      <w:r w:rsidRPr="002646CB">
        <w:rPr>
          <w:rFonts w:hint="eastAsia"/>
          <w:rPrChange w:id="314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144" w:author="ETRI-김종원" w:date="2019-12-10T10:44:00Z">
            <w:rPr>
              <w:rFonts w:hint="eastAsia"/>
            </w:rPr>
          </w:rPrChange>
        </w:rPr>
        <w:t>위한</w:t>
      </w:r>
      <w:r w:rsidRPr="002646CB">
        <w:rPr>
          <w:rFonts w:hint="eastAsia"/>
          <w:rPrChange w:id="314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146" w:author="ETRI-김종원" w:date="2019-12-10T10:44:00Z">
            <w:rPr>
              <w:rFonts w:hint="eastAsia"/>
            </w:rPr>
          </w:rPrChange>
        </w:rPr>
        <w:t>것이다</w:t>
      </w:r>
      <w:r w:rsidRPr="002646CB">
        <w:rPr>
          <w:rFonts w:hint="eastAsia"/>
          <w:rPrChange w:id="3147" w:author="ETRI-김종원" w:date="2019-12-10T10:44:00Z">
            <w:rPr>
              <w:rFonts w:hint="eastAsia"/>
            </w:rPr>
          </w:rPrChange>
        </w:rPr>
        <w:t>.</w:t>
      </w:r>
      <w:r w:rsidRPr="002646CB">
        <w:rPr>
          <w:rPrChange w:id="3148" w:author="ETRI-김종원" w:date="2019-12-10T10:44:00Z">
            <w:rPr/>
          </w:rPrChange>
        </w:rPr>
        <w:t xml:space="preserve"> </w:t>
      </w:r>
    </w:p>
    <w:p w14:paraId="045865CA" w14:textId="77777777" w:rsidR="00FC605E" w:rsidRPr="002646CB" w:rsidRDefault="00FC605E" w:rsidP="00791087">
      <w:pPr>
        <w:rPr>
          <w:ins w:id="3149" w:author="박 진상" w:date="2019-10-08T05:20:00Z"/>
          <w:rPrChange w:id="3150" w:author="ETRI-김종원" w:date="2019-12-10T10:44:00Z">
            <w:rPr>
              <w:ins w:id="3151" w:author="박 진상" w:date="2019-10-08T05:20:00Z"/>
            </w:rPr>
          </w:rPrChange>
        </w:rPr>
      </w:pPr>
    </w:p>
    <w:p w14:paraId="4DEC8C42" w14:textId="7F08FC08" w:rsidR="006D24F1" w:rsidRPr="002646CB" w:rsidRDefault="00FC605E" w:rsidP="00791087">
      <w:pPr>
        <w:rPr>
          <w:ins w:id="3152" w:author="박 진상" w:date="2019-10-08T05:30:00Z"/>
          <w:rPrChange w:id="3153" w:author="ETRI-김종원" w:date="2019-12-10T10:44:00Z">
            <w:rPr>
              <w:ins w:id="3154" w:author="박 진상" w:date="2019-10-08T05:30:00Z"/>
            </w:rPr>
          </w:rPrChange>
        </w:rPr>
      </w:pPr>
      <w:ins w:id="3155" w:author="박 진상" w:date="2019-10-08T05:17:00Z">
        <w:r w:rsidRPr="002646CB">
          <w:rPr>
            <w:rFonts w:hint="eastAsia"/>
            <w:rPrChange w:id="3156" w:author="ETRI-김종원" w:date="2019-12-10T10:44:00Z">
              <w:rPr>
                <w:rFonts w:hint="eastAsia"/>
              </w:rPr>
            </w:rPrChange>
          </w:rPr>
          <w:t>특히</w:t>
        </w:r>
        <w:r w:rsidRPr="002646CB">
          <w:rPr>
            <w:rPrChange w:id="3157" w:author="ETRI-김종원" w:date="2019-12-10T10:44:00Z">
              <w:rPr/>
            </w:rPrChange>
          </w:rPr>
          <w:t xml:space="preserve"> </w:t>
        </w:r>
      </w:ins>
      <w:ins w:id="3158" w:author="ETRI-김종원" w:date="2019-12-02T16:26:00Z">
        <w:r w:rsidR="002A694B" w:rsidRPr="002646CB">
          <w:rPr>
            <w:rPrChange w:id="3159" w:author="ETRI-김종원" w:date="2019-12-10T10:44:00Z">
              <w:rPr/>
            </w:rPrChange>
          </w:rPr>
          <w:t>CES-MG</w:t>
        </w:r>
        <w:r w:rsidR="002A694B" w:rsidRPr="002646CB">
          <w:rPr>
            <w:rFonts w:hint="eastAsia"/>
            <w:rPrChange w:id="3160" w:author="ETRI-김종원" w:date="2019-12-10T10:44:00Z">
              <w:rPr>
                <w:rFonts w:hint="eastAsia"/>
              </w:rPr>
            </w:rPrChange>
          </w:rPr>
          <w:t>의</w:t>
        </w:r>
        <w:r w:rsidR="002A694B" w:rsidRPr="002646CB">
          <w:rPr>
            <w:rPrChange w:id="3161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162" w:author="ETRI-김종원" w:date="2019-12-10T10:44:00Z">
              <w:rPr>
                <w:rFonts w:hint="eastAsia"/>
              </w:rPr>
            </w:rPrChange>
          </w:rPr>
          <w:t>발전계획에</w:t>
        </w:r>
        <w:r w:rsidR="002A694B" w:rsidRPr="002646CB">
          <w:rPr>
            <w:rPrChange w:id="3163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164" w:author="ETRI-김종원" w:date="2019-12-10T10:44:00Z">
              <w:rPr>
                <w:rFonts w:hint="eastAsia"/>
              </w:rPr>
            </w:rPrChange>
          </w:rPr>
          <w:t>도움이되도록</w:t>
        </w:r>
        <w:r w:rsidR="002A694B" w:rsidRPr="002646CB">
          <w:rPr>
            <w:rPrChange w:id="3165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166" w:author="ETRI-김종원" w:date="2019-12-10T10:44:00Z">
              <w:rPr>
                <w:rFonts w:hint="eastAsia"/>
              </w:rPr>
            </w:rPrChange>
          </w:rPr>
          <w:t>분산자원을</w:t>
        </w:r>
        <w:r w:rsidR="002A694B" w:rsidRPr="002646CB">
          <w:rPr>
            <w:rPrChange w:id="3167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168" w:author="ETRI-김종원" w:date="2019-12-10T10:44:00Z">
              <w:rPr>
                <w:rFonts w:hint="eastAsia"/>
              </w:rPr>
            </w:rPrChange>
          </w:rPr>
          <w:t>활용하기</w:t>
        </w:r>
        <w:r w:rsidR="002A694B" w:rsidRPr="002646CB">
          <w:rPr>
            <w:rPrChange w:id="3169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170" w:author="ETRI-김종원" w:date="2019-12-10T10:44:00Z">
              <w:rPr>
                <w:rFonts w:hint="eastAsia"/>
              </w:rPr>
            </w:rPrChange>
          </w:rPr>
          <w:t>위하여</w:t>
        </w:r>
        <w:r w:rsidR="002A694B" w:rsidRPr="002646CB">
          <w:rPr>
            <w:rPrChange w:id="3171" w:author="ETRI-김종원" w:date="2019-12-10T10:44:00Z">
              <w:rPr/>
            </w:rPrChange>
          </w:rPr>
          <w:t xml:space="preserve">, </w:t>
        </w:r>
      </w:ins>
      <w:ins w:id="3172" w:author="ETRI-김종원" w:date="2019-12-02T16:27:00Z">
        <w:r w:rsidR="00B558AD" w:rsidRPr="002646CB">
          <w:rPr>
            <w:rFonts w:hint="eastAsia"/>
            <w:rPrChange w:id="3173" w:author="ETRI-김종원" w:date="2019-12-10T10:44:00Z">
              <w:rPr>
                <w:rFonts w:hint="eastAsia"/>
                <w:color w:val="FF0000"/>
              </w:rPr>
            </w:rPrChange>
          </w:rPr>
          <w:t>전기에너지저장</w:t>
        </w:r>
      </w:ins>
      <w:ins w:id="3174" w:author="ETRI-김종원" w:date="2019-12-03T09:35:00Z">
        <w:r w:rsidR="00B558AD" w:rsidRPr="002646CB">
          <w:rPr>
            <w:rFonts w:hint="eastAsia"/>
            <w:rPrChange w:id="3175" w:author="ETRI-김종원" w:date="2019-12-10T10:44:00Z">
              <w:rPr>
                <w:rFonts w:hint="eastAsia"/>
                <w:color w:val="FF0000"/>
              </w:rPr>
            </w:rPrChange>
          </w:rPr>
          <w:t>장치</w:t>
        </w:r>
      </w:ins>
      <w:ins w:id="3176" w:author="ETRI-김종원" w:date="2019-12-02T16:27:00Z">
        <w:r w:rsidR="002A694B" w:rsidRPr="002646CB">
          <w:rPr>
            <w:rPrChange w:id="3177" w:author="ETRI-김종원" w:date="2019-12-10T10:44:00Z">
              <w:rPr/>
            </w:rPrChange>
          </w:rPr>
          <w:t>(EES)</w:t>
        </w:r>
      </w:ins>
      <w:ins w:id="3178" w:author="박 진상" w:date="2019-10-08T05:17:00Z">
        <w:del w:id="3179" w:author="ETRI-김종원" w:date="2019-12-02T16:26:00Z">
          <w:r w:rsidRPr="002646CB" w:rsidDel="002A694B">
            <w:rPr>
              <w:rFonts w:hint="eastAsia"/>
              <w:rPrChange w:id="3180" w:author="ETRI-김종원" w:date="2019-12-10T10:44:00Z">
                <w:rPr>
                  <w:rFonts w:hint="eastAsia"/>
                </w:rPr>
              </w:rPrChange>
            </w:rPr>
            <w:delText>간헐적</w:delText>
          </w:r>
          <w:r w:rsidRPr="002646CB" w:rsidDel="002A694B">
            <w:rPr>
              <w:rPrChange w:id="3181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182" w:author="ETRI-김종원" w:date="2019-12-10T10:44:00Z">
                <w:rPr>
                  <w:rFonts w:hint="eastAsia"/>
                </w:rPr>
              </w:rPrChange>
            </w:rPr>
            <w:delText>발전특성을</w:delText>
          </w:r>
          <w:r w:rsidRPr="002646CB" w:rsidDel="002A694B">
            <w:rPr>
              <w:rPrChange w:id="3183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184" w:author="ETRI-김종원" w:date="2019-12-10T10:44:00Z">
                <w:rPr>
                  <w:rFonts w:hint="eastAsia"/>
                </w:rPr>
              </w:rPrChange>
            </w:rPr>
            <w:delText>갖는</w:delText>
          </w:r>
          <w:r w:rsidRPr="002646CB" w:rsidDel="002A694B">
            <w:rPr>
              <w:rPrChange w:id="3185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186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2A694B">
            <w:rPr>
              <w:rPrChange w:id="3187" w:author="ETRI-김종원" w:date="2019-12-10T10:44:00Z">
                <w:rPr/>
              </w:rPrChange>
            </w:rPr>
            <w:delText>(PV)</w:delText>
          </w:r>
          <w:r w:rsidRPr="002646CB" w:rsidDel="002A694B">
            <w:rPr>
              <w:rFonts w:hint="eastAsia"/>
              <w:rPrChange w:id="3188" w:author="ETRI-김종원" w:date="2019-12-10T10:44:00Z">
                <w:rPr>
                  <w:rFonts w:hint="eastAsia"/>
                </w:rPr>
              </w:rPrChange>
            </w:rPr>
            <w:delText>의</w:delText>
          </w:r>
        </w:del>
      </w:ins>
      <w:ins w:id="3189" w:author="박 진상" w:date="2019-10-08T05:18:00Z">
        <w:del w:id="3190" w:author="ETRI-김종원" w:date="2019-12-02T16:26:00Z">
          <w:r w:rsidRPr="002646CB" w:rsidDel="002A694B">
            <w:rPr>
              <w:rPrChange w:id="3191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192" w:author="ETRI-김종원" w:date="2019-12-10T10:44:00Z">
                <w:rPr>
                  <w:rFonts w:hint="eastAsia"/>
                </w:rPr>
              </w:rPrChange>
            </w:rPr>
            <w:delText>출력변화가</w:delText>
          </w:r>
          <w:r w:rsidRPr="002646CB" w:rsidDel="002A694B">
            <w:rPr>
              <w:rPrChange w:id="3193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194" w:author="ETRI-김종원" w:date="2019-12-10T10:44:00Z">
                <w:rPr>
                  <w:rFonts w:hint="eastAsia"/>
                </w:rPr>
              </w:rPrChange>
            </w:rPr>
            <w:delText>계통에</w:delText>
          </w:r>
          <w:r w:rsidRPr="002646CB" w:rsidDel="002A694B">
            <w:rPr>
              <w:rPrChange w:id="3195" w:author="ETRI-김종원" w:date="2019-12-10T10:44:00Z">
                <w:rPr/>
              </w:rPrChange>
            </w:rPr>
            <w:delText xml:space="preserve"> </w:delText>
          </w:r>
        </w:del>
      </w:ins>
      <w:ins w:id="3196" w:author="박 진상" w:date="2019-10-08T05:20:00Z">
        <w:del w:id="3197" w:author="ETRI-김종원" w:date="2019-12-02T16:26:00Z">
          <w:r w:rsidRPr="002646CB" w:rsidDel="002A694B">
            <w:rPr>
              <w:rFonts w:hint="eastAsia"/>
              <w:rPrChange w:id="3198" w:author="ETRI-김종원" w:date="2019-12-10T10:44:00Z">
                <w:rPr>
                  <w:rFonts w:hint="eastAsia"/>
                </w:rPr>
              </w:rPrChange>
            </w:rPr>
            <w:delText>미</w:delText>
          </w:r>
        </w:del>
      </w:ins>
      <w:ins w:id="3199" w:author="박 진상" w:date="2019-10-08T05:18:00Z">
        <w:del w:id="3200" w:author="ETRI-김종원" w:date="2019-12-02T16:26:00Z">
          <w:r w:rsidRPr="002646CB" w:rsidDel="002A694B">
            <w:rPr>
              <w:rFonts w:hint="eastAsia"/>
              <w:rPrChange w:id="3201" w:author="ETRI-김종원" w:date="2019-12-10T10:44:00Z">
                <w:rPr>
                  <w:rFonts w:hint="eastAsia"/>
                </w:rPr>
              </w:rPrChange>
            </w:rPr>
            <w:delText>치는</w:delText>
          </w:r>
          <w:r w:rsidRPr="002646CB" w:rsidDel="002A694B">
            <w:rPr>
              <w:rPrChange w:id="3202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03" w:author="ETRI-김종원" w:date="2019-12-10T10:44:00Z">
                <w:rPr>
                  <w:rFonts w:hint="eastAsia"/>
                </w:rPr>
              </w:rPrChange>
            </w:rPr>
            <w:delText>불안정성을</w:delText>
          </w:r>
          <w:r w:rsidRPr="002646CB" w:rsidDel="002A694B">
            <w:rPr>
              <w:rPrChange w:id="3204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05" w:author="ETRI-김종원" w:date="2019-12-10T10:44:00Z">
                <w:rPr>
                  <w:rFonts w:hint="eastAsia"/>
                </w:rPr>
              </w:rPrChange>
            </w:rPr>
            <w:delText>해소하기</w:delText>
          </w:r>
          <w:r w:rsidRPr="002646CB" w:rsidDel="002A694B">
            <w:rPr>
              <w:rPrChange w:id="3206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07" w:author="ETRI-김종원" w:date="2019-12-10T10:44:00Z">
                <w:rPr>
                  <w:rFonts w:hint="eastAsia"/>
                </w:rPr>
              </w:rPrChange>
            </w:rPr>
            <w:delText>위한</w:delText>
          </w:r>
          <w:r w:rsidRPr="002646CB" w:rsidDel="002A694B">
            <w:rPr>
              <w:rPrChange w:id="3208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09" w:author="ETRI-김종원" w:date="2019-12-10T10:44:00Z">
                <w:rPr>
                  <w:rFonts w:hint="eastAsia"/>
                </w:rPr>
              </w:rPrChange>
            </w:rPr>
            <w:delText>방안으로</w:delText>
          </w:r>
          <w:r w:rsidRPr="002646CB" w:rsidDel="002A694B">
            <w:rPr>
              <w:rPrChange w:id="3210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11" w:author="ETRI-김종원" w:date="2019-12-10T10:44:00Z">
                <w:rPr>
                  <w:rFonts w:hint="eastAsia"/>
                </w:rPr>
              </w:rPrChange>
            </w:rPr>
            <w:delText>전기에너지</w:delText>
          </w:r>
        </w:del>
      </w:ins>
      <w:ins w:id="3212" w:author="박 진상" w:date="2019-10-09T13:14:00Z">
        <w:del w:id="3213" w:author="ETRI-김종원" w:date="2019-12-02T16:26:00Z">
          <w:r w:rsidR="005766F9" w:rsidRPr="002646CB" w:rsidDel="002A694B">
            <w:rPr>
              <w:rFonts w:hint="eastAsia"/>
              <w:rPrChange w:id="3214" w:author="ETRI-김종원" w:date="2019-12-10T10:44:00Z">
                <w:rPr>
                  <w:rFonts w:hint="eastAsia"/>
                </w:rPr>
              </w:rPrChange>
            </w:rPr>
            <w:delText>저장</w:delText>
          </w:r>
        </w:del>
      </w:ins>
      <w:ins w:id="3215" w:author="박 진상" w:date="2019-10-08T05:18:00Z">
        <w:del w:id="3216" w:author="ETRI-김종원" w:date="2019-12-02T16:26:00Z">
          <w:r w:rsidRPr="002646CB" w:rsidDel="002A694B">
            <w:rPr>
              <w:rFonts w:hint="eastAsia"/>
              <w:rPrChange w:id="3217" w:author="ETRI-김종원" w:date="2019-12-10T10:44:00Z">
                <w:rPr>
                  <w:rFonts w:hint="eastAsia"/>
                </w:rPr>
              </w:rPrChange>
            </w:rPr>
            <w:delText>시스템</w:delText>
          </w:r>
        </w:del>
      </w:ins>
      <w:ins w:id="3218" w:author="박 진상" w:date="2019-10-08T05:20:00Z">
        <w:del w:id="3219" w:author="ETRI-김종원" w:date="2019-12-02T16:26:00Z">
          <w:r w:rsidRPr="002646CB" w:rsidDel="002A694B">
            <w:rPr>
              <w:rPrChange w:id="3220" w:author="ETRI-김종원" w:date="2019-12-10T10:44:00Z">
                <w:rPr/>
              </w:rPrChange>
            </w:rPr>
            <w:delText>(EES)</w:delText>
          </w:r>
        </w:del>
      </w:ins>
      <w:ins w:id="3221" w:author="박 진상" w:date="2019-10-08T05:18:00Z">
        <w:del w:id="3222" w:author="ETRI-김종원" w:date="2019-12-02T16:26:00Z">
          <w:r w:rsidRPr="002646CB" w:rsidDel="002A694B">
            <w:rPr>
              <w:rFonts w:hint="eastAsia"/>
              <w:rPrChange w:id="3223" w:author="ETRI-김종원" w:date="2019-12-10T10:44:00Z">
                <w:rPr>
                  <w:rFonts w:hint="eastAsia"/>
                </w:rPr>
              </w:rPrChange>
            </w:rPr>
            <w:delText>을</w:delText>
          </w:r>
          <w:r w:rsidRPr="002646CB" w:rsidDel="002A694B">
            <w:rPr>
              <w:rPrChange w:id="3224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25" w:author="ETRI-김종원" w:date="2019-12-10T10:44:00Z">
                <w:rPr>
                  <w:rFonts w:hint="eastAsia"/>
                </w:rPr>
              </w:rPrChange>
            </w:rPr>
            <w:delText>활용하여</w:delText>
          </w:r>
          <w:r w:rsidRPr="002646CB" w:rsidDel="002A694B">
            <w:rPr>
              <w:rPrChange w:id="3226" w:author="ETRI-김종원" w:date="2019-12-10T10:44:00Z">
                <w:rPr/>
              </w:rPrChange>
            </w:rPr>
            <w:delText xml:space="preserve"> PV </w:delText>
          </w:r>
        </w:del>
      </w:ins>
      <w:ins w:id="3227" w:author="박 진상" w:date="2019-10-08T05:19:00Z">
        <w:del w:id="3228" w:author="ETRI-김종원" w:date="2019-12-02T16:26:00Z">
          <w:r w:rsidRPr="002646CB" w:rsidDel="002A694B">
            <w:rPr>
              <w:rFonts w:hint="eastAsia"/>
              <w:rPrChange w:id="3229" w:author="ETRI-김종원" w:date="2019-12-10T10:44:00Z">
                <w:rPr>
                  <w:rFonts w:hint="eastAsia"/>
                </w:rPr>
              </w:rPrChange>
            </w:rPr>
            <w:delText>발전량을</w:delText>
          </w:r>
          <w:r w:rsidRPr="002646CB" w:rsidDel="002A694B">
            <w:rPr>
              <w:rPrChange w:id="3230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31" w:author="ETRI-김종원" w:date="2019-12-10T10:44:00Z">
                <w:rPr>
                  <w:rFonts w:hint="eastAsia"/>
                </w:rPr>
              </w:rPrChange>
            </w:rPr>
            <w:delText>계통의</w:delText>
          </w:r>
          <w:r w:rsidRPr="002646CB" w:rsidDel="002A694B">
            <w:rPr>
              <w:rPrChange w:id="3232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33" w:author="ETRI-김종원" w:date="2019-12-10T10:44:00Z">
                <w:rPr>
                  <w:rFonts w:hint="eastAsia"/>
                </w:rPr>
              </w:rPrChange>
            </w:rPr>
            <w:delText>발전계획에</w:delText>
          </w:r>
          <w:r w:rsidRPr="002646CB" w:rsidDel="002A694B">
            <w:rPr>
              <w:rPrChange w:id="3234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35" w:author="ETRI-김종원" w:date="2019-12-10T10:44:00Z">
                <w:rPr>
                  <w:rFonts w:hint="eastAsia"/>
                </w:rPr>
              </w:rPrChange>
            </w:rPr>
            <w:delText>반영하여</w:delText>
          </w:r>
          <w:r w:rsidRPr="002646CB" w:rsidDel="002A694B">
            <w:rPr>
              <w:rPrChange w:id="3236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37" w:author="ETRI-김종원" w:date="2019-12-10T10:44:00Z">
                <w:rPr>
                  <w:rFonts w:hint="eastAsia"/>
                </w:rPr>
              </w:rPrChange>
            </w:rPr>
            <w:delText>계획된</w:delText>
          </w:r>
          <w:r w:rsidRPr="002646CB" w:rsidDel="002A694B">
            <w:rPr>
              <w:rPrChange w:id="3238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39" w:author="ETRI-김종원" w:date="2019-12-10T10:44:00Z">
                <w:rPr>
                  <w:rFonts w:hint="eastAsia"/>
                </w:rPr>
              </w:rPrChange>
            </w:rPr>
            <w:delText>목표값을</w:delText>
          </w:r>
          <w:r w:rsidRPr="002646CB" w:rsidDel="002A694B">
            <w:rPr>
              <w:rPrChange w:id="3240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41" w:author="ETRI-김종원" w:date="2019-12-10T10:44:00Z">
                <w:rPr>
                  <w:rFonts w:hint="eastAsia"/>
                </w:rPr>
              </w:rPrChange>
            </w:rPr>
            <w:delText>추종하는</w:delText>
          </w:r>
          <w:r w:rsidRPr="002646CB" w:rsidDel="002A694B">
            <w:rPr>
              <w:rPrChange w:id="3242" w:author="ETRI-김종원" w:date="2019-12-10T10:44:00Z">
                <w:rPr/>
              </w:rPrChange>
            </w:rPr>
            <w:delText xml:space="preserve"> </w:delText>
          </w:r>
        </w:del>
      </w:ins>
      <w:ins w:id="3243" w:author="박 진상" w:date="2019-10-28T18:24:00Z">
        <w:del w:id="3244" w:author="ETRI-김종원" w:date="2019-12-02T16:26:00Z">
          <w:r w:rsidR="00DC4888" w:rsidRPr="002646CB" w:rsidDel="002A694B">
            <w:rPr>
              <w:rFonts w:hint="eastAsia"/>
              <w:rPrChange w:id="3245" w:author="ETRI-김종원" w:date="2019-12-10T10:44:00Z">
                <w:rPr>
                  <w:rFonts w:hint="eastAsia"/>
                </w:rPr>
              </w:rPrChange>
            </w:rPr>
            <w:delText>신뢰</w:delText>
          </w:r>
        </w:del>
      </w:ins>
      <w:ins w:id="3246" w:author="박 진상" w:date="2019-10-08T05:19:00Z">
        <w:del w:id="3247" w:author="ETRI-김종원" w:date="2019-12-02T16:26:00Z">
          <w:r w:rsidRPr="002646CB" w:rsidDel="002A694B">
            <w:rPr>
              <w:rPrChange w:id="3248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49" w:author="ETRI-김종원" w:date="2019-12-10T10:44:00Z">
                <w:rPr>
                  <w:rFonts w:hint="eastAsia"/>
                </w:rPr>
              </w:rPrChange>
            </w:rPr>
            <w:delText>기반</w:delText>
          </w:r>
          <w:r w:rsidRPr="002646CB" w:rsidDel="002A694B">
            <w:rPr>
              <w:rPrChange w:id="3250" w:author="ETRI-김종원" w:date="2019-12-10T10:44:00Z">
                <w:rPr/>
              </w:rPrChange>
            </w:rPr>
            <w:delText xml:space="preserve"> </w:delText>
          </w:r>
        </w:del>
      </w:ins>
      <w:ins w:id="3251" w:author="박 진상" w:date="2019-10-09T13:15:00Z">
        <w:del w:id="3252" w:author="ETRI-김종원" w:date="2019-12-02T16:26:00Z">
          <w:r w:rsidR="005766F9" w:rsidRPr="002646CB" w:rsidDel="002A694B">
            <w:rPr>
              <w:rFonts w:hint="eastAsia"/>
              <w:rPrChange w:id="3253" w:author="ETRI-김종원" w:date="2019-12-10T10:44:00Z">
                <w:rPr>
                  <w:rFonts w:hint="eastAsia"/>
                </w:rPr>
              </w:rPrChange>
            </w:rPr>
            <w:delText>전기에너지저장장치</w:delText>
          </w:r>
          <w:r w:rsidR="005766F9" w:rsidRPr="002646CB" w:rsidDel="002A694B">
            <w:rPr>
              <w:rPrChange w:id="3254" w:author="ETRI-김종원" w:date="2019-12-10T10:44:00Z">
                <w:rPr/>
              </w:rPrChange>
            </w:rPr>
            <w:delText xml:space="preserve"> </w:delText>
          </w:r>
          <w:r w:rsidR="005766F9" w:rsidRPr="002646CB" w:rsidDel="002A694B">
            <w:rPr>
              <w:rFonts w:hint="eastAsia"/>
              <w:rPrChange w:id="3255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="005766F9" w:rsidRPr="002646CB" w:rsidDel="002A694B">
            <w:rPr>
              <w:rPrChange w:id="3256" w:author="ETRI-김종원" w:date="2019-12-10T10:44:00Z">
                <w:rPr/>
              </w:rPrChange>
            </w:rPr>
            <w:delText xml:space="preserve"> </w:delText>
          </w:r>
          <w:r w:rsidR="005766F9" w:rsidRPr="002646CB" w:rsidDel="002A694B">
            <w:rPr>
              <w:rFonts w:hint="eastAsia"/>
              <w:rPrChange w:id="3257" w:author="ETRI-김종원" w:date="2019-12-10T10:44:00Z">
                <w:rPr>
                  <w:rFonts w:hint="eastAsia"/>
                </w:rPr>
              </w:rPrChange>
            </w:rPr>
            <w:delText>태양광발전시스템</w:delText>
          </w:r>
          <w:r w:rsidR="005766F9" w:rsidRPr="002646CB" w:rsidDel="002A694B">
            <w:rPr>
              <w:rPrChange w:id="3258" w:author="ETRI-김종원" w:date="2019-12-10T10:44:00Z">
                <w:rPr/>
              </w:rPrChange>
            </w:rPr>
            <w:delText>(</w:delText>
          </w:r>
        </w:del>
      </w:ins>
      <w:ins w:id="3259" w:author="박 진상" w:date="2019-10-08T05:19:00Z">
        <w:del w:id="3260" w:author="ETRI-김종원" w:date="2019-12-02T16:26:00Z">
          <w:r w:rsidRPr="002646CB" w:rsidDel="002A694B">
            <w:rPr>
              <w:rPrChange w:id="3261" w:author="ETRI-김종원" w:date="2019-12-10T10:44:00Z">
                <w:rPr/>
              </w:rPrChange>
            </w:rPr>
            <w:delText>PV-EES</w:delText>
          </w:r>
        </w:del>
      </w:ins>
      <w:ins w:id="3262" w:author="박 진상" w:date="2019-10-09T13:15:00Z">
        <w:del w:id="3263" w:author="ETRI-김종원" w:date="2019-12-02T16:26:00Z">
          <w:r w:rsidR="005766F9" w:rsidRPr="002646CB" w:rsidDel="002A694B">
            <w:rPr>
              <w:rPrChange w:id="3264" w:author="ETRI-김종원" w:date="2019-12-10T10:44:00Z">
                <w:rPr/>
              </w:rPrChange>
            </w:rPr>
            <w:delText>)</w:delText>
          </w:r>
        </w:del>
      </w:ins>
      <w:ins w:id="3265" w:author="박 진상" w:date="2019-10-08T05:19:00Z">
        <w:del w:id="3266" w:author="ETRI-김종원" w:date="2019-12-02T16:26:00Z">
          <w:r w:rsidRPr="002646CB" w:rsidDel="002A694B">
            <w:rPr>
              <w:rPrChange w:id="3267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68" w:author="ETRI-김종원" w:date="2019-12-10T10:44:00Z">
                <w:rPr>
                  <w:rFonts w:hint="eastAsia"/>
                </w:rPr>
              </w:rPrChange>
            </w:rPr>
            <w:delText>운전을</w:delText>
          </w:r>
          <w:r w:rsidRPr="002646CB" w:rsidDel="002A694B">
            <w:rPr>
              <w:rPrChange w:id="3269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70" w:author="ETRI-김종원" w:date="2019-12-10T10:44:00Z">
                <w:rPr>
                  <w:rFonts w:hint="eastAsia"/>
                </w:rPr>
              </w:rPrChange>
            </w:rPr>
            <w:delText>통해</w:delText>
          </w:r>
          <w:r w:rsidRPr="002646CB" w:rsidDel="002A694B">
            <w:rPr>
              <w:rPrChange w:id="3271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72" w:author="ETRI-김종원" w:date="2019-12-10T10:44:00Z">
                <w:rPr>
                  <w:rFonts w:hint="eastAsia"/>
                </w:rPr>
              </w:rPrChange>
            </w:rPr>
            <w:delText>계통안정화에</w:delText>
          </w:r>
          <w:r w:rsidRPr="002646CB" w:rsidDel="002A694B">
            <w:rPr>
              <w:rPrChange w:id="3273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74" w:author="ETRI-김종원" w:date="2019-12-10T10:44:00Z">
                <w:rPr>
                  <w:rFonts w:hint="eastAsia"/>
                </w:rPr>
              </w:rPrChange>
            </w:rPr>
            <w:delText>기여할</w:delText>
          </w:r>
          <w:r w:rsidRPr="002646CB" w:rsidDel="002A694B">
            <w:rPr>
              <w:rPrChange w:id="3275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76" w:author="ETRI-김종원" w:date="2019-12-10T10:44:00Z">
                <w:rPr>
                  <w:rFonts w:hint="eastAsia"/>
                </w:rPr>
              </w:rPrChange>
            </w:rPr>
            <w:delText>수</w:delText>
          </w:r>
          <w:r w:rsidRPr="002646CB" w:rsidDel="002A694B">
            <w:rPr>
              <w:rPrChange w:id="3277" w:author="ETRI-김종원" w:date="2019-12-10T10:44:00Z">
                <w:rPr/>
              </w:rPrChange>
            </w:rPr>
            <w:delText xml:space="preserve"> </w:delText>
          </w:r>
          <w:r w:rsidRPr="002646CB" w:rsidDel="002A694B">
            <w:rPr>
              <w:rFonts w:hint="eastAsia"/>
              <w:rPrChange w:id="3278" w:author="ETRI-김종원" w:date="2019-12-10T10:44:00Z">
                <w:rPr>
                  <w:rFonts w:hint="eastAsia"/>
                </w:rPr>
              </w:rPrChange>
            </w:rPr>
            <w:delText>있는</w:delText>
          </w:r>
        </w:del>
      </w:ins>
      <w:ins w:id="3279" w:author="ETRI-김종원" w:date="2019-12-03T09:35:00Z">
        <w:r w:rsidR="00B558AD" w:rsidRPr="002646CB">
          <w:rPr>
            <w:rFonts w:hint="eastAsia"/>
            <w:rPrChange w:id="3280" w:author="ETRI-김종원" w:date="2019-12-10T10:44:00Z">
              <w:rPr>
                <w:rFonts w:hint="eastAsia"/>
                <w:color w:val="FF0000"/>
              </w:rPr>
            </w:rPrChange>
          </w:rPr>
          <w:t>를</w:t>
        </w:r>
      </w:ins>
      <w:ins w:id="3281" w:author="ETRI-김종원" w:date="2019-12-02T16:27:00Z">
        <w:r w:rsidR="002A694B" w:rsidRPr="002646CB">
          <w:rPr>
            <w:rPrChange w:id="3282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283" w:author="ETRI-김종원" w:date="2019-12-10T10:44:00Z">
              <w:rPr>
                <w:rFonts w:hint="eastAsia"/>
              </w:rPr>
            </w:rPrChange>
          </w:rPr>
          <w:t>활용하여</w:t>
        </w:r>
        <w:r w:rsidR="002A694B" w:rsidRPr="002646CB">
          <w:rPr>
            <w:rPrChange w:id="3284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285" w:author="ETRI-김종원" w:date="2019-12-10T10:44:00Z">
              <w:rPr>
                <w:rFonts w:hint="eastAsia"/>
              </w:rPr>
            </w:rPrChange>
          </w:rPr>
          <w:t>태양광</w:t>
        </w:r>
      </w:ins>
      <w:ins w:id="3286" w:author="ETRI-김종원" w:date="2019-12-02T16:28:00Z">
        <w:r w:rsidR="002A694B" w:rsidRPr="002646CB">
          <w:rPr>
            <w:rFonts w:hint="eastAsia"/>
            <w:rPrChange w:id="3287" w:author="ETRI-김종원" w:date="2019-12-10T10:44:00Z">
              <w:rPr>
                <w:rFonts w:hint="eastAsia"/>
              </w:rPr>
            </w:rPrChange>
          </w:rPr>
          <w:t>발전</w:t>
        </w:r>
        <w:r w:rsidR="002A694B" w:rsidRPr="002646CB">
          <w:rPr>
            <w:rPrChange w:id="3288" w:author="ETRI-김종원" w:date="2019-12-10T10:44:00Z">
              <w:rPr/>
            </w:rPrChange>
          </w:rPr>
          <w:t>(PV)</w:t>
        </w:r>
        <w:r w:rsidR="002A694B" w:rsidRPr="002646CB">
          <w:rPr>
            <w:rFonts w:hint="eastAsia"/>
            <w:rPrChange w:id="3289" w:author="ETRI-김종원" w:date="2019-12-10T10:44:00Z">
              <w:rPr>
                <w:rFonts w:hint="eastAsia"/>
              </w:rPr>
            </w:rPrChange>
          </w:rPr>
          <w:t>의</w:t>
        </w:r>
        <w:r w:rsidR="002A694B" w:rsidRPr="002646CB">
          <w:rPr>
            <w:rPrChange w:id="3290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291" w:author="ETRI-김종원" w:date="2019-12-10T10:44:00Z">
              <w:rPr>
                <w:rFonts w:hint="eastAsia"/>
              </w:rPr>
            </w:rPrChange>
          </w:rPr>
          <w:t>발전량을</w:t>
        </w:r>
        <w:r w:rsidR="002A694B" w:rsidRPr="002646CB">
          <w:rPr>
            <w:rPrChange w:id="3292" w:author="ETRI-김종원" w:date="2019-12-10T10:44:00Z">
              <w:rPr/>
            </w:rPrChange>
          </w:rPr>
          <w:t xml:space="preserve"> CES-MG</w:t>
        </w:r>
        <w:r w:rsidR="002A694B" w:rsidRPr="002646CB">
          <w:rPr>
            <w:rFonts w:hint="eastAsia"/>
            <w:rPrChange w:id="3293" w:author="ETRI-김종원" w:date="2019-12-10T10:44:00Z">
              <w:rPr>
                <w:rFonts w:hint="eastAsia"/>
              </w:rPr>
            </w:rPrChange>
          </w:rPr>
          <w:t>의</w:t>
        </w:r>
        <w:r w:rsidR="002A694B" w:rsidRPr="002646CB">
          <w:rPr>
            <w:rPrChange w:id="3294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295" w:author="ETRI-김종원" w:date="2019-12-10T10:44:00Z">
              <w:rPr>
                <w:rFonts w:hint="eastAsia"/>
              </w:rPr>
            </w:rPrChange>
          </w:rPr>
          <w:t>발전계획에</w:t>
        </w:r>
        <w:r w:rsidR="002A694B" w:rsidRPr="002646CB">
          <w:rPr>
            <w:rPrChange w:id="3296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297" w:author="ETRI-김종원" w:date="2019-12-10T10:44:00Z">
              <w:rPr>
                <w:rFonts w:hint="eastAsia"/>
              </w:rPr>
            </w:rPrChange>
          </w:rPr>
          <w:t>반영하여</w:t>
        </w:r>
        <w:r w:rsidR="002A694B" w:rsidRPr="002646CB">
          <w:rPr>
            <w:rPrChange w:id="3298" w:author="ETRI-김종원" w:date="2019-12-10T10:44:00Z">
              <w:rPr/>
            </w:rPrChange>
          </w:rPr>
          <w:t xml:space="preserve">, </w:t>
        </w:r>
        <w:r w:rsidR="002A694B" w:rsidRPr="002646CB">
          <w:rPr>
            <w:rFonts w:hint="eastAsia"/>
            <w:rPrChange w:id="3299" w:author="ETRI-김종원" w:date="2019-12-10T10:44:00Z">
              <w:rPr>
                <w:rFonts w:hint="eastAsia"/>
              </w:rPr>
            </w:rPrChange>
          </w:rPr>
          <w:t>계획된</w:t>
        </w:r>
        <w:r w:rsidR="002A694B" w:rsidRPr="002646CB">
          <w:rPr>
            <w:rPrChange w:id="3300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01" w:author="ETRI-김종원" w:date="2019-12-10T10:44:00Z">
              <w:rPr>
                <w:rFonts w:hint="eastAsia"/>
              </w:rPr>
            </w:rPrChange>
          </w:rPr>
          <w:t>목표값을</w:t>
        </w:r>
        <w:r w:rsidR="002A694B" w:rsidRPr="002646CB">
          <w:rPr>
            <w:rPrChange w:id="3302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03" w:author="ETRI-김종원" w:date="2019-12-10T10:44:00Z">
              <w:rPr>
                <w:rFonts w:hint="eastAsia"/>
              </w:rPr>
            </w:rPrChange>
          </w:rPr>
          <w:t>추존하는</w:t>
        </w:r>
        <w:r w:rsidR="002A694B" w:rsidRPr="002646CB">
          <w:rPr>
            <w:rPrChange w:id="3304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05" w:author="ETRI-김종원" w:date="2019-12-10T10:44:00Z">
              <w:rPr>
                <w:rFonts w:hint="eastAsia"/>
              </w:rPr>
            </w:rPrChange>
          </w:rPr>
          <w:t>신뢰</w:t>
        </w:r>
        <w:r w:rsidR="002A694B" w:rsidRPr="002646CB">
          <w:rPr>
            <w:rPrChange w:id="3306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07" w:author="ETRI-김종원" w:date="2019-12-10T10:44:00Z">
              <w:rPr>
                <w:rFonts w:hint="eastAsia"/>
              </w:rPr>
            </w:rPrChange>
          </w:rPr>
          <w:t>기반</w:t>
        </w:r>
        <w:r w:rsidR="002A694B" w:rsidRPr="002646CB">
          <w:rPr>
            <w:rPrChange w:id="3308" w:author="ETRI-김종원" w:date="2019-12-10T10:44:00Z">
              <w:rPr/>
            </w:rPrChange>
          </w:rPr>
          <w:t xml:space="preserve"> </w:t>
        </w:r>
      </w:ins>
      <w:ins w:id="3309" w:author="ETRI-김종원" w:date="2019-12-02T16:29:00Z">
        <w:r w:rsidR="002A694B" w:rsidRPr="002646CB">
          <w:rPr>
            <w:rFonts w:hint="eastAsia"/>
            <w:rPrChange w:id="3310" w:author="ETRI-김종원" w:date="2019-12-10T10:44:00Z">
              <w:rPr>
                <w:rFonts w:hint="eastAsia"/>
              </w:rPr>
            </w:rPrChange>
          </w:rPr>
          <w:t>태양광발전</w:t>
        </w:r>
      </w:ins>
      <w:ins w:id="3311" w:author="ETRI-김종원" w:date="2019-12-02T16:59:00Z">
        <w:r w:rsidR="00315A60" w:rsidRPr="002646CB">
          <w:rPr>
            <w:rFonts w:hint="eastAsia"/>
            <w:rPrChange w:id="3312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315A60" w:rsidRPr="002646CB">
          <w:rPr>
            <w:rFonts w:hint="eastAsia"/>
            <w:rPrChange w:id="3313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315A60" w:rsidRPr="002646CB">
          <w:rPr>
            <w:rFonts w:hint="eastAsia"/>
            <w:rPrChange w:id="3314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315A60" w:rsidRPr="002646CB">
          <w:rPr>
            <w:rFonts w:hint="eastAsia"/>
            <w:rPrChange w:id="3315" w:author="ETRI-김종원" w:date="2019-12-10T10:44:00Z">
              <w:rPr>
                <w:rFonts w:hint="eastAsia"/>
                <w:color w:val="FF0000"/>
              </w:rPr>
            </w:rPrChange>
          </w:rPr>
          <w:t>연</w:t>
        </w:r>
      </w:ins>
      <w:ins w:id="3316" w:author="ETRI-김종원" w:date="2019-12-02T17:00:00Z">
        <w:r w:rsidR="00315A60" w:rsidRPr="002646CB">
          <w:rPr>
            <w:rFonts w:hint="eastAsia"/>
            <w:rPrChange w:id="3317" w:author="ETRI-김종원" w:date="2019-12-10T10:44:00Z">
              <w:rPr>
                <w:rFonts w:hint="eastAsia"/>
                <w:color w:val="FF0000"/>
              </w:rPr>
            </w:rPrChange>
          </w:rPr>
          <w:t>계시스템</w:t>
        </w:r>
      </w:ins>
      <w:ins w:id="3318" w:author="ETRI-김종원" w:date="2019-12-02T16:29:00Z">
        <w:r w:rsidR="002A694B" w:rsidRPr="002646CB">
          <w:rPr>
            <w:rPrChange w:id="3319" w:author="ETRI-김종원" w:date="2019-12-10T10:44:00Z">
              <w:rPr/>
            </w:rPrChange>
          </w:rPr>
          <w:t xml:space="preserve">(PV-ESS) </w:t>
        </w:r>
      </w:ins>
      <w:ins w:id="3320" w:author="ETRI-김종원" w:date="2019-12-02T17:00:00Z">
        <w:r w:rsidR="00315A60" w:rsidRPr="002646CB">
          <w:rPr>
            <w:rFonts w:hint="eastAsia"/>
            <w:rPrChange w:id="3321" w:author="ETRI-김종원" w:date="2019-12-10T10:44:00Z">
              <w:rPr>
                <w:rFonts w:hint="eastAsia"/>
                <w:color w:val="FF0000"/>
              </w:rPr>
            </w:rPrChange>
          </w:rPr>
          <w:t>운</w:t>
        </w:r>
      </w:ins>
      <w:ins w:id="3322" w:author="ETRI-김종원" w:date="2019-12-02T16:29:00Z">
        <w:r w:rsidR="002A694B" w:rsidRPr="002646CB">
          <w:rPr>
            <w:rFonts w:hint="eastAsia"/>
            <w:rPrChange w:id="3323" w:author="ETRI-김종원" w:date="2019-12-10T10:44:00Z">
              <w:rPr>
                <w:rFonts w:hint="eastAsia"/>
              </w:rPr>
            </w:rPrChange>
          </w:rPr>
          <w:t>전을</w:t>
        </w:r>
        <w:r w:rsidR="002A694B" w:rsidRPr="002646CB">
          <w:rPr>
            <w:rPrChange w:id="3324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25" w:author="ETRI-김종원" w:date="2019-12-10T10:44:00Z">
              <w:rPr>
                <w:rFonts w:hint="eastAsia"/>
              </w:rPr>
            </w:rPrChange>
          </w:rPr>
          <w:t>할</w:t>
        </w:r>
        <w:r w:rsidR="002A694B" w:rsidRPr="002646CB">
          <w:rPr>
            <w:rPrChange w:id="3326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27" w:author="ETRI-김종원" w:date="2019-12-10T10:44:00Z">
              <w:rPr>
                <w:rFonts w:hint="eastAsia"/>
              </w:rPr>
            </w:rPrChange>
          </w:rPr>
          <w:t>수</w:t>
        </w:r>
        <w:r w:rsidR="002A694B" w:rsidRPr="002646CB">
          <w:rPr>
            <w:rPrChange w:id="3328" w:author="ETRI-김종원" w:date="2019-12-10T10:44:00Z">
              <w:rPr/>
            </w:rPrChange>
          </w:rPr>
          <w:t xml:space="preserve"> </w:t>
        </w:r>
        <w:r w:rsidR="002A694B" w:rsidRPr="002646CB">
          <w:rPr>
            <w:rFonts w:hint="eastAsia"/>
            <w:rPrChange w:id="3329" w:author="ETRI-김종원" w:date="2019-12-10T10:44:00Z">
              <w:rPr>
                <w:rFonts w:hint="eastAsia"/>
              </w:rPr>
            </w:rPrChange>
          </w:rPr>
          <w:t>있는</w:t>
        </w:r>
        <w:r w:rsidR="002A694B" w:rsidRPr="002646CB">
          <w:rPr>
            <w:rPrChange w:id="3330" w:author="ETRI-김종원" w:date="2019-12-10T10:44:00Z">
              <w:rPr/>
            </w:rPrChange>
          </w:rPr>
          <w:t xml:space="preserve"> </w:t>
        </w:r>
      </w:ins>
      <w:ins w:id="3331" w:author="박 진상" w:date="2019-10-08T05:19:00Z">
        <w:del w:id="3332" w:author="ETRI-김종원" w:date="2019-12-02T16:27:00Z">
          <w:r w:rsidRPr="002646CB" w:rsidDel="002A694B">
            <w:rPr>
              <w:rPrChange w:id="3333" w:author="ETRI-김종원" w:date="2019-12-10T10:44:00Z">
                <w:rPr/>
              </w:rPrChange>
            </w:rPr>
            <w:delText xml:space="preserve"> </w:delText>
          </w:r>
        </w:del>
        <w:r w:rsidRPr="002646CB">
          <w:rPr>
            <w:rFonts w:hint="eastAsia"/>
            <w:rPrChange w:id="3334" w:author="ETRI-김종원" w:date="2019-12-10T10:44:00Z">
              <w:rPr>
                <w:rFonts w:hint="eastAsia"/>
              </w:rPr>
            </w:rPrChange>
          </w:rPr>
          <w:t>특성지표를</w:t>
        </w:r>
        <w:r w:rsidRPr="002646CB">
          <w:rPr>
            <w:rPrChange w:id="333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3336" w:author="ETRI-김종원" w:date="2019-12-10T10:44:00Z">
              <w:rPr>
                <w:rFonts w:hint="eastAsia"/>
              </w:rPr>
            </w:rPrChange>
          </w:rPr>
          <w:t>제시한다</w:t>
        </w:r>
        <w:r w:rsidRPr="002646CB">
          <w:rPr>
            <w:rPrChange w:id="3337" w:author="ETRI-김종원" w:date="2019-12-10T10:44:00Z">
              <w:rPr/>
            </w:rPrChange>
          </w:rPr>
          <w:t xml:space="preserve">. </w:t>
        </w:r>
      </w:ins>
      <w:ins w:id="3338" w:author="박 진상" w:date="2019-10-08T05:17:00Z">
        <w:r w:rsidRPr="002646CB">
          <w:rPr>
            <w:rPrChange w:id="3339" w:author="ETRI-김종원" w:date="2019-12-10T10:44:00Z">
              <w:rPr/>
            </w:rPrChange>
          </w:rPr>
          <w:t xml:space="preserve"> </w:t>
        </w:r>
      </w:ins>
    </w:p>
    <w:p w14:paraId="55CB425A" w14:textId="71BD4D62" w:rsidR="00C86CEE" w:rsidRPr="002646CB" w:rsidRDefault="00C86CEE" w:rsidP="00791087">
      <w:pPr>
        <w:rPr>
          <w:ins w:id="3340" w:author="박 진상" w:date="2019-10-08T05:30:00Z"/>
          <w:rPrChange w:id="3341" w:author="ETRI-김종원" w:date="2019-12-10T10:44:00Z">
            <w:rPr>
              <w:ins w:id="3342" w:author="박 진상" w:date="2019-10-08T05:30:00Z"/>
            </w:rPr>
          </w:rPrChange>
        </w:rPr>
      </w:pPr>
    </w:p>
    <w:p w14:paraId="77CF80E1" w14:textId="256E6218" w:rsidR="00C86CEE" w:rsidRPr="002646CB" w:rsidRDefault="00C86CEE" w:rsidP="00791087">
      <w:pPr>
        <w:rPr>
          <w:ins w:id="3343" w:author="박 진상" w:date="2019-10-08T05:31:00Z"/>
          <w:rPrChange w:id="3344" w:author="ETRI-김종원" w:date="2019-12-10T10:44:00Z">
            <w:rPr>
              <w:ins w:id="3345" w:author="박 진상" w:date="2019-10-08T05:31:00Z"/>
            </w:rPr>
          </w:rPrChange>
        </w:rPr>
      </w:pPr>
      <w:ins w:id="3346" w:author="박 진상" w:date="2019-10-08T05:30:00Z">
        <w:r w:rsidRPr="002646CB">
          <w:rPr>
            <w:rFonts w:hint="eastAsia"/>
            <w:rPrChange w:id="3347" w:author="ETRI-김종원" w:date="2019-12-10T10:44:00Z">
              <w:rPr>
                <w:rFonts w:hint="eastAsia"/>
              </w:rPr>
            </w:rPrChange>
          </w:rPr>
          <w:t>이</w:t>
        </w:r>
        <w:r w:rsidRPr="002646CB">
          <w:rPr>
            <w:rFonts w:hint="eastAsia"/>
            <w:rPrChange w:id="334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49" w:author="ETRI-김종원" w:date="2019-12-10T10:44:00Z">
              <w:rPr>
                <w:rFonts w:hint="eastAsia"/>
              </w:rPr>
            </w:rPrChange>
          </w:rPr>
          <w:t>표준은</w:t>
        </w:r>
        <w:r w:rsidRPr="002646CB">
          <w:rPr>
            <w:rFonts w:hint="eastAsia"/>
            <w:rPrChange w:id="335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51" w:author="ETRI-김종원" w:date="2019-12-10T10:44:00Z">
              <w:rPr>
                <w:rFonts w:hint="eastAsia"/>
              </w:rPr>
            </w:rPrChange>
          </w:rPr>
          <w:t>태양광발전</w:t>
        </w:r>
      </w:ins>
      <w:ins w:id="3352" w:author="박 진상" w:date="2019-10-08T05:32:00Z">
        <w:r w:rsidRPr="002646CB">
          <w:rPr>
            <w:rFonts w:hint="eastAsia"/>
            <w:rPrChange w:id="3353" w:author="ETRI-김종원" w:date="2019-12-10T10:44:00Z">
              <w:rPr>
                <w:rFonts w:hint="eastAsia"/>
              </w:rPr>
            </w:rPrChange>
          </w:rPr>
          <w:t>(</w:t>
        </w:r>
        <w:r w:rsidRPr="002646CB">
          <w:rPr>
            <w:rPrChange w:id="3354" w:author="ETRI-김종원" w:date="2019-12-10T10:44:00Z">
              <w:rPr/>
            </w:rPrChange>
          </w:rPr>
          <w:t>PV)</w:t>
        </w:r>
      </w:ins>
      <w:ins w:id="3355" w:author="박 진상" w:date="2019-10-08T05:30:00Z">
        <w:r w:rsidRPr="002646CB">
          <w:rPr>
            <w:rFonts w:hint="eastAsia"/>
            <w:rPrChange w:id="3356" w:author="ETRI-김종원" w:date="2019-12-10T10:44:00Z">
              <w:rPr>
                <w:rFonts w:hint="eastAsia"/>
              </w:rPr>
            </w:rPrChange>
          </w:rPr>
          <w:t>과</w:t>
        </w:r>
        <w:r w:rsidRPr="002646CB">
          <w:rPr>
            <w:rFonts w:hint="eastAsia"/>
            <w:rPrChange w:id="335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58" w:author="ETRI-김종원" w:date="2019-12-10T10:44:00Z">
              <w:rPr>
                <w:rFonts w:hint="eastAsia"/>
              </w:rPr>
            </w:rPrChange>
          </w:rPr>
          <w:t>전기에너지저장</w:t>
        </w:r>
      </w:ins>
      <w:ins w:id="3359" w:author="박 진상" w:date="2019-10-08T05:32:00Z">
        <w:del w:id="3360" w:author="ETRI-김종원" w:date="2019-12-03T09:35:00Z">
          <w:r w:rsidRPr="002646CB" w:rsidDel="00B558AD">
            <w:rPr>
              <w:rFonts w:hint="eastAsia"/>
              <w:rPrChange w:id="3361" w:author="ETRI-김종원" w:date="2019-12-10T10:44:00Z">
                <w:rPr>
                  <w:rFonts w:hint="eastAsia"/>
                </w:rPr>
              </w:rPrChange>
            </w:rPr>
            <w:delText>(</w:delText>
          </w:r>
          <w:r w:rsidRPr="002646CB" w:rsidDel="00B558AD">
            <w:rPr>
              <w:rPrChange w:id="3362" w:author="ETRI-김종원" w:date="2019-12-10T10:44:00Z">
                <w:rPr/>
              </w:rPrChange>
            </w:rPr>
            <w:delText>EES)</w:delText>
          </w:r>
        </w:del>
      </w:ins>
      <w:ins w:id="3363" w:author="박 진상" w:date="2019-10-08T05:30:00Z">
        <w:r w:rsidRPr="002646CB">
          <w:rPr>
            <w:rFonts w:hint="eastAsia"/>
            <w:rPrChange w:id="3364" w:author="ETRI-김종원" w:date="2019-12-10T10:44:00Z">
              <w:rPr>
                <w:rFonts w:hint="eastAsia"/>
              </w:rPr>
            </w:rPrChange>
          </w:rPr>
          <w:t>장치</w:t>
        </w:r>
      </w:ins>
      <w:ins w:id="3365" w:author="ETRI-김종원" w:date="2019-12-03T09:35:00Z">
        <w:r w:rsidR="00B558AD" w:rsidRPr="002646CB">
          <w:rPr>
            <w:rFonts w:hint="eastAsia"/>
            <w:rPrChange w:id="3366" w:author="ETRI-김종원" w:date="2019-12-10T10:44:00Z">
              <w:rPr>
                <w:rFonts w:hint="eastAsia"/>
              </w:rPr>
            </w:rPrChange>
          </w:rPr>
          <w:t>(</w:t>
        </w:r>
        <w:r w:rsidR="00B558AD" w:rsidRPr="002646CB">
          <w:rPr>
            <w:rPrChange w:id="3367" w:author="ETRI-김종원" w:date="2019-12-10T10:44:00Z">
              <w:rPr/>
            </w:rPrChange>
          </w:rPr>
          <w:t>EES)</w:t>
        </w:r>
      </w:ins>
      <w:ins w:id="3368" w:author="박 진상" w:date="2019-10-08T05:30:00Z">
        <w:r w:rsidRPr="002646CB">
          <w:rPr>
            <w:rFonts w:hint="eastAsia"/>
            <w:rPrChange w:id="3369" w:author="ETRI-김종원" w:date="2019-12-10T10:44:00Z">
              <w:rPr>
                <w:rFonts w:hint="eastAsia"/>
              </w:rPr>
            </w:rPrChange>
          </w:rPr>
          <w:t>가</w:t>
        </w:r>
        <w:r w:rsidRPr="002646CB">
          <w:rPr>
            <w:rFonts w:hint="eastAsia"/>
            <w:rPrChange w:id="337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71" w:author="ETRI-김종원" w:date="2019-12-10T10:44:00Z">
              <w:rPr>
                <w:rFonts w:hint="eastAsia"/>
              </w:rPr>
            </w:rPrChange>
          </w:rPr>
          <w:t>연결되어</w:t>
        </w:r>
        <w:r w:rsidRPr="002646CB">
          <w:rPr>
            <w:rFonts w:hint="eastAsia"/>
            <w:rPrChange w:id="337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73" w:author="ETRI-김종원" w:date="2019-12-10T10:44:00Z">
              <w:rPr>
                <w:rFonts w:hint="eastAsia"/>
              </w:rPr>
            </w:rPrChange>
          </w:rPr>
          <w:t>그리드에</w:t>
        </w:r>
        <w:r w:rsidRPr="002646CB">
          <w:rPr>
            <w:rFonts w:hint="eastAsia"/>
            <w:rPrChange w:id="337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75" w:author="ETRI-김종원" w:date="2019-12-10T10:44:00Z">
              <w:rPr>
                <w:rFonts w:hint="eastAsia"/>
              </w:rPr>
            </w:rPrChange>
          </w:rPr>
          <w:t>직접</w:t>
        </w:r>
        <w:r w:rsidRPr="002646CB">
          <w:rPr>
            <w:rFonts w:hint="eastAsia"/>
            <w:rPrChange w:id="337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77" w:author="ETRI-김종원" w:date="2019-12-10T10:44:00Z">
              <w:rPr>
                <w:rFonts w:hint="eastAsia"/>
              </w:rPr>
            </w:rPrChange>
          </w:rPr>
          <w:t>연계되는</w:t>
        </w:r>
        <w:r w:rsidRPr="002646CB">
          <w:rPr>
            <w:rFonts w:hint="eastAsia"/>
            <w:rPrChange w:id="337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79" w:author="ETRI-김종원" w:date="2019-12-10T10:44:00Z">
              <w:rPr>
                <w:rFonts w:hint="eastAsia"/>
              </w:rPr>
            </w:rPrChange>
          </w:rPr>
          <w:t>시스템에</w:t>
        </w:r>
        <w:r w:rsidRPr="002646CB">
          <w:rPr>
            <w:rFonts w:hint="eastAsia"/>
            <w:rPrChange w:id="338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81" w:author="ETRI-김종원" w:date="2019-12-10T10:44:00Z">
              <w:rPr>
                <w:rFonts w:hint="eastAsia"/>
              </w:rPr>
            </w:rPrChange>
          </w:rPr>
          <w:t>대하여</w:t>
        </w:r>
        <w:r w:rsidRPr="002646CB">
          <w:rPr>
            <w:rFonts w:hint="eastAsia"/>
            <w:rPrChange w:id="338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83" w:author="ETRI-김종원" w:date="2019-12-10T10:44:00Z">
              <w:rPr>
                <w:rFonts w:hint="eastAsia"/>
              </w:rPr>
            </w:rPrChange>
          </w:rPr>
          <w:t>적용되며</w:t>
        </w:r>
        <w:r w:rsidRPr="002646CB">
          <w:rPr>
            <w:rFonts w:hint="eastAsia"/>
            <w:rPrChange w:id="3384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338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3386" w:author="ETRI-김종원" w:date="2019-12-10T10:44:00Z">
              <w:rPr>
                <w:rFonts w:hint="eastAsia"/>
              </w:rPr>
            </w:rPrChange>
          </w:rPr>
          <w:t>시스템의</w:t>
        </w:r>
        <w:r w:rsidRPr="002646CB">
          <w:rPr>
            <w:rFonts w:hint="eastAsia"/>
            <w:rPrChange w:id="338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88" w:author="ETRI-김종원" w:date="2019-12-10T10:44:00Z">
              <w:rPr>
                <w:rFonts w:hint="eastAsia"/>
              </w:rPr>
            </w:rPrChange>
          </w:rPr>
          <w:t>그리드</w:t>
        </w:r>
        <w:r w:rsidRPr="002646CB">
          <w:rPr>
            <w:rFonts w:hint="eastAsia"/>
            <w:rPrChange w:id="338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90" w:author="ETRI-김종원" w:date="2019-12-10T10:44:00Z">
              <w:rPr>
                <w:rFonts w:hint="eastAsia"/>
              </w:rPr>
            </w:rPrChange>
          </w:rPr>
          <w:t>연계</w:t>
        </w:r>
        <w:r w:rsidRPr="002646CB">
          <w:rPr>
            <w:rFonts w:hint="eastAsia"/>
            <w:rPrChange w:id="339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92" w:author="ETRI-김종원" w:date="2019-12-10T10:44:00Z">
              <w:rPr>
                <w:rFonts w:hint="eastAsia"/>
              </w:rPr>
            </w:rPrChange>
          </w:rPr>
          <w:t>규모에</w:t>
        </w:r>
        <w:r w:rsidRPr="002646CB">
          <w:rPr>
            <w:rFonts w:hint="eastAsia"/>
            <w:rPrChange w:id="339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94" w:author="ETRI-김종원" w:date="2019-12-10T10:44:00Z">
              <w:rPr>
                <w:rFonts w:hint="eastAsia"/>
              </w:rPr>
            </w:rPrChange>
          </w:rPr>
          <w:t>상관없이</w:t>
        </w:r>
        <w:r w:rsidRPr="002646CB">
          <w:rPr>
            <w:rFonts w:hint="eastAsia"/>
            <w:rPrChange w:id="3395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3396" w:author="박 진상" w:date="2019-10-08T05:31:00Z">
        <w:r w:rsidRPr="002646CB">
          <w:rPr>
            <w:rFonts w:hint="eastAsia"/>
            <w:rPrChange w:id="3397" w:author="ETRI-김종원" w:date="2019-12-10T10:44:00Z">
              <w:rPr>
                <w:rFonts w:hint="eastAsia"/>
              </w:rPr>
            </w:rPrChange>
          </w:rPr>
          <w:t>모든</w:t>
        </w:r>
        <w:r w:rsidRPr="002646CB">
          <w:rPr>
            <w:rFonts w:hint="eastAsia"/>
            <w:rPrChange w:id="339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399" w:author="ETRI-김종원" w:date="2019-12-10T10:44:00Z">
              <w:rPr>
                <w:rFonts w:hint="eastAsia"/>
              </w:rPr>
            </w:rPrChange>
          </w:rPr>
          <w:t>시스템에</w:t>
        </w:r>
        <w:r w:rsidRPr="002646CB">
          <w:rPr>
            <w:rFonts w:hint="eastAsia"/>
            <w:rPrChange w:id="340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01" w:author="ETRI-김종원" w:date="2019-12-10T10:44:00Z">
              <w:rPr>
                <w:rFonts w:hint="eastAsia"/>
              </w:rPr>
            </w:rPrChange>
          </w:rPr>
          <w:t>적용될</w:t>
        </w:r>
        <w:r w:rsidRPr="002646CB">
          <w:rPr>
            <w:rFonts w:hint="eastAsia"/>
            <w:rPrChange w:id="340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03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hint="eastAsia"/>
            <w:rPrChange w:id="340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05" w:author="ETRI-김종원" w:date="2019-12-10T10:44:00Z">
              <w:rPr>
                <w:rFonts w:hint="eastAsia"/>
              </w:rPr>
            </w:rPrChange>
          </w:rPr>
          <w:t>있다</w:t>
        </w:r>
        <w:r w:rsidRPr="002646CB">
          <w:rPr>
            <w:rFonts w:hint="eastAsia"/>
            <w:rPrChange w:id="3406" w:author="ETRI-김종원" w:date="2019-12-10T10:44:00Z">
              <w:rPr>
                <w:rFonts w:hint="eastAsia"/>
              </w:rPr>
            </w:rPrChange>
          </w:rPr>
          <w:t>.</w:t>
        </w:r>
      </w:ins>
    </w:p>
    <w:p w14:paraId="5685D848" w14:textId="67C731DF" w:rsidR="00C86CEE" w:rsidRPr="002646CB" w:rsidRDefault="00C86CEE" w:rsidP="00791087">
      <w:pPr>
        <w:rPr>
          <w:ins w:id="3407" w:author="박 진상" w:date="2019-10-08T05:31:00Z"/>
          <w:rPrChange w:id="3408" w:author="ETRI-김종원" w:date="2019-12-10T10:44:00Z">
            <w:rPr>
              <w:ins w:id="3409" w:author="박 진상" w:date="2019-10-08T05:31:00Z"/>
            </w:rPr>
          </w:rPrChange>
        </w:rPr>
      </w:pPr>
    </w:p>
    <w:p w14:paraId="5FD1318B" w14:textId="3ECC7EAC" w:rsidR="00C86CEE" w:rsidRPr="002646CB" w:rsidRDefault="00C86CEE" w:rsidP="00791087">
      <w:pPr>
        <w:rPr>
          <w:rPrChange w:id="3410" w:author="ETRI-김종원" w:date="2019-12-10T10:44:00Z">
            <w:rPr/>
          </w:rPrChange>
        </w:rPr>
      </w:pPr>
      <w:ins w:id="3411" w:author="박 진상" w:date="2019-10-08T05:31:00Z">
        <w:r w:rsidRPr="002646CB">
          <w:rPr>
            <w:rFonts w:hint="eastAsia"/>
            <w:rPrChange w:id="3412" w:author="ETRI-김종원" w:date="2019-12-10T10:44:00Z">
              <w:rPr>
                <w:rFonts w:hint="eastAsia"/>
              </w:rPr>
            </w:rPrChange>
          </w:rPr>
          <w:t>이</w:t>
        </w:r>
        <w:r w:rsidRPr="002646CB">
          <w:rPr>
            <w:rFonts w:hint="eastAsia"/>
            <w:rPrChange w:id="341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14" w:author="ETRI-김종원" w:date="2019-12-10T10:44:00Z">
              <w:rPr>
                <w:rFonts w:hint="eastAsia"/>
              </w:rPr>
            </w:rPrChange>
          </w:rPr>
          <w:t>표준은</w:t>
        </w:r>
        <w:r w:rsidRPr="002646CB">
          <w:rPr>
            <w:rFonts w:hint="eastAsia"/>
            <w:rPrChange w:id="341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16" w:author="ETRI-김종원" w:date="2019-12-10T10:44:00Z">
              <w:rPr>
                <w:rFonts w:hint="eastAsia"/>
              </w:rPr>
            </w:rPrChange>
          </w:rPr>
          <w:t>유지보수와</w:t>
        </w:r>
        <w:r w:rsidRPr="002646CB">
          <w:rPr>
            <w:rFonts w:hint="eastAsia"/>
            <w:rPrChange w:id="341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18" w:author="ETRI-김종원" w:date="2019-12-10T10:44:00Z">
              <w:rPr>
                <w:rFonts w:hint="eastAsia"/>
              </w:rPr>
            </w:rPrChange>
          </w:rPr>
          <w:t>관련된</w:t>
        </w:r>
        <w:r w:rsidRPr="002646CB">
          <w:rPr>
            <w:rFonts w:hint="eastAsia"/>
            <w:rPrChange w:id="341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20" w:author="ETRI-김종원" w:date="2019-12-10T10:44:00Z">
              <w:rPr>
                <w:rFonts w:hint="eastAsia"/>
              </w:rPr>
            </w:rPrChange>
          </w:rPr>
          <w:t>모든</w:t>
        </w:r>
        <w:r w:rsidRPr="002646CB">
          <w:rPr>
            <w:rFonts w:hint="eastAsia"/>
            <w:rPrChange w:id="342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22" w:author="ETRI-김종원" w:date="2019-12-10T10:44:00Z">
              <w:rPr>
                <w:rFonts w:hint="eastAsia"/>
              </w:rPr>
            </w:rPrChange>
          </w:rPr>
          <w:t>안정측면은</w:t>
        </w:r>
        <w:r w:rsidRPr="002646CB">
          <w:rPr>
            <w:rFonts w:hint="eastAsia"/>
            <w:rPrChange w:id="342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24" w:author="ETRI-김종원" w:date="2019-12-10T10:44:00Z">
              <w:rPr>
                <w:rFonts w:hint="eastAsia"/>
              </w:rPr>
            </w:rPrChange>
          </w:rPr>
          <w:t>다루지</w:t>
        </w:r>
        <w:r w:rsidRPr="002646CB">
          <w:rPr>
            <w:rFonts w:hint="eastAsia"/>
            <w:rPrChange w:id="342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426" w:author="ETRI-김종원" w:date="2019-12-10T10:44:00Z">
              <w:rPr>
                <w:rFonts w:hint="eastAsia"/>
              </w:rPr>
            </w:rPrChange>
          </w:rPr>
          <w:t>않는다</w:t>
        </w:r>
        <w:r w:rsidRPr="002646CB">
          <w:rPr>
            <w:rFonts w:hint="eastAsia"/>
            <w:rPrChange w:id="3427" w:author="ETRI-김종원" w:date="2019-12-10T10:44:00Z">
              <w:rPr>
                <w:rFonts w:hint="eastAsia"/>
              </w:rPr>
            </w:rPrChange>
          </w:rPr>
          <w:t>.</w:t>
        </w:r>
        <w:r w:rsidRPr="002646CB">
          <w:rPr>
            <w:rPrChange w:id="3428" w:author="ETRI-김종원" w:date="2019-12-10T10:44:00Z">
              <w:rPr/>
            </w:rPrChange>
          </w:rPr>
          <w:t xml:space="preserve"> </w:t>
        </w:r>
      </w:ins>
    </w:p>
    <w:p w14:paraId="6F578086" w14:textId="31189BC1" w:rsidR="00916AF9" w:rsidRPr="002646CB" w:rsidRDefault="00916AF9" w:rsidP="00791087">
      <w:pPr>
        <w:rPr>
          <w:rPrChange w:id="3429" w:author="ETRI-김종원" w:date="2019-12-10T10:44:00Z">
            <w:rPr/>
          </w:rPrChange>
        </w:rPr>
      </w:pPr>
    </w:p>
    <w:p w14:paraId="54D48C02" w14:textId="3E9EA5C6" w:rsidR="0004370F" w:rsidRPr="002646CB" w:rsidRDefault="00916AF9" w:rsidP="0004370F">
      <w:pPr>
        <w:rPr>
          <w:rPrChange w:id="3430" w:author="ETRI-김종원" w:date="2019-12-10T10:44:00Z">
            <w:rPr/>
          </w:rPrChange>
        </w:rPr>
      </w:pPr>
      <w:r w:rsidRPr="002646CB">
        <w:rPr>
          <w:rPrChange w:id="3431" w:author="ETRI-김종원" w:date="2019-12-10T10:44:00Z">
            <w:rPr/>
          </w:rPrChange>
        </w:rPr>
        <w:t>본</w:t>
      </w:r>
      <w:r w:rsidRPr="002646CB">
        <w:rPr>
          <w:rPrChange w:id="3432" w:author="ETRI-김종원" w:date="2019-12-10T10:44:00Z">
            <w:rPr/>
          </w:rPrChange>
        </w:rPr>
        <w:t xml:space="preserve"> </w:t>
      </w:r>
      <w:r w:rsidR="008116D0" w:rsidRPr="002646CB">
        <w:rPr>
          <w:rFonts w:hint="eastAsia"/>
          <w:rPrChange w:id="3433" w:author="ETRI-김종원" w:date="2019-12-10T10:44:00Z">
            <w:rPr>
              <w:rFonts w:hint="eastAsia"/>
            </w:rPr>
          </w:rPrChange>
        </w:rPr>
        <w:t>표준</w:t>
      </w:r>
      <w:r w:rsidRPr="002646CB">
        <w:rPr>
          <w:rPrChange w:id="3434" w:author="ETRI-김종원" w:date="2019-12-10T10:44:00Z">
            <w:rPr/>
          </w:rPrChange>
        </w:rPr>
        <w:t>에서</w:t>
      </w:r>
      <w:r w:rsidRPr="002646CB">
        <w:rPr>
          <w:rPrChange w:id="3435" w:author="ETRI-김종원" w:date="2019-12-10T10:44:00Z">
            <w:rPr/>
          </w:rPrChange>
        </w:rPr>
        <w:t xml:space="preserve"> </w:t>
      </w:r>
      <w:r w:rsidRPr="002646CB">
        <w:rPr>
          <w:rPrChange w:id="3436" w:author="ETRI-김종원" w:date="2019-12-10T10:44:00Z">
            <w:rPr/>
          </w:rPrChange>
        </w:rPr>
        <w:t>다루는</w:t>
      </w:r>
      <w:r w:rsidRPr="002646CB">
        <w:rPr>
          <w:rPrChange w:id="3437" w:author="ETRI-김종원" w:date="2019-12-10T10:44:00Z">
            <w:rPr/>
          </w:rPrChange>
        </w:rPr>
        <w:t xml:space="preserve"> </w:t>
      </w:r>
      <w:r w:rsidR="00791087" w:rsidRPr="002646CB">
        <w:rPr>
          <w:rFonts w:hint="eastAsia"/>
          <w:rPrChange w:id="3438" w:author="ETRI-김종원" w:date="2019-12-10T10:44:00Z">
            <w:rPr>
              <w:rFonts w:hint="eastAsia"/>
            </w:rPr>
          </w:rPrChange>
        </w:rPr>
        <w:t>CES-MG</w:t>
      </w:r>
      <w:r w:rsidRPr="002646CB">
        <w:rPr>
          <w:rPrChange w:id="3439" w:author="ETRI-김종원" w:date="2019-12-10T10:44:00Z">
            <w:rPr/>
          </w:rPrChange>
        </w:rPr>
        <w:t>는</w:t>
      </w:r>
      <w:r w:rsidRPr="002646CB">
        <w:rPr>
          <w:rPrChange w:id="3440" w:author="ETRI-김종원" w:date="2019-12-10T10:44:00Z">
            <w:rPr/>
          </w:rPrChange>
        </w:rPr>
        <w:t xml:space="preserve"> </w:t>
      </w:r>
      <w:r w:rsidR="00C2545E" w:rsidRPr="002646CB">
        <w:rPr>
          <w:rFonts w:hint="eastAsia"/>
          <w:rPrChange w:id="3441" w:author="ETRI-김종원" w:date="2019-12-10T10:44:00Z">
            <w:rPr>
              <w:rFonts w:hint="eastAsia"/>
            </w:rPr>
          </w:rPrChange>
        </w:rPr>
        <w:t>구역형</w:t>
      </w:r>
      <w:r w:rsidR="00C2545E" w:rsidRPr="002646CB">
        <w:rPr>
          <w:rFonts w:hint="eastAsia"/>
          <w:rPrChange w:id="3442" w:author="ETRI-김종원" w:date="2019-12-10T10:44:00Z">
            <w:rPr>
              <w:rFonts w:hint="eastAsia"/>
            </w:rPr>
          </w:rPrChange>
        </w:rPr>
        <w:t xml:space="preserve"> </w:t>
      </w:r>
      <w:r w:rsidR="00C2545E" w:rsidRPr="002646CB">
        <w:rPr>
          <w:rFonts w:hint="eastAsia"/>
          <w:rPrChange w:id="3443" w:author="ETRI-김종원" w:date="2019-12-10T10:44:00Z">
            <w:rPr>
              <w:rFonts w:hint="eastAsia"/>
            </w:rPr>
          </w:rPrChange>
        </w:rPr>
        <w:t>집단에너지</w:t>
      </w:r>
      <w:r w:rsidRPr="002646CB">
        <w:rPr>
          <w:rPrChange w:id="3444" w:author="ETRI-김종원" w:date="2019-12-10T10:44:00Z">
            <w:rPr/>
          </w:rPrChange>
        </w:rPr>
        <w:t xml:space="preserve"> </w:t>
      </w:r>
      <w:r w:rsidRPr="002646CB">
        <w:rPr>
          <w:rPrChange w:id="3445" w:author="ETRI-김종원" w:date="2019-12-10T10:44:00Z">
            <w:rPr/>
          </w:rPrChange>
        </w:rPr>
        <w:t>환경에</w:t>
      </w:r>
      <w:r w:rsidRPr="002646CB">
        <w:rPr>
          <w:rFonts w:hint="eastAsia"/>
          <w:rPrChange w:id="3446" w:author="ETRI-김종원" w:date="2019-12-10T10:44:00Z">
            <w:rPr>
              <w:rFonts w:hint="eastAsia"/>
            </w:rPr>
          </w:rPrChange>
        </w:rPr>
        <w:t>서의</w:t>
      </w:r>
      <w:r w:rsidRPr="002646CB">
        <w:rPr>
          <w:rPrChange w:id="3447" w:author="ETRI-김종원" w:date="2019-12-10T10:44:00Z">
            <w:rPr/>
          </w:rPrChange>
        </w:rPr>
        <w:t xml:space="preserve"> </w:t>
      </w:r>
      <w:r w:rsidR="006C72E6" w:rsidRPr="002646CB">
        <w:rPr>
          <w:rFonts w:hint="eastAsia"/>
          <w:rPrChange w:id="3448" w:author="ETRI-김종원" w:date="2019-12-10T10:44:00Z">
            <w:rPr>
              <w:rFonts w:hint="eastAsia"/>
            </w:rPr>
          </w:rPrChange>
        </w:rPr>
        <w:t>발전시설</w:t>
      </w:r>
      <w:r w:rsidRPr="002646CB">
        <w:rPr>
          <w:rPrChange w:id="3449" w:author="ETRI-김종원" w:date="2019-12-10T10:44:00Z">
            <w:rPr/>
          </w:rPrChange>
        </w:rPr>
        <w:t>, EES</w:t>
      </w:r>
      <w:r w:rsidR="005A510A" w:rsidRPr="002646CB">
        <w:rPr>
          <w:rFonts w:hint="eastAsia"/>
          <w:rPrChange w:id="3450" w:author="ETRI-김종원" w:date="2019-12-10T10:44:00Z">
            <w:rPr>
              <w:rFonts w:hint="eastAsia"/>
            </w:rPr>
          </w:rPrChange>
        </w:rPr>
        <w:t>시스템</w:t>
      </w:r>
      <w:r w:rsidR="000F2A21" w:rsidRPr="002646CB">
        <w:rPr>
          <w:rFonts w:hint="eastAsia"/>
          <w:rPrChange w:id="345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PrChange w:id="3452" w:author="ETRI-김종원" w:date="2019-12-10T10:44:00Z">
            <w:rPr/>
          </w:rPrChange>
        </w:rPr>
        <w:t>및</w:t>
      </w:r>
      <w:r w:rsidRPr="002646CB">
        <w:rPr>
          <w:rPrChange w:id="3453" w:author="ETRI-김종원" w:date="2019-12-10T10:44:00Z">
            <w:rPr/>
          </w:rPrChange>
        </w:rPr>
        <w:t xml:space="preserve"> </w:t>
      </w:r>
      <w:r w:rsidR="0004370F" w:rsidRPr="002646CB">
        <w:rPr>
          <w:rFonts w:hint="eastAsia"/>
          <w:rPrChange w:id="3454" w:author="ETRI-김종원" w:date="2019-12-10T10:44:00Z">
            <w:rPr>
              <w:rFonts w:hint="eastAsia"/>
            </w:rPr>
          </w:rPrChange>
        </w:rPr>
        <w:t>전력</w:t>
      </w:r>
      <w:r w:rsidR="0004370F" w:rsidRPr="002646CB">
        <w:rPr>
          <w:rFonts w:hint="eastAsia"/>
          <w:rPrChange w:id="3455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56" w:author="ETRI-김종원" w:date="2019-12-10T10:44:00Z">
            <w:rPr>
              <w:rFonts w:hint="eastAsia"/>
            </w:rPr>
          </w:rPrChange>
        </w:rPr>
        <w:t>부하를</w:t>
      </w:r>
      <w:r w:rsidR="0004370F" w:rsidRPr="002646CB">
        <w:rPr>
          <w:rFonts w:hint="eastAsia"/>
          <w:rPrChange w:id="3457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58" w:author="ETRI-김종원" w:date="2019-12-10T10:44:00Z">
            <w:rPr>
              <w:rFonts w:hint="eastAsia"/>
            </w:rPr>
          </w:rPrChange>
        </w:rPr>
        <w:t>포함하고</w:t>
      </w:r>
      <w:r w:rsidR="0004370F" w:rsidRPr="002646CB">
        <w:rPr>
          <w:rFonts w:hint="eastAsia"/>
          <w:rPrChange w:id="3459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60" w:author="ETRI-김종원" w:date="2019-12-10T10:44:00Z">
            <w:rPr>
              <w:rFonts w:hint="eastAsia"/>
            </w:rPr>
          </w:rPrChange>
        </w:rPr>
        <w:t>저압</w:t>
      </w:r>
      <w:r w:rsidR="0004370F" w:rsidRPr="002646CB">
        <w:rPr>
          <w:rFonts w:hint="eastAsia"/>
          <w:rPrChange w:id="3461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62" w:author="ETRI-김종원" w:date="2019-12-10T10:44:00Z">
            <w:rPr>
              <w:rFonts w:hint="eastAsia"/>
            </w:rPr>
          </w:rPrChange>
        </w:rPr>
        <w:t>또는</w:t>
      </w:r>
      <w:r w:rsidR="0004370F" w:rsidRPr="002646CB">
        <w:rPr>
          <w:rFonts w:hint="eastAsia"/>
          <w:rPrChange w:id="3463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64" w:author="ETRI-김종원" w:date="2019-12-10T10:44:00Z">
            <w:rPr>
              <w:rFonts w:hint="eastAsia"/>
            </w:rPr>
          </w:rPrChange>
        </w:rPr>
        <w:t>고압의</w:t>
      </w:r>
      <w:r w:rsidR="0004370F" w:rsidRPr="002646CB">
        <w:rPr>
          <w:rFonts w:hint="eastAsia"/>
          <w:rPrChange w:id="3465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66" w:author="ETRI-김종원" w:date="2019-12-10T10:44:00Z">
            <w:rPr>
              <w:rFonts w:hint="eastAsia"/>
            </w:rPr>
          </w:rPrChange>
        </w:rPr>
        <w:t>자체</w:t>
      </w:r>
      <w:r w:rsidR="0004370F" w:rsidRPr="002646CB">
        <w:rPr>
          <w:rFonts w:hint="eastAsia"/>
          <w:rPrChange w:id="3467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68" w:author="ETRI-김종원" w:date="2019-12-10T10:44:00Z">
            <w:rPr>
              <w:rFonts w:hint="eastAsia"/>
            </w:rPr>
          </w:rPrChange>
        </w:rPr>
        <w:t>배전망을</w:t>
      </w:r>
      <w:r w:rsidR="0004370F" w:rsidRPr="002646CB">
        <w:rPr>
          <w:rFonts w:hint="eastAsia"/>
          <w:rPrChange w:id="3469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70" w:author="ETRI-김종원" w:date="2019-12-10T10:44:00Z">
            <w:rPr>
              <w:rFonts w:hint="eastAsia"/>
            </w:rPr>
          </w:rPrChange>
        </w:rPr>
        <w:t>갖추고</w:t>
      </w:r>
      <w:r w:rsidR="0004370F" w:rsidRPr="002646CB">
        <w:rPr>
          <w:rFonts w:hint="eastAsia"/>
          <w:rPrChange w:id="3471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72" w:author="ETRI-김종원" w:date="2019-12-10T10:44:00Z">
            <w:rPr>
              <w:rFonts w:hint="eastAsia"/>
            </w:rPr>
          </w:rPrChange>
        </w:rPr>
        <w:t>있는</w:t>
      </w:r>
      <w:r w:rsidR="0004370F" w:rsidRPr="002646CB">
        <w:rPr>
          <w:rFonts w:hint="eastAsia"/>
          <w:rPrChange w:id="3473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PrChange w:id="3474" w:author="ETRI-김종원" w:date="2019-12-10T10:44:00Z">
            <w:rPr/>
          </w:rPrChange>
        </w:rPr>
        <w:t xml:space="preserve">AC </w:t>
      </w:r>
      <w:r w:rsidR="0004370F" w:rsidRPr="002646CB">
        <w:rPr>
          <w:rFonts w:hint="eastAsia"/>
          <w:rPrChange w:id="3475" w:author="ETRI-김종원" w:date="2019-12-10T10:44:00Z">
            <w:rPr>
              <w:rFonts w:hint="eastAsia"/>
            </w:rPr>
          </w:rPrChange>
        </w:rPr>
        <w:t>전력망으로</w:t>
      </w:r>
      <w:r w:rsidR="0004370F" w:rsidRPr="002646CB">
        <w:rPr>
          <w:rFonts w:hint="eastAsia"/>
          <w:rPrChange w:id="3476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77" w:author="ETRI-김종원" w:date="2019-12-10T10:44:00Z">
            <w:rPr>
              <w:rFonts w:hint="eastAsia"/>
            </w:rPr>
          </w:rPrChange>
        </w:rPr>
        <w:t>구성되는</w:t>
      </w:r>
      <w:r w:rsidR="0004370F" w:rsidRPr="002646CB">
        <w:rPr>
          <w:rFonts w:hint="eastAsia"/>
          <w:rPrChange w:id="3478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79" w:author="ETRI-김종원" w:date="2019-12-10T10:44:00Z">
            <w:rPr>
              <w:rFonts w:hint="eastAsia"/>
            </w:rPr>
          </w:rPrChange>
        </w:rPr>
        <w:t>전력망에</w:t>
      </w:r>
      <w:r w:rsidR="0004370F" w:rsidRPr="002646CB">
        <w:rPr>
          <w:rFonts w:hint="eastAsia"/>
          <w:rPrChange w:id="3480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81" w:author="ETRI-김종원" w:date="2019-12-10T10:44:00Z">
            <w:rPr>
              <w:rFonts w:hint="eastAsia"/>
            </w:rPr>
          </w:rPrChange>
        </w:rPr>
        <w:t>한정한다</w:t>
      </w:r>
      <w:r w:rsidR="0004370F" w:rsidRPr="002646CB">
        <w:rPr>
          <w:rFonts w:hint="eastAsia"/>
          <w:rPrChange w:id="3482" w:author="ETRI-김종원" w:date="2019-12-10T10:44:00Z">
            <w:rPr>
              <w:rFonts w:hint="eastAsia"/>
            </w:rPr>
          </w:rPrChange>
        </w:rPr>
        <w:t xml:space="preserve">. </w:t>
      </w:r>
      <w:r w:rsidR="0004370F" w:rsidRPr="002646CB">
        <w:rPr>
          <w:rFonts w:hint="eastAsia"/>
          <w:rPrChange w:id="3483" w:author="ETRI-김종원" w:date="2019-12-10T10:44:00Z">
            <w:rPr>
              <w:rFonts w:hint="eastAsia"/>
            </w:rPr>
          </w:rPrChange>
        </w:rPr>
        <w:t>그리고</w:t>
      </w:r>
      <w:r w:rsidR="0004370F" w:rsidRPr="002646CB">
        <w:rPr>
          <w:rFonts w:hint="eastAsia"/>
          <w:rPrChange w:id="3484" w:author="ETRI-김종원" w:date="2019-12-10T10:44:00Z">
            <w:rPr>
              <w:rFonts w:hint="eastAsia"/>
            </w:rPr>
          </w:rPrChange>
        </w:rPr>
        <w:t xml:space="preserve">, </w:t>
      </w:r>
      <w:r w:rsidR="0004370F" w:rsidRPr="002646CB">
        <w:rPr>
          <w:rFonts w:hint="eastAsia"/>
          <w:rPrChange w:id="3485" w:author="ETRI-김종원" w:date="2019-12-10T10:44:00Z">
            <w:rPr>
              <w:rFonts w:hint="eastAsia"/>
            </w:rPr>
          </w:rPrChange>
        </w:rPr>
        <w:t>계통연계형</w:t>
      </w:r>
      <w:r w:rsidR="0004370F" w:rsidRPr="002646CB">
        <w:rPr>
          <w:rFonts w:hint="eastAsia"/>
          <w:rPrChange w:id="3486" w:author="ETRI-김종원" w:date="2019-12-10T10:44:00Z">
            <w:rPr>
              <w:rFonts w:hint="eastAsia"/>
            </w:rPr>
          </w:rPrChange>
        </w:rPr>
        <w:t xml:space="preserve"> CES-MG</w:t>
      </w:r>
      <w:r w:rsidR="0004370F" w:rsidRPr="002646CB">
        <w:rPr>
          <w:rFonts w:hint="eastAsia"/>
          <w:rPrChange w:id="3487" w:author="ETRI-김종원" w:date="2019-12-10T10:44:00Z">
            <w:rPr>
              <w:rFonts w:hint="eastAsia"/>
            </w:rPr>
          </w:rPrChange>
        </w:rPr>
        <w:t>로</w:t>
      </w:r>
      <w:r w:rsidR="0004370F" w:rsidRPr="002646CB">
        <w:rPr>
          <w:rFonts w:hint="eastAsia"/>
          <w:rPrChange w:id="3488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89" w:author="ETRI-김종원" w:date="2019-12-10T10:44:00Z">
            <w:rPr>
              <w:rFonts w:hint="eastAsia"/>
            </w:rPr>
          </w:rPrChange>
        </w:rPr>
        <w:t>한정하여</w:t>
      </w:r>
      <w:r w:rsidR="0004370F" w:rsidRPr="002646CB">
        <w:rPr>
          <w:rFonts w:hint="eastAsia"/>
          <w:rPrChange w:id="3490" w:author="ETRI-김종원" w:date="2019-12-10T10:44:00Z">
            <w:rPr>
              <w:rFonts w:hint="eastAsia"/>
            </w:rPr>
          </w:rPrChange>
        </w:rPr>
        <w:t xml:space="preserve"> </w:t>
      </w:r>
      <w:r w:rsidR="0004370F" w:rsidRPr="002646CB">
        <w:rPr>
          <w:rFonts w:hint="eastAsia"/>
          <w:rPrChange w:id="3491" w:author="ETRI-김종원" w:date="2019-12-10T10:44:00Z">
            <w:rPr>
              <w:rFonts w:hint="eastAsia"/>
            </w:rPr>
          </w:rPrChange>
        </w:rPr>
        <w:t>적용한다</w:t>
      </w:r>
      <w:r w:rsidR="0004370F" w:rsidRPr="002646CB">
        <w:rPr>
          <w:rFonts w:hint="eastAsia"/>
          <w:rPrChange w:id="3492" w:author="ETRI-김종원" w:date="2019-12-10T10:44:00Z">
            <w:rPr>
              <w:rFonts w:hint="eastAsia"/>
            </w:rPr>
          </w:rPrChange>
        </w:rPr>
        <w:t xml:space="preserve">. </w:t>
      </w:r>
    </w:p>
    <w:p w14:paraId="0C857C09" w14:textId="77777777" w:rsidR="00916AF9" w:rsidRPr="002646CB" w:rsidRDefault="00916AF9" w:rsidP="00791087">
      <w:pPr>
        <w:rPr>
          <w:rPrChange w:id="3493" w:author="ETRI-김종원" w:date="2019-12-10T10:44:00Z">
            <w:rPr/>
          </w:rPrChange>
        </w:rPr>
      </w:pPr>
    </w:p>
    <w:p w14:paraId="77F42136" w14:textId="2EDB7943" w:rsidR="00916AF9" w:rsidRPr="002646CB" w:rsidRDefault="00916AF9" w:rsidP="00791087">
      <w:pPr>
        <w:rPr>
          <w:lang w:val="en-US"/>
          <w:rPrChange w:id="3494" w:author="ETRI-김종원" w:date="2019-12-10T10:44:00Z">
            <w:rPr>
              <w:lang w:val="en-US"/>
            </w:rPr>
          </w:rPrChange>
        </w:rPr>
      </w:pPr>
      <w:r w:rsidRPr="002646CB">
        <w:rPr>
          <w:lang w:val="en-US"/>
          <w:rPrChange w:id="3495" w:author="ETRI-김종원" w:date="2019-12-10T10:44:00Z">
            <w:rPr>
              <w:lang w:val="en-US"/>
            </w:rPr>
          </w:rPrChange>
        </w:rPr>
        <w:t>본</w:t>
      </w:r>
      <w:r w:rsidRPr="002646CB">
        <w:rPr>
          <w:lang w:val="en-US"/>
          <w:rPrChange w:id="3496" w:author="ETRI-김종원" w:date="2019-12-10T10:44:00Z">
            <w:rPr>
              <w:lang w:val="en-US"/>
            </w:rPr>
          </w:rPrChange>
        </w:rPr>
        <w:t xml:space="preserve"> </w:t>
      </w:r>
      <w:r w:rsidR="008116D0" w:rsidRPr="002646CB">
        <w:rPr>
          <w:rFonts w:hint="eastAsia"/>
          <w:lang w:val="en-US"/>
          <w:rPrChange w:id="3497" w:author="ETRI-김종원" w:date="2019-12-10T10:44:00Z">
            <w:rPr>
              <w:rFonts w:hint="eastAsia"/>
              <w:lang w:val="en-US"/>
            </w:rPr>
          </w:rPrChange>
        </w:rPr>
        <w:t>표준</w:t>
      </w:r>
      <w:r w:rsidRPr="002646CB">
        <w:rPr>
          <w:lang w:val="en-US"/>
          <w:rPrChange w:id="3498" w:author="ETRI-김종원" w:date="2019-12-10T10:44:00Z">
            <w:rPr>
              <w:lang w:val="en-US"/>
            </w:rPr>
          </w:rPrChange>
        </w:rPr>
        <w:t>에서</w:t>
      </w:r>
      <w:r w:rsidRPr="002646CB">
        <w:rPr>
          <w:lang w:val="en-US"/>
          <w:rPrChange w:id="3499" w:author="ETRI-김종원" w:date="2019-12-10T10:44:00Z">
            <w:rPr>
              <w:lang w:val="en-US"/>
            </w:rPr>
          </w:rPrChange>
        </w:rPr>
        <w:t xml:space="preserve"> </w:t>
      </w:r>
      <w:r w:rsidRPr="002646CB">
        <w:rPr>
          <w:lang w:val="en-US"/>
          <w:rPrChange w:id="3500" w:author="ETRI-김종원" w:date="2019-12-10T10:44:00Z">
            <w:rPr>
              <w:lang w:val="en-US"/>
            </w:rPr>
          </w:rPrChange>
        </w:rPr>
        <w:t>언급되지</w:t>
      </w:r>
      <w:r w:rsidRPr="002646CB">
        <w:rPr>
          <w:lang w:val="en-US"/>
          <w:rPrChange w:id="3501" w:author="ETRI-김종원" w:date="2019-12-10T10:44:00Z">
            <w:rPr>
              <w:lang w:val="en-US"/>
            </w:rPr>
          </w:rPrChange>
        </w:rPr>
        <w:t xml:space="preserve"> </w:t>
      </w:r>
      <w:r w:rsidRPr="002646CB">
        <w:rPr>
          <w:lang w:val="en-US"/>
          <w:rPrChange w:id="3502" w:author="ETRI-김종원" w:date="2019-12-10T10:44:00Z">
            <w:rPr>
              <w:lang w:val="en-US"/>
            </w:rPr>
          </w:rPrChange>
        </w:rPr>
        <w:t>않는</w:t>
      </w:r>
      <w:r w:rsidRPr="002646CB">
        <w:rPr>
          <w:lang w:val="en-US"/>
          <w:rPrChange w:id="3503" w:author="ETRI-김종원" w:date="2019-12-10T10:44:00Z">
            <w:rPr>
              <w:lang w:val="en-US"/>
            </w:rPr>
          </w:rPrChange>
        </w:rPr>
        <w:t xml:space="preserve"> </w:t>
      </w:r>
      <w:r w:rsidR="00791087" w:rsidRPr="002646CB">
        <w:rPr>
          <w:rFonts w:hint="eastAsia"/>
          <w:rPrChange w:id="3504" w:author="ETRI-김종원" w:date="2019-12-10T10:44:00Z">
            <w:rPr>
              <w:rFonts w:hint="eastAsia"/>
            </w:rPr>
          </w:rPrChange>
        </w:rPr>
        <w:t>CES-MG</w:t>
      </w:r>
      <w:r w:rsidRPr="002646CB">
        <w:rPr>
          <w:lang w:val="en-US"/>
          <w:rPrChange w:id="3505" w:author="ETRI-김종원" w:date="2019-12-10T10:44:00Z">
            <w:rPr>
              <w:lang w:val="en-US"/>
            </w:rPr>
          </w:rPrChange>
        </w:rPr>
        <w:t>의</w:t>
      </w:r>
      <w:r w:rsidRPr="002646CB">
        <w:rPr>
          <w:lang w:val="en-US"/>
          <w:rPrChange w:id="3506" w:author="ETRI-김종원" w:date="2019-12-10T10:44:00Z">
            <w:rPr>
              <w:lang w:val="en-US"/>
            </w:rPr>
          </w:rPrChange>
        </w:rPr>
        <w:t xml:space="preserve"> </w:t>
      </w:r>
      <w:r w:rsidRPr="002646CB">
        <w:rPr>
          <w:lang w:val="en-US"/>
          <w:rPrChange w:id="3507" w:author="ETRI-김종원" w:date="2019-12-10T10:44:00Z">
            <w:rPr>
              <w:lang w:val="en-US"/>
            </w:rPr>
          </w:rPrChange>
        </w:rPr>
        <w:t>요구사항은</w:t>
      </w:r>
      <w:r w:rsidRPr="002646CB">
        <w:rPr>
          <w:lang w:val="en-US"/>
          <w:rPrChange w:id="3508" w:author="ETRI-김종원" w:date="2019-12-10T10:44:00Z">
            <w:rPr>
              <w:lang w:val="en-US"/>
            </w:rPr>
          </w:rPrChange>
        </w:rPr>
        <w:t xml:space="preserve"> IEC/TS</w:t>
      </w:r>
      <w:r w:rsidR="00791087" w:rsidRPr="002646CB">
        <w:rPr>
          <w:lang w:val="en-US"/>
          <w:rPrChange w:id="3509" w:author="ETRI-김종원" w:date="2019-12-10T10:44:00Z">
            <w:rPr>
              <w:lang w:val="en-US"/>
            </w:rPr>
          </w:rPrChange>
        </w:rPr>
        <w:t> </w:t>
      </w:r>
      <w:r w:rsidRPr="002646CB">
        <w:rPr>
          <w:lang w:val="en-US"/>
          <w:rPrChange w:id="3510" w:author="ETRI-김종원" w:date="2019-12-10T10:44:00Z">
            <w:rPr>
              <w:lang w:val="en-US"/>
            </w:rPr>
          </w:rPrChange>
        </w:rPr>
        <w:t>62898-</w:t>
      </w:r>
      <w:r w:rsidRPr="002646CB">
        <w:rPr>
          <w:rFonts w:hint="eastAsia"/>
          <w:lang w:val="en-US"/>
          <w:rPrChange w:id="3511" w:author="ETRI-김종원" w:date="2019-12-10T10:44:00Z">
            <w:rPr>
              <w:rFonts w:hint="eastAsia"/>
              <w:lang w:val="en-US"/>
            </w:rPr>
          </w:rPrChange>
        </w:rPr>
        <w:t>2</w:t>
      </w:r>
      <w:r w:rsidRPr="002646CB">
        <w:rPr>
          <w:rFonts w:hint="eastAsia"/>
          <w:lang w:val="en-US"/>
          <w:rPrChange w:id="3512" w:author="ETRI-김종원" w:date="2019-12-10T10:44:00Z">
            <w:rPr>
              <w:rFonts w:hint="eastAsia"/>
              <w:lang w:val="en-US"/>
            </w:rPr>
          </w:rPrChange>
        </w:rPr>
        <w:t>의</w:t>
      </w:r>
      <w:r w:rsidRPr="002646CB">
        <w:rPr>
          <w:rFonts w:hint="eastAsia"/>
          <w:lang w:val="en-US"/>
          <w:rPrChange w:id="3513" w:author="ETRI-김종원" w:date="2019-12-10T10:44:00Z">
            <w:rPr>
              <w:rFonts w:hint="eastAsia"/>
              <w:lang w:val="en-US"/>
            </w:rPr>
          </w:rPrChange>
        </w:rPr>
        <w:t xml:space="preserve"> </w:t>
      </w:r>
      <w:r w:rsidRPr="002646CB">
        <w:rPr>
          <w:rFonts w:hint="eastAsia"/>
          <w:lang w:val="en-US"/>
          <w:rPrChange w:id="3514" w:author="ETRI-김종원" w:date="2019-12-10T10:44:00Z">
            <w:rPr>
              <w:rFonts w:hint="eastAsia"/>
              <w:lang w:val="en-US"/>
            </w:rPr>
          </w:rPrChange>
        </w:rPr>
        <w:t>내용</w:t>
      </w:r>
      <w:r w:rsidRPr="002646CB">
        <w:rPr>
          <w:lang w:val="en-US"/>
          <w:rPrChange w:id="3515" w:author="ETRI-김종원" w:date="2019-12-10T10:44:00Z">
            <w:rPr>
              <w:lang w:val="en-US"/>
            </w:rPr>
          </w:rPrChange>
        </w:rPr>
        <w:t>을</w:t>
      </w:r>
      <w:r w:rsidRPr="002646CB">
        <w:rPr>
          <w:lang w:val="en-US"/>
          <w:rPrChange w:id="3516" w:author="ETRI-김종원" w:date="2019-12-10T10:44:00Z">
            <w:rPr>
              <w:lang w:val="en-US"/>
            </w:rPr>
          </w:rPrChange>
        </w:rPr>
        <w:t xml:space="preserve"> </w:t>
      </w:r>
      <w:r w:rsidRPr="002646CB">
        <w:rPr>
          <w:lang w:val="en-US"/>
          <w:rPrChange w:id="3517" w:author="ETRI-김종원" w:date="2019-12-10T10:44:00Z">
            <w:rPr>
              <w:lang w:val="en-US"/>
            </w:rPr>
          </w:rPrChange>
        </w:rPr>
        <w:t>따른다</w:t>
      </w:r>
      <w:r w:rsidR="00791087" w:rsidRPr="002646CB">
        <w:rPr>
          <w:lang w:val="en-US"/>
          <w:rPrChange w:id="3518" w:author="ETRI-김종원" w:date="2019-12-10T10:44:00Z">
            <w:rPr>
              <w:lang w:val="en-US"/>
            </w:rPr>
          </w:rPrChange>
        </w:rPr>
        <w:t>.</w:t>
      </w:r>
    </w:p>
    <w:p w14:paraId="6BAAFA71" w14:textId="417A794A" w:rsidR="00C2545E" w:rsidRPr="002646CB" w:rsidRDefault="00C2545E" w:rsidP="00916AF9">
      <w:pPr>
        <w:widowControl/>
        <w:wordWrap/>
        <w:autoSpaceDE/>
        <w:autoSpaceDN/>
        <w:snapToGrid w:val="0"/>
        <w:rPr>
          <w:ins w:id="3519" w:author="박 진상" w:date="2019-10-08T07:20:00Z"/>
          <w:rFonts w:cs="Arial"/>
          <w:lang w:val="en-US"/>
          <w:rPrChange w:id="3520" w:author="ETRI-김종원" w:date="2019-12-10T10:44:00Z">
            <w:rPr>
              <w:ins w:id="3521" w:author="박 진상" w:date="2019-10-08T07:20:00Z"/>
              <w:rFonts w:cs="Arial"/>
              <w:color w:val="000000" w:themeColor="text1"/>
              <w:lang w:val="en-US"/>
            </w:rPr>
          </w:rPrChange>
        </w:rPr>
      </w:pPr>
    </w:p>
    <w:p w14:paraId="128BE68D" w14:textId="2623B272" w:rsidR="002C57C7" w:rsidRPr="002646CB" w:rsidRDefault="002C57C7">
      <w:pPr>
        <w:widowControl/>
        <w:wordWrap/>
        <w:autoSpaceDE/>
        <w:autoSpaceDN/>
        <w:spacing w:line="240" w:lineRule="auto"/>
        <w:jc w:val="left"/>
        <w:rPr>
          <w:ins w:id="3522" w:author="박 진상" w:date="2019-10-08T07:20:00Z"/>
          <w:rFonts w:cs="Arial"/>
          <w:lang w:val="en-US"/>
          <w:rPrChange w:id="3523" w:author="ETRI-김종원" w:date="2019-12-10T10:44:00Z">
            <w:rPr>
              <w:ins w:id="3524" w:author="박 진상" w:date="2019-10-08T07:20:00Z"/>
              <w:rFonts w:cs="Arial"/>
              <w:color w:val="000000" w:themeColor="text1"/>
              <w:lang w:val="en-US"/>
            </w:rPr>
          </w:rPrChange>
        </w:rPr>
      </w:pPr>
      <w:ins w:id="3525" w:author="박 진상" w:date="2019-10-08T07:20:00Z">
        <w:r w:rsidRPr="002646CB">
          <w:rPr>
            <w:rFonts w:cs="Arial"/>
            <w:lang w:val="en-US"/>
            <w:rPrChange w:id="3526" w:author="ETRI-김종원" w:date="2019-12-10T10:44:00Z">
              <w:rPr>
                <w:rFonts w:cs="Arial"/>
                <w:color w:val="000000" w:themeColor="text1"/>
                <w:lang w:val="en-US"/>
              </w:rPr>
            </w:rPrChange>
          </w:rPr>
          <w:br w:type="page"/>
        </w:r>
      </w:ins>
    </w:p>
    <w:p w14:paraId="42818ADE" w14:textId="45C6DB03" w:rsidR="002C57C7" w:rsidRPr="002646CB" w:rsidDel="002C57C7" w:rsidRDefault="002C57C7" w:rsidP="00916AF9">
      <w:pPr>
        <w:widowControl/>
        <w:wordWrap/>
        <w:autoSpaceDE/>
        <w:autoSpaceDN/>
        <w:snapToGrid w:val="0"/>
        <w:rPr>
          <w:del w:id="3527" w:author="박 진상" w:date="2019-10-08T07:20:00Z"/>
          <w:rFonts w:cs="Arial"/>
          <w:lang w:val="en-US"/>
          <w:rPrChange w:id="3528" w:author="ETRI-김종원" w:date="2019-12-10T10:44:00Z">
            <w:rPr>
              <w:del w:id="3529" w:author="박 진상" w:date="2019-10-08T07:20:00Z"/>
              <w:rFonts w:cs="Arial"/>
              <w:color w:val="000000" w:themeColor="text1"/>
              <w:lang w:val="en-US"/>
            </w:rPr>
          </w:rPrChange>
        </w:rPr>
      </w:pPr>
      <w:bookmarkStart w:id="3530" w:name="_Toc21525022"/>
      <w:bookmarkStart w:id="3531" w:name="_Toc23141861"/>
      <w:bookmarkStart w:id="3532" w:name="_Toc23173106"/>
      <w:bookmarkStart w:id="3533" w:name="_Toc23188880"/>
      <w:bookmarkStart w:id="3534" w:name="_Toc23191258"/>
      <w:bookmarkStart w:id="3535" w:name="_Toc23244276"/>
      <w:bookmarkStart w:id="3536" w:name="_Toc23793806"/>
      <w:bookmarkStart w:id="3537" w:name="_Toc23794129"/>
      <w:bookmarkStart w:id="3538" w:name="_Toc23794452"/>
      <w:bookmarkStart w:id="3539" w:name="_Toc23795297"/>
      <w:bookmarkStart w:id="3540" w:name="_Toc23839674"/>
      <w:bookmarkStart w:id="3541" w:name="_Toc26200463"/>
      <w:bookmarkStart w:id="3542" w:name="_Toc26867560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</w:p>
    <w:p w14:paraId="1956BB90" w14:textId="77777777" w:rsidR="00D244C5" w:rsidRPr="002646CB" w:rsidRDefault="00391212" w:rsidP="001F1128">
      <w:pPr>
        <w:pStyle w:val="13"/>
        <w:wordWrap/>
        <w:rPr>
          <w:rFonts w:ascii="바탕" w:hAnsi="바탕" w:cs="굴림"/>
          <w:rPrChange w:id="3543" w:author="ETRI-김종원" w:date="2019-12-10T10:44:00Z">
            <w:rPr>
              <w:rFonts w:ascii="바탕" w:hAnsi="바탕" w:cs="굴림"/>
            </w:rPr>
          </w:rPrChange>
        </w:rPr>
      </w:pPr>
      <w:bookmarkStart w:id="3544" w:name="_Toc498246926"/>
      <w:bookmarkStart w:id="3545" w:name="_Toc498248037"/>
      <w:bookmarkStart w:id="3546" w:name="_Toc498248349"/>
      <w:bookmarkStart w:id="3547" w:name="_Toc26867561"/>
      <w:bookmarkEnd w:id="3544"/>
      <w:bookmarkEnd w:id="3545"/>
      <w:bookmarkEnd w:id="3546"/>
      <w:r w:rsidRPr="002646CB">
        <w:rPr>
          <w:rPrChange w:id="3548" w:author="ETRI-김종원" w:date="2019-12-10T10:44:00Z">
            <w:rPr/>
          </w:rPrChange>
        </w:rPr>
        <w:t>인용표준</w:t>
      </w:r>
      <w:bookmarkEnd w:id="3547"/>
    </w:p>
    <w:p w14:paraId="2F663631" w14:textId="77777777" w:rsidR="00391212" w:rsidRPr="002646CB" w:rsidRDefault="00391212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3549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7FE8B6BB" w14:textId="77777777" w:rsidR="005766F9" w:rsidRPr="002646CB" w:rsidRDefault="002153AF" w:rsidP="001F1128">
      <w:pPr>
        <w:wordWrap/>
        <w:rPr>
          <w:ins w:id="3550" w:author="박 진상" w:date="2019-10-09T13:15:00Z"/>
          <w:rFonts w:cs="함초롬바탕"/>
          <w:lang w:val="en-US"/>
          <w:rPrChange w:id="3551" w:author="ETRI-김종원" w:date="2019-12-10T10:44:00Z">
            <w:rPr>
              <w:ins w:id="3552" w:author="박 진상" w:date="2019-10-09T13:15:00Z"/>
              <w:rFonts w:cs="함초롬바탕"/>
              <w:lang w:val="en-US"/>
            </w:rPr>
          </w:rPrChange>
        </w:rPr>
      </w:pPr>
      <w:r w:rsidRPr="002646CB">
        <w:rPr>
          <w:rFonts w:hAnsi="바탕" w:cs="함초롬바탕" w:hint="eastAsia"/>
          <w:lang w:val="en-US"/>
          <w:rPrChange w:id="3553" w:author="ETRI-김종원" w:date="2019-12-10T10:44:00Z">
            <w:rPr>
              <w:rFonts w:hAnsi="바탕" w:cs="함초롬바탕" w:hint="eastAsia"/>
              <w:lang w:val="en-US"/>
            </w:rPr>
          </w:rPrChange>
        </w:rPr>
        <w:t>다음의</w:t>
      </w:r>
      <w:r w:rsidRPr="002646CB">
        <w:rPr>
          <w:rFonts w:cs="함초롬바탕" w:hint="eastAsia"/>
          <w:lang w:val="en-US"/>
          <w:rPrChange w:id="3554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55" w:author="ETRI-김종원" w:date="2019-12-10T10:44:00Z">
            <w:rPr>
              <w:rFonts w:hAnsi="바탕" w:cs="함초롬바탕" w:hint="eastAsia"/>
              <w:lang w:val="en-US"/>
            </w:rPr>
          </w:rPrChange>
        </w:rPr>
        <w:t>인용표준은</w:t>
      </w:r>
      <w:r w:rsidRPr="002646CB">
        <w:rPr>
          <w:rFonts w:cs="함초롬바탕" w:hint="eastAsia"/>
          <w:lang w:val="en-US"/>
          <w:rPrChange w:id="3556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57" w:author="ETRI-김종원" w:date="2019-12-10T10:44:00Z">
            <w:rPr>
              <w:rFonts w:hAnsi="바탕" w:cs="함초롬바탕" w:hint="eastAsia"/>
              <w:lang w:val="en-US"/>
            </w:rPr>
          </w:rPrChange>
        </w:rPr>
        <w:t>이</w:t>
      </w:r>
      <w:r w:rsidRPr="002646CB">
        <w:rPr>
          <w:rFonts w:cs="함초롬바탕" w:hint="eastAsia"/>
          <w:lang w:val="en-US"/>
          <w:rPrChange w:id="3558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59" w:author="ETRI-김종원" w:date="2019-12-10T10:44:00Z">
            <w:rPr>
              <w:rFonts w:hAnsi="바탕" w:cs="함초롬바탕" w:hint="eastAsia"/>
              <w:lang w:val="en-US"/>
            </w:rPr>
          </w:rPrChange>
        </w:rPr>
        <w:t>표준의</w:t>
      </w:r>
      <w:r w:rsidRPr="002646CB">
        <w:rPr>
          <w:rFonts w:cs="함초롬바탕" w:hint="eastAsia"/>
          <w:lang w:val="en-US"/>
          <w:rPrChange w:id="3560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61" w:author="ETRI-김종원" w:date="2019-12-10T10:44:00Z">
            <w:rPr>
              <w:rFonts w:hAnsi="바탕" w:cs="함초롬바탕" w:hint="eastAsia"/>
              <w:lang w:val="en-US"/>
            </w:rPr>
          </w:rPrChange>
        </w:rPr>
        <w:t>적용을</w:t>
      </w:r>
      <w:r w:rsidRPr="002646CB">
        <w:rPr>
          <w:rFonts w:cs="함초롬바탕" w:hint="eastAsia"/>
          <w:lang w:val="en-US"/>
          <w:rPrChange w:id="3562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63" w:author="ETRI-김종원" w:date="2019-12-10T10:44:00Z">
            <w:rPr>
              <w:rFonts w:hAnsi="바탕" w:cs="함초롬바탕" w:hint="eastAsia"/>
              <w:lang w:val="en-US"/>
            </w:rPr>
          </w:rPrChange>
        </w:rPr>
        <w:t>위해</w:t>
      </w:r>
      <w:r w:rsidRPr="002646CB">
        <w:rPr>
          <w:rFonts w:cs="함초롬바탕" w:hint="eastAsia"/>
          <w:lang w:val="en-US"/>
          <w:rPrChange w:id="3564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65" w:author="ETRI-김종원" w:date="2019-12-10T10:44:00Z">
            <w:rPr>
              <w:rFonts w:hAnsi="바탕" w:cs="함초롬바탕" w:hint="eastAsia"/>
              <w:lang w:val="en-US"/>
            </w:rPr>
          </w:rPrChange>
        </w:rPr>
        <w:t>필수적이다</w:t>
      </w:r>
      <w:r w:rsidRPr="002646CB">
        <w:rPr>
          <w:rFonts w:cs="함초롬바탕" w:hint="eastAsia"/>
          <w:lang w:val="en-US"/>
          <w:rPrChange w:id="3566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. </w:t>
      </w:r>
    </w:p>
    <w:p w14:paraId="7F39B616" w14:textId="32DDBEAD" w:rsidR="002153AF" w:rsidRPr="002646CB" w:rsidRDefault="002153AF" w:rsidP="001F1128">
      <w:pPr>
        <w:wordWrap/>
        <w:rPr>
          <w:rFonts w:cs="함초롬바탕"/>
          <w:lang w:val="en-US"/>
          <w:rPrChange w:id="3567" w:author="ETRI-김종원" w:date="2019-12-10T10:44:00Z">
            <w:rPr>
              <w:rFonts w:cs="함초롬바탕"/>
              <w:lang w:val="en-US"/>
            </w:rPr>
          </w:rPrChange>
        </w:rPr>
      </w:pPr>
      <w:r w:rsidRPr="002646CB">
        <w:rPr>
          <w:rFonts w:hAnsi="바탕" w:cs="함초롬바탕" w:hint="eastAsia"/>
          <w:lang w:val="en-US"/>
          <w:rPrChange w:id="3568" w:author="ETRI-김종원" w:date="2019-12-10T10:44:00Z">
            <w:rPr>
              <w:rFonts w:hAnsi="바탕" w:cs="함초롬바탕" w:hint="eastAsia"/>
              <w:lang w:val="en-US"/>
            </w:rPr>
          </w:rPrChange>
        </w:rPr>
        <w:t>발행연도가</w:t>
      </w:r>
      <w:r w:rsidRPr="002646CB">
        <w:rPr>
          <w:rFonts w:cs="함초롬바탕" w:hint="eastAsia"/>
          <w:lang w:val="en-US"/>
          <w:rPrChange w:id="3569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70" w:author="ETRI-김종원" w:date="2019-12-10T10:44:00Z">
            <w:rPr>
              <w:rFonts w:hAnsi="바탕" w:cs="함초롬바탕" w:hint="eastAsia"/>
              <w:lang w:val="en-US"/>
            </w:rPr>
          </w:rPrChange>
        </w:rPr>
        <w:t>표기된</w:t>
      </w:r>
      <w:r w:rsidRPr="002646CB">
        <w:rPr>
          <w:rFonts w:cs="함초롬바탕" w:hint="eastAsia"/>
          <w:lang w:val="en-US"/>
          <w:rPrChange w:id="3571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72" w:author="ETRI-김종원" w:date="2019-12-10T10:44:00Z">
            <w:rPr>
              <w:rFonts w:hAnsi="바탕" w:cs="함초롬바탕" w:hint="eastAsia"/>
              <w:lang w:val="en-US"/>
            </w:rPr>
          </w:rPrChange>
        </w:rPr>
        <w:t>인용표준은</w:t>
      </w:r>
      <w:r w:rsidRPr="002646CB">
        <w:rPr>
          <w:rFonts w:cs="함초롬바탕" w:hint="eastAsia"/>
          <w:lang w:val="en-US"/>
          <w:rPrChange w:id="3573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74" w:author="ETRI-김종원" w:date="2019-12-10T10:44:00Z">
            <w:rPr>
              <w:rFonts w:hAnsi="바탕" w:cs="함초롬바탕" w:hint="eastAsia"/>
              <w:lang w:val="en-US"/>
            </w:rPr>
          </w:rPrChange>
        </w:rPr>
        <w:t>인용된</w:t>
      </w:r>
      <w:r w:rsidRPr="002646CB">
        <w:rPr>
          <w:rFonts w:cs="함초롬바탕" w:hint="eastAsia"/>
          <w:lang w:val="en-US"/>
          <w:rPrChange w:id="3575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76" w:author="ETRI-김종원" w:date="2019-12-10T10:44:00Z">
            <w:rPr>
              <w:rFonts w:hAnsi="바탕" w:cs="함초롬바탕" w:hint="eastAsia"/>
              <w:lang w:val="en-US"/>
            </w:rPr>
          </w:rPrChange>
        </w:rPr>
        <w:t>판만을</w:t>
      </w:r>
      <w:r w:rsidRPr="002646CB">
        <w:rPr>
          <w:rFonts w:cs="함초롬바탕" w:hint="eastAsia"/>
          <w:lang w:val="en-US"/>
          <w:rPrChange w:id="3577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78" w:author="ETRI-김종원" w:date="2019-12-10T10:44:00Z">
            <w:rPr>
              <w:rFonts w:hAnsi="바탕" w:cs="함초롬바탕" w:hint="eastAsia"/>
              <w:lang w:val="en-US"/>
            </w:rPr>
          </w:rPrChange>
        </w:rPr>
        <w:t>적용한다</w:t>
      </w:r>
      <w:r w:rsidRPr="002646CB">
        <w:rPr>
          <w:rFonts w:cs="함초롬바탕" w:hint="eastAsia"/>
          <w:lang w:val="en-US"/>
          <w:rPrChange w:id="3579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. </w:t>
      </w:r>
      <w:r w:rsidRPr="002646CB">
        <w:rPr>
          <w:rFonts w:hAnsi="바탕" w:cs="함초롬바탕" w:hint="eastAsia"/>
          <w:lang w:val="en-US"/>
          <w:rPrChange w:id="3580" w:author="ETRI-김종원" w:date="2019-12-10T10:44:00Z">
            <w:rPr>
              <w:rFonts w:hAnsi="바탕" w:cs="함초롬바탕" w:hint="eastAsia"/>
              <w:lang w:val="en-US"/>
            </w:rPr>
          </w:rPrChange>
        </w:rPr>
        <w:t>발행연도가</w:t>
      </w:r>
      <w:r w:rsidRPr="002646CB">
        <w:rPr>
          <w:rFonts w:cs="함초롬바탕" w:hint="eastAsia"/>
          <w:lang w:val="en-US"/>
          <w:rPrChange w:id="3581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82" w:author="ETRI-김종원" w:date="2019-12-10T10:44:00Z">
            <w:rPr>
              <w:rFonts w:hAnsi="바탕" w:cs="함초롬바탕" w:hint="eastAsia"/>
              <w:lang w:val="en-US"/>
            </w:rPr>
          </w:rPrChange>
        </w:rPr>
        <w:t>표기되지</w:t>
      </w:r>
      <w:r w:rsidRPr="002646CB">
        <w:rPr>
          <w:rFonts w:cs="함초롬바탕" w:hint="eastAsia"/>
          <w:lang w:val="en-US"/>
          <w:rPrChange w:id="3583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84" w:author="ETRI-김종원" w:date="2019-12-10T10:44:00Z">
            <w:rPr>
              <w:rFonts w:hAnsi="바탕" w:cs="함초롬바탕" w:hint="eastAsia"/>
              <w:lang w:val="en-US"/>
            </w:rPr>
          </w:rPrChange>
        </w:rPr>
        <w:t>않은</w:t>
      </w:r>
      <w:r w:rsidRPr="002646CB">
        <w:rPr>
          <w:rFonts w:cs="함초롬바탕" w:hint="eastAsia"/>
          <w:lang w:val="en-US"/>
          <w:rPrChange w:id="3585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86" w:author="ETRI-김종원" w:date="2019-12-10T10:44:00Z">
            <w:rPr>
              <w:rFonts w:hAnsi="바탕" w:cs="함초롬바탕" w:hint="eastAsia"/>
              <w:lang w:val="en-US"/>
            </w:rPr>
          </w:rPrChange>
        </w:rPr>
        <w:t>인용표준은</w:t>
      </w:r>
      <w:r w:rsidRPr="002646CB">
        <w:rPr>
          <w:rFonts w:cs="함초롬바탕" w:hint="eastAsia"/>
          <w:lang w:val="en-US"/>
          <w:rPrChange w:id="3587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88" w:author="ETRI-김종원" w:date="2019-12-10T10:44:00Z">
            <w:rPr>
              <w:rFonts w:hAnsi="바탕" w:cs="함초롬바탕" w:hint="eastAsia"/>
              <w:lang w:val="en-US"/>
            </w:rPr>
          </w:rPrChange>
        </w:rPr>
        <w:t>최신판</w:t>
      </w:r>
      <w:r w:rsidRPr="002646CB">
        <w:rPr>
          <w:rFonts w:cs="함초롬바탕" w:hint="eastAsia"/>
          <w:lang w:val="en-US"/>
          <w:rPrChange w:id="3589" w:author="ETRI-김종원" w:date="2019-12-10T10:44:00Z">
            <w:rPr>
              <w:rFonts w:cs="함초롬바탕" w:hint="eastAsia"/>
              <w:lang w:val="en-US"/>
            </w:rPr>
          </w:rPrChange>
        </w:rPr>
        <w:t>(</w:t>
      </w:r>
      <w:r w:rsidRPr="002646CB">
        <w:rPr>
          <w:rFonts w:hAnsi="바탕" w:cs="함초롬바탕" w:hint="eastAsia"/>
          <w:lang w:val="en-US"/>
          <w:rPrChange w:id="3590" w:author="ETRI-김종원" w:date="2019-12-10T10:44:00Z">
            <w:rPr>
              <w:rFonts w:hAnsi="바탕" w:cs="함초롬바탕" w:hint="eastAsia"/>
              <w:lang w:val="en-US"/>
            </w:rPr>
          </w:rPrChange>
        </w:rPr>
        <w:t>모든</w:t>
      </w:r>
      <w:r w:rsidRPr="002646CB">
        <w:rPr>
          <w:rFonts w:cs="함초롬바탕" w:hint="eastAsia"/>
          <w:lang w:val="en-US"/>
          <w:rPrChange w:id="3591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92" w:author="ETRI-김종원" w:date="2019-12-10T10:44:00Z">
            <w:rPr>
              <w:rFonts w:hAnsi="바탕" w:cs="함초롬바탕" w:hint="eastAsia"/>
              <w:lang w:val="en-US"/>
            </w:rPr>
          </w:rPrChange>
        </w:rPr>
        <w:t>추록을</w:t>
      </w:r>
      <w:r w:rsidRPr="002646CB">
        <w:rPr>
          <w:rFonts w:cs="함초롬바탕" w:hint="eastAsia"/>
          <w:lang w:val="en-US"/>
          <w:rPrChange w:id="3593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94" w:author="ETRI-김종원" w:date="2019-12-10T10:44:00Z">
            <w:rPr>
              <w:rFonts w:hAnsi="바탕" w:cs="함초롬바탕" w:hint="eastAsia"/>
              <w:lang w:val="en-US"/>
            </w:rPr>
          </w:rPrChange>
        </w:rPr>
        <w:t>포함</w:t>
      </w:r>
      <w:r w:rsidRPr="002646CB">
        <w:rPr>
          <w:rFonts w:cs="함초롬바탕" w:hint="eastAsia"/>
          <w:lang w:val="en-US"/>
          <w:rPrChange w:id="3595" w:author="ETRI-김종원" w:date="2019-12-10T10:44:00Z">
            <w:rPr>
              <w:rFonts w:cs="함초롬바탕" w:hint="eastAsia"/>
              <w:lang w:val="en-US"/>
            </w:rPr>
          </w:rPrChange>
        </w:rPr>
        <w:t>)</w:t>
      </w:r>
      <w:r w:rsidRPr="002646CB">
        <w:rPr>
          <w:rFonts w:hAnsi="바탕" w:cs="함초롬바탕" w:hint="eastAsia"/>
          <w:lang w:val="en-US"/>
          <w:rPrChange w:id="3596" w:author="ETRI-김종원" w:date="2019-12-10T10:44:00Z">
            <w:rPr>
              <w:rFonts w:hAnsi="바탕" w:cs="함초롬바탕" w:hint="eastAsia"/>
              <w:lang w:val="en-US"/>
            </w:rPr>
          </w:rPrChange>
        </w:rPr>
        <w:t>을</w:t>
      </w:r>
      <w:r w:rsidRPr="002646CB">
        <w:rPr>
          <w:rFonts w:cs="함초롬바탕" w:hint="eastAsia"/>
          <w:lang w:val="en-US"/>
          <w:rPrChange w:id="3597" w:author="ETRI-김종원" w:date="2019-12-10T10:44:00Z">
            <w:rPr>
              <w:rFonts w:cs="함초롬바탕" w:hint="eastAsia"/>
              <w:lang w:val="en-US"/>
            </w:rPr>
          </w:rPrChange>
        </w:rPr>
        <w:t xml:space="preserve"> </w:t>
      </w:r>
      <w:r w:rsidRPr="002646CB">
        <w:rPr>
          <w:rFonts w:hAnsi="바탕" w:cs="함초롬바탕" w:hint="eastAsia"/>
          <w:lang w:val="en-US"/>
          <w:rPrChange w:id="3598" w:author="ETRI-김종원" w:date="2019-12-10T10:44:00Z">
            <w:rPr>
              <w:rFonts w:hAnsi="바탕" w:cs="함초롬바탕" w:hint="eastAsia"/>
              <w:lang w:val="en-US"/>
            </w:rPr>
          </w:rPrChange>
        </w:rPr>
        <w:t>적용한다</w:t>
      </w:r>
      <w:r w:rsidRPr="002646CB">
        <w:rPr>
          <w:rFonts w:cs="함초롬바탕" w:hint="eastAsia"/>
          <w:lang w:val="en-US"/>
          <w:rPrChange w:id="3599" w:author="ETRI-김종원" w:date="2019-12-10T10:44:00Z">
            <w:rPr>
              <w:rFonts w:cs="함초롬바탕" w:hint="eastAsia"/>
              <w:lang w:val="en-US"/>
            </w:rPr>
          </w:rPrChange>
        </w:rPr>
        <w:t>.</w:t>
      </w:r>
    </w:p>
    <w:p w14:paraId="640B6459" w14:textId="77777777" w:rsidR="004E5B53" w:rsidRPr="002646CB" w:rsidRDefault="004E5B53" w:rsidP="001F1128">
      <w:pPr>
        <w:wordWrap/>
        <w:rPr>
          <w:rFonts w:cs="함초롬바탕"/>
          <w:lang w:val="en-US"/>
          <w:rPrChange w:id="3600" w:author="ETRI-김종원" w:date="2019-12-10T10:44:00Z">
            <w:rPr>
              <w:rFonts w:cs="함초롬바탕"/>
              <w:lang w:val="en-US"/>
            </w:rPr>
          </w:rPrChange>
        </w:rPr>
      </w:pPr>
    </w:p>
    <w:p w14:paraId="24159C00" w14:textId="77777777" w:rsidR="002153AF" w:rsidRPr="002646CB" w:rsidRDefault="000B51CA" w:rsidP="000B51CA">
      <w:pPr>
        <w:pStyle w:val="24"/>
        <w:wordWrap/>
        <w:rPr>
          <w:rPrChange w:id="3601" w:author="ETRI-김종원" w:date="2019-12-10T10:44:00Z">
            <w:rPr/>
          </w:rPrChange>
        </w:rPr>
      </w:pPr>
      <w:bookmarkStart w:id="3602" w:name="_Toc499831349"/>
      <w:bookmarkStart w:id="3603" w:name="_Toc500752966"/>
      <w:bookmarkStart w:id="3604" w:name="_Toc500753017"/>
      <w:bookmarkStart w:id="3605" w:name="_Toc26867562"/>
      <w:r w:rsidRPr="002646CB">
        <w:rPr>
          <w:rFonts w:hint="eastAsia"/>
          <w:rPrChange w:id="3606" w:author="ETRI-김종원" w:date="2019-12-10T10:44:00Z">
            <w:rPr>
              <w:rFonts w:hint="eastAsia"/>
            </w:rPr>
          </w:rPrChange>
        </w:rPr>
        <w:t>국제표준</w:t>
      </w:r>
      <w:bookmarkEnd w:id="3602"/>
      <w:bookmarkEnd w:id="3603"/>
      <w:bookmarkEnd w:id="3604"/>
      <w:bookmarkEnd w:id="3605"/>
    </w:p>
    <w:p w14:paraId="6C0E7487" w14:textId="77777777" w:rsidR="00E168CD" w:rsidRPr="002646CB" w:rsidRDefault="00E168CD" w:rsidP="009F784A">
      <w:pPr>
        <w:rPr>
          <w:rPrChange w:id="3607" w:author="ETRI-김종원" w:date="2019-12-10T10:44:00Z">
            <w:rPr/>
          </w:rPrChange>
        </w:rPr>
      </w:pPr>
    </w:p>
    <w:p w14:paraId="019958A8" w14:textId="4A823CFC" w:rsidR="00BB6D15" w:rsidRPr="002646CB" w:rsidRDefault="00BB6D15" w:rsidP="009F784A">
      <w:pPr>
        <w:rPr>
          <w:rPrChange w:id="3608" w:author="ETRI-김종원" w:date="2019-12-10T10:44:00Z">
            <w:rPr/>
          </w:rPrChange>
        </w:rPr>
      </w:pPr>
      <w:r w:rsidRPr="002646CB">
        <w:rPr>
          <w:rFonts w:hint="eastAsia"/>
          <w:rPrChange w:id="3609" w:author="ETRI-김종원" w:date="2019-12-10T10:44:00Z">
            <w:rPr>
              <w:rFonts w:hint="eastAsia"/>
            </w:rPr>
          </w:rPrChange>
        </w:rPr>
        <w:t>IEC TS 62898-</w:t>
      </w:r>
      <w:r w:rsidRPr="002646CB">
        <w:rPr>
          <w:rPrChange w:id="3610" w:author="ETRI-김종원" w:date="2019-12-10T10:44:00Z">
            <w:rPr/>
          </w:rPrChange>
        </w:rPr>
        <w:t>1</w:t>
      </w:r>
      <w:r w:rsidR="00DB2BCC" w:rsidRPr="002646CB">
        <w:rPr>
          <w:rFonts w:hint="eastAsia"/>
          <w:rPrChange w:id="3611" w:author="ETRI-김종원" w:date="2019-12-10T10:44:00Z">
            <w:rPr>
              <w:rFonts w:hint="eastAsia"/>
            </w:rPr>
          </w:rPrChange>
        </w:rPr>
        <w:t xml:space="preserve">, </w:t>
      </w:r>
      <w:r w:rsidR="00DB2BCC" w:rsidRPr="002646CB">
        <w:rPr>
          <w:rPrChange w:id="3612" w:author="ETRI-김종원" w:date="2019-12-10T10:44:00Z">
            <w:rPr/>
          </w:rPrChange>
        </w:rPr>
        <w:t>Micorgrids</w:t>
      </w:r>
      <w:r w:rsidR="00DB2BCC" w:rsidRPr="002646CB">
        <w:rPr>
          <w:rFonts w:hint="eastAsia"/>
          <w:rPrChange w:id="3613" w:author="ETRI-김종원" w:date="2019-12-10T10:44:00Z">
            <w:rPr>
              <w:rFonts w:hint="eastAsia"/>
            </w:rPr>
          </w:rPrChange>
        </w:rPr>
        <w:t xml:space="preserve"> -</w:t>
      </w:r>
      <w:r w:rsidRPr="002646CB">
        <w:rPr>
          <w:rFonts w:hint="eastAsia"/>
          <w:rPrChange w:id="3614" w:author="ETRI-김종원" w:date="2019-12-10T10:44:00Z">
            <w:rPr>
              <w:rFonts w:hint="eastAsia"/>
            </w:rPr>
          </w:rPrChange>
        </w:rPr>
        <w:t xml:space="preserve"> Part </w:t>
      </w:r>
      <w:r w:rsidRPr="002646CB">
        <w:rPr>
          <w:rPrChange w:id="3615" w:author="ETRI-김종원" w:date="2019-12-10T10:44:00Z">
            <w:rPr/>
          </w:rPrChange>
        </w:rPr>
        <w:t>1</w:t>
      </w:r>
      <w:r w:rsidR="00DB2BCC" w:rsidRPr="002646CB">
        <w:rPr>
          <w:rFonts w:hint="eastAsia"/>
          <w:rPrChange w:id="3616" w:author="ETRI-김종원" w:date="2019-12-10T10:44:00Z">
            <w:rPr>
              <w:rFonts w:hint="eastAsia"/>
            </w:rPr>
          </w:rPrChange>
        </w:rPr>
        <w:t>:</w:t>
      </w:r>
      <w:r w:rsidRPr="002646CB">
        <w:rPr>
          <w:rPrChange w:id="3617" w:author="ETRI-김종원" w:date="2019-12-10T10:44:00Z">
            <w:rPr/>
          </w:rPrChange>
        </w:rPr>
        <w:t xml:space="preserve"> Guidelines for general planning and design of microgrids</w:t>
      </w:r>
    </w:p>
    <w:p w14:paraId="72EAD103" w14:textId="44D87FCF" w:rsidR="00BB6D15" w:rsidRPr="002646CB" w:rsidRDefault="00BB6D15" w:rsidP="009F784A">
      <w:pPr>
        <w:rPr>
          <w:rPrChange w:id="3618" w:author="ETRI-김종원" w:date="2019-12-10T10:44:00Z">
            <w:rPr/>
          </w:rPrChange>
        </w:rPr>
      </w:pPr>
      <w:r w:rsidRPr="002646CB">
        <w:rPr>
          <w:rFonts w:hint="eastAsia"/>
          <w:rPrChange w:id="3619" w:author="ETRI-김종원" w:date="2019-12-10T10:44:00Z">
            <w:rPr>
              <w:rFonts w:hint="eastAsia"/>
            </w:rPr>
          </w:rPrChange>
        </w:rPr>
        <w:t>IEC TS 62898-</w:t>
      </w:r>
      <w:r w:rsidRPr="002646CB">
        <w:rPr>
          <w:rPrChange w:id="3620" w:author="ETRI-김종원" w:date="2019-12-10T10:44:00Z">
            <w:rPr/>
          </w:rPrChange>
        </w:rPr>
        <w:t>2</w:t>
      </w:r>
      <w:r w:rsidR="00C2545E" w:rsidRPr="002646CB">
        <w:rPr>
          <w:rPrChange w:id="3621" w:author="ETRI-김종원" w:date="2019-12-10T10:44:00Z">
            <w:rPr/>
          </w:rPrChange>
        </w:rPr>
        <w:t>(DTS)</w:t>
      </w:r>
      <w:r w:rsidR="00DB2BCC" w:rsidRPr="002646CB">
        <w:rPr>
          <w:rFonts w:hint="eastAsia"/>
          <w:rPrChange w:id="3622" w:author="ETRI-김종원" w:date="2019-12-10T10:44:00Z">
            <w:rPr>
              <w:rFonts w:hint="eastAsia"/>
            </w:rPr>
          </w:rPrChange>
        </w:rPr>
        <w:t xml:space="preserve">, </w:t>
      </w:r>
      <w:r w:rsidR="00DB2BCC" w:rsidRPr="002646CB">
        <w:rPr>
          <w:rPrChange w:id="3623" w:author="ETRI-김종원" w:date="2019-12-10T10:44:00Z">
            <w:rPr/>
          </w:rPrChange>
        </w:rPr>
        <w:t>Micorgrids</w:t>
      </w:r>
      <w:r w:rsidR="00DB2BCC" w:rsidRPr="002646CB">
        <w:rPr>
          <w:rFonts w:hint="eastAsia"/>
          <w:rPrChange w:id="3624" w:author="ETRI-김종원" w:date="2019-12-10T10:44:00Z">
            <w:rPr>
              <w:rFonts w:hint="eastAsia"/>
            </w:rPr>
          </w:rPrChange>
        </w:rPr>
        <w:t xml:space="preserve"> -</w:t>
      </w:r>
      <w:r w:rsidRPr="002646CB">
        <w:rPr>
          <w:rFonts w:hint="eastAsia"/>
          <w:rPrChange w:id="3625" w:author="ETRI-김종원" w:date="2019-12-10T10:44:00Z">
            <w:rPr>
              <w:rFonts w:hint="eastAsia"/>
            </w:rPr>
          </w:rPrChange>
        </w:rPr>
        <w:t xml:space="preserve"> Part </w:t>
      </w:r>
      <w:r w:rsidRPr="002646CB">
        <w:rPr>
          <w:rPrChange w:id="3626" w:author="ETRI-김종원" w:date="2019-12-10T10:44:00Z">
            <w:rPr/>
          </w:rPrChange>
        </w:rPr>
        <w:t>2</w:t>
      </w:r>
      <w:r w:rsidRPr="002646CB">
        <w:rPr>
          <w:rFonts w:hint="eastAsia"/>
          <w:rPrChange w:id="3627" w:author="ETRI-김종원" w:date="2019-12-10T10:44:00Z">
            <w:rPr>
              <w:rFonts w:hint="eastAsia"/>
            </w:rPr>
          </w:rPrChange>
        </w:rPr>
        <w:t xml:space="preserve">: Guidelines for </w:t>
      </w:r>
      <w:r w:rsidRPr="002646CB">
        <w:rPr>
          <w:rPrChange w:id="3628" w:author="ETRI-김종원" w:date="2019-12-10T10:44:00Z">
            <w:rPr/>
          </w:rPrChange>
        </w:rPr>
        <w:t>Micro</w:t>
      </w:r>
      <w:r w:rsidRPr="002646CB">
        <w:rPr>
          <w:rFonts w:hint="eastAsia"/>
          <w:rPrChange w:id="3629" w:author="ETRI-김종원" w:date="2019-12-10T10:44:00Z">
            <w:rPr>
              <w:rFonts w:hint="eastAsia"/>
            </w:rPr>
          </w:rPrChange>
        </w:rPr>
        <w:t>g</w:t>
      </w:r>
      <w:r w:rsidRPr="002646CB">
        <w:rPr>
          <w:rPrChange w:id="3630" w:author="ETRI-김종원" w:date="2019-12-10T10:44:00Z">
            <w:rPr/>
          </w:rPrChange>
        </w:rPr>
        <w:t>rid Ope</w:t>
      </w:r>
      <w:ins w:id="3631" w:author="박 진상" w:date="2019-10-08T04:34:00Z">
        <w:r w:rsidR="00EE4918" w:rsidRPr="002646CB">
          <w:rPr>
            <w:rPrChange w:id="3632" w:author="ETRI-김종원" w:date="2019-12-10T10:44:00Z">
              <w:rPr/>
            </w:rPrChange>
          </w:rPr>
          <w:t>r</w:t>
        </w:r>
      </w:ins>
      <w:del w:id="3633" w:author="박 진상" w:date="2019-10-08T04:34:00Z">
        <w:r w:rsidRPr="002646CB" w:rsidDel="00EE4918">
          <w:rPr>
            <w:rPrChange w:id="3634" w:author="ETRI-김종원" w:date="2019-12-10T10:44:00Z">
              <w:rPr/>
            </w:rPrChange>
          </w:rPr>
          <w:delText>a</w:delText>
        </w:r>
      </w:del>
      <w:r w:rsidRPr="002646CB">
        <w:rPr>
          <w:rPrChange w:id="3635" w:author="ETRI-김종원" w:date="2019-12-10T10:44:00Z">
            <w:rPr/>
          </w:rPrChange>
        </w:rPr>
        <w:t>ation (and Control)</w:t>
      </w:r>
    </w:p>
    <w:p w14:paraId="356151D5" w14:textId="77777777" w:rsidR="005B0A39" w:rsidRPr="002646CB" w:rsidRDefault="005B0A39" w:rsidP="000B51CA">
      <w:pPr>
        <w:rPr>
          <w:rPrChange w:id="3636" w:author="ETRI-김종원" w:date="2019-12-10T10:44:00Z">
            <w:rPr/>
          </w:rPrChange>
        </w:rPr>
      </w:pPr>
    </w:p>
    <w:p w14:paraId="50FA5DF2" w14:textId="0E9D8216" w:rsidR="000B51CA" w:rsidRPr="002646CB" w:rsidRDefault="000B51CA" w:rsidP="000B51CA">
      <w:pPr>
        <w:pStyle w:val="24"/>
        <w:wordWrap/>
        <w:rPr>
          <w:lang w:eastAsia="ko-KR"/>
          <w:rPrChange w:id="3637" w:author="ETRI-김종원" w:date="2019-12-10T10:44:00Z">
            <w:rPr>
              <w:lang w:eastAsia="ko-KR"/>
            </w:rPr>
          </w:rPrChange>
        </w:rPr>
      </w:pPr>
      <w:bookmarkStart w:id="3638" w:name="_Toc499831350"/>
      <w:bookmarkStart w:id="3639" w:name="_Toc500752967"/>
      <w:bookmarkStart w:id="3640" w:name="_Toc500753018"/>
      <w:bookmarkStart w:id="3641" w:name="_Toc26867563"/>
      <w:r w:rsidRPr="002646CB">
        <w:rPr>
          <w:rFonts w:hint="eastAsia"/>
          <w:rPrChange w:id="3642" w:author="ETRI-김종원" w:date="2019-12-10T10:44:00Z">
            <w:rPr>
              <w:rFonts w:hint="eastAsia"/>
            </w:rPr>
          </w:rPrChange>
        </w:rPr>
        <w:t>국내표준</w:t>
      </w:r>
      <w:bookmarkEnd w:id="3638"/>
      <w:bookmarkEnd w:id="3639"/>
      <w:bookmarkEnd w:id="3640"/>
      <w:bookmarkEnd w:id="3641"/>
    </w:p>
    <w:p w14:paraId="4B943113" w14:textId="77777777" w:rsidR="00C51A6E" w:rsidRPr="002646CB" w:rsidRDefault="00C51A6E" w:rsidP="00C51A6E">
      <w:pPr>
        <w:rPr>
          <w:lang w:val="de-DE"/>
          <w:rPrChange w:id="3643" w:author="ETRI-김종원" w:date="2019-12-10T10:44:00Z">
            <w:rPr>
              <w:lang w:val="de-DE"/>
            </w:rPr>
          </w:rPrChange>
        </w:rPr>
      </w:pPr>
    </w:p>
    <w:p w14:paraId="536A9980" w14:textId="23094C35" w:rsidR="002559F2" w:rsidRPr="002646CB" w:rsidRDefault="002559F2" w:rsidP="00C51A6E">
      <w:pPr>
        <w:rPr>
          <w:rPrChange w:id="3644" w:author="ETRI-김종원" w:date="2019-12-10T10:44:00Z">
            <w:rPr/>
          </w:rPrChange>
        </w:rPr>
      </w:pPr>
      <w:bookmarkStart w:id="3645" w:name="_Hlk499645664"/>
      <w:r w:rsidRPr="002646CB">
        <w:rPr>
          <w:rFonts w:hint="eastAsia"/>
          <w:rPrChange w:id="3646" w:author="ETRI-김종원" w:date="2019-12-10T10:44:00Z">
            <w:rPr>
              <w:rFonts w:hint="eastAsia"/>
            </w:rPr>
          </w:rPrChange>
        </w:rPr>
        <w:t>S</w:t>
      </w:r>
      <w:r w:rsidRPr="002646CB">
        <w:rPr>
          <w:rPrChange w:id="3647" w:author="ETRI-김종원" w:date="2019-12-10T10:44:00Z">
            <w:rPr/>
          </w:rPrChange>
        </w:rPr>
        <w:t>GSF</w:t>
      </w:r>
      <w:r w:rsidR="00C51A6E" w:rsidRPr="002646CB">
        <w:rPr>
          <w:rPrChange w:id="3648" w:author="ETRI-김종원" w:date="2019-12-10T10:44:00Z">
            <w:rPr/>
          </w:rPrChange>
        </w:rPr>
        <w:t>-0</w:t>
      </w:r>
      <w:r w:rsidR="00C51A6E" w:rsidRPr="002646CB">
        <w:rPr>
          <w:rFonts w:hint="eastAsia"/>
          <w:rPrChange w:id="3649" w:author="ETRI-김종원" w:date="2019-12-10T10:44:00Z">
            <w:rPr>
              <w:rFonts w:hint="eastAsia"/>
            </w:rPr>
          </w:rPrChange>
        </w:rPr>
        <w:t>11</w:t>
      </w:r>
      <w:r w:rsidR="00C51A6E" w:rsidRPr="002646CB">
        <w:rPr>
          <w:rPrChange w:id="3650" w:author="ETRI-김종원" w:date="2019-12-10T10:44:00Z">
            <w:rPr/>
          </w:rPrChange>
        </w:rPr>
        <w:t>-</w:t>
      </w:r>
      <w:r w:rsidR="00C51A6E" w:rsidRPr="002646CB">
        <w:rPr>
          <w:rFonts w:hint="eastAsia"/>
          <w:rPrChange w:id="3651" w:author="ETRI-김종원" w:date="2019-12-10T10:44:00Z">
            <w:rPr>
              <w:rFonts w:hint="eastAsia"/>
            </w:rPr>
          </w:rPrChange>
        </w:rPr>
        <w:t>3-1</w:t>
      </w:r>
      <w:r w:rsidRPr="002646CB">
        <w:rPr>
          <w:rPrChange w:id="3652" w:author="ETRI-김종원" w:date="2019-12-10T10:44:00Z">
            <w:rPr/>
          </w:rPrChange>
        </w:rPr>
        <w:t>:2017</w:t>
      </w:r>
      <w:r w:rsidR="00C51A6E" w:rsidRPr="002646CB">
        <w:rPr>
          <w:rFonts w:hint="eastAsia"/>
          <w:rPrChange w:id="3653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3654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655" w:author="ETRI-김종원" w:date="2019-12-10T10:44:00Z">
            <w:rPr>
              <w:rFonts w:hint="eastAsia"/>
            </w:rPr>
          </w:rPrChange>
        </w:rPr>
        <w:t>구역형</w:t>
      </w:r>
      <w:r w:rsidRPr="002646CB">
        <w:rPr>
          <w:rFonts w:hint="eastAsia"/>
          <w:rPrChange w:id="3656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57" w:author="ETRI-김종원" w:date="2019-12-10T10:44:00Z">
            <w:rPr>
              <w:rFonts w:hint="eastAsia"/>
            </w:rPr>
          </w:rPrChange>
        </w:rPr>
        <w:t>집단에너지</w:t>
      </w:r>
      <w:r w:rsidRPr="002646CB">
        <w:rPr>
          <w:rFonts w:hint="eastAsia"/>
          <w:rPrChange w:id="365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59" w:author="ETRI-김종원" w:date="2019-12-10T10:44:00Z">
            <w:rPr>
              <w:rFonts w:hint="eastAsia"/>
            </w:rPr>
          </w:rPrChange>
        </w:rPr>
        <w:t>마이크로그리드</w:t>
      </w:r>
      <w:r w:rsidR="00142312" w:rsidRPr="002646CB">
        <w:rPr>
          <w:rFonts w:hint="eastAsia"/>
          <w:rPrChange w:id="3660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661" w:author="ETRI-김종원" w:date="2019-12-10T10:44:00Z">
            <w:rPr>
              <w:rFonts w:hint="eastAsia"/>
            </w:rPr>
          </w:rPrChange>
        </w:rPr>
        <w:t xml:space="preserve">- </w:t>
      </w:r>
      <w:r w:rsidRPr="002646CB">
        <w:rPr>
          <w:rFonts w:hint="eastAsia"/>
          <w:rPrChange w:id="3662" w:author="ETRI-김종원" w:date="2019-12-10T10:44:00Z">
            <w:rPr>
              <w:rFonts w:hint="eastAsia"/>
            </w:rPr>
          </w:rPrChange>
        </w:rPr>
        <w:t>제</w:t>
      </w:r>
      <w:r w:rsidRPr="002646CB">
        <w:rPr>
          <w:rFonts w:hint="eastAsia"/>
          <w:rPrChange w:id="3663" w:author="ETRI-김종원" w:date="2019-12-10T10:44:00Z">
            <w:rPr>
              <w:rFonts w:hint="eastAsia"/>
            </w:rPr>
          </w:rPrChange>
        </w:rPr>
        <w:t>1</w:t>
      </w:r>
      <w:r w:rsidRPr="002646CB">
        <w:rPr>
          <w:rFonts w:hint="eastAsia"/>
          <w:rPrChange w:id="3664" w:author="ETRI-김종원" w:date="2019-12-10T10:44:00Z">
            <w:rPr>
              <w:rFonts w:hint="eastAsia"/>
            </w:rPr>
          </w:rPrChange>
        </w:rPr>
        <w:t>부</w:t>
      </w:r>
      <w:r w:rsidRPr="002646CB">
        <w:rPr>
          <w:rFonts w:hint="eastAsia"/>
          <w:rPrChange w:id="3665" w:author="ETRI-김종원" w:date="2019-12-10T10:44:00Z">
            <w:rPr>
              <w:rFonts w:hint="eastAsia"/>
            </w:rPr>
          </w:rPrChange>
        </w:rPr>
        <w:t xml:space="preserve">: </w:t>
      </w:r>
      <w:r w:rsidR="00C51A6E" w:rsidRPr="002646CB">
        <w:rPr>
          <w:rFonts w:hint="eastAsia"/>
          <w:rPrChange w:id="3666" w:author="ETRI-김종원" w:date="2019-12-10T10:44:00Z">
            <w:rPr>
              <w:rFonts w:hint="eastAsia"/>
            </w:rPr>
          </w:rPrChange>
        </w:rPr>
        <w:t>일반</w:t>
      </w:r>
      <w:r w:rsidR="00C51A6E" w:rsidRPr="002646CB">
        <w:rPr>
          <w:rFonts w:hint="eastAsia"/>
          <w:rPrChange w:id="3667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668" w:author="ETRI-김종원" w:date="2019-12-10T10:44:00Z">
            <w:rPr>
              <w:rFonts w:hint="eastAsia"/>
            </w:rPr>
          </w:rPrChange>
        </w:rPr>
        <w:t>요구사항</w:t>
      </w:r>
    </w:p>
    <w:bookmarkEnd w:id="3645"/>
    <w:p w14:paraId="3B8F95D9" w14:textId="4506501E" w:rsidR="002559F2" w:rsidRPr="002646CB" w:rsidRDefault="002559F2" w:rsidP="00C51A6E">
      <w:pPr>
        <w:rPr>
          <w:ins w:id="3669" w:author="박 진상" w:date="2019-10-08T04:35:00Z"/>
          <w:rPrChange w:id="3670" w:author="ETRI-김종원" w:date="2019-12-10T10:44:00Z">
            <w:rPr>
              <w:ins w:id="3671" w:author="박 진상" w:date="2019-10-08T04:35:00Z"/>
            </w:rPr>
          </w:rPrChange>
        </w:rPr>
      </w:pPr>
      <w:r w:rsidRPr="002646CB">
        <w:rPr>
          <w:rFonts w:hint="eastAsia"/>
          <w:rPrChange w:id="3672" w:author="ETRI-김종원" w:date="2019-12-10T10:44:00Z">
            <w:rPr>
              <w:rFonts w:hint="eastAsia"/>
            </w:rPr>
          </w:rPrChange>
        </w:rPr>
        <w:t>S</w:t>
      </w:r>
      <w:r w:rsidRPr="002646CB">
        <w:rPr>
          <w:rPrChange w:id="3673" w:author="ETRI-김종원" w:date="2019-12-10T10:44:00Z">
            <w:rPr/>
          </w:rPrChange>
        </w:rPr>
        <w:t>GSF</w:t>
      </w:r>
      <w:r w:rsidR="00142312" w:rsidRPr="002646CB">
        <w:rPr>
          <w:rPrChange w:id="3674" w:author="ETRI-김종원" w:date="2019-12-10T10:44:00Z">
            <w:rPr/>
          </w:rPrChange>
        </w:rPr>
        <w:t>-</w:t>
      </w:r>
      <w:r w:rsidR="00C51A6E" w:rsidRPr="002646CB">
        <w:rPr>
          <w:rPrChange w:id="3675" w:author="ETRI-김종원" w:date="2019-12-10T10:44:00Z">
            <w:rPr/>
          </w:rPrChange>
        </w:rPr>
        <w:t>0</w:t>
      </w:r>
      <w:r w:rsidR="00C51A6E" w:rsidRPr="002646CB">
        <w:rPr>
          <w:rFonts w:hint="eastAsia"/>
          <w:rPrChange w:id="3676" w:author="ETRI-김종원" w:date="2019-12-10T10:44:00Z">
            <w:rPr>
              <w:rFonts w:hint="eastAsia"/>
            </w:rPr>
          </w:rPrChange>
        </w:rPr>
        <w:t>11</w:t>
      </w:r>
      <w:r w:rsidR="00C51A6E" w:rsidRPr="002646CB">
        <w:rPr>
          <w:rPrChange w:id="3677" w:author="ETRI-김종원" w:date="2019-12-10T10:44:00Z">
            <w:rPr/>
          </w:rPrChange>
        </w:rPr>
        <w:t>-</w:t>
      </w:r>
      <w:r w:rsidR="00C51A6E" w:rsidRPr="002646CB">
        <w:rPr>
          <w:rFonts w:hint="eastAsia"/>
          <w:rPrChange w:id="3678" w:author="ETRI-김종원" w:date="2019-12-10T10:44:00Z">
            <w:rPr>
              <w:rFonts w:hint="eastAsia"/>
            </w:rPr>
          </w:rPrChange>
        </w:rPr>
        <w:t>3-2</w:t>
      </w:r>
      <w:r w:rsidRPr="002646CB">
        <w:rPr>
          <w:rPrChange w:id="3679" w:author="ETRI-김종원" w:date="2019-12-10T10:44:00Z">
            <w:rPr/>
          </w:rPrChange>
        </w:rPr>
        <w:t>:2017</w:t>
      </w:r>
      <w:r w:rsidR="00C51A6E" w:rsidRPr="002646CB">
        <w:rPr>
          <w:rFonts w:hint="eastAsia"/>
          <w:rPrChange w:id="3680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3681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682" w:author="ETRI-김종원" w:date="2019-12-10T10:44:00Z">
            <w:rPr>
              <w:rFonts w:hint="eastAsia"/>
            </w:rPr>
          </w:rPrChange>
        </w:rPr>
        <w:t>구역형</w:t>
      </w:r>
      <w:r w:rsidRPr="002646CB">
        <w:rPr>
          <w:rFonts w:hint="eastAsia"/>
          <w:rPrChange w:id="368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84" w:author="ETRI-김종원" w:date="2019-12-10T10:44:00Z">
            <w:rPr>
              <w:rFonts w:hint="eastAsia"/>
            </w:rPr>
          </w:rPrChange>
        </w:rPr>
        <w:t>집단에너지</w:t>
      </w:r>
      <w:r w:rsidRPr="002646CB">
        <w:rPr>
          <w:rFonts w:hint="eastAsia"/>
          <w:rPrChange w:id="368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86" w:author="ETRI-김종원" w:date="2019-12-10T10:44:00Z">
            <w:rPr>
              <w:rFonts w:hint="eastAsia"/>
            </w:rPr>
          </w:rPrChange>
        </w:rPr>
        <w:t>마이크로그리드</w:t>
      </w:r>
      <w:r w:rsidRPr="002646CB">
        <w:rPr>
          <w:rFonts w:hint="eastAsia"/>
          <w:rPrChange w:id="3687" w:author="ETRI-김종원" w:date="2019-12-10T10:44:00Z">
            <w:rPr>
              <w:rFonts w:hint="eastAsia"/>
            </w:rPr>
          </w:rPrChange>
        </w:rPr>
        <w:t xml:space="preserve"> </w:t>
      </w:r>
      <w:r w:rsidR="00C51A6E" w:rsidRPr="002646CB">
        <w:rPr>
          <w:rFonts w:hint="eastAsia"/>
          <w:rPrChange w:id="3688" w:author="ETRI-김종원" w:date="2019-12-10T10:44:00Z">
            <w:rPr>
              <w:rFonts w:hint="eastAsia"/>
            </w:rPr>
          </w:rPrChange>
        </w:rPr>
        <w:t>-</w:t>
      </w:r>
      <w:r w:rsidRPr="002646CB">
        <w:rPr>
          <w:rFonts w:hint="eastAsia"/>
          <w:rPrChange w:id="368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90" w:author="ETRI-김종원" w:date="2019-12-10T10:44:00Z">
            <w:rPr>
              <w:rFonts w:hint="eastAsia"/>
            </w:rPr>
          </w:rPrChange>
        </w:rPr>
        <w:t>제</w:t>
      </w:r>
      <w:r w:rsidRPr="002646CB">
        <w:rPr>
          <w:rFonts w:hint="eastAsia"/>
          <w:rPrChange w:id="3691" w:author="ETRI-김종원" w:date="2019-12-10T10:44:00Z">
            <w:rPr>
              <w:rFonts w:hint="eastAsia"/>
            </w:rPr>
          </w:rPrChange>
        </w:rPr>
        <w:t>2</w:t>
      </w:r>
      <w:r w:rsidRPr="002646CB">
        <w:rPr>
          <w:rFonts w:hint="eastAsia"/>
          <w:rPrChange w:id="3692" w:author="ETRI-김종원" w:date="2019-12-10T10:44:00Z">
            <w:rPr>
              <w:rFonts w:hint="eastAsia"/>
            </w:rPr>
          </w:rPrChange>
        </w:rPr>
        <w:t>부</w:t>
      </w:r>
      <w:r w:rsidRPr="002646CB">
        <w:rPr>
          <w:rFonts w:hint="eastAsia"/>
          <w:rPrChange w:id="3693" w:author="ETRI-김종원" w:date="2019-12-10T10:44:00Z">
            <w:rPr>
              <w:rFonts w:hint="eastAsia"/>
            </w:rPr>
          </w:rPrChange>
        </w:rPr>
        <w:t xml:space="preserve">: </w:t>
      </w:r>
      <w:r w:rsidRPr="002646CB">
        <w:rPr>
          <w:rFonts w:hint="eastAsia"/>
          <w:rPrChange w:id="3694" w:author="ETRI-김종원" w:date="2019-12-10T10:44:00Z">
            <w:rPr>
              <w:rFonts w:hint="eastAsia"/>
            </w:rPr>
          </w:rPrChange>
        </w:rPr>
        <w:t>설치</w:t>
      </w:r>
      <w:r w:rsidRPr="002646CB">
        <w:rPr>
          <w:rFonts w:hint="eastAsia"/>
          <w:rPrChange w:id="369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96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hint="eastAsia"/>
          <w:rPrChange w:id="369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698" w:author="ETRI-김종원" w:date="2019-12-10T10:44:00Z">
            <w:rPr>
              <w:rFonts w:hint="eastAsia"/>
            </w:rPr>
          </w:rPrChange>
        </w:rPr>
        <w:t>관리</w:t>
      </w:r>
    </w:p>
    <w:p w14:paraId="0FB5DEE3" w14:textId="0C6BA051" w:rsidR="00EE4918" w:rsidRPr="002646CB" w:rsidRDefault="00EE4918" w:rsidP="00EE4918">
      <w:pPr>
        <w:rPr>
          <w:ins w:id="3699" w:author="박 진상" w:date="2019-10-08T04:35:00Z"/>
          <w:rPrChange w:id="3700" w:author="ETRI-김종원" w:date="2019-12-10T10:44:00Z">
            <w:rPr>
              <w:ins w:id="3701" w:author="박 진상" w:date="2019-10-08T04:35:00Z"/>
            </w:rPr>
          </w:rPrChange>
        </w:rPr>
      </w:pPr>
      <w:ins w:id="3702" w:author="박 진상" w:date="2019-10-08T04:35:00Z">
        <w:r w:rsidRPr="002646CB">
          <w:rPr>
            <w:rFonts w:hint="eastAsia"/>
            <w:rPrChange w:id="3703" w:author="ETRI-김종원" w:date="2019-12-10T10:44:00Z">
              <w:rPr>
                <w:rFonts w:hint="eastAsia"/>
              </w:rPr>
            </w:rPrChange>
          </w:rPr>
          <w:t>S</w:t>
        </w:r>
        <w:r w:rsidRPr="002646CB">
          <w:rPr>
            <w:rPrChange w:id="3704" w:author="ETRI-김종원" w:date="2019-12-10T10:44:00Z">
              <w:rPr/>
            </w:rPrChange>
          </w:rPr>
          <w:t>GSF-0</w:t>
        </w:r>
        <w:r w:rsidRPr="002646CB">
          <w:rPr>
            <w:rFonts w:hint="eastAsia"/>
            <w:rPrChange w:id="3705" w:author="ETRI-김종원" w:date="2019-12-10T10:44:00Z">
              <w:rPr>
                <w:rFonts w:hint="eastAsia"/>
              </w:rPr>
            </w:rPrChange>
          </w:rPr>
          <w:t>11</w:t>
        </w:r>
        <w:r w:rsidRPr="002646CB">
          <w:rPr>
            <w:rPrChange w:id="3706" w:author="ETRI-김종원" w:date="2019-12-10T10:44:00Z">
              <w:rPr/>
            </w:rPrChange>
          </w:rPr>
          <w:t>-</w:t>
        </w:r>
        <w:r w:rsidRPr="002646CB">
          <w:rPr>
            <w:rFonts w:hint="eastAsia"/>
            <w:rPrChange w:id="3707" w:author="ETRI-김종원" w:date="2019-12-10T10:44:00Z">
              <w:rPr>
                <w:rFonts w:hint="eastAsia"/>
              </w:rPr>
            </w:rPrChange>
          </w:rPr>
          <w:t>3-</w:t>
        </w:r>
        <w:r w:rsidRPr="002646CB">
          <w:rPr>
            <w:rPrChange w:id="3708" w:author="ETRI-김종원" w:date="2019-12-10T10:44:00Z">
              <w:rPr/>
            </w:rPrChange>
          </w:rPr>
          <w:t>3:2017</w:t>
        </w:r>
        <w:r w:rsidRPr="002646CB">
          <w:rPr>
            <w:rFonts w:hint="eastAsia"/>
            <w:rPrChange w:id="3709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371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3711" w:author="ETRI-김종원" w:date="2019-12-10T10:44:00Z">
              <w:rPr>
                <w:rFonts w:hint="eastAsia"/>
              </w:rPr>
            </w:rPrChange>
          </w:rPr>
          <w:t>구역형</w:t>
        </w:r>
        <w:r w:rsidRPr="002646CB">
          <w:rPr>
            <w:rFonts w:hint="eastAsia"/>
            <w:rPrChange w:id="371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713" w:author="ETRI-김종원" w:date="2019-12-10T10:44:00Z">
              <w:rPr>
                <w:rFonts w:hint="eastAsia"/>
              </w:rPr>
            </w:rPrChange>
          </w:rPr>
          <w:t>집단에너지</w:t>
        </w:r>
        <w:r w:rsidRPr="002646CB">
          <w:rPr>
            <w:rFonts w:hint="eastAsia"/>
            <w:rPrChange w:id="371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715" w:author="ETRI-김종원" w:date="2019-12-10T10:44:00Z">
              <w:rPr>
                <w:rFonts w:hint="eastAsia"/>
              </w:rPr>
            </w:rPrChange>
          </w:rPr>
          <w:t>마이크로그리드</w:t>
        </w:r>
        <w:r w:rsidRPr="002646CB">
          <w:rPr>
            <w:rFonts w:hint="eastAsia"/>
            <w:rPrChange w:id="371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PrChange w:id="3717" w:author="ETRI-김종원" w:date="2019-12-10T10:44:00Z">
              <w:rPr/>
            </w:rPrChange>
          </w:rPr>
          <w:t>-</w:t>
        </w:r>
        <w:r w:rsidRPr="002646CB">
          <w:rPr>
            <w:rFonts w:hint="eastAsia"/>
            <w:rPrChange w:id="371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719" w:author="ETRI-김종원" w:date="2019-12-10T10:44:00Z">
              <w:rPr>
                <w:rFonts w:hint="eastAsia"/>
              </w:rPr>
            </w:rPrChange>
          </w:rPr>
          <w:t>제</w:t>
        </w:r>
        <w:r w:rsidRPr="002646CB">
          <w:rPr>
            <w:rFonts w:hint="eastAsia"/>
            <w:rPrChange w:id="3720" w:author="ETRI-김종원" w:date="2019-12-10T10:44:00Z">
              <w:rPr>
                <w:rFonts w:hint="eastAsia"/>
              </w:rPr>
            </w:rPrChange>
          </w:rPr>
          <w:t>3</w:t>
        </w:r>
        <w:r w:rsidRPr="002646CB">
          <w:rPr>
            <w:rFonts w:hint="eastAsia"/>
            <w:rPrChange w:id="3721" w:author="ETRI-김종원" w:date="2019-12-10T10:44:00Z">
              <w:rPr>
                <w:rFonts w:hint="eastAsia"/>
              </w:rPr>
            </w:rPrChange>
          </w:rPr>
          <w:t>부</w:t>
        </w:r>
        <w:r w:rsidRPr="002646CB">
          <w:rPr>
            <w:rFonts w:hint="eastAsia"/>
            <w:rPrChange w:id="3722" w:author="ETRI-김종원" w:date="2019-12-10T10:44:00Z">
              <w:rPr>
                <w:rFonts w:hint="eastAsia"/>
              </w:rPr>
            </w:rPrChange>
          </w:rPr>
          <w:t xml:space="preserve">: </w:t>
        </w:r>
        <w:r w:rsidRPr="002646CB">
          <w:rPr>
            <w:rFonts w:hint="eastAsia"/>
            <w:rPrChange w:id="3723" w:author="ETRI-김종원" w:date="2019-12-10T10:44:00Z">
              <w:rPr>
                <w:rFonts w:hint="eastAsia"/>
              </w:rPr>
            </w:rPrChange>
          </w:rPr>
          <w:t>운</w:t>
        </w:r>
      </w:ins>
      <w:ins w:id="3724" w:author="박 진상" w:date="2019-10-08T04:37:00Z">
        <w:r w:rsidRPr="002646CB">
          <w:rPr>
            <w:rFonts w:hint="eastAsia"/>
            <w:rPrChange w:id="3725" w:author="ETRI-김종원" w:date="2019-12-10T10:44:00Z">
              <w:rPr>
                <w:rFonts w:hint="eastAsia"/>
              </w:rPr>
            </w:rPrChange>
          </w:rPr>
          <w:t>전</w:t>
        </w:r>
        <w:r w:rsidRPr="002646CB">
          <w:rPr>
            <w:rFonts w:hint="eastAsia"/>
            <w:rPrChange w:id="372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727" w:author="ETRI-김종원" w:date="2019-12-10T10:44:00Z">
              <w:rPr>
                <w:rFonts w:hint="eastAsia"/>
              </w:rPr>
            </w:rPrChange>
          </w:rPr>
          <w:t>및</w:t>
        </w:r>
        <w:r w:rsidRPr="002646CB">
          <w:rPr>
            <w:rFonts w:hint="eastAsia"/>
            <w:rPrChange w:id="372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3729" w:author="ETRI-김종원" w:date="2019-12-10T10:44:00Z">
              <w:rPr>
                <w:rFonts w:hint="eastAsia"/>
              </w:rPr>
            </w:rPrChange>
          </w:rPr>
          <w:t>제어</w:t>
        </w:r>
      </w:ins>
    </w:p>
    <w:p w14:paraId="1E3C7088" w14:textId="4F3456E6" w:rsidR="00EE4918" w:rsidRPr="002646CB" w:rsidDel="00EE4918" w:rsidRDefault="00EE4918" w:rsidP="00C51A6E">
      <w:pPr>
        <w:rPr>
          <w:del w:id="3730" w:author="박 진상" w:date="2019-10-08T04:35:00Z"/>
          <w:rPrChange w:id="3731" w:author="ETRI-김종원" w:date="2019-12-10T10:44:00Z">
            <w:rPr>
              <w:del w:id="3732" w:author="박 진상" w:date="2019-10-08T04:35:00Z"/>
            </w:rPr>
          </w:rPrChange>
        </w:rPr>
      </w:pPr>
    </w:p>
    <w:p w14:paraId="2BCCF206" w14:textId="645187F0" w:rsidR="002559F2" w:rsidRPr="002646CB" w:rsidRDefault="00710F28" w:rsidP="002559F2">
      <w:pPr>
        <w:rPr>
          <w:rPrChange w:id="3733" w:author="ETRI-김종원" w:date="2019-12-10T10:44:00Z">
            <w:rPr/>
          </w:rPrChange>
        </w:rPr>
      </w:pPr>
      <w:r w:rsidRPr="002646CB">
        <w:rPr>
          <w:rFonts w:hint="eastAsia"/>
          <w:rPrChange w:id="3734" w:author="ETRI-김종원" w:date="2019-12-10T10:44:00Z">
            <w:rPr>
              <w:rFonts w:hint="eastAsia"/>
            </w:rPr>
          </w:rPrChange>
        </w:rPr>
        <w:t>SGICT-2-001</w:t>
      </w:r>
      <w:r w:rsidR="00C51A6E" w:rsidRPr="002646CB">
        <w:rPr>
          <w:rFonts w:hint="eastAsia"/>
          <w:rPrChange w:id="3735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Fonts w:hint="eastAsia"/>
          <w:rPrChange w:id="3736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37" w:author="ETRI-김종원" w:date="2019-12-10T10:44:00Z">
            <w:rPr>
              <w:rFonts w:hint="eastAsia"/>
            </w:rPr>
          </w:rPrChange>
        </w:rPr>
        <w:t>스마트그리드</w:t>
      </w:r>
      <w:r w:rsidRPr="002646CB">
        <w:rPr>
          <w:rFonts w:hint="eastAsia"/>
          <w:rPrChange w:id="3738" w:author="ETRI-김종원" w:date="2019-12-10T10:44:00Z">
            <w:rPr>
              <w:rFonts w:hint="eastAsia"/>
            </w:rPr>
          </w:rPrChange>
        </w:rPr>
        <w:t xml:space="preserve"> </w:t>
      </w:r>
      <w:r w:rsidR="002559F2" w:rsidRPr="002646CB">
        <w:rPr>
          <w:rPrChange w:id="3739" w:author="ETRI-김종원" w:date="2019-12-10T10:44:00Z">
            <w:rPr/>
          </w:rPrChange>
        </w:rPr>
        <w:t>Use Case</w:t>
      </w:r>
      <w:r w:rsidR="002559F2" w:rsidRPr="002646CB" w:rsidDel="002559F2">
        <w:rPr>
          <w:rFonts w:hint="eastAsia"/>
          <w:rPrChange w:id="3740" w:author="ETRI-김종원" w:date="2019-12-10T10:44:00Z">
            <w:rPr>
              <w:rFonts w:hint="eastAsia"/>
            </w:rPr>
          </w:rPrChange>
        </w:rPr>
        <w:t xml:space="preserve"> </w:t>
      </w:r>
      <w:r w:rsidR="002559F2" w:rsidRPr="002646CB">
        <w:rPr>
          <w:rPrChange w:id="3741" w:author="ETRI-김종원" w:date="2019-12-10T10:44:00Z">
            <w:rPr/>
          </w:rPrChange>
        </w:rPr>
        <w:t>SGSF/TR-025-7 IEC61850</w:t>
      </w:r>
      <w:r w:rsidR="002559F2" w:rsidRPr="002646CB">
        <w:rPr>
          <w:rFonts w:hint="eastAsia"/>
          <w:rPrChange w:id="3742" w:author="ETRI-김종원" w:date="2019-12-10T10:44:00Z">
            <w:rPr>
              <w:rFonts w:hint="eastAsia"/>
            </w:rPr>
          </w:rPrChange>
        </w:rPr>
        <w:t>을</w:t>
      </w:r>
      <w:r w:rsidR="002559F2" w:rsidRPr="002646CB">
        <w:rPr>
          <w:rPrChange w:id="3743" w:author="ETRI-김종원" w:date="2019-12-10T10:44:00Z">
            <w:rPr/>
          </w:rPrChange>
        </w:rPr>
        <w:t xml:space="preserve"> </w:t>
      </w:r>
      <w:r w:rsidR="002559F2" w:rsidRPr="002646CB">
        <w:rPr>
          <w:rFonts w:hint="eastAsia"/>
          <w:rPrChange w:id="3744" w:author="ETRI-김종원" w:date="2019-12-10T10:44:00Z">
            <w:rPr>
              <w:rFonts w:hint="eastAsia"/>
            </w:rPr>
          </w:rPrChange>
        </w:rPr>
        <w:t>이용한</w:t>
      </w:r>
      <w:r w:rsidR="002559F2" w:rsidRPr="002646CB">
        <w:rPr>
          <w:rPrChange w:id="3745" w:author="ETRI-김종원" w:date="2019-12-10T10:44:00Z">
            <w:rPr/>
          </w:rPrChange>
        </w:rPr>
        <w:t xml:space="preserve"> DER </w:t>
      </w:r>
      <w:r w:rsidR="002559F2" w:rsidRPr="002646CB">
        <w:rPr>
          <w:rFonts w:hint="eastAsia"/>
          <w:rPrChange w:id="3746" w:author="ETRI-김종원" w:date="2019-12-10T10:44:00Z">
            <w:rPr>
              <w:rFonts w:hint="eastAsia"/>
            </w:rPr>
          </w:rPrChange>
        </w:rPr>
        <w:t>그리드</w:t>
      </w:r>
      <w:r w:rsidR="002559F2" w:rsidRPr="002646CB">
        <w:rPr>
          <w:rPrChange w:id="3747" w:author="ETRI-김종원" w:date="2019-12-10T10:44:00Z">
            <w:rPr/>
          </w:rPrChange>
        </w:rPr>
        <w:t xml:space="preserve"> </w:t>
      </w:r>
      <w:r w:rsidR="002559F2" w:rsidRPr="002646CB">
        <w:rPr>
          <w:rFonts w:hint="eastAsia"/>
          <w:rPrChange w:id="3748" w:author="ETRI-김종원" w:date="2019-12-10T10:44:00Z">
            <w:rPr>
              <w:rFonts w:hint="eastAsia"/>
            </w:rPr>
          </w:rPrChange>
        </w:rPr>
        <w:t>통합</w:t>
      </w:r>
    </w:p>
    <w:p w14:paraId="706DA2D3" w14:textId="1B33E773" w:rsidR="002559F2" w:rsidRPr="002646CB" w:rsidRDefault="002559F2" w:rsidP="002559F2">
      <w:pPr>
        <w:widowControl/>
        <w:wordWrap/>
        <w:autoSpaceDE/>
        <w:autoSpaceDN/>
        <w:spacing w:line="240" w:lineRule="auto"/>
        <w:jc w:val="left"/>
        <w:rPr>
          <w:rPrChange w:id="3749" w:author="ETRI-김종원" w:date="2019-12-10T10:44:00Z">
            <w:rPr/>
          </w:rPrChange>
        </w:rPr>
      </w:pPr>
      <w:r w:rsidRPr="002646CB">
        <w:rPr>
          <w:rPrChange w:id="3750" w:author="ETRI-김종원" w:date="2019-12-10T10:44:00Z">
            <w:rPr/>
          </w:rPrChange>
        </w:rPr>
        <w:t>SGSF/TF-025-8</w:t>
      </w:r>
      <w:r w:rsidR="00C51A6E" w:rsidRPr="002646CB">
        <w:rPr>
          <w:rFonts w:hint="eastAsia"/>
          <w:rPrChange w:id="3751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3752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753" w:author="ETRI-김종원" w:date="2019-12-10T10:44:00Z">
            <w:rPr>
              <w:rFonts w:hint="eastAsia"/>
            </w:rPr>
          </w:rPrChange>
        </w:rPr>
        <w:t>전기에너지저장</w:t>
      </w:r>
      <w:ins w:id="3754" w:author="ETRI-김종원" w:date="2019-12-03T09:40:00Z">
        <w:r w:rsidR="005143BD" w:rsidRPr="002646CB">
          <w:rPr>
            <w:rFonts w:hint="eastAsia"/>
            <w:rPrChange w:id="3755" w:author="ETRI-김종원" w:date="2019-12-10T10:44:00Z">
              <w:rPr>
                <w:rFonts w:hint="eastAsia"/>
              </w:rPr>
            </w:rPrChange>
          </w:rPr>
          <w:t>장치</w:t>
        </w:r>
      </w:ins>
      <w:del w:id="3756" w:author="ETRI-김종원" w:date="2019-12-03T09:40:00Z">
        <w:r w:rsidRPr="002646CB" w:rsidDel="005143BD">
          <w:rPr>
            <w:rFonts w:hint="eastAsia"/>
            <w:rPrChange w:id="3757" w:author="ETRI-김종원" w:date="2019-12-10T10:44:00Z">
              <w:rPr>
                <w:rFonts w:hint="eastAsia"/>
              </w:rPr>
            </w:rPrChange>
          </w:rPr>
          <w:delText>시스템</w:delText>
        </w:r>
      </w:del>
      <w:r w:rsidRPr="002646CB">
        <w:rPr>
          <w:rPrChange w:id="3758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759" w:author="ETRI-김종원" w:date="2019-12-10T10:44:00Z">
            <w:rPr>
              <w:rFonts w:hint="eastAsia"/>
            </w:rPr>
          </w:rPrChange>
        </w:rPr>
        <w:t>지원을</w:t>
      </w:r>
      <w:r w:rsidRPr="002646CB">
        <w:rPr>
          <w:rPrChange w:id="3760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761" w:author="ETRI-김종원" w:date="2019-12-10T10:44:00Z">
            <w:rPr>
              <w:rFonts w:hint="eastAsia"/>
            </w:rPr>
          </w:rPrChange>
        </w:rPr>
        <w:t>위한</w:t>
      </w:r>
      <w:r w:rsidRPr="002646CB">
        <w:rPr>
          <w:rPrChange w:id="3762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763" w:author="ETRI-김종원" w:date="2019-12-10T10:44:00Z">
            <w:rPr>
              <w:rFonts w:hint="eastAsia"/>
            </w:rPr>
          </w:rPrChange>
        </w:rPr>
        <w:t>객체모델</w:t>
      </w:r>
    </w:p>
    <w:p w14:paraId="161DB9AF" w14:textId="6C54DDFC" w:rsidR="00900E23" w:rsidRPr="002646CB" w:rsidRDefault="00710F28" w:rsidP="00327663">
      <w:pPr>
        <w:rPr>
          <w:rPrChange w:id="3764" w:author="ETRI-김종원" w:date="2019-12-10T10:44:00Z">
            <w:rPr/>
          </w:rPrChange>
        </w:rPr>
      </w:pPr>
      <w:r w:rsidRPr="002646CB">
        <w:rPr>
          <w:rFonts w:hint="eastAsia"/>
          <w:rPrChange w:id="3765" w:author="ETRI-김종원" w:date="2019-12-10T10:44:00Z">
            <w:rPr>
              <w:rFonts w:hint="eastAsia"/>
            </w:rPr>
          </w:rPrChange>
        </w:rPr>
        <w:t>SGSF-001-1</w:t>
      </w:r>
      <w:r w:rsidR="00C51A6E" w:rsidRPr="002646CB">
        <w:rPr>
          <w:rFonts w:hint="eastAsia"/>
          <w:rPrChange w:id="3766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Fonts w:hint="eastAsia"/>
          <w:rPrChange w:id="376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68" w:author="ETRI-김종원" w:date="2019-12-10T10:44:00Z">
            <w:rPr>
              <w:rFonts w:hint="eastAsia"/>
            </w:rPr>
          </w:rPrChange>
        </w:rPr>
        <w:t>스마트그리드</w:t>
      </w:r>
      <w:r w:rsidRPr="002646CB">
        <w:rPr>
          <w:rFonts w:hint="eastAsia"/>
          <w:rPrChange w:id="376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70" w:author="ETRI-김종원" w:date="2019-12-10T10:44:00Z">
            <w:rPr>
              <w:rFonts w:hint="eastAsia"/>
            </w:rPr>
          </w:rPrChange>
        </w:rPr>
        <w:t>용어</w:t>
      </w:r>
    </w:p>
    <w:p w14:paraId="0D69201B" w14:textId="0ED4EFFB" w:rsidR="00900E23" w:rsidRPr="002646CB" w:rsidRDefault="00710F28" w:rsidP="00327663">
      <w:pPr>
        <w:rPr>
          <w:rPrChange w:id="3771" w:author="ETRI-김종원" w:date="2019-12-10T10:44:00Z">
            <w:rPr/>
          </w:rPrChange>
        </w:rPr>
      </w:pPr>
      <w:r w:rsidRPr="002646CB">
        <w:rPr>
          <w:rFonts w:hint="eastAsia"/>
          <w:rPrChange w:id="3772" w:author="ETRI-김종원" w:date="2019-12-10T10:44:00Z">
            <w:rPr>
              <w:rFonts w:hint="eastAsia"/>
            </w:rPr>
          </w:rPrChange>
        </w:rPr>
        <w:t>SGSF-011-1</w:t>
      </w:r>
      <w:r w:rsidR="00C51A6E" w:rsidRPr="002646CB">
        <w:rPr>
          <w:rFonts w:hint="eastAsia"/>
          <w:rPrChange w:id="3773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Fonts w:hint="eastAsia"/>
          <w:rPrChange w:id="3774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75" w:author="ETRI-김종원" w:date="2019-12-10T10:44:00Z">
            <w:rPr>
              <w:rFonts w:hint="eastAsia"/>
            </w:rPr>
          </w:rPrChange>
        </w:rPr>
        <w:t>마이크로그리드</w:t>
      </w:r>
      <w:r w:rsidRPr="002646CB">
        <w:rPr>
          <w:rFonts w:hint="eastAsia"/>
          <w:rPrChange w:id="3776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77" w:author="ETRI-김종원" w:date="2019-12-10T10:44:00Z">
            <w:rPr>
              <w:rFonts w:hint="eastAsia"/>
            </w:rPr>
          </w:rPrChange>
        </w:rPr>
        <w:t>공통참조</w:t>
      </w:r>
      <w:r w:rsidRPr="002646CB">
        <w:rPr>
          <w:rFonts w:hint="eastAsia"/>
          <w:rPrChange w:id="377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79" w:author="ETRI-김종원" w:date="2019-12-10T10:44:00Z">
            <w:rPr>
              <w:rFonts w:hint="eastAsia"/>
            </w:rPr>
          </w:rPrChange>
        </w:rPr>
        <w:t>모델</w:t>
      </w:r>
    </w:p>
    <w:p w14:paraId="150161C3" w14:textId="60095F5E" w:rsidR="00900E23" w:rsidRPr="002646CB" w:rsidRDefault="00710F28" w:rsidP="00327663">
      <w:pPr>
        <w:rPr>
          <w:rPrChange w:id="3780" w:author="ETRI-김종원" w:date="2019-12-10T10:44:00Z">
            <w:rPr/>
          </w:rPrChange>
        </w:rPr>
      </w:pPr>
      <w:r w:rsidRPr="002646CB">
        <w:rPr>
          <w:rFonts w:hint="eastAsia"/>
          <w:rPrChange w:id="3781" w:author="ETRI-김종원" w:date="2019-12-10T10:44:00Z">
            <w:rPr>
              <w:rFonts w:hint="eastAsia"/>
            </w:rPr>
          </w:rPrChange>
        </w:rPr>
        <w:t>SGSF-011-</w:t>
      </w:r>
      <w:r w:rsidR="00C51A6E" w:rsidRPr="002646CB">
        <w:rPr>
          <w:rFonts w:hint="eastAsia"/>
          <w:rPrChange w:id="3782" w:author="ETRI-김종원" w:date="2019-12-10T10:44:00Z">
            <w:rPr>
              <w:rFonts w:hint="eastAsia"/>
            </w:rPr>
          </w:rPrChange>
        </w:rPr>
        <w:t>2,</w:t>
      </w:r>
      <w:r w:rsidRPr="002646CB">
        <w:rPr>
          <w:rFonts w:hint="eastAsia"/>
          <w:rPrChange w:id="378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84" w:author="ETRI-김종원" w:date="2019-12-10T10:44:00Z">
            <w:rPr>
              <w:rFonts w:hint="eastAsia"/>
            </w:rPr>
          </w:rPrChange>
        </w:rPr>
        <w:t>마이크로그리드</w:t>
      </w:r>
      <w:r w:rsidRPr="002646CB">
        <w:rPr>
          <w:rFonts w:hint="eastAsia"/>
          <w:rPrChange w:id="378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86" w:author="ETRI-김종원" w:date="2019-12-10T10:44:00Z">
            <w:rPr>
              <w:rFonts w:hint="eastAsia"/>
            </w:rPr>
          </w:rPrChange>
        </w:rPr>
        <w:t>공통플랫폼</w:t>
      </w:r>
      <w:r w:rsidRPr="002646CB">
        <w:rPr>
          <w:rFonts w:hint="eastAsia"/>
          <w:rPrChange w:id="378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88" w:author="ETRI-김종원" w:date="2019-12-10T10:44:00Z">
            <w:rPr>
              <w:rFonts w:hint="eastAsia"/>
            </w:rPr>
          </w:rPrChange>
        </w:rPr>
        <w:t>보안</w:t>
      </w:r>
      <w:r w:rsidRPr="002646CB">
        <w:rPr>
          <w:rFonts w:hint="eastAsia"/>
          <w:rPrChange w:id="378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790" w:author="ETRI-김종원" w:date="2019-12-10T10:44:00Z">
            <w:rPr>
              <w:rFonts w:hint="eastAsia"/>
            </w:rPr>
          </w:rPrChange>
        </w:rPr>
        <w:t>요구사항</w:t>
      </w:r>
    </w:p>
    <w:p w14:paraId="3E5DBCFA" w14:textId="1F29597B" w:rsidR="002559F2" w:rsidRPr="002646CB" w:rsidRDefault="002559F2" w:rsidP="002559F2">
      <w:pPr>
        <w:widowControl/>
        <w:wordWrap/>
        <w:autoSpaceDE/>
        <w:autoSpaceDN/>
        <w:spacing w:line="240" w:lineRule="auto"/>
        <w:jc w:val="left"/>
        <w:rPr>
          <w:rPrChange w:id="3791" w:author="ETRI-김종원" w:date="2019-12-10T10:44:00Z">
            <w:rPr/>
          </w:rPrChange>
        </w:rPr>
      </w:pPr>
      <w:r w:rsidRPr="002646CB">
        <w:rPr>
          <w:rPrChange w:id="3792" w:author="ETRI-김종원" w:date="2019-12-10T10:44:00Z">
            <w:rPr/>
          </w:rPrChange>
        </w:rPr>
        <w:t>SGSF-025-1</w:t>
      </w:r>
      <w:r w:rsidR="00C51A6E" w:rsidRPr="002646CB">
        <w:rPr>
          <w:rFonts w:hint="eastAsia"/>
          <w:rPrChange w:id="3793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3794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795" w:author="ETRI-김종원" w:date="2019-12-10T10:44:00Z">
            <w:rPr>
              <w:rFonts w:hint="eastAsia"/>
            </w:rPr>
          </w:rPrChange>
        </w:rPr>
        <w:t>분산자원시스템</w:t>
      </w:r>
      <w:r w:rsidRPr="002646CB">
        <w:rPr>
          <w:rPrChange w:id="3796" w:author="ETRI-김종원" w:date="2019-12-10T10:44:00Z">
            <w:rPr/>
          </w:rPrChange>
        </w:rPr>
        <w:t>-</w:t>
      </w:r>
      <w:r w:rsidRPr="002646CB">
        <w:rPr>
          <w:rFonts w:hint="eastAsia"/>
          <w:rPrChange w:id="3797" w:author="ETRI-김종원" w:date="2019-12-10T10:44:00Z">
            <w:rPr>
              <w:rFonts w:hint="eastAsia"/>
            </w:rPr>
          </w:rPrChange>
        </w:rPr>
        <w:t>통신</w:t>
      </w:r>
      <w:r w:rsidRPr="002646CB">
        <w:rPr>
          <w:rPrChange w:id="3798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799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PrChange w:id="3800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801" w:author="ETRI-김종원" w:date="2019-12-10T10:44:00Z">
            <w:rPr>
              <w:rFonts w:hint="eastAsia"/>
            </w:rPr>
          </w:rPrChange>
        </w:rPr>
        <w:t>정보</w:t>
      </w:r>
      <w:r w:rsidRPr="002646CB">
        <w:rPr>
          <w:rPrChange w:id="3802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803" w:author="ETRI-김종원" w:date="2019-12-10T10:44:00Z">
            <w:rPr>
              <w:rFonts w:hint="eastAsia"/>
            </w:rPr>
          </w:rPrChange>
        </w:rPr>
        <w:t>표준</w:t>
      </w:r>
      <w:r w:rsidRPr="002646CB">
        <w:rPr>
          <w:rPrChange w:id="3804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805" w:author="ETRI-김종원" w:date="2019-12-10T10:44:00Z">
            <w:rPr>
              <w:rFonts w:hint="eastAsia"/>
            </w:rPr>
          </w:rPrChange>
        </w:rPr>
        <w:t>가이드라인</w:t>
      </w:r>
    </w:p>
    <w:p w14:paraId="711020EC" w14:textId="2B7B549F" w:rsidR="00900E23" w:rsidRPr="002646CB" w:rsidDel="00EE4918" w:rsidRDefault="00710F28" w:rsidP="00327663">
      <w:pPr>
        <w:rPr>
          <w:del w:id="3806" w:author="박 진상" w:date="2019-10-08T04:34:00Z"/>
          <w:rPrChange w:id="3807" w:author="ETRI-김종원" w:date="2019-12-10T10:44:00Z">
            <w:rPr>
              <w:del w:id="3808" w:author="박 진상" w:date="2019-10-08T04:34:00Z"/>
            </w:rPr>
          </w:rPrChange>
        </w:rPr>
      </w:pPr>
      <w:del w:id="3809" w:author="박 진상" w:date="2019-10-08T04:34:00Z">
        <w:r w:rsidRPr="002646CB" w:rsidDel="00EE4918">
          <w:rPr>
            <w:rFonts w:hint="eastAsia"/>
            <w:rPrChange w:id="3810" w:author="ETRI-김종원" w:date="2019-12-10T10:44:00Z">
              <w:rPr>
                <w:rFonts w:hint="eastAsia"/>
              </w:rPr>
            </w:rPrChange>
          </w:rPr>
          <w:delText>SGSF-03-2013-01</w:delText>
        </w:r>
        <w:r w:rsidR="00C51A6E" w:rsidRPr="002646CB" w:rsidDel="00EE4918">
          <w:rPr>
            <w:rFonts w:hint="eastAsia"/>
            <w:rPrChange w:id="3811" w:author="ETRI-김종원" w:date="2019-12-10T10:44:00Z">
              <w:rPr>
                <w:rFonts w:hint="eastAsia"/>
              </w:rPr>
            </w:rPrChange>
          </w:rPr>
          <w:delText>,</w:delText>
        </w:r>
        <w:r w:rsidRPr="002646CB" w:rsidDel="00EE4918">
          <w:rPr>
            <w:rFonts w:hint="eastAsia"/>
            <w:rPrChange w:id="381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EE4918">
          <w:rPr>
            <w:rFonts w:hint="eastAsia"/>
            <w:rPrChange w:id="3813" w:author="ETRI-김종원" w:date="2019-12-10T10:44:00Z">
              <w:rPr>
                <w:rFonts w:hint="eastAsia"/>
              </w:rPr>
            </w:rPrChange>
          </w:rPr>
          <w:delText>마이크로그리드용</w:delText>
        </w:r>
        <w:r w:rsidRPr="002646CB" w:rsidDel="00EE4918">
          <w:rPr>
            <w:rFonts w:hint="eastAsia"/>
            <w:rPrChange w:id="381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EE4918">
          <w:rPr>
            <w:rFonts w:hint="eastAsia"/>
            <w:rPrChange w:id="3815" w:author="ETRI-김종원" w:date="2019-12-10T10:44:00Z">
              <w:rPr>
                <w:rFonts w:hint="eastAsia"/>
              </w:rPr>
            </w:rPrChange>
          </w:rPr>
          <w:delText>정지형</w:delText>
        </w:r>
        <w:r w:rsidRPr="002646CB" w:rsidDel="00EE4918">
          <w:rPr>
            <w:rFonts w:hint="eastAsia"/>
            <w:rPrChange w:id="381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EE4918">
          <w:rPr>
            <w:rFonts w:hint="eastAsia"/>
            <w:rPrChange w:id="3817" w:author="ETRI-김종원" w:date="2019-12-10T10:44:00Z">
              <w:rPr>
                <w:rFonts w:hint="eastAsia"/>
              </w:rPr>
            </w:rPrChange>
          </w:rPr>
          <w:delText>계통연계형</w:delText>
        </w:r>
        <w:r w:rsidRPr="002646CB" w:rsidDel="00EE4918">
          <w:rPr>
            <w:rFonts w:hint="eastAsia"/>
            <w:rPrChange w:id="381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EE4918">
          <w:rPr>
            <w:rFonts w:hint="eastAsia"/>
            <w:rPrChange w:id="3819" w:author="ETRI-김종원" w:date="2019-12-10T10:44:00Z">
              <w:rPr>
                <w:rFonts w:hint="eastAsia"/>
              </w:rPr>
            </w:rPrChange>
          </w:rPr>
          <w:delText>스위치</w:delText>
        </w:r>
      </w:del>
    </w:p>
    <w:p w14:paraId="1427F2CF" w14:textId="1F95DCBE" w:rsidR="002559F2" w:rsidRPr="002646CB" w:rsidRDefault="002559F2" w:rsidP="002559F2">
      <w:pPr>
        <w:widowControl/>
        <w:wordWrap/>
        <w:autoSpaceDE/>
        <w:autoSpaceDN/>
        <w:spacing w:line="240" w:lineRule="auto"/>
        <w:jc w:val="left"/>
        <w:rPr>
          <w:rPrChange w:id="3820" w:author="ETRI-김종원" w:date="2019-12-10T10:44:00Z">
            <w:rPr/>
          </w:rPrChange>
        </w:rPr>
      </w:pPr>
      <w:r w:rsidRPr="002646CB">
        <w:rPr>
          <w:rPrChange w:id="3821" w:author="ETRI-김종원" w:date="2019-12-10T10:44:00Z">
            <w:rPr/>
          </w:rPrChange>
        </w:rPr>
        <w:t>SGSF-043-2</w:t>
      </w:r>
      <w:r w:rsidR="00C51A6E" w:rsidRPr="002646CB">
        <w:rPr>
          <w:rFonts w:hint="eastAsia"/>
          <w:rPrChange w:id="3822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PrChange w:id="3823" w:author="ETRI-김종원" w:date="2019-12-10T10:44:00Z">
            <w:rPr/>
          </w:rPrChange>
        </w:rPr>
        <w:t xml:space="preserve"> IEC CIM </w:t>
      </w:r>
      <w:r w:rsidRPr="002646CB">
        <w:rPr>
          <w:rFonts w:hint="eastAsia"/>
          <w:rPrChange w:id="3824" w:author="ETRI-김종원" w:date="2019-12-10T10:44:00Z">
            <w:rPr>
              <w:rFonts w:hint="eastAsia"/>
            </w:rPr>
          </w:rPrChange>
        </w:rPr>
        <w:t>스마트그리드</w:t>
      </w:r>
      <w:r w:rsidRPr="002646CB">
        <w:rPr>
          <w:rPrChange w:id="3825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826" w:author="ETRI-김종원" w:date="2019-12-10T10:44:00Z">
            <w:rPr>
              <w:rFonts w:hint="eastAsia"/>
            </w:rPr>
          </w:rPrChange>
        </w:rPr>
        <w:t>사용자</w:t>
      </w:r>
      <w:r w:rsidRPr="002646CB">
        <w:rPr>
          <w:rPrChange w:id="3827" w:author="ETRI-김종원" w:date="2019-12-10T10:44:00Z">
            <w:rPr/>
          </w:rPrChange>
        </w:rPr>
        <w:t xml:space="preserve"> </w:t>
      </w:r>
      <w:r w:rsidRPr="002646CB">
        <w:rPr>
          <w:rFonts w:hint="eastAsia"/>
          <w:rPrChange w:id="3828" w:author="ETRI-김종원" w:date="2019-12-10T10:44:00Z">
            <w:rPr>
              <w:rFonts w:hint="eastAsia"/>
            </w:rPr>
          </w:rPrChange>
        </w:rPr>
        <w:t>인터페이스</w:t>
      </w:r>
    </w:p>
    <w:p w14:paraId="12CBE896" w14:textId="7877B801" w:rsidR="00900E23" w:rsidRPr="002646CB" w:rsidRDefault="00710F28" w:rsidP="00327663">
      <w:pPr>
        <w:rPr>
          <w:rPrChange w:id="3829" w:author="ETRI-김종원" w:date="2019-12-10T10:44:00Z">
            <w:rPr/>
          </w:rPrChange>
        </w:rPr>
      </w:pPr>
      <w:r w:rsidRPr="002646CB">
        <w:rPr>
          <w:rFonts w:hint="eastAsia"/>
          <w:rPrChange w:id="3830" w:author="ETRI-김종원" w:date="2019-12-10T10:44:00Z">
            <w:rPr>
              <w:rFonts w:hint="eastAsia"/>
            </w:rPr>
          </w:rPrChange>
        </w:rPr>
        <w:t>SGSF-045-2</w:t>
      </w:r>
      <w:r w:rsidR="00C51A6E" w:rsidRPr="002646CB">
        <w:rPr>
          <w:rFonts w:hint="eastAsia"/>
          <w:rPrChange w:id="3831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Fonts w:hint="eastAsia"/>
          <w:rPrChange w:id="3832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33" w:author="ETRI-김종원" w:date="2019-12-10T10:44:00Z">
            <w:rPr>
              <w:rFonts w:hint="eastAsia"/>
            </w:rPr>
          </w:rPrChange>
        </w:rPr>
        <w:t>분산자원</w:t>
      </w:r>
      <w:r w:rsidR="00361B0C" w:rsidRPr="002646CB">
        <w:rPr>
          <w:rFonts w:hint="eastAsia"/>
          <w:rPrChange w:id="3834" w:author="ETRI-김종원" w:date="2019-12-10T10:44:00Z">
            <w:rPr>
              <w:rFonts w:hint="eastAsia"/>
            </w:rPr>
          </w:rPrChange>
        </w:rPr>
        <w:t xml:space="preserve"> -</w:t>
      </w:r>
      <w:r w:rsidRPr="002646CB">
        <w:rPr>
          <w:rFonts w:hint="eastAsia"/>
          <w:rPrChange w:id="383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36" w:author="ETRI-김종원" w:date="2019-12-10T10:44:00Z">
            <w:rPr>
              <w:rFonts w:hint="eastAsia"/>
            </w:rPr>
          </w:rPrChange>
        </w:rPr>
        <w:t>제</w:t>
      </w:r>
      <w:r w:rsidRPr="002646CB">
        <w:rPr>
          <w:rFonts w:hint="eastAsia"/>
          <w:rPrChange w:id="3837" w:author="ETRI-김종원" w:date="2019-12-10T10:44:00Z">
            <w:rPr>
              <w:rFonts w:hint="eastAsia"/>
            </w:rPr>
          </w:rPrChange>
        </w:rPr>
        <w:t>1</w:t>
      </w:r>
      <w:r w:rsidRPr="002646CB">
        <w:rPr>
          <w:rFonts w:hint="eastAsia"/>
          <w:rPrChange w:id="3838" w:author="ETRI-김종원" w:date="2019-12-10T10:44:00Z">
            <w:rPr>
              <w:rFonts w:hint="eastAsia"/>
            </w:rPr>
          </w:rPrChange>
        </w:rPr>
        <w:t>부</w:t>
      </w:r>
      <w:r w:rsidR="00361B0C" w:rsidRPr="002646CB">
        <w:rPr>
          <w:rFonts w:hint="eastAsia"/>
          <w:rPrChange w:id="3839" w:author="ETRI-김종원" w:date="2019-12-10T10:44:00Z">
            <w:rPr>
              <w:rFonts w:hint="eastAsia"/>
            </w:rPr>
          </w:rPrChange>
        </w:rPr>
        <w:t>:</w:t>
      </w:r>
      <w:r w:rsidRPr="002646CB">
        <w:rPr>
          <w:rFonts w:hint="eastAsia"/>
          <w:rPrChange w:id="3840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41" w:author="ETRI-김종원" w:date="2019-12-10T10:44:00Z">
            <w:rPr>
              <w:rFonts w:hint="eastAsia"/>
            </w:rPr>
          </w:rPrChange>
        </w:rPr>
        <w:t>아키텍처</w:t>
      </w:r>
      <w:r w:rsidRPr="002646CB">
        <w:rPr>
          <w:rFonts w:hint="eastAsia"/>
          <w:rPrChange w:id="3842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43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hint="eastAsia"/>
          <w:rPrChange w:id="3844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45" w:author="ETRI-김종원" w:date="2019-12-10T10:44:00Z">
            <w:rPr>
              <w:rFonts w:hint="eastAsia"/>
            </w:rPr>
          </w:rPrChange>
        </w:rPr>
        <w:t>일반요구사항</w:t>
      </w:r>
    </w:p>
    <w:p w14:paraId="33A676DE" w14:textId="23DAF5CD" w:rsidR="00900E23" w:rsidRPr="002646CB" w:rsidRDefault="00710F28" w:rsidP="00327663">
      <w:pPr>
        <w:rPr>
          <w:rPrChange w:id="3846" w:author="ETRI-김종원" w:date="2019-12-10T10:44:00Z">
            <w:rPr/>
          </w:rPrChange>
        </w:rPr>
      </w:pPr>
      <w:r w:rsidRPr="002646CB">
        <w:rPr>
          <w:rFonts w:hint="eastAsia"/>
          <w:rPrChange w:id="3847" w:author="ETRI-김종원" w:date="2019-12-10T10:44:00Z">
            <w:rPr>
              <w:rFonts w:hint="eastAsia"/>
            </w:rPr>
          </w:rPrChange>
        </w:rPr>
        <w:t>SGSF-045-2</w:t>
      </w:r>
      <w:r w:rsidR="00C51A6E" w:rsidRPr="002646CB">
        <w:rPr>
          <w:rFonts w:hint="eastAsia"/>
          <w:rPrChange w:id="3848" w:author="ETRI-김종원" w:date="2019-12-10T10:44:00Z">
            <w:rPr>
              <w:rFonts w:hint="eastAsia"/>
            </w:rPr>
          </w:rPrChange>
        </w:rPr>
        <w:t>,</w:t>
      </w:r>
      <w:r w:rsidRPr="002646CB">
        <w:rPr>
          <w:rFonts w:hint="eastAsia"/>
          <w:rPrChange w:id="384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50" w:author="ETRI-김종원" w:date="2019-12-10T10:44:00Z">
            <w:rPr>
              <w:rFonts w:hint="eastAsia"/>
            </w:rPr>
          </w:rPrChange>
        </w:rPr>
        <w:t>분산자원</w:t>
      </w:r>
      <w:r w:rsidRPr="002646CB">
        <w:rPr>
          <w:rFonts w:hint="eastAsia"/>
          <w:rPrChange w:id="3851" w:author="ETRI-김종원" w:date="2019-12-10T10:44:00Z">
            <w:rPr>
              <w:rFonts w:hint="eastAsia"/>
            </w:rPr>
          </w:rPrChange>
        </w:rPr>
        <w:t xml:space="preserve"> </w:t>
      </w:r>
      <w:r w:rsidR="00361B0C" w:rsidRPr="002646CB">
        <w:rPr>
          <w:rFonts w:hint="eastAsia"/>
          <w:rPrChange w:id="3852" w:author="ETRI-김종원" w:date="2019-12-10T10:44:00Z">
            <w:rPr>
              <w:rFonts w:hint="eastAsia"/>
            </w:rPr>
          </w:rPrChange>
        </w:rPr>
        <w:t xml:space="preserve">- </w:t>
      </w:r>
      <w:r w:rsidRPr="002646CB">
        <w:rPr>
          <w:rFonts w:hint="eastAsia"/>
          <w:rPrChange w:id="3853" w:author="ETRI-김종원" w:date="2019-12-10T10:44:00Z">
            <w:rPr>
              <w:rFonts w:hint="eastAsia"/>
            </w:rPr>
          </w:rPrChange>
        </w:rPr>
        <w:t>제</w:t>
      </w:r>
      <w:r w:rsidRPr="002646CB">
        <w:rPr>
          <w:rFonts w:hint="eastAsia"/>
          <w:rPrChange w:id="3854" w:author="ETRI-김종원" w:date="2019-12-10T10:44:00Z">
            <w:rPr>
              <w:rFonts w:hint="eastAsia"/>
            </w:rPr>
          </w:rPrChange>
        </w:rPr>
        <w:t>2</w:t>
      </w:r>
      <w:r w:rsidRPr="002646CB">
        <w:rPr>
          <w:rFonts w:hint="eastAsia"/>
          <w:rPrChange w:id="3855" w:author="ETRI-김종원" w:date="2019-12-10T10:44:00Z">
            <w:rPr>
              <w:rFonts w:hint="eastAsia"/>
            </w:rPr>
          </w:rPrChange>
        </w:rPr>
        <w:t>부</w:t>
      </w:r>
      <w:r w:rsidR="00361B0C" w:rsidRPr="002646CB">
        <w:rPr>
          <w:rFonts w:hint="eastAsia"/>
          <w:rPrChange w:id="3856" w:author="ETRI-김종원" w:date="2019-12-10T10:44:00Z">
            <w:rPr>
              <w:rFonts w:hint="eastAsia"/>
            </w:rPr>
          </w:rPrChange>
        </w:rPr>
        <w:t>:</w:t>
      </w:r>
      <w:r w:rsidRPr="002646CB">
        <w:rPr>
          <w:rFonts w:hint="eastAsia"/>
          <w:rPrChange w:id="385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3858" w:author="ETRI-김종원" w:date="2019-12-10T10:44:00Z">
            <w:rPr>
              <w:rFonts w:hint="eastAsia"/>
            </w:rPr>
          </w:rPrChange>
        </w:rPr>
        <w:t>유스케이스</w:t>
      </w:r>
    </w:p>
    <w:p w14:paraId="599EDA75" w14:textId="75C3EA78" w:rsidR="002559F2" w:rsidRPr="002646CB" w:rsidDel="00E25847" w:rsidRDefault="002559F2">
      <w:pPr>
        <w:widowControl/>
        <w:wordWrap/>
        <w:autoSpaceDE/>
        <w:autoSpaceDN/>
        <w:spacing w:line="240" w:lineRule="auto"/>
        <w:jc w:val="left"/>
        <w:rPr>
          <w:del w:id="3859" w:author="박 진상" w:date="2019-10-08T04:37:00Z"/>
          <w:rPrChange w:id="3860" w:author="ETRI-김종원" w:date="2019-12-10T10:44:00Z">
            <w:rPr>
              <w:del w:id="3861" w:author="박 진상" w:date="2019-10-08T04:37:00Z"/>
            </w:rPr>
          </w:rPrChange>
        </w:rPr>
      </w:pPr>
      <w:del w:id="3862" w:author="박 진상" w:date="2019-10-08T04:37:00Z">
        <w:r w:rsidRPr="002646CB" w:rsidDel="00EE4918">
          <w:rPr>
            <w:rPrChange w:id="3863" w:author="ETRI-김종원" w:date="2019-12-10T10:44:00Z">
              <w:rPr/>
            </w:rPrChange>
          </w:rPr>
          <w:delText>SPS-SGSF-03-2012-05-1973</w:delText>
        </w:r>
        <w:r w:rsidR="00C51A6E" w:rsidRPr="002646CB" w:rsidDel="00EE4918">
          <w:rPr>
            <w:rFonts w:hint="eastAsia"/>
            <w:rPrChange w:id="3864" w:author="ETRI-김종원" w:date="2019-12-10T10:44:00Z">
              <w:rPr>
                <w:rFonts w:hint="eastAsia"/>
              </w:rPr>
            </w:rPrChange>
          </w:rPr>
          <w:delText>,</w:delText>
        </w:r>
        <w:r w:rsidRPr="002646CB" w:rsidDel="00EE4918">
          <w:rPr>
            <w:rPrChange w:id="3865" w:author="ETRI-김종원" w:date="2019-12-10T10:44:00Z">
              <w:rPr/>
            </w:rPrChange>
          </w:rPr>
          <w:delText xml:space="preserve"> </w:delText>
        </w:r>
        <w:r w:rsidRPr="002646CB" w:rsidDel="00EE4918">
          <w:rPr>
            <w:rFonts w:hint="eastAsia"/>
            <w:rPrChange w:id="3866" w:author="ETRI-김종원" w:date="2019-12-10T10:44:00Z">
              <w:rPr>
                <w:rFonts w:hint="eastAsia"/>
              </w:rPr>
            </w:rPrChange>
          </w:rPr>
          <w:delText>저압</w:delText>
        </w:r>
        <w:r w:rsidRPr="002646CB" w:rsidDel="00EE4918">
          <w:rPr>
            <w:rPrChange w:id="3867" w:author="ETRI-김종원" w:date="2019-12-10T10:44:00Z">
              <w:rPr/>
            </w:rPrChange>
          </w:rPr>
          <w:delText xml:space="preserve"> </w:delText>
        </w:r>
        <w:r w:rsidRPr="002646CB" w:rsidDel="00EE4918">
          <w:rPr>
            <w:rFonts w:hint="eastAsia"/>
            <w:rPrChange w:id="3868" w:author="ETRI-김종원" w:date="2019-12-10T10:44:00Z">
              <w:rPr>
                <w:rFonts w:hint="eastAsia"/>
              </w:rPr>
            </w:rPrChange>
          </w:rPr>
          <w:delText>마이크로그리드</w:delText>
        </w:r>
        <w:r w:rsidRPr="002646CB" w:rsidDel="00EE4918">
          <w:rPr>
            <w:rPrChange w:id="3869" w:author="ETRI-김종원" w:date="2019-12-10T10:44:00Z">
              <w:rPr/>
            </w:rPrChange>
          </w:rPr>
          <w:delText xml:space="preserve"> </w:delText>
        </w:r>
        <w:r w:rsidRPr="002646CB" w:rsidDel="00EE4918">
          <w:rPr>
            <w:rFonts w:hint="eastAsia"/>
            <w:rPrChange w:id="3870" w:author="ETRI-김종원" w:date="2019-12-10T10:44:00Z">
              <w:rPr>
                <w:rFonts w:hint="eastAsia"/>
              </w:rPr>
            </w:rPrChange>
          </w:rPr>
          <w:delText>성능시험</w:delText>
        </w:r>
      </w:del>
    </w:p>
    <w:p w14:paraId="780700DD" w14:textId="77777777" w:rsidR="00E25847" w:rsidRPr="002646CB" w:rsidRDefault="00E25847" w:rsidP="002559F2">
      <w:pPr>
        <w:widowControl/>
        <w:wordWrap/>
        <w:autoSpaceDE/>
        <w:autoSpaceDN/>
        <w:spacing w:line="240" w:lineRule="auto"/>
        <w:jc w:val="left"/>
        <w:rPr>
          <w:ins w:id="3871" w:author="박 진상" w:date="2019-10-08T06:32:00Z"/>
          <w:rPrChange w:id="3872" w:author="ETRI-김종원" w:date="2019-12-10T10:44:00Z">
            <w:rPr>
              <w:ins w:id="3873" w:author="박 진상" w:date="2019-10-08T06:32:00Z"/>
            </w:rPr>
          </w:rPrChange>
        </w:rPr>
      </w:pPr>
    </w:p>
    <w:p w14:paraId="3E2F9AB6" w14:textId="037BBF7A" w:rsidR="002559F2" w:rsidRPr="002646CB" w:rsidDel="00D00AD0" w:rsidRDefault="002559F2">
      <w:pPr>
        <w:widowControl/>
        <w:wordWrap/>
        <w:autoSpaceDE/>
        <w:autoSpaceDN/>
        <w:spacing w:line="240" w:lineRule="auto"/>
        <w:jc w:val="left"/>
        <w:rPr>
          <w:del w:id="3874" w:author="박 진상" w:date="2019-10-08T04:37:00Z"/>
          <w:rPrChange w:id="3875" w:author="ETRI-김종원" w:date="2019-12-10T10:44:00Z">
            <w:rPr>
              <w:del w:id="3876" w:author="박 진상" w:date="2019-10-08T04:37:00Z"/>
            </w:rPr>
          </w:rPrChange>
        </w:rPr>
      </w:pPr>
      <w:del w:id="3877" w:author="박 진상" w:date="2019-10-08T04:37:00Z">
        <w:r w:rsidRPr="002646CB" w:rsidDel="00EE4918">
          <w:rPr>
            <w:rPrChange w:id="3878" w:author="ETRI-김종원" w:date="2019-12-10T10:44:00Z">
              <w:rPr/>
            </w:rPrChange>
          </w:rPr>
          <w:delText xml:space="preserve">SPS-SGSF-03-2012-06-1975 </w:delText>
        </w:r>
        <w:r w:rsidR="00C51A6E" w:rsidRPr="002646CB" w:rsidDel="00EE4918">
          <w:rPr>
            <w:rFonts w:hint="eastAsia"/>
            <w:rPrChange w:id="3879" w:author="ETRI-김종원" w:date="2019-12-10T10:44:00Z">
              <w:rPr>
                <w:rFonts w:hint="eastAsia"/>
              </w:rPr>
            </w:rPrChange>
          </w:rPr>
          <w:delText>,</w:delText>
        </w:r>
        <w:r w:rsidR="00FE3106" w:rsidRPr="002646CB" w:rsidDel="00EE4918">
          <w:rPr>
            <w:rFonts w:hint="eastAsia"/>
            <w:rPrChange w:id="388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EE4918">
          <w:rPr>
            <w:rFonts w:hint="eastAsia"/>
            <w:rPrChange w:id="3881" w:author="ETRI-김종원" w:date="2019-12-10T10:44:00Z">
              <w:rPr>
                <w:rFonts w:hint="eastAsia"/>
              </w:rPr>
            </w:rPrChange>
          </w:rPr>
          <w:delText>마이크로그리드용</w:delText>
        </w:r>
        <w:r w:rsidRPr="002646CB" w:rsidDel="00EE4918">
          <w:rPr>
            <w:rPrChange w:id="3882" w:author="ETRI-김종원" w:date="2019-12-10T10:44:00Z">
              <w:rPr/>
            </w:rPrChange>
          </w:rPr>
          <w:delText xml:space="preserve"> </w:delText>
        </w:r>
        <w:r w:rsidRPr="002646CB" w:rsidDel="00EE4918">
          <w:rPr>
            <w:rFonts w:hint="eastAsia"/>
            <w:rPrChange w:id="3883" w:author="ETRI-김종원" w:date="2019-12-10T10:44:00Z">
              <w:rPr>
                <w:rFonts w:hint="eastAsia"/>
              </w:rPr>
            </w:rPrChange>
          </w:rPr>
          <w:delText>네트워크게이트웨이</w:delText>
        </w:r>
        <w:r w:rsidRPr="002646CB" w:rsidDel="00EE4918">
          <w:rPr>
            <w:rPrChange w:id="3884" w:author="ETRI-김종원" w:date="2019-12-10T10:44:00Z">
              <w:rPr/>
            </w:rPrChange>
          </w:rPr>
          <w:delText xml:space="preserve"> </w:delText>
        </w:r>
        <w:r w:rsidRPr="002646CB" w:rsidDel="00EE4918">
          <w:rPr>
            <w:rFonts w:hint="eastAsia"/>
            <w:rPrChange w:id="3885" w:author="ETRI-김종원" w:date="2019-12-10T10:44:00Z">
              <w:rPr>
                <w:rFonts w:hint="eastAsia"/>
              </w:rPr>
            </w:rPrChange>
          </w:rPr>
          <w:delText>성능시험</w:delText>
        </w:r>
      </w:del>
    </w:p>
    <w:p w14:paraId="3D6D6158" w14:textId="283C4563" w:rsidR="00D00AD0" w:rsidRPr="002646CB" w:rsidRDefault="00D00AD0">
      <w:pPr>
        <w:widowControl/>
        <w:wordWrap/>
        <w:autoSpaceDE/>
        <w:autoSpaceDN/>
        <w:spacing w:line="240" w:lineRule="auto"/>
        <w:jc w:val="left"/>
        <w:rPr>
          <w:ins w:id="3886" w:author="박 진상" w:date="2019-10-08T07:04:00Z"/>
          <w:rPrChange w:id="3887" w:author="ETRI-김종원" w:date="2019-12-10T10:44:00Z">
            <w:rPr>
              <w:ins w:id="3888" w:author="박 진상" w:date="2019-10-08T07:04:00Z"/>
            </w:rPr>
          </w:rPrChange>
        </w:rPr>
      </w:pPr>
      <w:ins w:id="3889" w:author="박 진상" w:date="2019-10-08T07:04:00Z">
        <w:r w:rsidRPr="002646CB">
          <w:rPr>
            <w:rPrChange w:id="3890" w:author="ETRI-김종원" w:date="2019-12-10T10:44:00Z">
              <w:rPr/>
            </w:rPrChange>
          </w:rPr>
          <w:br w:type="page"/>
        </w:r>
      </w:ins>
    </w:p>
    <w:p w14:paraId="4FF43B48" w14:textId="1DA61C7B" w:rsidR="00737668" w:rsidRPr="002646CB" w:rsidDel="00D00AD0" w:rsidRDefault="00737668">
      <w:pPr>
        <w:widowControl/>
        <w:wordWrap/>
        <w:autoSpaceDE/>
        <w:autoSpaceDN/>
        <w:spacing w:line="240" w:lineRule="auto"/>
        <w:jc w:val="left"/>
        <w:rPr>
          <w:del w:id="3891" w:author="박 진상" w:date="2019-10-08T07:04:00Z"/>
          <w:rFonts w:ascii="한양신명조" w:eastAsia="한양신명조" w:hAnsi="산세리프" w:cs="굴림"/>
          <w:rPrChange w:id="3892" w:author="ETRI-김종원" w:date="2019-12-10T10:44:00Z">
            <w:rPr>
              <w:del w:id="3893" w:author="박 진상" w:date="2019-10-08T07:04:00Z"/>
              <w:rFonts w:ascii="한양신명조" w:eastAsia="한양신명조" w:hAnsi="산세리프" w:cs="굴림"/>
            </w:rPr>
          </w:rPrChange>
        </w:rPr>
      </w:pPr>
      <w:bookmarkStart w:id="3894" w:name="_Toc21525026"/>
      <w:bookmarkStart w:id="3895" w:name="_Toc23141865"/>
      <w:bookmarkStart w:id="3896" w:name="_Toc23173110"/>
      <w:bookmarkStart w:id="3897" w:name="_Toc23188884"/>
      <w:bookmarkStart w:id="3898" w:name="_Toc23191262"/>
      <w:bookmarkStart w:id="3899" w:name="_Toc23244280"/>
      <w:bookmarkStart w:id="3900" w:name="_Toc23793810"/>
      <w:bookmarkStart w:id="3901" w:name="_Toc23794133"/>
      <w:bookmarkStart w:id="3902" w:name="_Toc23794456"/>
      <w:bookmarkStart w:id="3903" w:name="_Toc23795301"/>
      <w:bookmarkStart w:id="3904" w:name="_Toc23839678"/>
      <w:bookmarkStart w:id="3905" w:name="_Toc26200467"/>
      <w:bookmarkStart w:id="3906" w:name="_Toc26867564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</w:p>
    <w:p w14:paraId="67930BE0" w14:textId="77777777" w:rsidR="00D244C5" w:rsidRPr="002646CB" w:rsidRDefault="00391212" w:rsidP="001F1128">
      <w:pPr>
        <w:pStyle w:val="13"/>
        <w:wordWrap/>
        <w:rPr>
          <w:rFonts w:ascii="바탕" w:hAnsi="바탕" w:cs="굴림"/>
          <w:rPrChange w:id="3907" w:author="ETRI-김종원" w:date="2019-12-10T10:44:00Z">
            <w:rPr>
              <w:rFonts w:ascii="바탕" w:hAnsi="바탕" w:cs="굴림"/>
            </w:rPr>
          </w:rPrChange>
        </w:rPr>
      </w:pPr>
      <w:bookmarkStart w:id="3908" w:name="_Toc26867565"/>
      <w:r w:rsidRPr="002646CB">
        <w:rPr>
          <w:rPrChange w:id="3909" w:author="ETRI-김종원" w:date="2019-12-10T10:44:00Z">
            <w:rPr/>
          </w:rPrChange>
        </w:rPr>
        <w:t>용어와</w:t>
      </w:r>
      <w:r w:rsidRPr="002646CB">
        <w:rPr>
          <w:rPrChange w:id="3910" w:author="ETRI-김종원" w:date="2019-12-10T10:44:00Z">
            <w:rPr/>
          </w:rPrChange>
        </w:rPr>
        <w:t xml:space="preserve"> </w:t>
      </w:r>
      <w:r w:rsidRPr="002646CB">
        <w:rPr>
          <w:rPrChange w:id="3911" w:author="ETRI-김종원" w:date="2019-12-10T10:44:00Z">
            <w:rPr/>
          </w:rPrChange>
        </w:rPr>
        <w:t>정의</w:t>
      </w:r>
      <w:r w:rsidRPr="002646CB">
        <w:rPr>
          <w:rPrChange w:id="3912" w:author="ETRI-김종원" w:date="2019-12-10T10:44:00Z">
            <w:rPr/>
          </w:rPrChange>
        </w:rPr>
        <w:t xml:space="preserve"> </w:t>
      </w:r>
      <w:r w:rsidR="00E221DE" w:rsidRPr="002646CB">
        <w:rPr>
          <w:rFonts w:hint="eastAsia"/>
          <w:lang w:eastAsia="ko-KR"/>
          <w:rPrChange w:id="3913" w:author="ETRI-김종원" w:date="2019-12-10T10:44:00Z">
            <w:rPr>
              <w:rFonts w:hint="eastAsia"/>
              <w:lang w:eastAsia="ko-KR"/>
            </w:rPr>
          </w:rPrChange>
        </w:rPr>
        <w:t>및</w:t>
      </w:r>
      <w:r w:rsidR="00E221DE" w:rsidRPr="002646CB">
        <w:rPr>
          <w:rFonts w:hint="eastAsia"/>
          <w:lang w:eastAsia="ko-KR"/>
          <w:rPrChange w:id="3914" w:author="ETRI-김종원" w:date="2019-12-10T10:44:00Z">
            <w:rPr>
              <w:rFonts w:hint="eastAsia"/>
              <w:lang w:eastAsia="ko-KR"/>
            </w:rPr>
          </w:rPrChange>
        </w:rPr>
        <w:t xml:space="preserve"> </w:t>
      </w:r>
      <w:r w:rsidR="00E221DE" w:rsidRPr="002646CB">
        <w:rPr>
          <w:rFonts w:hint="eastAsia"/>
          <w:lang w:eastAsia="ko-KR"/>
          <w:rPrChange w:id="3915" w:author="ETRI-김종원" w:date="2019-12-10T10:44:00Z">
            <w:rPr>
              <w:rFonts w:hint="eastAsia"/>
              <w:lang w:eastAsia="ko-KR"/>
            </w:rPr>
          </w:rPrChange>
        </w:rPr>
        <w:t>약어</w:t>
      </w:r>
      <w:bookmarkEnd w:id="3908"/>
    </w:p>
    <w:p w14:paraId="0F3B7E99" w14:textId="77777777" w:rsidR="002153AF" w:rsidRPr="002646CB" w:rsidRDefault="002153AF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3916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78746E79" w14:textId="77777777" w:rsidR="00C2545E" w:rsidRPr="002646CB" w:rsidRDefault="00C2545E" w:rsidP="00C2545E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3917" w:author="ETRI-김종원" w:date="2019-12-10T10:44:00Z">
            <w:rPr>
              <w:rFonts w:ascii="바탕" w:hAnsi="바탕" w:cs="굴림"/>
              <w:lang w:val="en-US"/>
            </w:rPr>
          </w:rPrChange>
        </w:rPr>
      </w:pPr>
      <w:r w:rsidRPr="002646CB">
        <w:rPr>
          <w:rFonts w:ascii="바탕" w:hAnsi="바탕" w:cs="굴림" w:hint="eastAsia"/>
          <w:lang w:val="en-US"/>
          <w:rPrChange w:id="3918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이</w:t>
      </w:r>
      <w:r w:rsidRPr="002646CB">
        <w:rPr>
          <w:rFonts w:ascii="바탕" w:hAnsi="바탕" w:cs="굴림"/>
          <w:lang w:val="en-US"/>
          <w:rPrChange w:id="3919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20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표준의</w:t>
      </w:r>
      <w:r w:rsidRPr="002646CB">
        <w:rPr>
          <w:rFonts w:ascii="바탕" w:hAnsi="바탕" w:cs="굴림"/>
          <w:lang w:val="en-US"/>
          <w:rPrChange w:id="3921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22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목적을</w:t>
      </w:r>
      <w:r w:rsidRPr="002646CB">
        <w:rPr>
          <w:rFonts w:ascii="바탕" w:hAnsi="바탕" w:cs="굴림"/>
          <w:lang w:val="en-US"/>
          <w:rPrChange w:id="3923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24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위하여</w:t>
      </w:r>
      <w:r w:rsidRPr="002646CB">
        <w:rPr>
          <w:rFonts w:ascii="바탕" w:hAnsi="바탕" w:cs="굴림"/>
          <w:lang w:val="en-US"/>
          <w:rPrChange w:id="3925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26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다음의</w:t>
      </w:r>
      <w:r w:rsidRPr="002646CB">
        <w:rPr>
          <w:rFonts w:ascii="바탕" w:hAnsi="바탕" w:cs="굴림"/>
          <w:lang w:val="en-US"/>
          <w:rPrChange w:id="3927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28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용어와</w:t>
      </w:r>
      <w:r w:rsidRPr="002646CB">
        <w:rPr>
          <w:rFonts w:ascii="바탕" w:hAnsi="바탕" w:cs="굴림"/>
          <w:lang w:val="en-US"/>
          <w:rPrChange w:id="3929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30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정의를</w:t>
      </w:r>
      <w:r w:rsidRPr="002646CB">
        <w:rPr>
          <w:rFonts w:ascii="바탕" w:hAnsi="바탕" w:cs="굴림"/>
          <w:lang w:val="en-US"/>
          <w:rPrChange w:id="3931" w:author="ETRI-김종원" w:date="2019-12-10T10:44:00Z">
            <w:rPr>
              <w:rFonts w:ascii="바탕" w:hAnsi="바탕" w:cs="굴림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lang w:val="en-US"/>
          <w:rPrChange w:id="3932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적용한다</w:t>
      </w:r>
      <w:r w:rsidRPr="002646CB">
        <w:rPr>
          <w:rFonts w:ascii="바탕" w:hAnsi="바탕" w:cs="굴림"/>
          <w:lang w:val="en-US"/>
          <w:rPrChange w:id="3933" w:author="ETRI-김종원" w:date="2019-12-10T10:44:00Z">
            <w:rPr>
              <w:rFonts w:ascii="바탕" w:hAnsi="바탕" w:cs="굴림"/>
              <w:lang w:val="en-US"/>
            </w:rPr>
          </w:rPrChange>
        </w:rPr>
        <w:t>.</w:t>
      </w:r>
    </w:p>
    <w:p w14:paraId="25BF0F52" w14:textId="77777777" w:rsidR="00C2545E" w:rsidRPr="002646CB" w:rsidRDefault="00C2545E" w:rsidP="00C2545E">
      <w:pPr>
        <w:ind w:left="1135" w:hangingChars="578" w:hanging="1135"/>
        <w:rPr>
          <w:rFonts w:ascii="바탕" w:hAnsi="바탕" w:cs="Arial"/>
          <w:b/>
          <w:lang w:val="en-US"/>
          <w:rPrChange w:id="3934" w:author="ETRI-김종원" w:date="2019-12-10T10:44:00Z">
            <w:rPr>
              <w:rFonts w:eastAsia="돋움" w:cs="Arial"/>
              <w:b/>
              <w:lang w:val="en-US"/>
            </w:rPr>
          </w:rPrChange>
        </w:rPr>
      </w:pPr>
    </w:p>
    <w:p w14:paraId="54BC8081" w14:textId="066FB78E" w:rsidR="0039799F" w:rsidRPr="002646CB" w:rsidRDefault="00C2545E">
      <w:pPr>
        <w:ind w:left="709" w:hangingChars="361" w:hanging="709"/>
        <w:rPr>
          <w:ins w:id="3935" w:author="박 진상" w:date="2019-10-08T05:38:00Z"/>
          <w:rFonts w:ascii="바탕" w:hAnsi="바탕" w:cs="굴림"/>
          <w:b/>
          <w:lang w:val="en-US"/>
          <w:rPrChange w:id="3936" w:author="ETRI-김종원" w:date="2019-12-10T10:44:00Z">
            <w:rPr>
              <w:ins w:id="3937" w:author="박 진상" w:date="2019-10-08T05:38:00Z"/>
              <w:noProof w:val="0"/>
              <w:color w:val="000000" w:themeColor="text1"/>
            </w:rPr>
          </w:rPrChange>
        </w:rPr>
        <w:pPrChange w:id="3938" w:author="박 진상" w:date="2019-10-08T05:38:00Z">
          <w:pPr/>
        </w:pPrChange>
      </w:pPr>
      <w:r w:rsidRPr="002646CB">
        <w:rPr>
          <w:rFonts w:eastAsia="돋움" w:cs="Arial" w:hint="eastAsia"/>
          <w:b/>
          <w:lang w:val="en-US"/>
          <w:rPrChange w:id="3939" w:author="ETRI-김종원" w:date="2019-12-10T10:44:00Z">
            <w:rPr>
              <w:rFonts w:eastAsia="돋움" w:cs="Arial" w:hint="eastAsia"/>
              <w:b/>
              <w:lang w:val="en-US"/>
            </w:rPr>
          </w:rPrChange>
        </w:rPr>
        <w:t>비고</w:t>
      </w:r>
      <w:r w:rsidRPr="002646CB">
        <w:rPr>
          <w:rFonts w:ascii="바탕" w:hAnsi="바탕" w:cs="굴림"/>
          <w:b/>
          <w:lang w:val="en-US"/>
          <w:rPrChange w:id="3940" w:author="ETRI-김종원" w:date="2019-12-10T10:44:00Z">
            <w:rPr>
              <w:rFonts w:eastAsia="돋움" w:cs="Arial"/>
              <w:b/>
              <w:lang w:val="en-US"/>
            </w:rPr>
          </w:rPrChange>
        </w:rPr>
        <w:tab/>
      </w:r>
      <w:r w:rsidRPr="002646CB">
        <w:rPr>
          <w:rFonts w:ascii="바탕" w:hAnsi="바탕" w:cs="굴림" w:hint="eastAsia"/>
          <w:bCs/>
          <w:lang w:val="en-US"/>
          <w:rPrChange w:id="3941" w:author="ETRI-김종원" w:date="2019-12-10T10:44:00Z">
            <w:rPr>
              <w:rFonts w:cs="Arial" w:hint="eastAsia"/>
              <w:lang w:val="en-US"/>
            </w:rPr>
          </w:rPrChange>
        </w:rPr>
        <w:t>용어는</w:t>
      </w:r>
      <w:r w:rsidRPr="002646CB">
        <w:rPr>
          <w:rFonts w:ascii="바탕" w:hAnsi="바탕" w:cs="굴림"/>
          <w:bCs/>
          <w:lang w:val="en-US"/>
          <w:rPrChange w:id="3942" w:author="ETRI-김종원" w:date="2019-12-10T10:44:00Z">
            <w:rPr>
              <w:rFonts w:cs="Arial"/>
              <w:lang w:val="en-US"/>
            </w:rPr>
          </w:rPrChange>
        </w:rPr>
        <w:t xml:space="preserve"> IEC</w:t>
      </w:r>
      <w:r w:rsidR="00361B0C" w:rsidRPr="002646CB">
        <w:rPr>
          <w:rFonts w:ascii="바탕" w:hAnsi="바탕" w:cs="굴림"/>
          <w:bCs/>
          <w:lang w:val="en-US"/>
          <w:rPrChange w:id="3943" w:author="ETRI-김종원" w:date="2019-12-10T10:44:00Z">
            <w:rPr>
              <w:rFonts w:cs="Arial"/>
              <w:lang w:val="en-US"/>
            </w:rPr>
          </w:rPrChange>
        </w:rPr>
        <w:t> TS </w:t>
      </w:r>
      <w:r w:rsidRPr="002646CB">
        <w:rPr>
          <w:rFonts w:ascii="바탕" w:hAnsi="바탕" w:cs="굴림"/>
          <w:bCs/>
          <w:lang w:val="en-US"/>
          <w:rPrChange w:id="3944" w:author="ETRI-김종원" w:date="2019-12-10T10:44:00Z">
            <w:rPr>
              <w:rFonts w:cs="Arial"/>
              <w:lang w:val="en-US"/>
            </w:rPr>
          </w:rPrChange>
        </w:rPr>
        <w:t>62898-1</w:t>
      </w:r>
      <w:r w:rsidRPr="002646CB">
        <w:rPr>
          <w:rFonts w:ascii="바탕" w:hAnsi="바탕" w:cs="굴림" w:hint="eastAsia"/>
          <w:bCs/>
          <w:lang w:val="en-US"/>
          <w:rPrChange w:id="3945" w:author="ETRI-김종원" w:date="2019-12-10T10:44:00Z">
            <w:rPr>
              <w:rFonts w:cs="Arial" w:hint="eastAsia"/>
              <w:lang w:val="en-US"/>
            </w:rPr>
          </w:rPrChange>
        </w:rPr>
        <w:t>에</w:t>
      </w:r>
      <w:r w:rsidRPr="002646CB">
        <w:rPr>
          <w:rFonts w:ascii="바탕" w:hAnsi="바탕" w:cs="굴림"/>
          <w:bCs/>
          <w:lang w:val="en-US"/>
          <w:rPrChange w:id="3946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47" w:author="ETRI-김종원" w:date="2019-12-10T10:44:00Z">
            <w:rPr>
              <w:rFonts w:cs="Arial" w:hint="eastAsia"/>
              <w:lang w:val="en-US"/>
            </w:rPr>
          </w:rPrChange>
        </w:rPr>
        <w:t>정의된</w:t>
      </w:r>
      <w:r w:rsidRPr="002646CB">
        <w:rPr>
          <w:rFonts w:ascii="바탕" w:hAnsi="바탕" w:cs="굴림"/>
          <w:bCs/>
          <w:lang w:val="en-US"/>
          <w:rPrChange w:id="3948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49" w:author="ETRI-김종원" w:date="2019-12-10T10:44:00Z">
            <w:rPr>
              <w:rFonts w:cs="Arial" w:hint="eastAsia"/>
              <w:lang w:val="en-US"/>
            </w:rPr>
          </w:rPrChange>
        </w:rPr>
        <w:t>것을</w:t>
      </w:r>
      <w:r w:rsidRPr="002646CB">
        <w:rPr>
          <w:rFonts w:ascii="바탕" w:hAnsi="바탕" w:cs="굴림"/>
          <w:bCs/>
          <w:lang w:val="en-US"/>
          <w:rPrChange w:id="3950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51" w:author="ETRI-김종원" w:date="2019-12-10T10:44:00Z">
            <w:rPr>
              <w:rFonts w:cs="Arial" w:hint="eastAsia"/>
              <w:lang w:val="en-US"/>
            </w:rPr>
          </w:rPrChange>
        </w:rPr>
        <w:t>참고하고</w:t>
      </w:r>
      <w:r w:rsidRPr="002646CB">
        <w:rPr>
          <w:rFonts w:ascii="바탕" w:hAnsi="바탕" w:cs="굴림"/>
          <w:bCs/>
          <w:lang w:val="en-US"/>
          <w:rPrChange w:id="3952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53" w:author="ETRI-김종원" w:date="2019-12-10T10:44:00Z">
            <w:rPr>
              <w:rFonts w:cs="Arial" w:hint="eastAsia"/>
              <w:lang w:val="en-US"/>
            </w:rPr>
          </w:rPrChange>
        </w:rPr>
        <w:t>국내표준화</w:t>
      </w:r>
      <w:r w:rsidRPr="002646CB">
        <w:rPr>
          <w:rFonts w:ascii="바탕" w:hAnsi="바탕" w:cs="굴림"/>
          <w:bCs/>
          <w:lang w:val="en-US"/>
          <w:rPrChange w:id="3954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55" w:author="ETRI-김종원" w:date="2019-12-10T10:44:00Z">
            <w:rPr>
              <w:rFonts w:cs="Arial" w:hint="eastAsia"/>
              <w:lang w:val="en-US"/>
            </w:rPr>
          </w:rPrChange>
        </w:rPr>
        <w:t>과정에서</w:t>
      </w:r>
      <w:r w:rsidRPr="002646CB">
        <w:rPr>
          <w:rFonts w:ascii="바탕" w:hAnsi="바탕" w:cs="굴림"/>
          <w:bCs/>
          <w:lang w:val="en-US"/>
          <w:rPrChange w:id="3956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57" w:author="ETRI-김종원" w:date="2019-12-10T10:44:00Z">
            <w:rPr>
              <w:rFonts w:cs="Arial" w:hint="eastAsia"/>
              <w:lang w:val="en-US"/>
            </w:rPr>
          </w:rPrChange>
        </w:rPr>
        <w:t>정의된</w:t>
      </w:r>
      <w:r w:rsidRPr="002646CB">
        <w:rPr>
          <w:rFonts w:ascii="바탕" w:hAnsi="바탕" w:cs="굴림"/>
          <w:bCs/>
          <w:lang w:val="en-US"/>
          <w:rPrChange w:id="3958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59" w:author="ETRI-김종원" w:date="2019-12-10T10:44:00Z">
            <w:rPr>
              <w:rFonts w:cs="Arial" w:hint="eastAsia"/>
              <w:lang w:val="en-US"/>
            </w:rPr>
          </w:rPrChange>
        </w:rPr>
        <w:t>용어로</w:t>
      </w:r>
      <w:r w:rsidRPr="002646CB">
        <w:rPr>
          <w:rFonts w:ascii="바탕" w:hAnsi="바탕" w:cs="굴림"/>
          <w:bCs/>
          <w:lang w:val="en-US"/>
          <w:rPrChange w:id="3960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3961" w:author="ETRI-김종원" w:date="2019-12-10T10:44:00Z">
            <w:rPr>
              <w:rFonts w:cs="Arial" w:hint="eastAsia"/>
              <w:lang w:val="en-US"/>
            </w:rPr>
          </w:rPrChange>
        </w:rPr>
        <w:t>정의한다</w:t>
      </w:r>
      <w:r w:rsidR="00361B0C" w:rsidRPr="002646CB">
        <w:rPr>
          <w:rFonts w:ascii="바탕" w:hAnsi="바탕" w:cs="굴림"/>
          <w:bCs/>
          <w:lang w:val="en-US"/>
          <w:rPrChange w:id="3962" w:author="ETRI-김종원" w:date="2019-12-10T10:44:00Z">
            <w:rPr>
              <w:rFonts w:cs="Arial"/>
              <w:lang w:val="en-US"/>
            </w:rPr>
          </w:rPrChange>
        </w:rPr>
        <w:t>.</w:t>
      </w:r>
      <w:ins w:id="3963" w:author="박 진상" w:date="2019-10-08T05:38:00Z">
        <w:r w:rsidR="0039799F" w:rsidRPr="002646CB">
          <w:rPr>
            <w:rFonts w:ascii="바탕" w:hAnsi="바탕" w:cs="굴림"/>
            <w:bCs/>
            <w:lang w:val="en-US"/>
            <w:rPrChange w:id="3964" w:author="ETRI-김종원" w:date="2019-12-10T10:44:00Z">
              <w:rPr>
                <w:rFonts w:cs="Arial"/>
                <w:lang w:val="en-US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65" w:author="ETRI-김종원" w:date="2019-12-10T10:44:00Z">
              <w:rPr>
                <w:rFonts w:hint="eastAsia"/>
                <w:color w:val="000000" w:themeColor="text1"/>
              </w:rPr>
            </w:rPrChange>
          </w:rPr>
          <w:t>본</w:t>
        </w:r>
        <w:r w:rsidR="0039799F" w:rsidRPr="002646CB">
          <w:rPr>
            <w:rFonts w:ascii="바탕" w:hAnsi="바탕" w:cs="굴림"/>
            <w:bCs/>
            <w:lang w:val="en-US"/>
            <w:rPrChange w:id="396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67" w:author="ETRI-김종원" w:date="2019-12-10T10:44:00Z">
              <w:rPr>
                <w:rFonts w:hint="eastAsia"/>
                <w:color w:val="000000" w:themeColor="text1"/>
              </w:rPr>
            </w:rPrChange>
          </w:rPr>
          <w:t>절에서</w:t>
        </w:r>
        <w:r w:rsidR="0039799F" w:rsidRPr="002646CB">
          <w:rPr>
            <w:rFonts w:ascii="바탕" w:hAnsi="바탕" w:cs="굴림"/>
            <w:bCs/>
            <w:lang w:val="en-US"/>
            <w:rPrChange w:id="3968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69" w:author="ETRI-김종원" w:date="2019-12-10T10:44:00Z">
              <w:rPr>
                <w:rFonts w:hint="eastAsia"/>
                <w:color w:val="000000" w:themeColor="text1"/>
              </w:rPr>
            </w:rPrChange>
          </w:rPr>
          <w:t>정의되지</w:t>
        </w:r>
        <w:r w:rsidR="0039799F" w:rsidRPr="002646CB">
          <w:rPr>
            <w:rFonts w:ascii="바탕" w:hAnsi="바탕" w:cs="굴림"/>
            <w:bCs/>
            <w:lang w:val="en-US"/>
            <w:rPrChange w:id="3970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71" w:author="ETRI-김종원" w:date="2019-12-10T10:44:00Z">
              <w:rPr>
                <w:rFonts w:hint="eastAsia"/>
                <w:color w:val="000000" w:themeColor="text1"/>
              </w:rPr>
            </w:rPrChange>
          </w:rPr>
          <w:t>않은</w:t>
        </w:r>
        <w:r w:rsidR="0039799F" w:rsidRPr="002646CB">
          <w:rPr>
            <w:rFonts w:ascii="바탕" w:hAnsi="바탕" w:cs="굴림"/>
            <w:bCs/>
            <w:lang w:val="en-US"/>
            <w:rPrChange w:id="3972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73" w:author="ETRI-김종원" w:date="2019-12-10T10:44:00Z">
              <w:rPr>
                <w:rFonts w:hint="eastAsia"/>
                <w:color w:val="000000" w:themeColor="text1"/>
              </w:rPr>
            </w:rPrChange>
          </w:rPr>
          <w:t>용어의</w:t>
        </w:r>
        <w:r w:rsidR="0039799F" w:rsidRPr="002646CB">
          <w:rPr>
            <w:rFonts w:ascii="바탕" w:hAnsi="바탕" w:cs="굴림"/>
            <w:bCs/>
            <w:lang w:val="en-US"/>
            <w:rPrChange w:id="3974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75" w:author="ETRI-김종원" w:date="2019-12-10T10:44:00Z">
              <w:rPr>
                <w:rFonts w:hint="eastAsia"/>
                <w:color w:val="000000" w:themeColor="text1"/>
              </w:rPr>
            </w:rPrChange>
          </w:rPr>
          <w:t>경우</w:t>
        </w:r>
        <w:r w:rsidR="0039799F" w:rsidRPr="002646CB">
          <w:rPr>
            <w:rFonts w:ascii="바탕" w:hAnsi="바탕" w:cs="굴림"/>
            <w:bCs/>
            <w:lang w:val="en-US"/>
            <w:rPrChange w:id="3976" w:author="ETRI-김종원" w:date="2019-12-10T10:44:00Z">
              <w:rPr>
                <w:color w:val="000000" w:themeColor="text1"/>
              </w:rPr>
            </w:rPrChange>
          </w:rPr>
          <w:t xml:space="preserve"> IEEE </w:t>
        </w:r>
        <w:r w:rsidR="0039799F" w:rsidRPr="002646CB">
          <w:rPr>
            <w:rFonts w:ascii="바탕" w:hAnsi="바탕" w:cs="굴림" w:hint="eastAsia"/>
            <w:bCs/>
            <w:lang w:val="en-US"/>
            <w:rPrChange w:id="3977" w:author="ETRI-김종원" w:date="2019-12-10T10:44:00Z">
              <w:rPr>
                <w:rFonts w:hint="eastAsia"/>
                <w:color w:val="000000" w:themeColor="text1"/>
              </w:rPr>
            </w:rPrChange>
          </w:rPr>
          <w:t>표준사전</w:t>
        </w:r>
        <w:r w:rsidR="0039799F" w:rsidRPr="002646CB">
          <w:rPr>
            <w:rFonts w:ascii="바탕" w:hAnsi="바탕" w:cs="굴림"/>
            <w:bCs/>
            <w:lang w:val="en-US"/>
            <w:rPrChange w:id="3978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79" w:author="ETRI-김종원" w:date="2019-12-10T10:44:00Z">
              <w:rPr>
                <w:rFonts w:hint="eastAsia"/>
                <w:color w:val="000000" w:themeColor="text1"/>
              </w:rPr>
            </w:rPrChange>
          </w:rPr>
          <w:t>온라인</w:t>
        </w:r>
        <w:r w:rsidR="0039799F" w:rsidRPr="002646CB">
          <w:rPr>
            <w:rFonts w:ascii="바탕" w:hAnsi="바탕" w:cs="굴림"/>
            <w:bCs/>
            <w:lang w:val="en-US"/>
            <w:rPrChange w:id="3980" w:author="ETRI-김종원" w:date="2019-12-10T10:44:00Z">
              <w:rPr>
                <w:color w:val="000000" w:themeColor="text1"/>
              </w:rPr>
            </w:rPrChange>
          </w:rPr>
          <w:t>(IEEE Standards Dictionary Online)</w:t>
        </w:r>
        <w:r w:rsidR="0039799F" w:rsidRPr="002646CB">
          <w:rPr>
            <w:rFonts w:ascii="바탕" w:hAnsi="바탕" w:cs="굴림" w:hint="eastAsia"/>
            <w:bCs/>
            <w:lang w:val="en-US"/>
            <w:rPrChange w:id="3981" w:author="ETRI-김종원" w:date="2019-12-10T10:44:00Z">
              <w:rPr>
                <w:rFonts w:hint="eastAsia"/>
                <w:color w:val="000000" w:themeColor="text1"/>
              </w:rPr>
            </w:rPrChange>
          </w:rPr>
          <w:t>을</w:t>
        </w:r>
        <w:r w:rsidR="0039799F" w:rsidRPr="002646CB">
          <w:rPr>
            <w:rFonts w:ascii="바탕" w:hAnsi="바탕" w:cs="굴림"/>
            <w:bCs/>
            <w:lang w:val="en-US"/>
            <w:rPrChange w:id="3982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3983" w:author="ETRI-김종원" w:date="2019-12-10T10:44:00Z">
              <w:rPr>
                <w:rFonts w:hint="eastAsia"/>
                <w:color w:val="000000" w:themeColor="text1"/>
              </w:rPr>
            </w:rPrChange>
          </w:rPr>
          <w:t>참고한다</w:t>
        </w:r>
        <w:r w:rsidR="0039799F" w:rsidRPr="002646CB">
          <w:rPr>
            <w:rFonts w:ascii="바탕" w:hAnsi="바탕" w:cs="굴림"/>
            <w:bCs/>
            <w:lang w:val="en-US"/>
            <w:rPrChange w:id="3984" w:author="ETRI-김종원" w:date="2019-12-10T10:44:00Z">
              <w:rPr>
                <w:color w:val="000000" w:themeColor="text1"/>
              </w:rPr>
            </w:rPrChange>
          </w:rPr>
          <w:t>.</w:t>
        </w:r>
      </w:ins>
    </w:p>
    <w:p w14:paraId="2DBB7DE7" w14:textId="1C750554" w:rsidR="00C2545E" w:rsidRPr="002646CB" w:rsidRDefault="00C2545E" w:rsidP="00361B0C">
      <w:pPr>
        <w:ind w:left="722" w:hangingChars="361" w:hanging="722"/>
        <w:rPr>
          <w:rFonts w:cs="Arial"/>
          <w:rPrChange w:id="3985" w:author="ETRI-김종원" w:date="2019-12-10T10:44:00Z">
            <w:rPr>
              <w:rFonts w:cs="Arial"/>
              <w:lang w:val="en-US"/>
            </w:rPr>
          </w:rPrChange>
        </w:rPr>
      </w:pPr>
    </w:p>
    <w:p w14:paraId="0CD9DAD7" w14:textId="77777777" w:rsidR="00C2545E" w:rsidRPr="002646CB" w:rsidRDefault="00C2545E" w:rsidP="00C2545E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3986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1CAD2E5E" w14:textId="77777777" w:rsidR="00C2545E" w:rsidRPr="002646CB" w:rsidRDefault="00C2545E" w:rsidP="00C2545E">
      <w:pPr>
        <w:pStyle w:val="24"/>
        <w:wordWrap/>
        <w:rPr>
          <w:rPrChange w:id="3987" w:author="ETRI-김종원" w:date="2019-12-10T10:44:00Z">
            <w:rPr/>
          </w:rPrChange>
        </w:rPr>
      </w:pPr>
      <w:bookmarkStart w:id="3988" w:name="_Toc498963996"/>
      <w:bookmarkStart w:id="3989" w:name="_Toc499831352"/>
      <w:bookmarkStart w:id="3990" w:name="_Toc500752969"/>
      <w:bookmarkStart w:id="3991" w:name="_Toc500753020"/>
      <w:bookmarkStart w:id="3992" w:name="_Toc26867566"/>
      <w:r w:rsidRPr="002646CB">
        <w:rPr>
          <w:rFonts w:hint="eastAsia"/>
          <w:rPrChange w:id="3993" w:author="ETRI-김종원" w:date="2019-12-10T10:44:00Z">
            <w:rPr>
              <w:rFonts w:hint="eastAsia"/>
            </w:rPr>
          </w:rPrChange>
        </w:rPr>
        <w:t>용어</w:t>
      </w:r>
      <w:r w:rsidRPr="002646CB">
        <w:rPr>
          <w:rFonts w:hint="eastAsia"/>
          <w:lang w:eastAsia="ko-KR"/>
          <w:rPrChange w:id="3994" w:author="ETRI-김종원" w:date="2019-12-10T10:44:00Z">
            <w:rPr>
              <w:rFonts w:hint="eastAsia"/>
              <w:lang w:eastAsia="ko-KR"/>
            </w:rPr>
          </w:rPrChange>
        </w:rPr>
        <w:t>와</w:t>
      </w:r>
      <w:r w:rsidRPr="002646CB">
        <w:rPr>
          <w:rFonts w:hint="eastAsia"/>
          <w:lang w:eastAsia="ko-KR"/>
          <w:rPrChange w:id="3995" w:author="ETRI-김종원" w:date="2019-12-10T10:44:00Z">
            <w:rPr>
              <w:rFonts w:hint="eastAsia"/>
              <w:lang w:eastAsia="ko-KR"/>
            </w:rPr>
          </w:rPrChange>
        </w:rPr>
        <w:t xml:space="preserve"> </w:t>
      </w:r>
      <w:r w:rsidRPr="002646CB">
        <w:rPr>
          <w:rFonts w:hint="eastAsia"/>
          <w:lang w:eastAsia="ko-KR"/>
          <w:rPrChange w:id="3996" w:author="ETRI-김종원" w:date="2019-12-10T10:44:00Z">
            <w:rPr>
              <w:rFonts w:hint="eastAsia"/>
              <w:lang w:eastAsia="ko-KR"/>
            </w:rPr>
          </w:rPrChange>
        </w:rPr>
        <w:t>정의</w:t>
      </w:r>
      <w:bookmarkEnd w:id="3988"/>
      <w:bookmarkEnd w:id="3989"/>
      <w:bookmarkEnd w:id="3990"/>
      <w:bookmarkEnd w:id="3991"/>
      <w:bookmarkEnd w:id="3992"/>
    </w:p>
    <w:p w14:paraId="3AD891D5" w14:textId="77777777" w:rsidR="00C2545E" w:rsidRPr="002646CB" w:rsidRDefault="00C2545E" w:rsidP="00C2545E">
      <w:pPr>
        <w:rPr>
          <w:rFonts w:eastAsia="MS Mincho"/>
          <w:lang w:val="de-DE" w:eastAsia="ja-JP"/>
          <w:rPrChange w:id="3997" w:author="ETRI-김종원" w:date="2019-12-10T10:44:00Z">
            <w:rPr>
              <w:rFonts w:eastAsia="MS Mincho"/>
              <w:lang w:val="de-DE" w:eastAsia="ja-JP"/>
            </w:rPr>
          </w:rPrChange>
        </w:rPr>
      </w:pPr>
    </w:p>
    <w:p w14:paraId="5762DF9D" w14:textId="6C8D2A29" w:rsidR="002559F2" w:rsidRPr="002646CB" w:rsidRDefault="002559F2" w:rsidP="00754701">
      <w:pPr>
        <w:pStyle w:val="34"/>
        <w:rPr>
          <w:lang w:eastAsia="ko-KR"/>
          <w:rPrChange w:id="3998" w:author="ETRI-김종원" w:date="2019-12-10T10:44:00Z">
            <w:rPr>
              <w:lang w:eastAsia="ko-KR"/>
            </w:rPr>
          </w:rPrChange>
        </w:rPr>
      </w:pPr>
    </w:p>
    <w:p w14:paraId="07297F3A" w14:textId="0891C8FE" w:rsidR="002559F2" w:rsidRPr="002646CB" w:rsidDel="00E201B2" w:rsidRDefault="00E25847" w:rsidP="002559F2">
      <w:pPr>
        <w:rPr>
          <w:del w:id="3999" w:author="박 진상" w:date="2019-10-08T04:39:00Z"/>
          <w:rFonts w:ascii="돋움" w:eastAsia="돋움" w:hAnsi="돋움"/>
          <w:b/>
          <w:rPrChange w:id="4000" w:author="ETRI-김종원" w:date="2019-12-10T10:44:00Z">
            <w:rPr>
              <w:del w:id="4001" w:author="박 진상" w:date="2019-10-08T04:39:00Z"/>
              <w:rFonts w:ascii="돋움" w:eastAsia="돋움" w:hAnsi="돋움"/>
              <w:b/>
            </w:rPr>
          </w:rPrChange>
        </w:rPr>
      </w:pPr>
      <w:ins w:id="4002" w:author="박 진상" w:date="2019-10-08T06:34:00Z">
        <w:r w:rsidRPr="002646CB">
          <w:rPr>
            <w:rFonts w:ascii="돋움" w:eastAsia="돋움" w:hAnsi="돋움" w:hint="eastAsia"/>
            <w:b/>
            <w:rPrChange w:id="400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구역형 집단에너지 마이크로그리드(</w:t>
        </w:r>
        <w:r w:rsidRPr="002646CB">
          <w:rPr>
            <w:rFonts w:ascii="돋움" w:eastAsia="돋움" w:hAnsi="돋움"/>
            <w:b/>
            <w:rPrChange w:id="4004" w:author="ETRI-김종원" w:date="2019-12-10T10:44:00Z">
              <w:rPr>
                <w:rFonts w:ascii="돋움" w:eastAsia="돋움" w:hAnsi="돋움"/>
                <w:b/>
              </w:rPr>
            </w:rPrChange>
          </w:rPr>
          <w:t>CES-MG)</w:t>
        </w:r>
      </w:ins>
      <w:del w:id="4005" w:author="박 진상" w:date="2019-10-08T04:39:00Z">
        <w:r w:rsidR="002559F2" w:rsidRPr="002646CB" w:rsidDel="00B762CB">
          <w:rPr>
            <w:rFonts w:ascii="돋움" w:eastAsia="돋움" w:hAnsi="돋움"/>
            <w:b/>
            <w:rPrChange w:id="4006" w:author="ETRI-김종원" w:date="2019-12-10T10:44:00Z">
              <w:rPr>
                <w:rFonts w:ascii="돋움" w:eastAsia="돋움" w:hAnsi="돋움"/>
                <w:b/>
              </w:rPr>
            </w:rPrChange>
          </w:rPr>
          <w:delText>전자기</w:delText>
        </w:r>
        <w:r w:rsidR="002559F2" w:rsidRPr="002646CB" w:rsidDel="00B762CB">
          <w:rPr>
            <w:rFonts w:ascii="돋움" w:eastAsia="돋움" w:hAnsi="돋움" w:hint="eastAsia"/>
            <w:b/>
            <w:rPrChange w:id="4007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delText>적합성</w:delText>
        </w:r>
        <w:r w:rsidR="002559F2" w:rsidRPr="002646CB" w:rsidDel="00B762CB">
          <w:rPr>
            <w:rFonts w:hint="eastAsia"/>
            <w:rPrChange w:id="4008" w:author="ETRI-김종원" w:date="2019-12-10T10:44:00Z">
              <w:rPr>
                <w:rFonts w:hint="eastAsia"/>
              </w:rPr>
            </w:rPrChange>
          </w:rPr>
          <w:delText>(EMC</w:delText>
        </w:r>
        <w:r w:rsidR="002559F2" w:rsidRPr="002646CB" w:rsidDel="00B762CB">
          <w:rPr>
            <w:rPrChange w:id="4009" w:author="ETRI-김종원" w:date="2019-12-10T10:44:00Z">
              <w:rPr/>
            </w:rPrChange>
          </w:rPr>
          <w:delText xml:space="preserve">, </w:delText>
        </w:r>
        <w:r w:rsidR="002559F2" w:rsidRPr="002646CB" w:rsidDel="00B762CB">
          <w:rPr>
            <w:rFonts w:hint="eastAsia"/>
            <w:rPrChange w:id="4010" w:author="ETRI-김종원" w:date="2019-12-10T10:44:00Z">
              <w:rPr>
                <w:rFonts w:hint="eastAsia"/>
              </w:rPr>
            </w:rPrChange>
          </w:rPr>
          <w:delText>electromagnetic compatibility)</w:delText>
        </w:r>
      </w:del>
    </w:p>
    <w:p w14:paraId="5BD86946" w14:textId="184B9AB1" w:rsidR="00E201B2" w:rsidRPr="002646CB" w:rsidRDefault="00E201B2" w:rsidP="002559F2">
      <w:pPr>
        <w:rPr>
          <w:ins w:id="4011" w:author="박 진상" w:date="2019-10-08T07:06:00Z"/>
          <w:rFonts w:ascii="돋움" w:eastAsia="돋움" w:hAnsi="돋움"/>
          <w:b/>
          <w:rPrChange w:id="4012" w:author="ETRI-김종원" w:date="2019-12-10T10:44:00Z">
            <w:rPr>
              <w:ins w:id="4013" w:author="박 진상" w:date="2019-10-08T07:06:00Z"/>
              <w:rFonts w:ascii="돋움" w:eastAsia="돋움" w:hAnsi="돋움"/>
              <w:b/>
            </w:rPr>
          </w:rPrChange>
        </w:rPr>
      </w:pPr>
    </w:p>
    <w:p w14:paraId="45869594" w14:textId="2B914E1B" w:rsidR="00E732E9" w:rsidRPr="002646CB" w:rsidRDefault="00E732E9" w:rsidP="00E732E9">
      <w:pPr>
        <w:rPr>
          <w:ins w:id="4014" w:author="박 진상" w:date="2019-10-09T13:41:00Z"/>
          <w:rPrChange w:id="4015" w:author="ETRI-김종원" w:date="2019-12-10T10:44:00Z">
            <w:rPr>
              <w:ins w:id="4016" w:author="박 진상" w:date="2019-10-09T13:41:00Z"/>
            </w:rPr>
          </w:rPrChange>
        </w:rPr>
      </w:pPr>
      <w:ins w:id="4017" w:author="박 진상" w:date="2019-10-09T13:41:00Z">
        <w:r w:rsidRPr="002646CB">
          <w:rPr>
            <w:rPrChange w:id="4018" w:author="ETRI-김종원" w:date="2019-12-10T10:44:00Z">
              <w:rPr>
                <w:color w:val="000000" w:themeColor="text1"/>
              </w:rPr>
            </w:rPrChange>
          </w:rPr>
          <w:t>CES-MG</w:t>
        </w:r>
        <w:r w:rsidRPr="002646CB">
          <w:rPr>
            <w:rFonts w:hint="eastAsia"/>
            <w:rPrChange w:id="4019" w:author="ETRI-김종원" w:date="2019-12-10T10:44:00Z">
              <w:rPr>
                <w:rFonts w:hint="eastAsia"/>
              </w:rPr>
            </w:rPrChange>
          </w:rPr>
          <w:t>는</w:t>
        </w:r>
        <w:r w:rsidRPr="002646CB">
          <w:rPr>
            <w:rPrChange w:id="402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21" w:author="ETRI-김종원" w:date="2019-12-10T10:44:00Z">
              <w:rPr>
                <w:rFonts w:hint="eastAsia"/>
              </w:rPr>
            </w:rPrChange>
          </w:rPr>
          <w:t>상가중심</w:t>
        </w:r>
        <w:r w:rsidRPr="002646CB">
          <w:rPr>
            <w:rPrChange w:id="402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23" w:author="ETRI-김종원" w:date="2019-12-10T10:44:00Z">
              <w:rPr>
                <w:rFonts w:hint="eastAsia"/>
              </w:rPr>
            </w:rPrChange>
          </w:rPr>
          <w:t>지역</w:t>
        </w:r>
        <w:r w:rsidRPr="002646CB">
          <w:rPr>
            <w:rPrChange w:id="4024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4025" w:author="ETRI-김종원" w:date="2019-12-10T10:44:00Z">
              <w:rPr>
                <w:rFonts w:hint="eastAsia"/>
              </w:rPr>
            </w:rPrChange>
          </w:rPr>
          <w:t>공동주택</w:t>
        </w:r>
        <w:r w:rsidRPr="002646CB">
          <w:rPr>
            <w:rPrChange w:id="4026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4027" w:author="ETRI-김종원" w:date="2019-12-10T10:44:00Z">
              <w:rPr>
                <w:rFonts w:hint="eastAsia"/>
              </w:rPr>
            </w:rPrChange>
          </w:rPr>
          <w:t>병원</w:t>
        </w:r>
        <w:r w:rsidRPr="002646CB">
          <w:rPr>
            <w:rPrChange w:id="402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29" w:author="ETRI-김종원" w:date="2019-12-10T10:44:00Z">
              <w:rPr>
                <w:rFonts w:hint="eastAsia"/>
              </w:rPr>
            </w:rPrChange>
          </w:rPr>
          <w:t>및</w:t>
        </w:r>
        <w:r w:rsidRPr="002646CB">
          <w:rPr>
            <w:rPrChange w:id="403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31" w:author="ETRI-김종원" w:date="2019-12-10T10:44:00Z">
              <w:rPr>
                <w:rFonts w:hint="eastAsia"/>
              </w:rPr>
            </w:rPrChange>
          </w:rPr>
          <w:t>백화점</w:t>
        </w:r>
        <w:r w:rsidRPr="002646CB">
          <w:rPr>
            <w:rPrChange w:id="403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33" w:author="ETRI-김종원" w:date="2019-12-10T10:44:00Z">
              <w:rPr>
                <w:rFonts w:hint="eastAsia"/>
              </w:rPr>
            </w:rPrChange>
          </w:rPr>
          <w:t>등</w:t>
        </w:r>
        <w:r w:rsidRPr="002646CB">
          <w:rPr>
            <w:rPrChange w:id="403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35" w:author="ETRI-김종원" w:date="2019-12-10T10:44:00Z">
              <w:rPr>
                <w:rFonts w:hint="eastAsia"/>
              </w:rPr>
            </w:rPrChange>
          </w:rPr>
          <w:t>소규모의</w:t>
        </w:r>
        <w:r w:rsidRPr="002646CB">
          <w:rPr>
            <w:rPrChange w:id="403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37" w:author="ETRI-김종원" w:date="2019-12-10T10:44:00Z">
              <w:rPr>
                <w:rFonts w:hint="eastAsia"/>
              </w:rPr>
            </w:rPrChange>
          </w:rPr>
          <w:t>집중적인</w:t>
        </w:r>
        <w:r w:rsidRPr="002646CB">
          <w:rPr>
            <w:rPrChange w:id="403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39" w:author="ETRI-김종원" w:date="2019-12-10T10:44:00Z">
              <w:rPr>
                <w:rFonts w:hint="eastAsia"/>
              </w:rPr>
            </w:rPrChange>
          </w:rPr>
          <w:t>에너지소비지역을</w:t>
        </w:r>
        <w:r w:rsidRPr="002646CB">
          <w:rPr>
            <w:rPrChange w:id="404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41" w:author="ETRI-김종원" w:date="2019-12-10T10:44:00Z">
              <w:rPr>
                <w:rFonts w:hint="eastAsia"/>
              </w:rPr>
            </w:rPrChange>
          </w:rPr>
          <w:t>대상으로</w:t>
        </w:r>
        <w:r w:rsidRPr="002646CB">
          <w:rPr>
            <w:rPrChange w:id="404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43" w:author="ETRI-김종원" w:date="2019-12-10T10:44:00Z">
              <w:rPr>
                <w:rFonts w:hint="eastAsia"/>
              </w:rPr>
            </w:rPrChange>
          </w:rPr>
          <w:t>소형</w:t>
        </w:r>
        <w:r w:rsidRPr="002646CB">
          <w:rPr>
            <w:rPrChange w:id="4044" w:author="ETRI-김종원" w:date="2019-12-10T10:44:00Z">
              <w:rPr/>
            </w:rPrChange>
          </w:rPr>
          <w:t xml:space="preserve"> CHP</w:t>
        </w:r>
        <w:r w:rsidRPr="002646CB">
          <w:rPr>
            <w:rFonts w:hint="eastAsia"/>
            <w:rPrChange w:id="4045" w:author="ETRI-김종원" w:date="2019-12-10T10:44:00Z">
              <w:rPr>
                <w:rFonts w:hint="eastAsia"/>
              </w:rPr>
            </w:rPrChange>
          </w:rPr>
          <w:t>를</w:t>
        </w:r>
        <w:r w:rsidRPr="002646CB">
          <w:rPr>
            <w:rPrChange w:id="404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47" w:author="ETRI-김종원" w:date="2019-12-10T10:44:00Z">
              <w:rPr>
                <w:rFonts w:hint="eastAsia"/>
              </w:rPr>
            </w:rPrChange>
          </w:rPr>
          <w:t>활용하여</w:t>
        </w:r>
        <w:r w:rsidRPr="002646CB">
          <w:rPr>
            <w:rPrChange w:id="404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49" w:author="ETRI-김종원" w:date="2019-12-10T10:44:00Z">
              <w:rPr>
                <w:rFonts w:hint="eastAsia"/>
              </w:rPr>
            </w:rPrChange>
          </w:rPr>
          <w:t>냉방</w:t>
        </w:r>
        <w:r w:rsidRPr="002646CB">
          <w:rPr>
            <w:rPrChange w:id="4050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4051" w:author="ETRI-김종원" w:date="2019-12-10T10:44:00Z">
              <w:rPr>
                <w:rFonts w:hint="eastAsia"/>
              </w:rPr>
            </w:rPrChange>
          </w:rPr>
          <w:t>난방</w:t>
        </w:r>
        <w:r w:rsidRPr="002646CB">
          <w:rPr>
            <w:rPrChange w:id="405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53" w:author="ETRI-김종원" w:date="2019-12-10T10:44:00Z">
              <w:rPr>
                <w:rFonts w:hint="eastAsia"/>
              </w:rPr>
            </w:rPrChange>
          </w:rPr>
          <w:t>및</w:t>
        </w:r>
        <w:r w:rsidRPr="002646CB">
          <w:rPr>
            <w:rPrChange w:id="405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55" w:author="ETRI-김종원" w:date="2019-12-10T10:44:00Z">
              <w:rPr>
                <w:rFonts w:hint="eastAsia"/>
              </w:rPr>
            </w:rPrChange>
          </w:rPr>
          <w:t>전기를</w:t>
        </w:r>
        <w:r w:rsidRPr="002646CB">
          <w:rPr>
            <w:rPrChange w:id="405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57" w:author="ETRI-김종원" w:date="2019-12-10T10:44:00Z">
              <w:rPr>
                <w:rFonts w:hint="eastAsia"/>
              </w:rPr>
            </w:rPrChange>
          </w:rPr>
          <w:t>일괄</w:t>
        </w:r>
        <w:r w:rsidRPr="002646CB">
          <w:rPr>
            <w:rPrChange w:id="405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59" w:author="ETRI-김종원" w:date="2019-12-10T10:44:00Z">
              <w:rPr>
                <w:rFonts w:hint="eastAsia"/>
              </w:rPr>
            </w:rPrChange>
          </w:rPr>
          <w:t>생산하여</w:t>
        </w:r>
        <w:r w:rsidRPr="002646CB">
          <w:rPr>
            <w:rPrChange w:id="406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61" w:author="ETRI-김종원" w:date="2019-12-10T10:44:00Z">
              <w:rPr>
                <w:rFonts w:hint="eastAsia"/>
              </w:rPr>
            </w:rPrChange>
          </w:rPr>
          <w:t>공급할</w:t>
        </w:r>
        <w:r w:rsidRPr="002646CB">
          <w:rPr>
            <w:rPrChange w:id="406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63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PrChange w:id="406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65" w:author="ETRI-김종원" w:date="2019-12-10T10:44:00Z">
              <w:rPr>
                <w:rFonts w:hint="eastAsia"/>
              </w:rPr>
            </w:rPrChange>
          </w:rPr>
          <w:t>있는</w:t>
        </w:r>
        <w:r w:rsidRPr="002646CB">
          <w:rPr>
            <w:rPrChange w:id="406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67" w:author="ETRI-김종원" w:date="2019-12-10T10:44:00Z">
              <w:rPr>
                <w:rFonts w:hint="eastAsia"/>
              </w:rPr>
            </w:rPrChange>
          </w:rPr>
          <w:t>사업장을</w:t>
        </w:r>
        <w:r w:rsidRPr="002646CB">
          <w:rPr>
            <w:rPrChange w:id="406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69" w:author="ETRI-김종원" w:date="2019-12-10T10:44:00Z">
              <w:rPr>
                <w:rFonts w:hint="eastAsia"/>
              </w:rPr>
            </w:rPrChange>
          </w:rPr>
          <w:t>대상으로</w:t>
        </w:r>
        <w:r w:rsidRPr="002646CB">
          <w:rPr>
            <w:rPrChange w:id="407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71" w:author="ETRI-김종원" w:date="2019-12-10T10:44:00Z">
              <w:rPr>
                <w:rFonts w:hint="eastAsia"/>
              </w:rPr>
            </w:rPrChange>
          </w:rPr>
          <w:t>한다</w:t>
        </w:r>
        <w:r w:rsidRPr="002646CB">
          <w:rPr>
            <w:rPrChange w:id="4072" w:author="ETRI-김종원" w:date="2019-12-10T10:44:00Z">
              <w:rPr/>
            </w:rPrChange>
          </w:rPr>
          <w:t xml:space="preserve">. </w:t>
        </w:r>
        <w:r w:rsidRPr="002646CB">
          <w:rPr>
            <w:rFonts w:hint="eastAsia"/>
            <w:rPrChange w:id="4073" w:author="ETRI-김종원" w:date="2019-12-10T10:44:00Z">
              <w:rPr>
                <w:rFonts w:hint="eastAsia"/>
              </w:rPr>
            </w:rPrChange>
          </w:rPr>
          <w:t>열병합발전</w:t>
        </w:r>
        <w:r w:rsidRPr="002646CB">
          <w:rPr>
            <w:rPrChange w:id="407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75" w:author="ETRI-김종원" w:date="2019-12-10T10:44:00Z">
              <w:rPr>
                <w:rFonts w:hint="eastAsia"/>
              </w:rPr>
            </w:rPrChange>
          </w:rPr>
          <w:t>시설을</w:t>
        </w:r>
        <w:r w:rsidRPr="002646CB">
          <w:rPr>
            <w:rPrChange w:id="407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77" w:author="ETRI-김종원" w:date="2019-12-10T10:44:00Z">
              <w:rPr>
                <w:rFonts w:hint="eastAsia"/>
              </w:rPr>
            </w:rPrChange>
          </w:rPr>
          <w:t>중심으로</w:t>
        </w:r>
        <w:r w:rsidRPr="002646CB">
          <w:rPr>
            <w:rPrChange w:id="4078" w:author="ETRI-김종원" w:date="2019-12-10T10:44:00Z">
              <w:rPr/>
            </w:rPrChange>
          </w:rPr>
          <w:t xml:space="preserve"> EES</w:t>
        </w:r>
        <w:r w:rsidRPr="002646CB">
          <w:rPr>
            <w:rFonts w:hint="eastAsia"/>
            <w:rPrChange w:id="4079" w:author="ETRI-김종원" w:date="2019-12-10T10:44:00Z">
              <w:rPr>
                <w:rFonts w:hint="eastAsia"/>
              </w:rPr>
            </w:rPrChange>
          </w:rPr>
          <w:t>시스템이나</w:t>
        </w:r>
        <w:r w:rsidRPr="002646CB">
          <w:rPr>
            <w:rPrChange w:id="408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81" w:author="ETRI-김종원" w:date="2019-12-10T10:44:00Z">
              <w:rPr>
                <w:rFonts w:hint="eastAsia"/>
              </w:rPr>
            </w:rPrChange>
          </w:rPr>
          <w:t>신재생에너지의</w:t>
        </w:r>
        <w:r w:rsidRPr="002646CB">
          <w:rPr>
            <w:rPrChange w:id="408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83" w:author="ETRI-김종원" w:date="2019-12-10T10:44:00Z">
              <w:rPr>
                <w:rFonts w:hint="eastAsia"/>
              </w:rPr>
            </w:rPrChange>
          </w:rPr>
          <w:t>신규도입을</w:t>
        </w:r>
        <w:r w:rsidRPr="002646CB">
          <w:rPr>
            <w:rPrChange w:id="408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85" w:author="ETRI-김종원" w:date="2019-12-10T10:44:00Z">
              <w:rPr>
                <w:rFonts w:hint="eastAsia"/>
              </w:rPr>
            </w:rPrChange>
          </w:rPr>
          <w:t>용이하게</w:t>
        </w:r>
        <w:r w:rsidRPr="002646CB">
          <w:rPr>
            <w:rPrChange w:id="408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87" w:author="ETRI-김종원" w:date="2019-12-10T10:44:00Z">
              <w:rPr>
                <w:rFonts w:hint="eastAsia"/>
              </w:rPr>
            </w:rPrChange>
          </w:rPr>
          <w:t>하기위해</w:t>
        </w:r>
        <w:r w:rsidRPr="002646CB">
          <w:rPr>
            <w:rPrChange w:id="408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89" w:author="ETRI-김종원" w:date="2019-12-10T10:44:00Z">
              <w:rPr>
                <w:rFonts w:hint="eastAsia"/>
              </w:rPr>
            </w:rPrChange>
          </w:rPr>
          <w:t>마이크로그리드를</w:t>
        </w:r>
        <w:r w:rsidRPr="002646CB">
          <w:rPr>
            <w:rPrChange w:id="409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91" w:author="ETRI-김종원" w:date="2019-12-10T10:44:00Z">
              <w:rPr>
                <w:rFonts w:hint="eastAsia"/>
              </w:rPr>
            </w:rPrChange>
          </w:rPr>
          <w:t>구현하여</w:t>
        </w:r>
        <w:r w:rsidRPr="002646CB">
          <w:rPr>
            <w:rPrChange w:id="409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93" w:author="ETRI-김종원" w:date="2019-12-10T10:44:00Z">
              <w:rPr>
                <w:rFonts w:hint="eastAsia"/>
              </w:rPr>
            </w:rPrChange>
          </w:rPr>
          <w:t>부하를</w:t>
        </w:r>
        <w:r w:rsidRPr="002646CB">
          <w:rPr>
            <w:rPrChange w:id="409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95" w:author="ETRI-김종원" w:date="2019-12-10T10:44:00Z">
              <w:rPr>
                <w:rFonts w:hint="eastAsia"/>
              </w:rPr>
            </w:rPrChange>
          </w:rPr>
          <w:t>운전</w:t>
        </w:r>
        <w:r w:rsidRPr="002646CB">
          <w:rPr>
            <w:rPrChange w:id="409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97" w:author="ETRI-김종원" w:date="2019-12-10T10:44:00Z">
              <w:rPr>
                <w:rFonts w:hint="eastAsia"/>
              </w:rPr>
            </w:rPrChange>
          </w:rPr>
          <w:t>및</w:t>
        </w:r>
        <w:r w:rsidRPr="002646CB">
          <w:rPr>
            <w:rPrChange w:id="409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099" w:author="ETRI-김종원" w:date="2019-12-10T10:44:00Z">
              <w:rPr>
                <w:rFonts w:hint="eastAsia"/>
              </w:rPr>
            </w:rPrChange>
          </w:rPr>
          <w:t>제어하는</w:t>
        </w:r>
        <w:r w:rsidRPr="002646CB">
          <w:rPr>
            <w:rPrChange w:id="410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01" w:author="ETRI-김종원" w:date="2019-12-10T10:44:00Z">
              <w:rPr>
                <w:rFonts w:hint="eastAsia"/>
              </w:rPr>
            </w:rPrChange>
          </w:rPr>
          <w:t>시스템</w:t>
        </w:r>
        <w:r w:rsidRPr="002646CB">
          <w:rPr>
            <w:rPrChange w:id="410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03" w:author="ETRI-김종원" w:date="2019-12-10T10:44:00Z">
              <w:rPr>
                <w:rFonts w:hint="eastAsia"/>
              </w:rPr>
            </w:rPrChange>
          </w:rPr>
          <w:t>혹은</w:t>
        </w:r>
        <w:r w:rsidRPr="002646CB">
          <w:rPr>
            <w:rPrChange w:id="410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05" w:author="ETRI-김종원" w:date="2019-12-10T10:44:00Z">
              <w:rPr>
                <w:rFonts w:hint="eastAsia"/>
              </w:rPr>
            </w:rPrChange>
          </w:rPr>
          <w:t>서비스</w:t>
        </w:r>
      </w:ins>
      <w:ins w:id="4106" w:author="박 진상" w:date="2019-10-09T14:51:00Z">
        <w:r w:rsidR="00A7689A" w:rsidRPr="002646CB">
          <w:rPr>
            <w:rFonts w:hint="eastAsia"/>
            <w:rPrChange w:id="4107" w:author="ETRI-김종원" w:date="2019-12-10T10:44:00Z">
              <w:rPr>
                <w:rFonts w:hint="eastAsia"/>
              </w:rPr>
            </w:rPrChange>
          </w:rPr>
          <w:t>이다</w:t>
        </w:r>
        <w:r w:rsidR="00A7689A" w:rsidRPr="002646CB">
          <w:rPr>
            <w:rPrChange w:id="4108" w:author="ETRI-김종원" w:date="2019-12-10T10:44:00Z">
              <w:rPr/>
            </w:rPrChange>
          </w:rPr>
          <w:t>.</w:t>
        </w:r>
      </w:ins>
    </w:p>
    <w:p w14:paraId="78E228E7" w14:textId="77777777" w:rsidR="005766F9" w:rsidRPr="002646CB" w:rsidRDefault="005766F9" w:rsidP="005766F9">
      <w:pPr>
        <w:rPr>
          <w:ins w:id="4109" w:author="박 진상" w:date="2019-10-09T13:17:00Z"/>
          <w:rPrChange w:id="4110" w:author="ETRI-김종원" w:date="2019-12-10T10:44:00Z">
            <w:rPr>
              <w:ins w:id="4111" w:author="박 진상" w:date="2019-10-09T13:17:00Z"/>
            </w:rPr>
          </w:rPrChange>
        </w:rPr>
      </w:pPr>
    </w:p>
    <w:p w14:paraId="1748284C" w14:textId="127FF5B7" w:rsidR="005766F9" w:rsidRPr="002646CB" w:rsidRDefault="005766F9" w:rsidP="005766F9">
      <w:pPr>
        <w:rPr>
          <w:ins w:id="4112" w:author="박 진상" w:date="2019-10-09T13:17:00Z"/>
          <w:rPrChange w:id="4113" w:author="ETRI-김종원" w:date="2019-12-10T10:44:00Z">
            <w:rPr>
              <w:ins w:id="4114" w:author="박 진상" w:date="2019-10-09T13:17:00Z"/>
            </w:rPr>
          </w:rPrChange>
        </w:rPr>
      </w:pPr>
      <w:ins w:id="4115" w:author="박 진상" w:date="2019-10-09T13:17:00Z">
        <w:r w:rsidRPr="002646CB">
          <w:rPr>
            <w:rFonts w:hint="eastAsia"/>
            <w:rPrChange w:id="4116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117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118" w:author="ETRI-김종원" w:date="2019-12-10T10:44:00Z">
              <w:rPr>
                <w:rFonts w:hint="eastAsia"/>
              </w:rPr>
            </w:rPrChange>
          </w:rPr>
          <w:t xml:space="preserve">: </w:t>
        </w:r>
      </w:ins>
      <w:ins w:id="4119" w:author="박 진상" w:date="2019-10-09T13:20:00Z">
        <w:r w:rsidRPr="002646CB">
          <w:rPr>
            <w:rFonts w:hint="eastAsia"/>
            <w:rPrChange w:id="4120" w:author="ETRI-김종원" w:date="2019-12-10T10:44:00Z">
              <w:rPr>
                <w:rFonts w:hint="eastAsia"/>
              </w:rPr>
            </w:rPrChange>
          </w:rPr>
          <w:t>S</w:t>
        </w:r>
        <w:r w:rsidRPr="002646CB">
          <w:rPr>
            <w:rPrChange w:id="4121" w:author="ETRI-김종원" w:date="2019-12-10T10:44:00Z">
              <w:rPr/>
            </w:rPrChange>
          </w:rPr>
          <w:t>GSF-0</w:t>
        </w:r>
        <w:r w:rsidRPr="002646CB">
          <w:rPr>
            <w:rFonts w:hint="eastAsia"/>
            <w:rPrChange w:id="4122" w:author="ETRI-김종원" w:date="2019-12-10T10:44:00Z">
              <w:rPr>
                <w:rFonts w:hint="eastAsia"/>
              </w:rPr>
            </w:rPrChange>
          </w:rPr>
          <w:t>11</w:t>
        </w:r>
        <w:r w:rsidRPr="002646CB">
          <w:rPr>
            <w:rPrChange w:id="4123" w:author="ETRI-김종원" w:date="2019-12-10T10:44:00Z">
              <w:rPr/>
            </w:rPrChange>
          </w:rPr>
          <w:t>-</w:t>
        </w:r>
        <w:r w:rsidRPr="002646CB">
          <w:rPr>
            <w:rFonts w:hint="eastAsia"/>
            <w:rPrChange w:id="4124" w:author="ETRI-김종원" w:date="2019-12-10T10:44:00Z">
              <w:rPr>
                <w:rFonts w:hint="eastAsia"/>
              </w:rPr>
            </w:rPrChange>
          </w:rPr>
          <w:t>3-1</w:t>
        </w:r>
        <w:r w:rsidRPr="002646CB">
          <w:rPr>
            <w:rPrChange w:id="4125" w:author="ETRI-김종원" w:date="2019-12-10T10:44:00Z">
              <w:rPr/>
            </w:rPrChange>
          </w:rPr>
          <w:t xml:space="preserve">:2017, </w:t>
        </w:r>
        <w:r w:rsidRPr="002646CB">
          <w:rPr>
            <w:rFonts w:hint="eastAsia"/>
            <w:rPrChange w:id="4126" w:author="ETRI-김종원" w:date="2019-12-10T10:44:00Z">
              <w:rPr>
                <w:rFonts w:hint="eastAsia"/>
              </w:rPr>
            </w:rPrChange>
          </w:rPr>
          <w:t>P</w:t>
        </w:r>
        <w:r w:rsidRPr="002646CB">
          <w:rPr>
            <w:rPrChange w:id="4127" w:author="ETRI-김종원" w:date="2019-12-10T10:44:00Z">
              <w:rPr/>
            </w:rPrChange>
          </w:rPr>
          <w:t>art 1</w:t>
        </w:r>
      </w:ins>
      <w:ins w:id="4128" w:author="박 진상" w:date="2019-10-09T13:17:00Z">
        <w:r w:rsidRPr="002646CB">
          <w:rPr>
            <w:rFonts w:hint="eastAsia"/>
            <w:rPrChange w:id="4129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50C9E889" w14:textId="77777777" w:rsidR="002C57C7" w:rsidRPr="002646CB" w:rsidRDefault="002C57C7" w:rsidP="002559F2">
      <w:pPr>
        <w:rPr>
          <w:ins w:id="4130" w:author="박 진상" w:date="2019-10-08T06:34:00Z"/>
          <w:rFonts w:ascii="돋움" w:eastAsia="돋움" w:hAnsi="돋움"/>
          <w:b/>
          <w:rPrChange w:id="4131" w:author="ETRI-김종원" w:date="2019-12-10T10:44:00Z">
            <w:rPr>
              <w:ins w:id="4132" w:author="박 진상" w:date="2019-10-08T06:34:00Z"/>
              <w:rFonts w:ascii="돋움" w:eastAsia="돋움" w:hAnsi="돋움"/>
              <w:b/>
            </w:rPr>
          </w:rPrChange>
        </w:rPr>
      </w:pPr>
    </w:p>
    <w:p w14:paraId="7831340E" w14:textId="7E974BE5" w:rsidR="00E201B2" w:rsidRPr="002646CB" w:rsidRDefault="00E201B2" w:rsidP="00E201B2">
      <w:pPr>
        <w:pStyle w:val="34"/>
        <w:rPr>
          <w:ins w:id="4133" w:author="박 진상" w:date="2019-10-08T07:06:00Z"/>
          <w:lang w:eastAsia="ko-KR"/>
          <w:rPrChange w:id="4134" w:author="ETRI-김종원" w:date="2019-12-10T10:44:00Z">
            <w:rPr>
              <w:ins w:id="4135" w:author="박 진상" w:date="2019-10-08T07:06:00Z"/>
              <w:lang w:eastAsia="ko-KR"/>
            </w:rPr>
          </w:rPrChange>
        </w:rPr>
      </w:pPr>
    </w:p>
    <w:p w14:paraId="25C25FCB" w14:textId="5524E075" w:rsidR="00E25847" w:rsidRPr="002646CB" w:rsidRDefault="00E25847" w:rsidP="002559F2">
      <w:pPr>
        <w:rPr>
          <w:ins w:id="4136" w:author="박 진상" w:date="2019-10-08T07:06:00Z"/>
          <w:rFonts w:ascii="돋움" w:eastAsia="돋움" w:hAnsi="돋움"/>
          <w:b/>
          <w:rPrChange w:id="4137" w:author="ETRI-김종원" w:date="2019-12-10T10:44:00Z">
            <w:rPr>
              <w:ins w:id="4138" w:author="박 진상" w:date="2019-10-08T07:06:00Z"/>
              <w:rFonts w:ascii="돋움" w:eastAsia="돋움" w:hAnsi="돋움"/>
              <w:b/>
            </w:rPr>
          </w:rPrChange>
        </w:rPr>
      </w:pPr>
      <w:ins w:id="4139" w:author="박 진상" w:date="2019-10-08T06:34:00Z">
        <w:r w:rsidRPr="002646CB">
          <w:rPr>
            <w:rFonts w:ascii="돋움" w:eastAsia="돋움" w:hAnsi="돋움" w:hint="eastAsia"/>
            <w:b/>
            <w:rPrChange w:id="414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분산</w:t>
        </w:r>
      </w:ins>
      <w:ins w:id="4141" w:author="ETRI-김종원" w:date="2019-12-02T17:13:00Z">
        <w:r w:rsidR="005429DC" w:rsidRPr="002646CB">
          <w:rPr>
            <w:rFonts w:ascii="돋움" w:eastAsia="돋움" w:hAnsi="돋움" w:hint="eastAsia"/>
            <w:b/>
            <w:rPrChange w:id="414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자</w:t>
        </w:r>
      </w:ins>
      <w:ins w:id="4143" w:author="박 진상" w:date="2019-10-28T16:53:00Z">
        <w:del w:id="4144" w:author="ETRI-김종원" w:date="2019-12-02T17:13:00Z">
          <w:r w:rsidR="009F0C25" w:rsidRPr="002646CB" w:rsidDel="005429DC">
            <w:rPr>
              <w:rFonts w:ascii="돋움" w:eastAsia="돋움" w:hAnsi="돋움" w:hint="eastAsia"/>
              <w:b/>
              <w:rPrChange w:id="4145" w:author="ETRI-김종원" w:date="2019-12-10T10:44:00Z">
                <w:rPr>
                  <w:rFonts w:ascii="돋움" w:eastAsia="돋움" w:hAnsi="돋움" w:hint="eastAsia"/>
                  <w:b/>
                </w:rPr>
              </w:rPrChange>
            </w:rPr>
            <w:delText>전</w:delText>
          </w:r>
        </w:del>
        <w:r w:rsidR="009F0C25" w:rsidRPr="002646CB">
          <w:rPr>
            <w:rFonts w:ascii="돋움" w:eastAsia="돋움" w:hAnsi="돋움" w:hint="eastAsia"/>
            <w:b/>
            <w:rPrChange w:id="414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원</w:t>
        </w:r>
      </w:ins>
      <w:ins w:id="4147" w:author="박 진상" w:date="2019-10-08T06:34:00Z">
        <w:r w:rsidRPr="002646CB">
          <w:rPr>
            <w:rFonts w:ascii="돋움" w:eastAsia="돋움" w:hAnsi="돋움" w:hint="eastAsia"/>
            <w:b/>
            <w:rPrChange w:id="414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(</w:t>
        </w:r>
        <w:r w:rsidRPr="002646CB">
          <w:rPr>
            <w:rFonts w:ascii="돋움" w:eastAsia="돋움" w:hAnsi="돋움"/>
            <w:b/>
            <w:rPrChange w:id="4149" w:author="ETRI-김종원" w:date="2019-12-10T10:44:00Z">
              <w:rPr>
                <w:rFonts w:ascii="돋움" w:eastAsia="돋움" w:hAnsi="돋움"/>
                <w:b/>
              </w:rPr>
            </w:rPrChange>
          </w:rPr>
          <w:t>DE</w:t>
        </w:r>
      </w:ins>
      <w:ins w:id="4150" w:author="박 진상" w:date="2019-10-08T06:35:00Z">
        <w:r w:rsidRPr="002646CB">
          <w:rPr>
            <w:rFonts w:ascii="돋움" w:eastAsia="돋움" w:hAnsi="돋움"/>
            <w:b/>
            <w:rPrChange w:id="4151" w:author="ETRI-김종원" w:date="2019-12-10T10:44:00Z">
              <w:rPr>
                <w:rFonts w:ascii="돋움" w:eastAsia="돋움" w:hAnsi="돋움"/>
                <w:b/>
              </w:rPr>
            </w:rPrChange>
          </w:rPr>
          <w:t>R)</w:t>
        </w:r>
      </w:ins>
    </w:p>
    <w:p w14:paraId="0FD4FA2E" w14:textId="396EDE7C" w:rsidR="009F0C25" w:rsidRPr="002646CB" w:rsidRDefault="009F0C25" w:rsidP="005766F9">
      <w:pPr>
        <w:rPr>
          <w:ins w:id="4152" w:author="박 진상" w:date="2019-10-28T16:53:00Z"/>
          <w:rPrChange w:id="4153" w:author="ETRI-김종원" w:date="2019-12-10T10:44:00Z">
            <w:rPr>
              <w:ins w:id="4154" w:author="박 진상" w:date="2019-10-28T16:53:00Z"/>
            </w:rPr>
          </w:rPrChange>
        </w:rPr>
      </w:pPr>
      <w:ins w:id="4155" w:author="박 진상" w:date="2019-10-28T16:53:00Z">
        <w:r w:rsidRPr="002646CB">
          <w:rPr>
            <w:rFonts w:hint="eastAsia"/>
            <w:rPrChange w:id="4156" w:author="ETRI-김종원" w:date="2019-12-10T10:44:00Z">
              <w:rPr>
                <w:rFonts w:hint="eastAsia"/>
              </w:rPr>
            </w:rPrChange>
          </w:rPr>
          <w:t>출력이</w:t>
        </w:r>
        <w:r w:rsidRPr="002646CB">
          <w:rPr>
            <w:rFonts w:hint="eastAsia"/>
            <w:rPrChange w:id="415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PrChange w:id="4158" w:author="ETRI-김종원" w:date="2019-12-10T10:44:00Z">
              <w:rPr/>
            </w:rPrChange>
          </w:rPr>
          <w:t>1,000kW</w:t>
        </w:r>
        <w:r w:rsidRPr="002646CB">
          <w:rPr>
            <w:rFonts w:hint="eastAsia"/>
            <w:rPrChange w:id="4159" w:author="ETRI-김종원" w:date="2019-12-10T10:44:00Z">
              <w:rPr>
                <w:rFonts w:hint="eastAsia"/>
              </w:rPr>
            </w:rPrChange>
          </w:rPr>
          <w:t>부터</w:t>
        </w:r>
        <w:r w:rsidRPr="002646CB">
          <w:rPr>
            <w:rFonts w:hint="eastAsia"/>
            <w:rPrChange w:id="416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PrChange w:id="4161" w:author="ETRI-김종원" w:date="2019-12-10T10:44:00Z">
              <w:rPr/>
            </w:rPrChange>
          </w:rPr>
          <w:t xml:space="preserve">100kW </w:t>
        </w:r>
        <w:r w:rsidRPr="002646CB">
          <w:rPr>
            <w:rFonts w:hint="eastAsia"/>
            <w:rPrChange w:id="4162" w:author="ETRI-김종원" w:date="2019-12-10T10:44:00Z">
              <w:rPr>
                <w:rFonts w:hint="eastAsia"/>
              </w:rPr>
            </w:rPrChange>
          </w:rPr>
          <w:t>정도의</w:t>
        </w:r>
        <w:r w:rsidRPr="002646CB">
          <w:rPr>
            <w:rFonts w:hint="eastAsia"/>
            <w:rPrChange w:id="416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64" w:author="ETRI-김종원" w:date="2019-12-10T10:44:00Z">
              <w:rPr>
                <w:rFonts w:hint="eastAsia"/>
              </w:rPr>
            </w:rPrChange>
          </w:rPr>
          <w:t>소규모</w:t>
        </w:r>
        <w:r w:rsidRPr="002646CB">
          <w:rPr>
            <w:rFonts w:hint="eastAsia"/>
            <w:rPrChange w:id="416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66" w:author="ETRI-김종원" w:date="2019-12-10T10:44:00Z">
              <w:rPr>
                <w:rFonts w:hint="eastAsia"/>
              </w:rPr>
            </w:rPrChange>
          </w:rPr>
          <w:t>발전기</w:t>
        </w:r>
        <w:r w:rsidRPr="002646CB">
          <w:rPr>
            <w:rFonts w:hint="eastAsia"/>
            <w:rPrChange w:id="4167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16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69" w:author="ETRI-김종원" w:date="2019-12-10T10:44:00Z">
              <w:rPr>
                <w:rFonts w:hint="eastAsia"/>
              </w:rPr>
            </w:rPrChange>
          </w:rPr>
          <w:t>풍력발전</w:t>
        </w:r>
        <w:r w:rsidRPr="002646CB">
          <w:rPr>
            <w:rFonts w:hint="eastAsia"/>
            <w:rPrChange w:id="4170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17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72" w:author="ETRI-김종원" w:date="2019-12-10T10:44:00Z">
              <w:rPr>
                <w:rFonts w:hint="eastAsia"/>
              </w:rPr>
            </w:rPrChange>
          </w:rPr>
          <w:t>태양광발전</w:t>
        </w:r>
        <w:r w:rsidRPr="002646CB">
          <w:rPr>
            <w:rFonts w:hint="eastAsia"/>
            <w:rPrChange w:id="4173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17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75" w:author="ETRI-김종원" w:date="2019-12-10T10:44:00Z">
              <w:rPr>
                <w:rFonts w:hint="eastAsia"/>
              </w:rPr>
            </w:rPrChange>
          </w:rPr>
          <w:t>연료전지</w:t>
        </w:r>
      </w:ins>
      <w:ins w:id="4176" w:author="박 진상" w:date="2019-10-28T16:54:00Z">
        <w:r w:rsidRPr="002646CB">
          <w:rPr>
            <w:rFonts w:hint="eastAsia"/>
            <w:rPrChange w:id="4177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17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79" w:author="ETRI-김종원" w:date="2019-12-10T10:44:00Z">
              <w:rPr>
                <w:rFonts w:hint="eastAsia"/>
              </w:rPr>
            </w:rPrChange>
          </w:rPr>
          <w:t>폐기물발전</w:t>
        </w:r>
        <w:r w:rsidRPr="002646CB">
          <w:rPr>
            <w:rFonts w:hint="eastAsia"/>
            <w:rPrChange w:id="4180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18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82" w:author="ETRI-김종원" w:date="2019-12-10T10:44:00Z">
              <w:rPr>
                <w:rFonts w:hint="eastAsia"/>
              </w:rPr>
            </w:rPrChange>
          </w:rPr>
          <w:t>바이오매스</w:t>
        </w:r>
        <w:r w:rsidRPr="002646CB">
          <w:rPr>
            <w:rFonts w:hint="eastAsia"/>
            <w:rPrChange w:id="418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84" w:author="ETRI-김종원" w:date="2019-12-10T10:44:00Z">
              <w:rPr>
                <w:rFonts w:hint="eastAsia"/>
              </w:rPr>
            </w:rPrChange>
          </w:rPr>
          <w:t>발전</w:t>
        </w:r>
        <w:r w:rsidRPr="002646CB">
          <w:rPr>
            <w:rFonts w:hint="eastAsia"/>
            <w:rPrChange w:id="4185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18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187" w:author="ETRI-김종원" w:date="2019-12-10T10:44:00Z">
              <w:rPr>
                <w:rFonts w:hint="eastAsia"/>
              </w:rPr>
            </w:rPrChange>
          </w:rPr>
          <w:t>소수력발전</w:t>
        </w:r>
        <w:r w:rsidRPr="002646CB">
          <w:rPr>
            <w:rFonts w:hint="eastAsia"/>
            <w:rPrChange w:id="418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89" w:author="ETRI-김종원" w:date="2019-12-10T10:44:00Z">
              <w:rPr>
                <w:rFonts w:hint="eastAsia"/>
              </w:rPr>
            </w:rPrChange>
          </w:rPr>
          <w:t>및</w:t>
        </w:r>
        <w:r w:rsidRPr="002646CB">
          <w:rPr>
            <w:rFonts w:hint="eastAsia"/>
            <w:rPrChange w:id="419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91" w:author="ETRI-김종원" w:date="2019-12-10T10:44:00Z">
              <w:rPr>
                <w:rFonts w:hint="eastAsia"/>
              </w:rPr>
            </w:rPrChange>
          </w:rPr>
          <w:t>마이크로</w:t>
        </w:r>
        <w:r w:rsidRPr="002646CB">
          <w:rPr>
            <w:rFonts w:hint="eastAsia"/>
            <w:rPrChange w:id="419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93" w:author="ETRI-김종원" w:date="2019-12-10T10:44:00Z">
              <w:rPr>
                <w:rFonts w:hint="eastAsia"/>
              </w:rPr>
            </w:rPrChange>
          </w:rPr>
          <w:t>가스터빈발전</w:t>
        </w:r>
        <w:r w:rsidRPr="002646CB">
          <w:rPr>
            <w:rFonts w:hint="eastAsia"/>
            <w:rPrChange w:id="419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95" w:author="ETRI-김종원" w:date="2019-12-10T10:44:00Z">
              <w:rPr>
                <w:rFonts w:hint="eastAsia"/>
              </w:rPr>
            </w:rPrChange>
          </w:rPr>
          <w:t>등이</w:t>
        </w:r>
        <w:r w:rsidRPr="002646CB">
          <w:rPr>
            <w:rFonts w:hint="eastAsia"/>
            <w:rPrChange w:id="419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197" w:author="ETRI-김종원" w:date="2019-12-10T10:44:00Z">
              <w:rPr>
                <w:rFonts w:hint="eastAsia"/>
              </w:rPr>
            </w:rPrChange>
          </w:rPr>
          <w:t>있음</w:t>
        </w:r>
        <w:r w:rsidRPr="002646CB">
          <w:rPr>
            <w:rFonts w:hint="eastAsia"/>
            <w:rPrChange w:id="4198" w:author="ETRI-김종원" w:date="2019-12-10T10:44:00Z">
              <w:rPr>
                <w:rFonts w:hint="eastAsia"/>
              </w:rPr>
            </w:rPrChange>
          </w:rPr>
          <w:t>.</w:t>
        </w:r>
        <w:r w:rsidRPr="002646CB">
          <w:rPr>
            <w:rPrChange w:id="419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200" w:author="ETRI-김종원" w:date="2019-12-10T10:44:00Z">
              <w:rPr>
                <w:rFonts w:hint="eastAsia"/>
              </w:rPr>
            </w:rPrChange>
          </w:rPr>
          <w:t>이는</w:t>
        </w:r>
        <w:r w:rsidRPr="002646CB">
          <w:rPr>
            <w:rFonts w:hint="eastAsia"/>
            <w:rPrChange w:id="420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02" w:author="ETRI-김종원" w:date="2019-12-10T10:44:00Z">
              <w:rPr>
                <w:rFonts w:hint="eastAsia"/>
              </w:rPr>
            </w:rPrChange>
          </w:rPr>
          <w:t>경제성이</w:t>
        </w:r>
        <w:r w:rsidRPr="002646CB">
          <w:rPr>
            <w:rFonts w:hint="eastAsia"/>
            <w:rPrChange w:id="420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04" w:author="ETRI-김종원" w:date="2019-12-10T10:44:00Z">
              <w:rPr>
                <w:rFonts w:hint="eastAsia"/>
              </w:rPr>
            </w:rPrChange>
          </w:rPr>
          <w:t>높고</w:t>
        </w:r>
        <w:r w:rsidRPr="002646CB">
          <w:rPr>
            <w:rFonts w:hint="eastAsia"/>
            <w:rPrChange w:id="420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06" w:author="ETRI-김종원" w:date="2019-12-10T10:44:00Z">
              <w:rPr>
                <w:rFonts w:hint="eastAsia"/>
              </w:rPr>
            </w:rPrChange>
          </w:rPr>
          <w:t>수요지에</w:t>
        </w:r>
        <w:r w:rsidRPr="002646CB">
          <w:rPr>
            <w:rFonts w:hint="eastAsia"/>
            <w:rPrChange w:id="420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08" w:author="ETRI-김종원" w:date="2019-12-10T10:44:00Z">
              <w:rPr>
                <w:rFonts w:hint="eastAsia"/>
              </w:rPr>
            </w:rPrChange>
          </w:rPr>
          <w:t>근접하여</w:t>
        </w:r>
        <w:r w:rsidRPr="002646CB">
          <w:rPr>
            <w:rFonts w:hint="eastAsia"/>
            <w:rPrChange w:id="420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10" w:author="ETRI-김종원" w:date="2019-12-10T10:44:00Z">
              <w:rPr>
                <w:rFonts w:hint="eastAsia"/>
              </w:rPr>
            </w:rPrChange>
          </w:rPr>
          <w:t>건설할</w:t>
        </w:r>
        <w:r w:rsidRPr="002646CB">
          <w:rPr>
            <w:rFonts w:hint="eastAsia"/>
            <w:rPrChange w:id="421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12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hint="eastAsia"/>
            <w:rPrChange w:id="421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14" w:author="ETRI-김종원" w:date="2019-12-10T10:44:00Z">
              <w:rPr>
                <w:rFonts w:hint="eastAsia"/>
              </w:rPr>
            </w:rPrChange>
          </w:rPr>
          <w:t>있으며</w:t>
        </w:r>
        <w:r w:rsidRPr="002646CB">
          <w:rPr>
            <w:rFonts w:hint="eastAsia"/>
            <w:rPrChange w:id="4215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21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217" w:author="ETRI-김종원" w:date="2019-12-10T10:44:00Z">
              <w:rPr>
                <w:rFonts w:hint="eastAsia"/>
              </w:rPr>
            </w:rPrChange>
          </w:rPr>
          <w:t>친환경적이며</w:t>
        </w:r>
        <w:r w:rsidRPr="002646CB">
          <w:rPr>
            <w:rFonts w:hint="eastAsia"/>
            <w:rPrChange w:id="4218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21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220" w:author="ETRI-김종원" w:date="2019-12-10T10:44:00Z">
              <w:rPr>
                <w:rFonts w:hint="eastAsia"/>
              </w:rPr>
            </w:rPrChange>
          </w:rPr>
          <w:t>송전비용이</w:t>
        </w:r>
        <w:r w:rsidRPr="002646CB">
          <w:rPr>
            <w:rFonts w:hint="eastAsia"/>
            <w:rPrChange w:id="422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22" w:author="ETRI-김종원" w:date="2019-12-10T10:44:00Z">
              <w:rPr>
                <w:rFonts w:hint="eastAsia"/>
              </w:rPr>
            </w:rPrChange>
          </w:rPr>
          <w:t>없고</w:t>
        </w:r>
        <w:r w:rsidRPr="002646CB">
          <w:rPr>
            <w:rFonts w:hint="eastAsia"/>
            <w:rPrChange w:id="4223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22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225" w:author="ETRI-김종원" w:date="2019-12-10T10:44:00Z">
              <w:rPr>
                <w:rFonts w:hint="eastAsia"/>
              </w:rPr>
            </w:rPrChange>
          </w:rPr>
          <w:t>배전비용은</w:t>
        </w:r>
        <w:r w:rsidRPr="002646CB">
          <w:rPr>
            <w:rFonts w:hint="eastAsia"/>
            <w:rPrChange w:id="422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27" w:author="ETRI-김종원" w:date="2019-12-10T10:44:00Z">
              <w:rPr>
                <w:rFonts w:hint="eastAsia"/>
              </w:rPr>
            </w:rPrChange>
          </w:rPr>
          <w:t>약</w:t>
        </w:r>
        <w:r w:rsidRPr="002646CB">
          <w:rPr>
            <w:rFonts w:hint="eastAsia"/>
            <w:rPrChange w:id="422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29" w:author="ETRI-김종원" w:date="2019-12-10T10:44:00Z">
              <w:rPr>
                <w:rFonts w:hint="eastAsia"/>
              </w:rPr>
            </w:rPrChange>
          </w:rPr>
          <w:t>절반이면</w:t>
        </w:r>
        <w:r w:rsidRPr="002646CB">
          <w:rPr>
            <w:rFonts w:hint="eastAsia"/>
            <w:rPrChange w:id="423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231" w:author="ETRI-김종원" w:date="2019-12-10T10:44:00Z">
              <w:rPr>
                <w:rFonts w:hint="eastAsia"/>
              </w:rPr>
            </w:rPrChange>
          </w:rPr>
          <w:t>됨</w:t>
        </w:r>
      </w:ins>
    </w:p>
    <w:p w14:paraId="0ADA38A0" w14:textId="77777777" w:rsidR="009F0C25" w:rsidRPr="002646CB" w:rsidRDefault="009F0C25" w:rsidP="005766F9">
      <w:pPr>
        <w:rPr>
          <w:ins w:id="4232" w:author="박 진상" w:date="2019-10-28T16:53:00Z"/>
          <w:rPrChange w:id="4233" w:author="ETRI-김종원" w:date="2019-12-10T10:44:00Z">
            <w:rPr>
              <w:ins w:id="4234" w:author="박 진상" w:date="2019-10-28T16:53:00Z"/>
            </w:rPr>
          </w:rPrChange>
        </w:rPr>
      </w:pPr>
    </w:p>
    <w:p w14:paraId="28458C66" w14:textId="557E31B3" w:rsidR="00E732E9" w:rsidRPr="002646CB" w:rsidRDefault="00E732E9" w:rsidP="00E732E9">
      <w:pPr>
        <w:rPr>
          <w:ins w:id="4235" w:author="박 진상" w:date="2019-10-09T13:45:00Z"/>
          <w:rPrChange w:id="4236" w:author="ETRI-김종원" w:date="2019-12-10T10:44:00Z">
            <w:rPr>
              <w:ins w:id="4237" w:author="박 진상" w:date="2019-10-09T13:45:00Z"/>
            </w:rPr>
          </w:rPrChange>
        </w:rPr>
      </w:pPr>
      <w:ins w:id="4238" w:author="박 진상" w:date="2019-10-09T13:45:00Z">
        <w:r w:rsidRPr="002646CB">
          <w:rPr>
            <w:rFonts w:hint="eastAsia"/>
            <w:rPrChange w:id="4239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240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241" w:author="ETRI-김종원" w:date="2019-12-10T10:44:00Z">
              <w:rPr>
                <w:rFonts w:hint="eastAsia"/>
              </w:rPr>
            </w:rPrChange>
          </w:rPr>
          <w:t xml:space="preserve">: </w:t>
        </w:r>
      </w:ins>
      <w:ins w:id="4242" w:author="박 진상" w:date="2019-10-28T16:55:00Z">
        <w:r w:rsidR="009F0C25" w:rsidRPr="002646CB">
          <w:rPr>
            <w:rFonts w:hint="eastAsia"/>
            <w:rPrChange w:id="4243" w:author="ETRI-김종원" w:date="2019-12-10T10:44:00Z">
              <w:rPr>
                <w:rFonts w:hint="eastAsia"/>
              </w:rPr>
            </w:rPrChange>
          </w:rPr>
          <w:t>스마트그리드용어사전</w:t>
        </w:r>
      </w:ins>
      <w:ins w:id="4244" w:author="박 진상" w:date="2019-10-09T13:45:00Z">
        <w:r w:rsidRPr="002646CB">
          <w:rPr>
            <w:rFonts w:hint="eastAsia"/>
            <w:rPrChange w:id="4245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00647EA1" w14:textId="55F2C965" w:rsidR="002C57C7" w:rsidRPr="002646CB" w:rsidRDefault="002C57C7" w:rsidP="002559F2">
      <w:pPr>
        <w:rPr>
          <w:ins w:id="4246" w:author="박 진상" w:date="2019-10-09T13:56:00Z"/>
          <w:rFonts w:ascii="돋움" w:eastAsia="돋움" w:hAnsi="돋움"/>
          <w:b/>
          <w:rPrChange w:id="4247" w:author="ETRI-김종원" w:date="2019-12-10T10:44:00Z">
            <w:rPr>
              <w:ins w:id="4248" w:author="박 진상" w:date="2019-10-09T13:56:00Z"/>
              <w:rFonts w:ascii="돋움" w:eastAsia="돋움" w:hAnsi="돋움"/>
              <w:b/>
            </w:rPr>
          </w:rPrChange>
        </w:rPr>
      </w:pPr>
    </w:p>
    <w:p w14:paraId="01AA6AD6" w14:textId="77777777" w:rsidR="007C2844" w:rsidRPr="002646CB" w:rsidRDefault="007C2844" w:rsidP="007C2844">
      <w:pPr>
        <w:pStyle w:val="34"/>
        <w:rPr>
          <w:ins w:id="4249" w:author="박 진상" w:date="2019-10-09T13:56:00Z"/>
          <w:lang w:eastAsia="ko-KR"/>
          <w:rPrChange w:id="4250" w:author="ETRI-김종원" w:date="2019-12-10T10:44:00Z">
            <w:rPr>
              <w:ins w:id="4251" w:author="박 진상" w:date="2019-10-09T13:56:00Z"/>
              <w:lang w:eastAsia="ko-KR"/>
            </w:rPr>
          </w:rPrChange>
        </w:rPr>
      </w:pPr>
    </w:p>
    <w:p w14:paraId="5B4E4E33" w14:textId="7F4960ED" w:rsidR="007C2844" w:rsidRPr="002646CB" w:rsidRDefault="007C2844" w:rsidP="007C2844">
      <w:pPr>
        <w:rPr>
          <w:ins w:id="4252" w:author="박 진상" w:date="2019-10-09T13:56:00Z"/>
          <w:rFonts w:ascii="돋움" w:eastAsia="돋움" w:hAnsi="돋움"/>
          <w:b/>
          <w:rPrChange w:id="4253" w:author="ETRI-김종원" w:date="2019-12-10T10:44:00Z">
            <w:rPr>
              <w:ins w:id="4254" w:author="박 진상" w:date="2019-10-09T13:56:00Z"/>
              <w:rFonts w:ascii="돋움" w:eastAsia="돋움" w:hAnsi="돋움"/>
              <w:b/>
            </w:rPr>
          </w:rPrChange>
        </w:rPr>
      </w:pPr>
      <w:ins w:id="4255" w:author="박 진상" w:date="2019-10-09T13:56:00Z">
        <w:r w:rsidRPr="002646CB">
          <w:rPr>
            <w:rFonts w:ascii="돋움" w:eastAsia="돋움" w:hAnsi="돋움" w:hint="eastAsia"/>
            <w:b/>
            <w:rPrChange w:id="425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분산전원(DG, Distributed Generation)</w:t>
        </w:r>
      </w:ins>
    </w:p>
    <w:p w14:paraId="2985314E" w14:textId="77777777" w:rsidR="007C2844" w:rsidRPr="002646CB" w:rsidRDefault="007C2844" w:rsidP="007C2844">
      <w:pPr>
        <w:rPr>
          <w:ins w:id="4257" w:author="박 진상" w:date="2019-10-09T13:57:00Z"/>
          <w:rPrChange w:id="4258" w:author="ETRI-김종원" w:date="2019-12-10T10:44:00Z">
            <w:rPr>
              <w:ins w:id="4259" w:author="박 진상" w:date="2019-10-09T13:57:00Z"/>
              <w:color w:val="000000" w:themeColor="text1"/>
            </w:rPr>
          </w:rPrChange>
        </w:rPr>
      </w:pPr>
      <w:ins w:id="4260" w:author="박 진상" w:date="2019-10-09T13:56:00Z">
        <w:r w:rsidRPr="002646CB">
          <w:rPr>
            <w:rFonts w:hint="eastAsia"/>
            <w:rPrChange w:id="4261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소용량의</w:t>
        </w:r>
        <w:r w:rsidRPr="002646CB">
          <w:rPr>
            <w:rPrChange w:id="4262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6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모듈화된</w:t>
        </w:r>
        <w:r w:rsidRPr="002646CB">
          <w:rPr>
            <w:rPrChange w:id="4264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65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발전원으로서</w:t>
        </w:r>
        <w:r w:rsidRPr="002646CB">
          <w:rPr>
            <w:rPrChange w:id="4266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67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</w:t>
        </w:r>
        <w:r w:rsidRPr="002646CB">
          <w:rPr>
            <w:rPrChange w:id="4268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69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가능한</w:t>
        </w:r>
        <w:r w:rsidRPr="002646CB">
          <w:rPr>
            <w:rPrChange w:id="4270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71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전원과</w:t>
        </w:r>
        <w:r w:rsidRPr="002646CB">
          <w:rPr>
            <w:rPrChange w:id="4272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7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제어가</w:t>
        </w:r>
        <w:r w:rsidRPr="002646CB">
          <w:rPr>
            <w:rPrChange w:id="4274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75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불가능하거나</w:t>
        </w:r>
        <w:r w:rsidRPr="002646CB">
          <w:rPr>
            <w:rPrChange w:id="4276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77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제한적인</w:t>
        </w:r>
        <w:r w:rsidRPr="002646CB">
          <w:rPr>
            <w:rPrChange w:id="4278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79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전원이</w:t>
        </w:r>
        <w:r w:rsidRPr="002646CB">
          <w:rPr>
            <w:rPrChange w:id="4280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81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있다</w:t>
        </w:r>
        <w:r w:rsidRPr="002646CB">
          <w:rPr>
            <w:rPrChange w:id="4282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. </w:t>
        </w:r>
      </w:ins>
    </w:p>
    <w:p w14:paraId="2EB6874C" w14:textId="16248C45" w:rsidR="007C2844" w:rsidRPr="002646CB" w:rsidRDefault="007C2844">
      <w:pPr>
        <w:pStyle w:val="af6"/>
        <w:numPr>
          <w:ilvl w:val="0"/>
          <w:numId w:val="50"/>
        </w:numPr>
        <w:ind w:leftChars="0"/>
        <w:rPr>
          <w:ins w:id="4283" w:author="박 진상" w:date="2019-10-09T13:56:00Z"/>
          <w:rPrChange w:id="4284" w:author="ETRI-김종원" w:date="2019-12-10T10:44:00Z">
            <w:rPr>
              <w:ins w:id="4285" w:author="박 진상" w:date="2019-10-09T13:56:00Z"/>
              <w:rFonts w:ascii="돋움" w:eastAsia="돋움" w:hAnsi="돋움"/>
              <w:b/>
            </w:rPr>
          </w:rPrChange>
        </w:rPr>
        <w:pPrChange w:id="4286" w:author="박 진상" w:date="2019-10-09T13:57:00Z">
          <w:pPr/>
        </w:pPrChange>
      </w:pPr>
      <w:ins w:id="4287" w:author="박 진상" w:date="2019-10-09T13:56:00Z">
        <w:r w:rsidRPr="002646CB">
          <w:rPr>
            <w:rFonts w:hint="eastAsia"/>
            <w:rPrChange w:id="428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</w:t>
        </w:r>
        <w:r w:rsidRPr="002646CB">
          <w:rPr>
            <w:rPrChange w:id="428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9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가능</w:t>
        </w:r>
        <w:r w:rsidRPr="002646CB">
          <w:rPr>
            <w:rPrChange w:id="429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9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전원：가스터빈</w:t>
        </w:r>
        <w:r w:rsidRPr="002646CB">
          <w:rPr>
            <w:rPrChange w:id="429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429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가스엔진</w:t>
        </w:r>
        <w:r w:rsidRPr="002646CB">
          <w:rPr>
            <w:rPrChange w:id="429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429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연료전지</w:t>
        </w:r>
        <w:r w:rsidRPr="002646CB">
          <w:rPr>
            <w:rPrChange w:id="429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29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등</w:t>
        </w:r>
        <w:r w:rsidRPr="002646CB">
          <w:rPr>
            <w:rPrChange w:id="429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0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가스기반의</w:t>
        </w:r>
        <w:r w:rsidRPr="002646CB">
          <w:rPr>
            <w:rPrChange w:id="430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0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열병합</w:t>
        </w:r>
        <w:r w:rsidRPr="002646CB">
          <w:rPr>
            <w:rPrChange w:id="430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0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발전원과</w:t>
        </w:r>
        <w:r w:rsidRPr="002646CB">
          <w:rPr>
            <w:rPrChange w:id="430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0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디젤</w:t>
        </w:r>
        <w:r w:rsidRPr="002646CB">
          <w:rPr>
            <w:rPrChange w:id="430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0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430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431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소수력</w:t>
        </w:r>
      </w:ins>
      <w:ins w:id="4311" w:author="박 진상" w:date="2019-10-09T13:57:00Z">
        <w:r w:rsidRPr="002646CB">
          <w:rPr>
            <w:rPrChange w:id="4312" w:author="ETRI-김종원" w:date="2019-12-10T10:44:00Z">
              <w:rPr>
                <w:color w:val="000000" w:themeColor="text1"/>
              </w:rPr>
            </w:rPrChange>
          </w:rPr>
          <w:t xml:space="preserve"> </w:t>
        </w:r>
      </w:ins>
      <w:ins w:id="4313" w:author="박 진상" w:date="2019-10-09T13:56:00Z">
        <w:r w:rsidRPr="002646CB">
          <w:rPr>
            <w:rFonts w:hint="eastAsia"/>
            <w:rPrChange w:id="431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431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1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등</w:t>
        </w:r>
      </w:ins>
    </w:p>
    <w:p w14:paraId="70D86771" w14:textId="310FC867" w:rsidR="007C2844" w:rsidRPr="002646CB" w:rsidRDefault="007C2844">
      <w:pPr>
        <w:pStyle w:val="af6"/>
        <w:numPr>
          <w:ilvl w:val="0"/>
          <w:numId w:val="50"/>
        </w:numPr>
        <w:ind w:leftChars="0"/>
        <w:rPr>
          <w:ins w:id="4317" w:author="박 진상" w:date="2019-10-09T13:56:00Z"/>
          <w:rPrChange w:id="4318" w:author="ETRI-김종원" w:date="2019-12-10T10:44:00Z">
            <w:rPr>
              <w:ins w:id="4319" w:author="박 진상" w:date="2019-10-09T13:56:00Z"/>
              <w:rFonts w:ascii="돋움" w:eastAsia="돋움" w:hAnsi="돋움"/>
              <w:b/>
            </w:rPr>
          </w:rPrChange>
        </w:rPr>
        <w:pPrChange w:id="4320" w:author="박 진상" w:date="2019-10-09T13:57:00Z">
          <w:pPr/>
        </w:pPrChange>
      </w:pPr>
      <w:ins w:id="4321" w:author="박 진상" w:date="2019-10-09T13:56:00Z">
        <w:r w:rsidRPr="002646CB">
          <w:rPr>
            <w:rFonts w:hint="eastAsia"/>
            <w:rPrChange w:id="432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</w:t>
        </w:r>
        <w:r w:rsidRPr="002646CB">
          <w:rPr>
            <w:rPrChange w:id="432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2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제한적</w:t>
        </w:r>
        <w:r w:rsidRPr="002646CB">
          <w:rPr>
            <w:rPrChange w:id="432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2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전원：태양광</w:t>
        </w:r>
        <w:r w:rsidRPr="002646CB">
          <w:rPr>
            <w:rPrChange w:id="432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2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432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433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풍력</w:t>
        </w:r>
        <w:r w:rsidRPr="002646CB">
          <w:rPr>
            <w:rPrChange w:id="433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3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433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3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등이</w:t>
        </w:r>
        <w:r w:rsidRPr="002646CB">
          <w:rPr>
            <w:rPrChange w:id="433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3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대표적인</w:t>
        </w:r>
        <w:r w:rsidRPr="002646CB">
          <w:rPr>
            <w:rPrChange w:id="433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433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전원이다</w:t>
        </w:r>
      </w:ins>
    </w:p>
    <w:p w14:paraId="1B0B7C77" w14:textId="4587D310" w:rsidR="007C2844" w:rsidRPr="002646CB" w:rsidRDefault="007C2844" w:rsidP="002559F2">
      <w:pPr>
        <w:rPr>
          <w:ins w:id="4339" w:author="박 진상" w:date="2019-10-09T13:58:00Z"/>
          <w:rFonts w:ascii="돋움" w:eastAsia="돋움" w:hAnsi="돋움"/>
          <w:b/>
          <w:rPrChange w:id="4340" w:author="ETRI-김종원" w:date="2019-12-10T10:44:00Z">
            <w:rPr>
              <w:ins w:id="4341" w:author="박 진상" w:date="2019-10-09T13:58:00Z"/>
              <w:rFonts w:ascii="돋움" w:eastAsia="돋움" w:hAnsi="돋움"/>
              <w:b/>
            </w:rPr>
          </w:rPrChange>
        </w:rPr>
      </w:pPr>
    </w:p>
    <w:p w14:paraId="06B8D6C5" w14:textId="3AD5048E" w:rsidR="007C2844" w:rsidRPr="002646CB" w:rsidRDefault="007C2844" w:rsidP="002559F2">
      <w:pPr>
        <w:rPr>
          <w:ins w:id="4342" w:author="박 진상" w:date="2019-10-09T13:58:00Z"/>
          <w:rFonts w:ascii="돋움" w:eastAsia="돋움" w:hAnsi="돋움"/>
          <w:b/>
          <w:rPrChange w:id="4343" w:author="ETRI-김종원" w:date="2019-12-10T10:44:00Z">
            <w:rPr>
              <w:ins w:id="4344" w:author="박 진상" w:date="2019-10-09T13:58:00Z"/>
              <w:rFonts w:ascii="돋움" w:eastAsia="돋움" w:hAnsi="돋움"/>
              <w:b/>
            </w:rPr>
          </w:rPrChange>
        </w:rPr>
      </w:pPr>
      <w:ins w:id="4345" w:author="박 진상" w:date="2019-10-09T13:58:00Z">
        <w:r w:rsidRPr="002646CB">
          <w:rPr>
            <w:rFonts w:hint="eastAsia"/>
            <w:rPrChange w:id="4346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347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348" w:author="ETRI-김종원" w:date="2019-12-10T10:44:00Z">
              <w:rPr>
                <w:rFonts w:hint="eastAsia"/>
              </w:rPr>
            </w:rPrChange>
          </w:rPr>
          <w:t xml:space="preserve">: </w:t>
        </w:r>
        <w:r w:rsidRPr="002646CB">
          <w:rPr>
            <w:rFonts w:ascii="돋움" w:eastAsia="돋움" w:hAnsi="돋움" w:hint="eastAsia"/>
            <w:b/>
            <w:rPrChange w:id="4349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SPS-SGSF-03-2012-06-1975(단체표준)_Ed1.0</w:t>
        </w:r>
        <w:r w:rsidRPr="002646CB">
          <w:rPr>
            <w:rFonts w:ascii="돋움" w:eastAsia="돋움" w:hAnsi="돋움"/>
            <w:b/>
            <w:rPrChange w:id="4350" w:author="ETRI-김종원" w:date="2019-12-10T10:44:00Z">
              <w:rPr>
                <w:rFonts w:ascii="돋움" w:eastAsia="돋움" w:hAnsi="돋움"/>
                <w:b/>
              </w:rPr>
            </w:rPrChange>
          </w:rPr>
          <w:t>]</w:t>
        </w:r>
      </w:ins>
    </w:p>
    <w:p w14:paraId="2694402D" w14:textId="10027656" w:rsidR="007C2844" w:rsidRPr="002646CB" w:rsidRDefault="007C2844" w:rsidP="002559F2">
      <w:pPr>
        <w:rPr>
          <w:ins w:id="4351" w:author="박 진상" w:date="2019-10-28T17:04:00Z"/>
          <w:rFonts w:ascii="돋움" w:eastAsia="돋움" w:hAnsi="돋움"/>
          <w:b/>
          <w:rPrChange w:id="4352" w:author="ETRI-김종원" w:date="2019-12-10T10:44:00Z">
            <w:rPr>
              <w:ins w:id="4353" w:author="박 진상" w:date="2019-10-28T17:04:00Z"/>
              <w:rFonts w:ascii="돋움" w:eastAsia="돋움" w:hAnsi="돋움"/>
              <w:b/>
            </w:rPr>
          </w:rPrChange>
        </w:rPr>
      </w:pPr>
    </w:p>
    <w:p w14:paraId="54F69D6B" w14:textId="77777777" w:rsidR="00CE01C2" w:rsidRPr="002646CB" w:rsidRDefault="00CE01C2" w:rsidP="00CE01C2">
      <w:pPr>
        <w:pStyle w:val="34"/>
        <w:rPr>
          <w:ins w:id="4354" w:author="박 진상" w:date="2019-10-28T17:04:00Z"/>
          <w:rPrChange w:id="4355" w:author="ETRI-김종원" w:date="2019-12-10T10:44:00Z">
            <w:rPr>
              <w:ins w:id="4356" w:author="박 진상" w:date="2019-10-28T17:04:00Z"/>
              <w:color w:val="000000" w:themeColor="text1"/>
            </w:rPr>
          </w:rPrChange>
        </w:rPr>
      </w:pPr>
    </w:p>
    <w:p w14:paraId="1401F4DB" w14:textId="18E82A14" w:rsidR="00CE01C2" w:rsidRPr="002646CB" w:rsidRDefault="00CE01C2" w:rsidP="00CE01C2">
      <w:pPr>
        <w:rPr>
          <w:ins w:id="4357" w:author="박 진상" w:date="2019-10-28T17:04:00Z"/>
          <w:rFonts w:ascii="돋움" w:eastAsia="돋움" w:hAnsi="돋움"/>
          <w:b/>
          <w:rPrChange w:id="4358" w:author="ETRI-김종원" w:date="2019-12-10T10:44:00Z">
            <w:rPr>
              <w:ins w:id="4359" w:author="박 진상" w:date="2019-10-28T17:04:00Z"/>
              <w:bCs/>
            </w:rPr>
          </w:rPrChange>
        </w:rPr>
      </w:pPr>
      <w:ins w:id="4360" w:author="박 진상" w:date="2019-10-28T17:04:00Z">
        <w:r w:rsidRPr="002646CB">
          <w:rPr>
            <w:rFonts w:ascii="돋움" w:eastAsia="돋움" w:hAnsi="돋움" w:hint="eastAsia"/>
            <w:b/>
            <w:rPrChange w:id="4361" w:author="ETRI-김종원" w:date="2019-12-10T10:44:00Z">
              <w:rPr>
                <w:rFonts w:hint="eastAsia"/>
                <w:b/>
                <w:bCs/>
              </w:rPr>
            </w:rPrChange>
          </w:rPr>
          <w:t>신재생에너지</w:t>
        </w:r>
        <w:r w:rsidRPr="002646CB">
          <w:rPr>
            <w:rFonts w:ascii="돋움" w:eastAsia="돋움" w:hAnsi="돋움"/>
            <w:b/>
            <w:rPrChange w:id="4362" w:author="ETRI-김종원" w:date="2019-12-10T10:44:00Z">
              <w:rPr>
                <w:b/>
                <w:bCs/>
              </w:rPr>
            </w:rPrChange>
          </w:rPr>
          <w:t>(Renewable Energy)</w:t>
        </w:r>
      </w:ins>
    </w:p>
    <w:p w14:paraId="09B7FAED" w14:textId="51A0A011" w:rsidR="00CE01C2" w:rsidRPr="002646CB" w:rsidRDefault="00CE01C2">
      <w:pPr>
        <w:rPr>
          <w:ins w:id="4363" w:author="박 진상" w:date="2019-10-28T17:05:00Z"/>
          <w:rPrChange w:id="4364" w:author="ETRI-김종원" w:date="2019-12-10T10:44:00Z">
            <w:rPr>
              <w:ins w:id="4365" w:author="박 진상" w:date="2019-10-28T17:05:00Z"/>
              <w:rFonts w:cs="Arial"/>
              <w:color w:val="000000" w:themeColor="text1"/>
            </w:rPr>
          </w:rPrChange>
        </w:rPr>
        <w:pPrChange w:id="4366" w:author="ETRI-김종원" w:date="2019-11-04T20:28:00Z">
          <w:pPr>
            <w:ind w:left="200" w:hangingChars="100" w:hanging="200"/>
          </w:pPr>
        </w:pPrChange>
      </w:pPr>
      <w:ins w:id="4367" w:author="박 진상" w:date="2019-10-28T17:05:00Z">
        <w:r w:rsidRPr="002646CB">
          <w:rPr>
            <w:rFonts w:hint="eastAsia"/>
            <w:rPrChange w:id="436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태양</w:t>
        </w:r>
        <w:r w:rsidRPr="002646CB">
          <w:rPr>
            <w:rPrChange w:id="436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37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풍력</w:t>
        </w:r>
        <w:r w:rsidRPr="002646CB">
          <w:rPr>
            <w:rPrChange w:id="437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37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해양온도차</w:t>
        </w:r>
        <w:r w:rsidRPr="002646CB">
          <w:rPr>
            <w:rPrChange w:id="437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37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조수차이</w:t>
        </w:r>
        <w:r w:rsidRPr="002646CB">
          <w:rPr>
            <w:rPrChange w:id="437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37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연료전지</w:t>
        </w:r>
        <w:r w:rsidRPr="002646CB">
          <w:rPr>
            <w:rPrChange w:id="437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37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매립지</w:t>
        </w:r>
        <w:r w:rsidRPr="002646CB">
          <w:rPr>
            <w:rPrChange w:id="437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8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가스</w:t>
        </w:r>
        <w:r w:rsidRPr="002646CB">
          <w:rPr>
            <w:rPrChange w:id="438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8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및</w:t>
        </w:r>
        <w:r w:rsidRPr="002646CB">
          <w:rPr>
            <w:rPrChange w:id="438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8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기타</w:t>
        </w:r>
        <w:r w:rsidRPr="002646CB">
          <w:rPr>
            <w:rPrChange w:id="438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8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생물자원을</w:t>
        </w:r>
        <w:r w:rsidRPr="002646CB">
          <w:rPr>
            <w:rPrChange w:id="438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8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이용하는</w:t>
        </w:r>
        <w:r w:rsidRPr="002646CB">
          <w:rPr>
            <w:rPrChange w:id="438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9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지속가능</w:t>
        </w:r>
      </w:ins>
      <w:ins w:id="4391" w:author="ETRI-김종원" w:date="2019-11-04T20:28:00Z">
        <w:r w:rsidR="003628A4" w:rsidRPr="002646CB">
          <w:rPr>
            <w:rFonts w:hint="eastAsia"/>
            <w:rPrChange w:id="4392" w:author="ETRI-김종원" w:date="2019-12-10T10:44:00Z">
              <w:rPr>
                <w:rFonts w:hint="eastAsia"/>
              </w:rPr>
            </w:rPrChange>
          </w:rPr>
          <w:t>한</w:t>
        </w:r>
      </w:ins>
      <w:ins w:id="4393" w:author="박 진상" w:date="2019-10-28T17:05:00Z">
        <w:del w:id="4394" w:author="ETRI-김종원" w:date="2019-11-04T20:28:00Z">
          <w:r w:rsidRPr="002646CB" w:rsidDel="003628A4">
            <w:rPr>
              <w:rFonts w:hint="eastAsia"/>
              <w:rPrChange w:id="4395" w:author="ETRI-김종원" w:date="2019-12-10T10:44:00Z">
                <w:rPr>
                  <w:rFonts w:cs="Arial" w:hint="eastAsia"/>
                  <w:color w:val="000000" w:themeColor="text1"/>
                </w:rPr>
              </w:rPrChange>
            </w:rPr>
            <w:delText>한</w:delText>
          </w:r>
        </w:del>
        <w:r w:rsidRPr="002646CB">
          <w:rPr>
            <w:rFonts w:hint="eastAsia"/>
            <w:rPrChange w:id="439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에너지</w:t>
        </w:r>
        <w:r w:rsidRPr="002646CB">
          <w:rPr>
            <w:rPrChange w:id="439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39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기술</w:t>
        </w:r>
      </w:ins>
    </w:p>
    <w:p w14:paraId="6EB4736E" w14:textId="77777777" w:rsidR="00CE01C2" w:rsidRPr="002646CB" w:rsidRDefault="00CE01C2" w:rsidP="00CE01C2">
      <w:pPr>
        <w:rPr>
          <w:ins w:id="4399" w:author="박 진상" w:date="2019-10-28T17:04:00Z"/>
          <w:rPrChange w:id="4400" w:author="ETRI-김종원" w:date="2019-12-10T10:44:00Z">
            <w:rPr>
              <w:ins w:id="4401" w:author="박 진상" w:date="2019-10-28T17:04:00Z"/>
            </w:rPr>
          </w:rPrChange>
        </w:rPr>
      </w:pPr>
    </w:p>
    <w:p w14:paraId="1BBD3EE5" w14:textId="462D553F" w:rsidR="00CE01C2" w:rsidRPr="002646CB" w:rsidRDefault="00CE01C2" w:rsidP="00CE01C2">
      <w:pPr>
        <w:rPr>
          <w:ins w:id="4402" w:author="박 진상" w:date="2019-10-28T17:04:00Z"/>
          <w:rPrChange w:id="4403" w:author="ETRI-김종원" w:date="2019-12-10T10:44:00Z">
            <w:rPr>
              <w:ins w:id="4404" w:author="박 진상" w:date="2019-10-28T17:04:00Z"/>
            </w:rPr>
          </w:rPrChange>
        </w:rPr>
      </w:pPr>
      <w:ins w:id="4405" w:author="박 진상" w:date="2019-10-28T17:04:00Z">
        <w:r w:rsidRPr="002646CB">
          <w:rPr>
            <w:rFonts w:hint="eastAsia"/>
            <w:rPrChange w:id="4406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407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408" w:author="ETRI-김종원" w:date="2019-12-10T10:44:00Z">
              <w:rPr>
                <w:rFonts w:hint="eastAsia"/>
              </w:rPr>
            </w:rPrChange>
          </w:rPr>
          <w:t xml:space="preserve">: </w:t>
        </w:r>
      </w:ins>
      <w:ins w:id="4409" w:author="박 진상" w:date="2019-10-28T17:05:00Z">
        <w:r w:rsidRPr="002646CB">
          <w:rPr>
            <w:rFonts w:hint="eastAsia"/>
            <w:rPrChange w:id="4410" w:author="ETRI-김종원" w:date="2019-12-10T10:44:00Z">
              <w:rPr>
                <w:rFonts w:hint="eastAsia"/>
              </w:rPr>
            </w:rPrChange>
          </w:rPr>
          <w:t>스마트그리드용어사전</w:t>
        </w:r>
      </w:ins>
      <w:ins w:id="4411" w:author="박 진상" w:date="2019-10-28T17:04:00Z">
        <w:r w:rsidRPr="002646CB">
          <w:rPr>
            <w:rFonts w:hint="eastAsia"/>
            <w:rPrChange w:id="4412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567B5848" w14:textId="77777777" w:rsidR="00CE01C2" w:rsidRPr="002646CB" w:rsidRDefault="00CE01C2" w:rsidP="002559F2">
      <w:pPr>
        <w:rPr>
          <w:ins w:id="4413" w:author="박 진상" w:date="2019-10-08T07:05:00Z"/>
          <w:rFonts w:ascii="돋움" w:eastAsia="돋움" w:hAnsi="돋움"/>
          <w:b/>
          <w:rPrChange w:id="4414" w:author="ETRI-김종원" w:date="2019-12-10T10:44:00Z">
            <w:rPr>
              <w:ins w:id="4415" w:author="박 진상" w:date="2019-10-08T07:05:00Z"/>
              <w:rFonts w:ascii="돋움" w:eastAsia="돋움" w:hAnsi="돋움"/>
              <w:b/>
            </w:rPr>
          </w:rPrChange>
        </w:rPr>
      </w:pPr>
    </w:p>
    <w:p w14:paraId="0A2E9F60" w14:textId="77777777" w:rsidR="00E732E9" w:rsidRPr="002646CB" w:rsidRDefault="00E732E9">
      <w:pPr>
        <w:pStyle w:val="34"/>
        <w:rPr>
          <w:ins w:id="4416" w:author="박 진상" w:date="2019-10-09T13:45:00Z"/>
          <w:rPrChange w:id="4417" w:author="ETRI-김종원" w:date="2019-12-10T10:44:00Z">
            <w:rPr>
              <w:ins w:id="4418" w:author="박 진상" w:date="2019-10-09T13:45:00Z"/>
              <w:color w:val="000000" w:themeColor="text1"/>
            </w:rPr>
          </w:rPrChange>
        </w:rPr>
        <w:pPrChange w:id="4419" w:author="박 진상" w:date="2019-10-09T13:45:00Z">
          <w:pPr>
            <w:pStyle w:val="34"/>
            <w:numPr>
              <w:numId w:val="18"/>
            </w:numPr>
            <w:ind w:left="1000" w:hanging="400"/>
          </w:pPr>
        </w:pPrChange>
      </w:pPr>
    </w:p>
    <w:p w14:paraId="39A4DFDF" w14:textId="77777777" w:rsidR="00E732E9" w:rsidRPr="002646CB" w:rsidRDefault="00E732E9">
      <w:pPr>
        <w:rPr>
          <w:ins w:id="4420" w:author="박 진상" w:date="2019-10-09T13:45:00Z"/>
          <w:rFonts w:ascii="돋움" w:hAnsi="돋움"/>
          <w:rPrChange w:id="4421" w:author="ETRI-김종원" w:date="2019-12-10T10:44:00Z">
            <w:rPr>
              <w:ins w:id="4422" w:author="박 진상" w:date="2019-10-09T13:45:00Z"/>
              <w:color w:val="000000" w:themeColor="text1"/>
              <w:lang w:eastAsia="ko-KR"/>
            </w:rPr>
          </w:rPrChange>
        </w:rPr>
        <w:pPrChange w:id="4423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4424" w:author="박 진상" w:date="2019-10-09T13:45:00Z">
        <w:r w:rsidRPr="002646CB">
          <w:rPr>
            <w:rFonts w:ascii="돋움" w:eastAsia="돋움" w:hAnsi="돋움" w:hint="eastAsia"/>
            <w:b/>
            <w:rPrChange w:id="4425" w:author="ETRI-김종원" w:date="2019-12-10T10:44:00Z">
              <w:rPr>
                <w:rFonts w:hint="eastAsia"/>
                <w:color w:val="000000" w:themeColor="text1"/>
              </w:rPr>
            </w:rPrChange>
          </w:rPr>
          <w:t>간헐적</w:t>
        </w:r>
        <w:r w:rsidRPr="002646CB">
          <w:rPr>
            <w:rFonts w:ascii="돋움" w:eastAsia="돋움" w:hAnsi="돋움"/>
            <w:b/>
            <w:rPrChange w:id="442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ascii="돋움" w:eastAsia="돋움" w:hAnsi="돋움" w:hint="eastAsia"/>
            <w:b/>
            <w:rPrChange w:id="4427" w:author="ETRI-김종원" w:date="2019-12-10T10:44:00Z">
              <w:rPr>
                <w:rFonts w:hint="eastAsia"/>
                <w:color w:val="000000" w:themeColor="text1"/>
              </w:rPr>
            </w:rPrChange>
          </w:rPr>
          <w:t>발전자원</w:t>
        </w:r>
      </w:ins>
    </w:p>
    <w:p w14:paraId="052D381F" w14:textId="77777777" w:rsidR="00E732E9" w:rsidRPr="002646CB" w:rsidRDefault="00E732E9" w:rsidP="00E732E9">
      <w:pPr>
        <w:rPr>
          <w:ins w:id="4428" w:author="박 진상" w:date="2019-10-09T13:45:00Z"/>
          <w:rPrChange w:id="4429" w:author="ETRI-김종원" w:date="2019-12-10T10:44:00Z">
            <w:rPr>
              <w:ins w:id="4430" w:author="박 진상" w:date="2019-10-09T13:45:00Z"/>
            </w:rPr>
          </w:rPrChange>
        </w:rPr>
      </w:pPr>
      <w:ins w:id="4431" w:author="박 진상" w:date="2019-10-09T13:45:00Z">
        <w:r w:rsidRPr="002646CB">
          <w:rPr>
            <w:rFonts w:hint="eastAsia"/>
            <w:rPrChange w:id="4432" w:author="ETRI-김종원" w:date="2019-12-10T10:44:00Z">
              <w:rPr>
                <w:rFonts w:hint="eastAsia"/>
                <w:color w:val="000000" w:themeColor="text1"/>
              </w:rPr>
            </w:rPrChange>
          </w:rPr>
          <w:t>신재생에너지의</w:t>
        </w:r>
        <w:r w:rsidRPr="002646CB">
          <w:rPr>
            <w:rPrChange w:id="4433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34" w:author="ETRI-김종원" w:date="2019-12-10T10:44:00Z">
              <w:rPr>
                <w:rFonts w:hint="eastAsia"/>
                <w:color w:val="000000" w:themeColor="text1"/>
              </w:rPr>
            </w:rPrChange>
          </w:rPr>
          <w:t>태양광과</w:t>
        </w:r>
        <w:r w:rsidRPr="002646CB">
          <w:rPr>
            <w:rPrChange w:id="4435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36" w:author="ETRI-김종원" w:date="2019-12-10T10:44:00Z">
              <w:rPr>
                <w:rFonts w:hint="eastAsia"/>
                <w:color w:val="000000" w:themeColor="text1"/>
              </w:rPr>
            </w:rPrChange>
          </w:rPr>
          <w:t>풍력</w:t>
        </w:r>
        <w:r w:rsidRPr="002646CB">
          <w:rPr>
            <w:rPrChange w:id="4437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38" w:author="ETRI-김종원" w:date="2019-12-10T10:44:00Z">
              <w:rPr>
                <w:rFonts w:hint="eastAsia"/>
                <w:color w:val="000000" w:themeColor="text1"/>
              </w:rPr>
            </w:rPrChange>
          </w:rPr>
          <w:t>등과</w:t>
        </w:r>
        <w:r w:rsidRPr="002646CB">
          <w:rPr>
            <w:rPrChange w:id="4439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40" w:author="ETRI-김종원" w:date="2019-12-10T10:44:00Z">
              <w:rPr>
                <w:rFonts w:hint="eastAsia"/>
                <w:color w:val="000000" w:themeColor="text1"/>
              </w:rPr>
            </w:rPrChange>
          </w:rPr>
          <w:t>같이</w:t>
        </w:r>
        <w:r w:rsidRPr="002646CB">
          <w:rPr>
            <w:rPrChange w:id="4441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42" w:author="ETRI-김종원" w:date="2019-12-10T10:44:00Z">
              <w:rPr>
                <w:rFonts w:hint="eastAsia"/>
                <w:color w:val="000000" w:themeColor="text1"/>
              </w:rPr>
            </w:rPrChange>
          </w:rPr>
          <w:t>지역적</w:t>
        </w:r>
        <w:r w:rsidRPr="002646CB">
          <w:rPr>
            <w:rPrChange w:id="4443" w:author="ETRI-김종원" w:date="2019-12-10T10:44:00Z">
              <w:rPr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444" w:author="ETRI-김종원" w:date="2019-12-10T10:44:00Z">
              <w:rPr>
                <w:rFonts w:hint="eastAsia"/>
                <w:color w:val="000000" w:themeColor="text1"/>
              </w:rPr>
            </w:rPrChange>
          </w:rPr>
          <w:t>계절적</w:t>
        </w:r>
        <w:r w:rsidRPr="002646CB">
          <w:rPr>
            <w:rPrChange w:id="4445" w:author="ETRI-김종원" w:date="2019-12-10T10:44:00Z">
              <w:rPr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4446" w:author="ETRI-김종원" w:date="2019-12-10T10:44:00Z">
              <w:rPr>
                <w:rFonts w:hint="eastAsia"/>
                <w:color w:val="000000" w:themeColor="text1"/>
              </w:rPr>
            </w:rPrChange>
          </w:rPr>
          <w:t>시간적으로</w:t>
        </w:r>
        <w:r w:rsidRPr="002646CB">
          <w:rPr>
            <w:rPrChange w:id="4447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48" w:author="ETRI-김종원" w:date="2019-12-10T10:44:00Z">
              <w:rPr>
                <w:rFonts w:hint="eastAsia"/>
                <w:color w:val="000000" w:themeColor="text1"/>
              </w:rPr>
            </w:rPrChange>
          </w:rPr>
          <w:t>발전</w:t>
        </w:r>
        <w:r w:rsidRPr="002646CB">
          <w:rPr>
            <w:rPrChange w:id="4449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50" w:author="ETRI-김종원" w:date="2019-12-10T10:44:00Z">
              <w:rPr>
                <w:rFonts w:hint="eastAsia"/>
                <w:color w:val="000000" w:themeColor="text1"/>
              </w:rPr>
            </w:rPrChange>
          </w:rPr>
          <w:t>특성이</w:t>
        </w:r>
        <w:r w:rsidRPr="002646CB">
          <w:rPr>
            <w:rPrChange w:id="4451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52" w:author="ETRI-김종원" w:date="2019-12-10T10:44:00Z">
              <w:rPr>
                <w:rFonts w:hint="eastAsia"/>
                <w:color w:val="000000" w:themeColor="text1"/>
              </w:rPr>
            </w:rPrChange>
          </w:rPr>
          <w:t>일정하지</w:t>
        </w:r>
        <w:r w:rsidRPr="002646CB">
          <w:rPr>
            <w:rPrChange w:id="4453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54" w:author="ETRI-김종원" w:date="2019-12-10T10:44:00Z">
              <w:rPr>
                <w:rFonts w:hint="eastAsia"/>
                <w:color w:val="000000" w:themeColor="text1"/>
              </w:rPr>
            </w:rPrChange>
          </w:rPr>
          <w:t>않고</w:t>
        </w:r>
        <w:r w:rsidRPr="002646CB">
          <w:rPr>
            <w:rPrChange w:id="4455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56" w:author="ETRI-김종원" w:date="2019-12-10T10:44:00Z">
              <w:rPr>
                <w:rFonts w:hint="eastAsia"/>
                <w:color w:val="000000" w:themeColor="text1"/>
              </w:rPr>
            </w:rPrChange>
          </w:rPr>
          <w:t>간헐적인</w:t>
        </w:r>
        <w:r w:rsidRPr="002646CB">
          <w:rPr>
            <w:rPrChange w:id="4457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58" w:author="ETRI-김종원" w:date="2019-12-10T10:44:00Z">
              <w:rPr>
                <w:rFonts w:hint="eastAsia"/>
                <w:color w:val="000000" w:themeColor="text1"/>
              </w:rPr>
            </w:rPrChange>
          </w:rPr>
          <w:t>특성을</w:t>
        </w:r>
        <w:r w:rsidRPr="002646CB">
          <w:rPr>
            <w:rPrChange w:id="4459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60" w:author="ETRI-김종원" w:date="2019-12-10T10:44:00Z">
              <w:rPr>
                <w:rFonts w:hint="eastAsia"/>
                <w:color w:val="000000" w:themeColor="text1"/>
              </w:rPr>
            </w:rPrChange>
          </w:rPr>
          <w:t>가지는</w:t>
        </w:r>
        <w:r w:rsidRPr="002646CB">
          <w:rPr>
            <w:rPrChange w:id="4461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62" w:author="ETRI-김종원" w:date="2019-12-10T10:44:00Z">
              <w:rPr>
                <w:rFonts w:hint="eastAsia"/>
                <w:color w:val="000000" w:themeColor="text1"/>
              </w:rPr>
            </w:rPrChange>
          </w:rPr>
          <w:t>발전</w:t>
        </w:r>
        <w:r w:rsidRPr="002646CB">
          <w:rPr>
            <w:rPrChange w:id="4463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4464" w:author="ETRI-김종원" w:date="2019-12-10T10:44:00Z">
              <w:rPr>
                <w:rFonts w:hint="eastAsia"/>
                <w:color w:val="000000" w:themeColor="text1"/>
              </w:rPr>
            </w:rPrChange>
          </w:rPr>
          <w:t>자원</w:t>
        </w:r>
      </w:ins>
    </w:p>
    <w:p w14:paraId="7A5A9DC3" w14:textId="0F27E678" w:rsidR="002C57C7" w:rsidRPr="002646CB" w:rsidRDefault="002C57C7" w:rsidP="002559F2">
      <w:pPr>
        <w:rPr>
          <w:ins w:id="4465" w:author="박 진상" w:date="2019-10-09T13:45:00Z"/>
          <w:rPrChange w:id="4466" w:author="ETRI-김종원" w:date="2019-12-10T10:44:00Z">
            <w:rPr>
              <w:ins w:id="4467" w:author="박 진상" w:date="2019-10-09T13:45:00Z"/>
            </w:rPr>
          </w:rPrChange>
        </w:rPr>
      </w:pPr>
    </w:p>
    <w:p w14:paraId="6DD74882" w14:textId="2EEE2994" w:rsidR="00E732E9" w:rsidRPr="002646CB" w:rsidRDefault="00E732E9" w:rsidP="00E732E9">
      <w:pPr>
        <w:rPr>
          <w:ins w:id="4468" w:author="박 진상" w:date="2019-10-09T13:46:00Z"/>
          <w:rPrChange w:id="4469" w:author="ETRI-김종원" w:date="2019-12-10T10:44:00Z">
            <w:rPr>
              <w:ins w:id="4470" w:author="박 진상" w:date="2019-10-09T13:46:00Z"/>
            </w:rPr>
          </w:rPrChange>
        </w:rPr>
      </w:pPr>
      <w:ins w:id="4471" w:author="박 진상" w:date="2019-10-09T13:46:00Z">
        <w:r w:rsidRPr="002646CB">
          <w:rPr>
            <w:rFonts w:hint="eastAsia"/>
            <w:rPrChange w:id="4472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473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474" w:author="ETRI-김종원" w:date="2019-12-10T10:44:00Z">
              <w:rPr>
                <w:rFonts w:hint="eastAsia"/>
              </w:rPr>
            </w:rPrChange>
          </w:rPr>
          <w:t>: S</w:t>
        </w:r>
        <w:r w:rsidRPr="002646CB">
          <w:rPr>
            <w:rPrChange w:id="4475" w:author="ETRI-김종원" w:date="2019-12-10T10:44:00Z">
              <w:rPr/>
            </w:rPrChange>
          </w:rPr>
          <w:t>GSF-0</w:t>
        </w:r>
        <w:r w:rsidRPr="002646CB">
          <w:rPr>
            <w:rFonts w:hint="eastAsia"/>
            <w:rPrChange w:id="4476" w:author="ETRI-김종원" w:date="2019-12-10T10:44:00Z">
              <w:rPr>
                <w:rFonts w:hint="eastAsia"/>
              </w:rPr>
            </w:rPrChange>
          </w:rPr>
          <w:t>11</w:t>
        </w:r>
        <w:r w:rsidRPr="002646CB">
          <w:rPr>
            <w:rPrChange w:id="4477" w:author="ETRI-김종원" w:date="2019-12-10T10:44:00Z">
              <w:rPr/>
            </w:rPrChange>
          </w:rPr>
          <w:t>-</w:t>
        </w:r>
        <w:r w:rsidRPr="002646CB">
          <w:rPr>
            <w:rFonts w:hint="eastAsia"/>
            <w:rPrChange w:id="4478" w:author="ETRI-김종원" w:date="2019-12-10T10:44:00Z">
              <w:rPr>
                <w:rFonts w:hint="eastAsia"/>
              </w:rPr>
            </w:rPrChange>
          </w:rPr>
          <w:t>3-1</w:t>
        </w:r>
        <w:r w:rsidRPr="002646CB">
          <w:rPr>
            <w:rPrChange w:id="4479" w:author="ETRI-김종원" w:date="2019-12-10T10:44:00Z">
              <w:rPr/>
            </w:rPrChange>
          </w:rPr>
          <w:t xml:space="preserve">:2017, </w:t>
        </w:r>
        <w:r w:rsidRPr="002646CB">
          <w:rPr>
            <w:rFonts w:hint="eastAsia"/>
            <w:rPrChange w:id="4480" w:author="ETRI-김종원" w:date="2019-12-10T10:44:00Z">
              <w:rPr>
                <w:rFonts w:hint="eastAsia"/>
              </w:rPr>
            </w:rPrChange>
          </w:rPr>
          <w:t>P</w:t>
        </w:r>
        <w:r w:rsidRPr="002646CB">
          <w:rPr>
            <w:rPrChange w:id="4481" w:author="ETRI-김종원" w:date="2019-12-10T10:44:00Z">
              <w:rPr/>
            </w:rPrChange>
          </w:rPr>
          <w:t>art 2</w:t>
        </w:r>
        <w:r w:rsidRPr="002646CB">
          <w:rPr>
            <w:rFonts w:hint="eastAsia"/>
            <w:rPrChange w:id="4482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00A8FBFA" w14:textId="77777777" w:rsidR="00E732E9" w:rsidRPr="002646CB" w:rsidRDefault="00E732E9" w:rsidP="002559F2">
      <w:pPr>
        <w:rPr>
          <w:ins w:id="4483" w:author="박 진상" w:date="2019-10-08T07:05:00Z"/>
          <w:rPrChange w:id="4484" w:author="ETRI-김종원" w:date="2019-12-10T10:44:00Z">
            <w:rPr>
              <w:ins w:id="4485" w:author="박 진상" w:date="2019-10-08T07:05:00Z"/>
            </w:rPr>
          </w:rPrChange>
        </w:rPr>
      </w:pPr>
    </w:p>
    <w:p w14:paraId="637A7952" w14:textId="05863451" w:rsidR="00E201B2" w:rsidRPr="002646CB" w:rsidRDefault="00E201B2" w:rsidP="00E201B2">
      <w:pPr>
        <w:pStyle w:val="34"/>
        <w:rPr>
          <w:ins w:id="4486" w:author="박 진상" w:date="2019-10-08T07:06:00Z"/>
          <w:lang w:eastAsia="ko-KR"/>
          <w:rPrChange w:id="4487" w:author="ETRI-김종원" w:date="2019-12-10T10:44:00Z">
            <w:rPr>
              <w:ins w:id="4488" w:author="박 진상" w:date="2019-10-08T07:06:00Z"/>
              <w:lang w:eastAsia="ko-KR"/>
            </w:rPr>
          </w:rPrChange>
        </w:rPr>
      </w:pPr>
    </w:p>
    <w:p w14:paraId="51BB5501" w14:textId="3F2EEB40" w:rsidR="00E25847" w:rsidRPr="002646CB" w:rsidRDefault="00CE01C2" w:rsidP="002559F2">
      <w:pPr>
        <w:rPr>
          <w:ins w:id="4489" w:author="박 진상" w:date="2019-10-08T06:35:00Z"/>
          <w:rFonts w:ascii="돋움" w:eastAsia="돋움" w:hAnsi="돋움"/>
          <w:b/>
          <w:rPrChange w:id="4490" w:author="ETRI-김종원" w:date="2019-12-10T10:44:00Z">
            <w:rPr>
              <w:ins w:id="4491" w:author="박 진상" w:date="2019-10-08T06:35:00Z"/>
            </w:rPr>
          </w:rPrChange>
        </w:rPr>
      </w:pPr>
      <w:ins w:id="4492" w:author="박 진상" w:date="2019-10-28T16:59:00Z">
        <w:r w:rsidRPr="002646CB">
          <w:rPr>
            <w:rFonts w:ascii="돋움" w:eastAsia="돋움" w:hAnsi="돋움" w:hint="eastAsia"/>
            <w:b/>
            <w:rPrChange w:id="449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스마트미터</w:t>
        </w:r>
      </w:ins>
      <w:ins w:id="4494" w:author="박 진상" w:date="2019-10-08T06:36:00Z">
        <w:r w:rsidR="00E25847" w:rsidRPr="002646CB">
          <w:rPr>
            <w:rFonts w:ascii="돋움" w:eastAsia="돋움" w:hAnsi="돋움"/>
            <w:b/>
            <w:rPrChange w:id="4495" w:author="ETRI-김종원" w:date="2019-12-10T10:44:00Z">
              <w:rPr/>
            </w:rPrChange>
          </w:rPr>
          <w:t>(Smart Meter; SM)</w:t>
        </w:r>
      </w:ins>
    </w:p>
    <w:p w14:paraId="53C7AFE0" w14:textId="13340495" w:rsidR="009F0C25" w:rsidRPr="002646CB" w:rsidRDefault="009F0C25">
      <w:pPr>
        <w:rPr>
          <w:ins w:id="4496" w:author="박 진상" w:date="2019-10-28T16:50:00Z"/>
          <w:lang w:val="en-US"/>
          <w:rPrChange w:id="4497" w:author="ETRI-김종원" w:date="2019-12-10T10:44:00Z">
            <w:rPr>
              <w:ins w:id="4498" w:author="박 진상" w:date="2019-10-28T16:50:00Z"/>
              <w:lang w:val="en-US"/>
            </w:rPr>
          </w:rPrChange>
        </w:rPr>
      </w:pPr>
      <w:ins w:id="4499" w:author="박 진상" w:date="2019-10-28T16:49:00Z">
        <w:r w:rsidRPr="002646CB">
          <w:rPr>
            <w:rFonts w:hint="eastAsia"/>
            <w:lang w:val="en-US"/>
            <w:rPrChange w:id="4500" w:author="ETRI-김종원" w:date="2019-12-10T10:44:00Z">
              <w:rPr>
                <w:rFonts w:hint="eastAsia"/>
                <w:lang w:val="en-US"/>
              </w:rPr>
            </w:rPrChange>
          </w:rPr>
          <w:t>I</w:t>
        </w:r>
        <w:r w:rsidRPr="002646CB">
          <w:rPr>
            <w:lang w:val="en-US"/>
            <w:rPrChange w:id="4501" w:author="ETRI-김종원" w:date="2019-12-10T10:44:00Z">
              <w:rPr>
                <w:lang w:val="en-US"/>
              </w:rPr>
            </w:rPrChange>
          </w:rPr>
          <w:t xml:space="preserve">CT </w:t>
        </w:r>
        <w:r w:rsidRPr="002646CB">
          <w:rPr>
            <w:rFonts w:hint="eastAsia"/>
            <w:lang w:val="en-US"/>
            <w:rPrChange w:id="4502" w:author="ETRI-김종원" w:date="2019-12-10T10:44:00Z">
              <w:rPr>
                <w:rFonts w:hint="eastAsia"/>
                <w:lang w:val="en-US"/>
              </w:rPr>
            </w:rPrChange>
          </w:rPr>
          <w:t>기술의</w:t>
        </w:r>
        <w:r w:rsidRPr="002646CB">
          <w:rPr>
            <w:rFonts w:hint="eastAsia"/>
            <w:lang w:val="en-US"/>
            <w:rPrChange w:id="4503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04" w:author="ETRI-김종원" w:date="2019-12-10T10:44:00Z">
              <w:rPr>
                <w:rFonts w:hint="eastAsia"/>
                <w:lang w:val="en-US"/>
              </w:rPr>
            </w:rPrChange>
          </w:rPr>
          <w:t>양방향</w:t>
        </w:r>
        <w:r w:rsidRPr="002646CB">
          <w:rPr>
            <w:rFonts w:hint="eastAsia"/>
            <w:lang w:val="en-US"/>
            <w:rPrChange w:id="4505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06" w:author="ETRI-김종원" w:date="2019-12-10T10:44:00Z">
              <w:rPr>
                <w:rFonts w:hint="eastAsia"/>
                <w:lang w:val="en-US"/>
              </w:rPr>
            </w:rPrChange>
          </w:rPr>
          <w:t>통신</w:t>
        </w:r>
        <w:r w:rsidRPr="002646CB">
          <w:rPr>
            <w:rFonts w:hint="eastAsia"/>
            <w:lang w:val="en-US"/>
            <w:rPrChange w:id="4507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08" w:author="ETRI-김종원" w:date="2019-12-10T10:44:00Z">
              <w:rPr>
                <w:rFonts w:hint="eastAsia"/>
                <w:lang w:val="en-US"/>
              </w:rPr>
            </w:rPrChange>
          </w:rPr>
          <w:t>기반하에</w:t>
        </w:r>
        <w:r w:rsidRPr="002646CB">
          <w:rPr>
            <w:rFonts w:hint="eastAsia"/>
            <w:lang w:val="en-US"/>
            <w:rPrChange w:id="4509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10" w:author="ETRI-김종원" w:date="2019-12-10T10:44:00Z">
              <w:rPr>
                <w:rFonts w:hint="eastAsia"/>
                <w:lang w:val="en-US"/>
              </w:rPr>
            </w:rPrChange>
          </w:rPr>
          <w:t>디지털</w:t>
        </w:r>
        <w:r w:rsidRPr="002646CB">
          <w:rPr>
            <w:rFonts w:hint="eastAsia"/>
            <w:lang w:val="en-US"/>
            <w:rPrChange w:id="4511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12" w:author="ETRI-김종원" w:date="2019-12-10T10:44:00Z">
              <w:rPr>
                <w:rFonts w:hint="eastAsia"/>
                <w:lang w:val="en-US"/>
              </w:rPr>
            </w:rPrChange>
          </w:rPr>
          <w:t>계량방식이</w:t>
        </w:r>
        <w:r w:rsidRPr="002646CB">
          <w:rPr>
            <w:rFonts w:hint="eastAsia"/>
            <w:lang w:val="en-US"/>
            <w:rPrChange w:id="4513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14" w:author="ETRI-김종원" w:date="2019-12-10T10:44:00Z">
              <w:rPr>
                <w:rFonts w:hint="eastAsia"/>
                <w:lang w:val="en-US"/>
              </w:rPr>
            </w:rPrChange>
          </w:rPr>
          <w:t>탑재되어</w:t>
        </w:r>
        <w:r w:rsidRPr="002646CB">
          <w:rPr>
            <w:rFonts w:hint="eastAsia"/>
            <w:lang w:val="en-US"/>
            <w:rPrChange w:id="4515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</w:ins>
      <w:ins w:id="4516" w:author="ETRI-김종원" w:date="2019-12-02T16:49:00Z">
        <w:r w:rsidR="00F80CF5" w:rsidRPr="002646CB">
          <w:rPr>
            <w:rFonts w:hint="eastAsia"/>
            <w:lang w:val="en-US"/>
            <w:rPrChange w:id="4517" w:author="ETRI-김종원" w:date="2019-12-10T10:44:00Z">
              <w:rPr>
                <w:rFonts w:hint="eastAsia"/>
                <w:lang w:val="en-US"/>
              </w:rPr>
            </w:rPrChange>
          </w:rPr>
          <w:t>전력사업자</w:t>
        </w:r>
      </w:ins>
      <w:ins w:id="4518" w:author="박 진상" w:date="2019-10-28T16:49:00Z">
        <w:del w:id="4519" w:author="ETRI-김종원" w:date="2019-12-02T16:49:00Z">
          <w:r w:rsidRPr="002646CB" w:rsidDel="00F80CF5">
            <w:rPr>
              <w:lang w:val="en-US"/>
              <w:rPrChange w:id="4520" w:author="ETRI-김종원" w:date="2019-12-10T10:44:00Z">
                <w:rPr>
                  <w:lang w:val="en-US"/>
                </w:rPr>
              </w:rPrChange>
            </w:rPr>
            <w:delText>Utility</w:delText>
          </w:r>
          <w:r w:rsidRPr="002646CB" w:rsidDel="00F80CF5">
            <w:rPr>
              <w:rFonts w:hint="eastAsia"/>
              <w:lang w:val="en-US"/>
              <w:rPrChange w:id="4521" w:author="ETRI-김종원" w:date="2019-12-10T10:44:00Z">
                <w:rPr>
                  <w:rFonts w:hint="eastAsia"/>
                  <w:lang w:val="en-US"/>
                </w:rPr>
              </w:rPrChange>
            </w:rPr>
            <w:delText>사</w:delText>
          </w:r>
        </w:del>
        <w:r w:rsidRPr="002646CB">
          <w:rPr>
            <w:rFonts w:hint="eastAsia"/>
            <w:lang w:val="en-US"/>
            <w:rPrChange w:id="4522" w:author="ETRI-김종원" w:date="2019-12-10T10:44:00Z">
              <w:rPr>
                <w:rFonts w:hint="eastAsia"/>
                <w:lang w:val="en-US"/>
              </w:rPr>
            </w:rPrChange>
          </w:rPr>
          <w:t>와</w:t>
        </w:r>
        <w:r w:rsidRPr="002646CB">
          <w:rPr>
            <w:rFonts w:hint="eastAsia"/>
            <w:lang w:val="en-US"/>
            <w:rPrChange w:id="4523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24" w:author="ETRI-김종원" w:date="2019-12-10T10:44:00Z">
              <w:rPr>
                <w:rFonts w:hint="eastAsia"/>
                <w:lang w:val="en-US"/>
              </w:rPr>
            </w:rPrChange>
          </w:rPr>
          <w:t>실시간으로</w:t>
        </w:r>
        <w:r w:rsidRPr="002646CB">
          <w:rPr>
            <w:rFonts w:hint="eastAsia"/>
            <w:lang w:val="en-US"/>
            <w:rPrChange w:id="4525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26" w:author="ETRI-김종원" w:date="2019-12-10T10:44:00Z">
              <w:rPr>
                <w:rFonts w:hint="eastAsia"/>
                <w:lang w:val="en-US"/>
              </w:rPr>
            </w:rPrChange>
          </w:rPr>
          <w:t>전기관련</w:t>
        </w:r>
        <w:r w:rsidRPr="002646CB">
          <w:rPr>
            <w:rFonts w:hint="eastAsia"/>
            <w:lang w:val="en-US"/>
            <w:rPrChange w:id="4527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28" w:author="ETRI-김종원" w:date="2019-12-10T10:44:00Z">
              <w:rPr>
                <w:rFonts w:hint="eastAsia"/>
                <w:lang w:val="en-US"/>
              </w:rPr>
            </w:rPrChange>
          </w:rPr>
          <w:t>정보를</w:t>
        </w:r>
        <w:r w:rsidRPr="002646CB">
          <w:rPr>
            <w:rFonts w:hint="eastAsia"/>
            <w:lang w:val="en-US"/>
            <w:rPrChange w:id="4529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30" w:author="ETRI-김종원" w:date="2019-12-10T10:44:00Z">
              <w:rPr>
                <w:rFonts w:hint="eastAsia"/>
                <w:lang w:val="en-US"/>
              </w:rPr>
            </w:rPrChange>
          </w:rPr>
          <w:t>주고</w:t>
        </w:r>
        <w:r w:rsidRPr="002646CB">
          <w:rPr>
            <w:rFonts w:hint="eastAsia"/>
            <w:lang w:val="en-US"/>
            <w:rPrChange w:id="4531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</w:ins>
      <w:ins w:id="4532" w:author="박 진상" w:date="2019-10-28T16:50:00Z">
        <w:r w:rsidRPr="002646CB">
          <w:rPr>
            <w:rFonts w:hint="eastAsia"/>
            <w:lang w:val="en-US"/>
            <w:rPrChange w:id="4533" w:author="ETRI-김종원" w:date="2019-12-10T10:44:00Z">
              <w:rPr>
                <w:rFonts w:hint="eastAsia"/>
                <w:lang w:val="en-US"/>
              </w:rPr>
            </w:rPrChange>
          </w:rPr>
          <w:t>받을</w:t>
        </w:r>
        <w:r w:rsidRPr="002646CB">
          <w:rPr>
            <w:rFonts w:hint="eastAsia"/>
            <w:lang w:val="en-US"/>
            <w:rPrChange w:id="4534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35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hint="eastAsia"/>
            <w:lang w:val="en-US"/>
            <w:rPrChange w:id="4536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37" w:author="ETRI-김종원" w:date="2019-12-10T10:44:00Z">
              <w:rPr>
                <w:rFonts w:hint="eastAsia"/>
                <w:lang w:val="en-US"/>
              </w:rPr>
            </w:rPrChange>
          </w:rPr>
          <w:t>있는</w:t>
        </w:r>
        <w:r w:rsidRPr="002646CB">
          <w:rPr>
            <w:rFonts w:hint="eastAsia"/>
            <w:lang w:val="en-US"/>
            <w:rPrChange w:id="4538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39" w:author="ETRI-김종원" w:date="2019-12-10T10:44:00Z">
              <w:rPr>
                <w:rFonts w:hint="eastAsia"/>
                <w:lang w:val="en-US"/>
              </w:rPr>
            </w:rPrChange>
          </w:rPr>
          <w:t>계량기</w:t>
        </w:r>
        <w:r w:rsidRPr="002646CB">
          <w:rPr>
            <w:rFonts w:hint="eastAsia"/>
            <w:lang w:val="en-US"/>
            <w:rPrChange w:id="4540" w:author="ETRI-김종원" w:date="2019-12-10T10:44:00Z">
              <w:rPr>
                <w:rFonts w:hint="eastAsia"/>
                <w:lang w:val="en-US"/>
              </w:rPr>
            </w:rPrChange>
          </w:rPr>
          <w:t>.</w:t>
        </w:r>
        <w:r w:rsidRPr="002646CB">
          <w:rPr>
            <w:lang w:val="en-US"/>
            <w:rPrChange w:id="454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42" w:author="ETRI-김종원" w:date="2019-12-10T10:44:00Z">
              <w:rPr>
                <w:rFonts w:hint="eastAsia"/>
                <w:lang w:val="en-US"/>
              </w:rPr>
            </w:rPrChange>
          </w:rPr>
          <w:t>전력사용량을</w:t>
        </w:r>
        <w:r w:rsidRPr="002646CB">
          <w:rPr>
            <w:rFonts w:hint="eastAsia"/>
            <w:lang w:val="en-US"/>
            <w:rPrChange w:id="4543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44" w:author="ETRI-김종원" w:date="2019-12-10T10:44:00Z">
              <w:rPr>
                <w:rFonts w:hint="eastAsia"/>
                <w:lang w:val="en-US"/>
              </w:rPr>
            </w:rPrChange>
          </w:rPr>
          <w:t>디지털</w:t>
        </w:r>
        <w:r w:rsidRPr="002646CB">
          <w:rPr>
            <w:rFonts w:hint="eastAsia"/>
            <w:lang w:val="en-US"/>
            <w:rPrChange w:id="4545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46" w:author="ETRI-김종원" w:date="2019-12-10T10:44:00Z">
              <w:rPr>
                <w:rFonts w:hint="eastAsia"/>
                <w:lang w:val="en-US"/>
              </w:rPr>
            </w:rPrChange>
          </w:rPr>
          <w:t>방식으로</w:t>
        </w:r>
        <w:r w:rsidRPr="002646CB">
          <w:rPr>
            <w:rFonts w:hint="eastAsia"/>
            <w:lang w:val="en-US"/>
            <w:rPrChange w:id="4547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48" w:author="ETRI-김종원" w:date="2019-12-10T10:44:00Z">
              <w:rPr>
                <w:rFonts w:hint="eastAsia"/>
                <w:lang w:val="en-US"/>
              </w:rPr>
            </w:rPrChange>
          </w:rPr>
          <w:t>기록하여</w:t>
        </w:r>
        <w:r w:rsidRPr="002646CB">
          <w:rPr>
            <w:rFonts w:hint="eastAsia"/>
            <w:lang w:val="en-US"/>
            <w:rPrChange w:id="4549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50" w:author="ETRI-김종원" w:date="2019-12-10T10:44:00Z">
              <w:rPr>
                <w:rFonts w:hint="eastAsia"/>
                <w:lang w:val="en-US"/>
              </w:rPr>
            </w:rPrChange>
          </w:rPr>
          <w:t>원격통신을</w:t>
        </w:r>
        <w:r w:rsidRPr="002646CB">
          <w:rPr>
            <w:rFonts w:hint="eastAsia"/>
            <w:lang w:val="en-US"/>
            <w:rPrChange w:id="4551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52" w:author="ETRI-김종원" w:date="2019-12-10T10:44:00Z">
              <w:rPr>
                <w:rFonts w:hint="eastAsia"/>
                <w:lang w:val="en-US"/>
              </w:rPr>
            </w:rPrChange>
          </w:rPr>
          <w:t>통해</w:t>
        </w:r>
        <w:r w:rsidRPr="002646CB">
          <w:rPr>
            <w:rFonts w:hint="eastAsia"/>
            <w:lang w:val="en-US"/>
            <w:rPrChange w:id="4553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54" w:author="ETRI-김종원" w:date="2019-12-10T10:44:00Z">
              <w:rPr>
                <w:rFonts w:hint="eastAsia"/>
                <w:lang w:val="en-US"/>
              </w:rPr>
            </w:rPrChange>
          </w:rPr>
          <w:t>보고하기</w:t>
        </w:r>
        <w:r w:rsidRPr="002646CB">
          <w:rPr>
            <w:rFonts w:hint="eastAsia"/>
            <w:lang w:val="en-US"/>
            <w:rPrChange w:id="4555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56" w:author="ETRI-김종원" w:date="2019-12-10T10:44:00Z">
              <w:rPr>
                <w:rFonts w:hint="eastAsia"/>
                <w:lang w:val="en-US"/>
              </w:rPr>
            </w:rPrChange>
          </w:rPr>
          <w:t>때문에</w:t>
        </w:r>
        <w:r w:rsidRPr="002646CB">
          <w:rPr>
            <w:rFonts w:hint="eastAsia"/>
            <w:lang w:val="en-US"/>
            <w:rPrChange w:id="4557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58" w:author="ETRI-김종원" w:date="2019-12-10T10:44:00Z">
              <w:rPr>
                <w:rFonts w:hint="eastAsia"/>
                <w:lang w:val="en-US"/>
              </w:rPr>
            </w:rPrChange>
          </w:rPr>
          <w:t>가정에서</w:t>
        </w:r>
        <w:r w:rsidRPr="002646CB">
          <w:rPr>
            <w:rFonts w:hint="eastAsia"/>
            <w:lang w:val="en-US"/>
            <w:rPrChange w:id="4559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60" w:author="ETRI-김종원" w:date="2019-12-10T10:44:00Z">
              <w:rPr>
                <w:rFonts w:hint="eastAsia"/>
                <w:lang w:val="en-US"/>
              </w:rPr>
            </w:rPrChange>
          </w:rPr>
          <w:t>실시간으로</w:t>
        </w:r>
        <w:r w:rsidRPr="002646CB">
          <w:rPr>
            <w:rFonts w:hint="eastAsia"/>
            <w:lang w:val="en-US"/>
            <w:rPrChange w:id="4561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62" w:author="ETRI-김종원" w:date="2019-12-10T10:44:00Z">
              <w:rPr>
                <w:rFonts w:hint="eastAsia"/>
                <w:lang w:val="en-US"/>
              </w:rPr>
            </w:rPrChange>
          </w:rPr>
          <w:t>전력사용량과</w:t>
        </w:r>
        <w:r w:rsidRPr="002646CB">
          <w:rPr>
            <w:rFonts w:hint="eastAsia"/>
            <w:lang w:val="en-US"/>
            <w:rPrChange w:id="4563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64" w:author="ETRI-김종원" w:date="2019-12-10T10:44:00Z">
              <w:rPr>
                <w:rFonts w:hint="eastAsia"/>
                <w:lang w:val="en-US"/>
              </w:rPr>
            </w:rPrChange>
          </w:rPr>
          <w:t>사용요금을</w:t>
        </w:r>
        <w:r w:rsidRPr="002646CB">
          <w:rPr>
            <w:rFonts w:hint="eastAsia"/>
            <w:lang w:val="en-US"/>
            <w:rPrChange w:id="4565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</w:ins>
      <w:ins w:id="4566" w:author="ETRI-김종원" w:date="2019-12-02T16:30:00Z">
        <w:r w:rsidR="002A694B" w:rsidRPr="002646CB">
          <w:rPr>
            <w:rFonts w:hint="eastAsia"/>
            <w:lang w:val="en-US"/>
            <w:rPrChange w:id="4567" w:author="ETRI-김종원" w:date="2019-12-10T10:44:00Z">
              <w:rPr>
                <w:rFonts w:hint="eastAsia"/>
                <w:lang w:val="en-US"/>
              </w:rPr>
            </w:rPrChange>
          </w:rPr>
          <w:t>체</w:t>
        </w:r>
      </w:ins>
      <w:ins w:id="4568" w:author="박 진상" w:date="2019-10-28T16:50:00Z">
        <w:del w:id="4569" w:author="ETRI-김종원" w:date="2019-12-02T16:30:00Z">
          <w:r w:rsidRPr="002646CB" w:rsidDel="002A694B">
            <w:rPr>
              <w:rFonts w:hint="eastAsia"/>
              <w:lang w:val="en-US"/>
              <w:rPrChange w:id="4570" w:author="ETRI-김종원" w:date="2019-12-10T10:44:00Z">
                <w:rPr>
                  <w:rFonts w:hint="eastAsia"/>
                  <w:lang w:val="en-US"/>
                </w:rPr>
              </w:rPrChange>
            </w:rPr>
            <w:delText>체</w:delText>
          </w:r>
        </w:del>
      </w:ins>
      <w:ins w:id="4571" w:author="ETRI-김종원" w:date="2019-12-02T16:30:00Z">
        <w:r w:rsidR="002A694B" w:rsidRPr="002646CB">
          <w:rPr>
            <w:rFonts w:hint="eastAsia"/>
            <w:lang w:val="en-US"/>
            <w:rPrChange w:id="4572" w:author="ETRI-김종원" w:date="2019-12-10T10:44:00Z">
              <w:rPr>
                <w:rFonts w:hint="eastAsia"/>
                <w:lang w:val="en-US"/>
              </w:rPr>
            </w:rPrChange>
          </w:rPr>
          <w:t>크</w:t>
        </w:r>
      </w:ins>
      <w:ins w:id="4573" w:author="박 진상" w:date="2019-10-28T16:50:00Z">
        <w:del w:id="4574" w:author="ETRI-김종원" w:date="2019-12-02T16:30:00Z">
          <w:r w:rsidRPr="002646CB" w:rsidDel="002A694B">
            <w:rPr>
              <w:rFonts w:hint="eastAsia"/>
              <w:lang w:val="en-US"/>
              <w:rPrChange w:id="4575" w:author="ETRI-김종원" w:date="2019-12-10T10:44:00Z">
                <w:rPr>
                  <w:rFonts w:hint="eastAsia"/>
                  <w:lang w:val="en-US"/>
                </w:rPr>
              </w:rPrChange>
            </w:rPr>
            <w:delText>그</w:delText>
          </w:r>
        </w:del>
        <w:r w:rsidRPr="002646CB">
          <w:rPr>
            <w:rFonts w:hint="eastAsia"/>
            <w:lang w:val="en-US"/>
            <w:rPrChange w:id="4576" w:author="ETRI-김종원" w:date="2019-12-10T10:44:00Z">
              <w:rPr>
                <w:rFonts w:hint="eastAsia"/>
                <w:lang w:val="en-US"/>
              </w:rPr>
            </w:rPrChange>
          </w:rPr>
          <w:t>할</w:t>
        </w:r>
        <w:r w:rsidRPr="002646CB">
          <w:rPr>
            <w:rFonts w:hint="eastAsia"/>
            <w:lang w:val="en-US"/>
            <w:rPrChange w:id="4577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78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hint="eastAsia"/>
            <w:lang w:val="en-US"/>
            <w:rPrChange w:id="4579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80" w:author="ETRI-김종원" w:date="2019-12-10T10:44:00Z">
              <w:rPr>
                <w:rFonts w:hint="eastAsia"/>
                <w:lang w:val="en-US"/>
              </w:rPr>
            </w:rPrChange>
          </w:rPr>
          <w:t>있는</w:t>
        </w:r>
        <w:r w:rsidRPr="002646CB">
          <w:rPr>
            <w:rFonts w:hint="eastAsia"/>
            <w:lang w:val="en-US"/>
            <w:rPrChange w:id="4581" w:author="ETRI-김종원" w:date="2019-12-10T10:44:00Z">
              <w:rPr>
                <w:rFonts w:hint="eastAsia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582" w:author="ETRI-김종원" w:date="2019-12-10T10:44:00Z">
              <w:rPr>
                <w:rFonts w:hint="eastAsia"/>
                <w:lang w:val="en-US"/>
              </w:rPr>
            </w:rPrChange>
          </w:rPr>
          <w:t>기기임</w:t>
        </w:r>
      </w:ins>
    </w:p>
    <w:p w14:paraId="57B93B41" w14:textId="77777777" w:rsidR="009F0C25" w:rsidRPr="002646CB" w:rsidRDefault="009F0C25">
      <w:pPr>
        <w:rPr>
          <w:ins w:id="4583" w:author="박 진상" w:date="2019-10-28T16:49:00Z"/>
          <w:lang w:val="en-US"/>
          <w:rPrChange w:id="4584" w:author="ETRI-김종원" w:date="2019-12-10T10:44:00Z">
            <w:rPr>
              <w:ins w:id="4585" w:author="박 진상" w:date="2019-10-28T16:49:00Z"/>
              <w:lang w:val="en-US"/>
            </w:rPr>
          </w:rPrChange>
        </w:rPr>
      </w:pPr>
    </w:p>
    <w:p w14:paraId="46691F1B" w14:textId="10FFCAC5" w:rsidR="00E25847" w:rsidRPr="002646CB" w:rsidRDefault="00D13941">
      <w:pPr>
        <w:rPr>
          <w:ins w:id="4586" w:author="박 진상" w:date="2019-10-08T06:37:00Z"/>
          <w:lang w:val="en-US"/>
          <w:rPrChange w:id="4587" w:author="ETRI-김종원" w:date="2019-12-10T10:44:00Z">
            <w:rPr>
              <w:ins w:id="4588" w:author="박 진상" w:date="2019-10-08T06:37:00Z"/>
              <w:lang w:val="en-US"/>
            </w:rPr>
          </w:rPrChange>
        </w:rPr>
        <w:pPrChange w:id="4589" w:author="박 진상" w:date="2019-10-08T07:28:00Z">
          <w:pPr>
            <w:numPr>
              <w:numId w:val="48"/>
            </w:numPr>
            <w:tabs>
              <w:tab w:val="num" w:pos="720"/>
            </w:tabs>
            <w:ind w:left="720" w:hanging="360"/>
          </w:pPr>
        </w:pPrChange>
      </w:pPr>
      <w:ins w:id="4590" w:author="박 진상" w:date="2019-10-28T18:37:00Z">
        <w:r w:rsidRPr="002646CB">
          <w:rPr>
            <w:rFonts w:hint="eastAsia"/>
            <w:lang w:val="en-US"/>
            <w:rPrChange w:id="4591" w:author="ETRI-김종원" w:date="2019-12-10T10:44:00Z">
              <w:rPr>
                <w:rFonts w:hint="eastAsia"/>
                <w:lang w:val="en-US"/>
              </w:rPr>
            </w:rPrChange>
          </w:rPr>
          <w:t>스마트미터</w:t>
        </w:r>
      </w:ins>
      <w:ins w:id="4592" w:author="박 진상" w:date="2019-10-09T13:53:00Z">
        <w:r w:rsidR="007C2844" w:rsidRPr="002646CB">
          <w:rPr>
            <w:rFonts w:hint="eastAsia"/>
            <w:lang w:val="en-US"/>
            <w:rPrChange w:id="4593" w:author="ETRI-김종원" w:date="2019-12-10T10:44:00Z">
              <w:rPr>
                <w:rFonts w:hint="eastAsia"/>
                <w:lang w:val="en-US"/>
              </w:rPr>
            </w:rPrChange>
          </w:rPr>
          <w:t>는</w:t>
        </w:r>
      </w:ins>
      <w:ins w:id="4594" w:author="박 진상" w:date="2019-10-08T06:37:00Z">
        <w:r w:rsidR="00E25847" w:rsidRPr="002646CB">
          <w:rPr>
            <w:lang w:val="en-US"/>
            <w:rPrChange w:id="4595" w:author="ETRI-김종원" w:date="2019-12-10T10:44:00Z">
              <w:rPr>
                <w:lang w:val="en-US"/>
              </w:rPr>
            </w:rPrChange>
          </w:rPr>
          <w:t xml:space="preserve"> CES-MG </w:t>
        </w:r>
        <w:r w:rsidR="00E25847" w:rsidRPr="002646CB">
          <w:rPr>
            <w:rFonts w:hint="eastAsia"/>
            <w:lang w:val="en-US"/>
            <w:rPrChange w:id="4596" w:author="ETRI-김종원" w:date="2019-12-10T10:44:00Z">
              <w:rPr>
                <w:rFonts w:hint="eastAsia"/>
                <w:lang w:val="en-US"/>
              </w:rPr>
            </w:rPrChange>
          </w:rPr>
          <w:t>내에</w:t>
        </w:r>
        <w:r w:rsidR="00E25847" w:rsidRPr="002646CB">
          <w:rPr>
            <w:lang w:val="en-US"/>
            <w:rPrChange w:id="4597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598" w:author="ETRI-김종원" w:date="2019-12-10T10:44:00Z">
              <w:rPr>
                <w:rFonts w:hint="eastAsia"/>
                <w:lang w:val="en-US"/>
              </w:rPr>
            </w:rPrChange>
          </w:rPr>
          <w:t>설치된다</w:t>
        </w:r>
        <w:r w:rsidR="00E25847" w:rsidRPr="002646CB">
          <w:rPr>
            <w:lang w:val="en-US"/>
            <w:rPrChange w:id="4599" w:author="ETRI-김종원" w:date="2019-12-10T10:44:00Z">
              <w:rPr>
                <w:lang w:val="en-US"/>
              </w:rPr>
            </w:rPrChange>
          </w:rPr>
          <w:t xml:space="preserve">. </w:t>
        </w:r>
      </w:ins>
      <w:ins w:id="4600" w:author="박 진상" w:date="2019-10-09T13:53:00Z">
        <w:r w:rsidR="007C2844" w:rsidRPr="002646CB">
          <w:rPr>
            <w:rFonts w:hint="eastAsia"/>
            <w:lang w:val="en-US"/>
            <w:rPrChange w:id="4601" w:author="ETRI-김종원" w:date="2019-12-10T10:44:00Z">
              <w:rPr>
                <w:rFonts w:hint="eastAsia"/>
                <w:lang w:val="en-US"/>
              </w:rPr>
            </w:rPrChange>
          </w:rPr>
          <w:t>이</w:t>
        </w:r>
        <w:r w:rsidR="007C2844" w:rsidRPr="002646CB">
          <w:rPr>
            <w:lang w:val="en-US"/>
            <w:rPrChange w:id="4602" w:author="ETRI-김종원" w:date="2019-12-10T10:44:00Z">
              <w:rPr>
                <w:lang w:val="en-US"/>
              </w:rPr>
            </w:rPrChange>
          </w:rPr>
          <w:t xml:space="preserve"> </w:t>
        </w:r>
        <w:r w:rsidR="007C2844" w:rsidRPr="002646CB">
          <w:rPr>
            <w:rFonts w:hint="eastAsia"/>
            <w:lang w:val="en-US"/>
            <w:rPrChange w:id="4603" w:author="ETRI-김종원" w:date="2019-12-10T10:44:00Z">
              <w:rPr>
                <w:rFonts w:hint="eastAsia"/>
                <w:lang w:val="en-US"/>
              </w:rPr>
            </w:rPrChange>
          </w:rPr>
          <w:t>표준에서는</w:t>
        </w:r>
        <w:r w:rsidR="007C2844" w:rsidRPr="002646CB">
          <w:rPr>
            <w:lang w:val="en-US"/>
            <w:rPrChange w:id="4604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4605" w:author="박 진상" w:date="2019-10-08T06:37:00Z">
        <w:r w:rsidR="00E25847" w:rsidRPr="002646CB">
          <w:rPr>
            <w:rFonts w:hint="eastAsia"/>
            <w:lang w:val="en-US"/>
            <w:rPrChange w:id="4606" w:author="ETRI-김종원" w:date="2019-12-10T10:44:00Z">
              <w:rPr>
                <w:rFonts w:hint="eastAsia"/>
                <w:lang w:val="en-US"/>
              </w:rPr>
            </w:rPrChange>
          </w:rPr>
          <w:t>메인그리드로부터</w:t>
        </w:r>
        <w:r w:rsidR="00E25847" w:rsidRPr="002646CB">
          <w:rPr>
            <w:lang w:val="en-US"/>
            <w:rPrChange w:id="4607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4608" w:author="ETRI-김종원" w:date="2019-12-02T16:30:00Z">
        <w:r w:rsidR="002A694B" w:rsidRPr="002646CB">
          <w:rPr>
            <w:rFonts w:hint="eastAsia"/>
            <w:lang w:val="en-US"/>
            <w:rPrChange w:id="4609" w:author="ETRI-김종원" w:date="2019-12-10T10:44:00Z">
              <w:rPr>
                <w:rFonts w:hint="eastAsia"/>
                <w:lang w:val="en-US"/>
              </w:rPr>
            </w:rPrChange>
          </w:rPr>
          <w:t>공급받는</w:t>
        </w:r>
      </w:ins>
      <w:ins w:id="4610" w:author="박 진상" w:date="2019-10-08T06:37:00Z">
        <w:del w:id="4611" w:author="ETRI-김종원" w:date="2019-12-02T16:30:00Z">
          <w:r w:rsidR="00E25847" w:rsidRPr="002646CB" w:rsidDel="002A694B">
            <w:rPr>
              <w:rFonts w:hint="eastAsia"/>
              <w:lang w:val="en-US"/>
              <w:rPrChange w:id="4612" w:author="ETRI-김종원" w:date="2019-12-10T10:44:00Z">
                <w:rPr>
                  <w:rFonts w:hint="eastAsia"/>
                  <w:lang w:val="en-US"/>
                </w:rPr>
              </w:rPrChange>
            </w:rPr>
            <w:delText>수신하는</w:delText>
          </w:r>
        </w:del>
        <w:r w:rsidR="00E25847" w:rsidRPr="002646CB">
          <w:rPr>
            <w:lang w:val="en-US"/>
            <w:rPrChange w:id="4613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14" w:author="ETRI-김종원" w:date="2019-12-10T10:44:00Z">
              <w:rPr>
                <w:rFonts w:hint="eastAsia"/>
                <w:lang w:val="en-US"/>
              </w:rPr>
            </w:rPrChange>
          </w:rPr>
          <w:t>전력</w:t>
        </w:r>
        <w:del w:id="4615" w:author="ETRI-김종원" w:date="2019-12-02T16:32:00Z">
          <w:r w:rsidR="00E25847" w:rsidRPr="002646CB" w:rsidDel="002A694B">
            <w:rPr>
              <w:rFonts w:hint="eastAsia"/>
              <w:lang w:val="en-US"/>
              <w:rPrChange w:id="4616" w:author="ETRI-김종원" w:date="2019-12-10T10:44:00Z">
                <w:rPr>
                  <w:rFonts w:hint="eastAsia"/>
                  <w:lang w:val="en-US"/>
                </w:rPr>
              </w:rPrChange>
            </w:rPr>
            <w:delText>량</w:delText>
          </w:r>
        </w:del>
        <w:r w:rsidR="00E25847" w:rsidRPr="002646CB">
          <w:rPr>
            <w:rFonts w:hint="eastAsia"/>
            <w:lang w:val="en-US"/>
            <w:rPrChange w:id="4617" w:author="ETRI-김종원" w:date="2019-12-10T10:44:00Z">
              <w:rPr>
                <w:rFonts w:hint="eastAsia"/>
                <w:lang w:val="en-US"/>
              </w:rPr>
            </w:rPrChange>
          </w:rPr>
          <w:t>과</w:t>
        </w:r>
        <w:r w:rsidR="00E25847" w:rsidRPr="002646CB">
          <w:rPr>
            <w:lang w:val="en-US"/>
            <w:rPrChange w:id="4618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4619" w:author="ETRI-김종원" w:date="2019-12-02T16:32:00Z">
        <w:r w:rsidR="002A694B" w:rsidRPr="002646CB">
          <w:rPr>
            <w:rFonts w:hint="eastAsia"/>
            <w:lang w:val="en-US"/>
            <w:rPrChange w:id="4620" w:author="ETRI-김종원" w:date="2019-12-10T10:44:00Z">
              <w:rPr>
                <w:rFonts w:hint="eastAsia"/>
                <w:lang w:val="en-US"/>
              </w:rPr>
            </w:rPrChange>
          </w:rPr>
          <w:t>전력</w:t>
        </w:r>
      </w:ins>
      <w:ins w:id="4621" w:author="박 진상" w:date="2019-10-08T06:37:00Z">
        <w:del w:id="4622" w:author="ETRI-김종원" w:date="2019-12-02T16:32:00Z">
          <w:r w:rsidR="00E25847" w:rsidRPr="002646CB" w:rsidDel="002A694B">
            <w:rPr>
              <w:rFonts w:hint="eastAsia"/>
              <w:lang w:val="en-US"/>
              <w:rPrChange w:id="4623" w:author="ETRI-김종원" w:date="2019-12-10T10:44:00Z">
                <w:rPr>
                  <w:rFonts w:hint="eastAsia"/>
                  <w:lang w:val="en-US"/>
                </w:rPr>
              </w:rPrChange>
            </w:rPr>
            <w:delText>에너지</w:delText>
          </w:r>
        </w:del>
        <w:r w:rsidR="00E25847" w:rsidRPr="002646CB">
          <w:rPr>
            <w:rFonts w:hint="eastAsia"/>
            <w:lang w:val="en-US"/>
            <w:rPrChange w:id="4624" w:author="ETRI-김종원" w:date="2019-12-10T10:44:00Z">
              <w:rPr>
                <w:rFonts w:hint="eastAsia"/>
                <w:lang w:val="en-US"/>
              </w:rPr>
            </w:rPrChange>
          </w:rPr>
          <w:t>량을</w:t>
        </w:r>
        <w:r w:rsidR="00E25847" w:rsidRPr="002646CB">
          <w:rPr>
            <w:lang w:val="en-US"/>
            <w:rPrChange w:id="4625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26" w:author="ETRI-김종원" w:date="2019-12-10T10:44:00Z">
              <w:rPr>
                <w:rFonts w:hint="eastAsia"/>
                <w:lang w:val="en-US"/>
              </w:rPr>
            </w:rPrChange>
          </w:rPr>
          <w:t>측정한다</w:t>
        </w:r>
        <w:r w:rsidR="00E25847" w:rsidRPr="002646CB">
          <w:rPr>
            <w:lang w:val="en-US"/>
            <w:rPrChange w:id="4627" w:author="ETRI-김종원" w:date="2019-12-10T10:44:00Z">
              <w:rPr>
                <w:lang w:val="en-US"/>
              </w:rPr>
            </w:rPrChange>
          </w:rPr>
          <w:t xml:space="preserve">. </w:t>
        </w:r>
        <w:r w:rsidR="00E25847" w:rsidRPr="002646CB">
          <w:rPr>
            <w:rFonts w:hint="eastAsia"/>
            <w:lang w:val="en-US"/>
            <w:rPrChange w:id="4628" w:author="ETRI-김종원" w:date="2019-12-10T10:44:00Z">
              <w:rPr>
                <w:rFonts w:hint="eastAsia"/>
                <w:lang w:val="en-US"/>
              </w:rPr>
            </w:rPrChange>
          </w:rPr>
          <w:t>에너지저장장치의</w:t>
        </w:r>
        <w:r w:rsidR="00E25847" w:rsidRPr="002646CB">
          <w:rPr>
            <w:lang w:val="en-US"/>
            <w:rPrChange w:id="4629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4630" w:author="ETRI-김종원" w:date="2019-12-02T16:32:00Z">
        <w:r w:rsidR="000444BB" w:rsidRPr="002646CB">
          <w:rPr>
            <w:rFonts w:hint="eastAsia"/>
            <w:lang w:val="en-US"/>
            <w:rPrChange w:id="4631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전력과</w:t>
        </w:r>
        <w:r w:rsidR="000444BB" w:rsidRPr="002646CB">
          <w:rPr>
            <w:lang w:val="en-US"/>
            <w:rPrChange w:id="4632" w:author="ETRI-김종원" w:date="2019-12-10T10:44:00Z">
              <w:rPr>
                <w:color w:val="FF0000"/>
                <w:lang w:val="en-US"/>
              </w:rPr>
            </w:rPrChange>
          </w:rPr>
          <w:t xml:space="preserve"> </w:t>
        </w:r>
        <w:r w:rsidR="000444BB" w:rsidRPr="002646CB">
          <w:rPr>
            <w:rFonts w:hint="eastAsia"/>
            <w:lang w:val="en-US"/>
            <w:rPrChange w:id="4633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전력량</w:t>
        </w:r>
      </w:ins>
      <w:ins w:id="4634" w:author="박 진상" w:date="2019-10-08T06:37:00Z">
        <w:del w:id="4635" w:author="ETRI-김종원" w:date="2019-12-02T16:32:00Z">
          <w:r w:rsidR="00E25847" w:rsidRPr="002646CB" w:rsidDel="000444BB">
            <w:rPr>
              <w:rFonts w:hint="eastAsia"/>
              <w:lang w:val="en-US"/>
              <w:rPrChange w:id="4636" w:author="ETRI-김종원" w:date="2019-12-10T10:44:00Z">
                <w:rPr>
                  <w:rFonts w:hint="eastAsia"/>
                  <w:lang w:val="en-US"/>
                </w:rPr>
              </w:rPrChange>
            </w:rPr>
            <w:delText>전력과</w:delText>
          </w:r>
          <w:r w:rsidR="00E25847" w:rsidRPr="002646CB" w:rsidDel="000444BB">
            <w:rPr>
              <w:lang w:val="en-US"/>
              <w:rPrChange w:id="4637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="00E25847" w:rsidRPr="002646CB" w:rsidDel="000444BB">
            <w:rPr>
              <w:rFonts w:hint="eastAsia"/>
              <w:lang w:val="en-US"/>
              <w:rPrChange w:id="4638" w:author="ETRI-김종원" w:date="2019-12-10T10:44:00Z">
                <w:rPr>
                  <w:rFonts w:hint="eastAsia"/>
                  <w:lang w:val="en-US"/>
                </w:rPr>
              </w:rPrChange>
            </w:rPr>
            <w:delText>에너지량</w:delText>
          </w:r>
        </w:del>
        <w:r w:rsidR="00E25847" w:rsidRPr="002646CB">
          <w:rPr>
            <w:rFonts w:hint="eastAsia"/>
            <w:lang w:val="en-US"/>
            <w:rPrChange w:id="4639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="00E25847" w:rsidRPr="002646CB">
          <w:rPr>
            <w:lang w:val="en-US"/>
            <w:rPrChange w:id="4640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41" w:author="ETRI-김종원" w:date="2019-12-10T10:44:00Z">
              <w:rPr>
                <w:rFonts w:hint="eastAsia"/>
                <w:lang w:val="en-US"/>
              </w:rPr>
            </w:rPrChange>
          </w:rPr>
          <w:t>측정한다</w:t>
        </w:r>
        <w:r w:rsidR="00E25847" w:rsidRPr="002646CB">
          <w:rPr>
            <w:lang w:val="en-US"/>
            <w:rPrChange w:id="4642" w:author="ETRI-김종원" w:date="2019-12-10T10:44:00Z">
              <w:rPr>
                <w:lang w:val="en-US"/>
              </w:rPr>
            </w:rPrChange>
          </w:rPr>
          <w:t xml:space="preserve">. </w:t>
        </w:r>
        <w:r w:rsidR="00E25847" w:rsidRPr="002646CB">
          <w:rPr>
            <w:rFonts w:hint="eastAsia"/>
            <w:lang w:val="en-US"/>
            <w:rPrChange w:id="4643" w:author="ETRI-김종원" w:date="2019-12-10T10:44:00Z">
              <w:rPr>
                <w:rFonts w:hint="eastAsia"/>
                <w:lang w:val="en-US"/>
              </w:rPr>
            </w:rPrChange>
          </w:rPr>
          <w:t>태양광발전시스템에서</w:t>
        </w:r>
        <w:r w:rsidR="00E25847" w:rsidRPr="002646CB">
          <w:rPr>
            <w:lang w:val="en-US"/>
            <w:rPrChange w:id="4644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45" w:author="ETRI-김종원" w:date="2019-12-10T10:44:00Z">
              <w:rPr>
                <w:rFonts w:hint="eastAsia"/>
                <w:lang w:val="en-US"/>
              </w:rPr>
            </w:rPrChange>
          </w:rPr>
          <w:t>생산되는</w:t>
        </w:r>
        <w:r w:rsidR="00E25847" w:rsidRPr="002646CB">
          <w:rPr>
            <w:lang w:val="en-US"/>
            <w:rPrChange w:id="4646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4647" w:author="ETRI-김종원" w:date="2019-12-02T16:33:00Z">
        <w:r w:rsidR="000444BB" w:rsidRPr="002646CB">
          <w:rPr>
            <w:rFonts w:hint="eastAsia"/>
            <w:lang w:val="en-US"/>
            <w:rPrChange w:id="4648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전력과</w:t>
        </w:r>
        <w:r w:rsidR="000444BB" w:rsidRPr="002646CB">
          <w:rPr>
            <w:lang w:val="en-US"/>
            <w:rPrChange w:id="4649" w:author="ETRI-김종원" w:date="2019-12-10T10:44:00Z">
              <w:rPr>
                <w:color w:val="FF0000"/>
                <w:lang w:val="en-US"/>
              </w:rPr>
            </w:rPrChange>
          </w:rPr>
          <w:t xml:space="preserve"> </w:t>
        </w:r>
        <w:r w:rsidR="000444BB" w:rsidRPr="002646CB">
          <w:rPr>
            <w:rFonts w:hint="eastAsia"/>
            <w:lang w:val="en-US"/>
            <w:rPrChange w:id="4650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전력량</w:t>
        </w:r>
      </w:ins>
      <w:ins w:id="4651" w:author="박 진상" w:date="2019-10-08T06:37:00Z">
        <w:del w:id="4652" w:author="ETRI-김종원" w:date="2019-12-02T16:33:00Z">
          <w:r w:rsidR="00E25847" w:rsidRPr="002646CB" w:rsidDel="000444BB">
            <w:rPr>
              <w:rFonts w:hint="eastAsia"/>
              <w:lang w:val="en-US"/>
              <w:rPrChange w:id="4653" w:author="ETRI-김종원" w:date="2019-12-10T10:44:00Z">
                <w:rPr>
                  <w:rFonts w:hint="eastAsia"/>
                  <w:lang w:val="en-US"/>
                </w:rPr>
              </w:rPrChange>
            </w:rPr>
            <w:delText>전력량과</w:delText>
          </w:r>
          <w:r w:rsidR="00E25847" w:rsidRPr="002646CB" w:rsidDel="000444BB">
            <w:rPr>
              <w:lang w:val="en-US"/>
              <w:rPrChange w:id="4654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="00E25847" w:rsidRPr="002646CB" w:rsidDel="000444BB">
            <w:rPr>
              <w:rFonts w:hint="eastAsia"/>
              <w:lang w:val="en-US"/>
              <w:rPrChange w:id="4655" w:author="ETRI-김종원" w:date="2019-12-10T10:44:00Z">
                <w:rPr>
                  <w:rFonts w:hint="eastAsia"/>
                  <w:lang w:val="en-US"/>
                </w:rPr>
              </w:rPrChange>
            </w:rPr>
            <w:delText>에너지량</w:delText>
          </w:r>
        </w:del>
        <w:r w:rsidR="00E25847" w:rsidRPr="002646CB">
          <w:rPr>
            <w:rFonts w:hint="eastAsia"/>
            <w:lang w:val="en-US"/>
            <w:rPrChange w:id="4656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="00E25847" w:rsidRPr="002646CB">
          <w:rPr>
            <w:lang w:val="en-US"/>
            <w:rPrChange w:id="4657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58" w:author="ETRI-김종원" w:date="2019-12-10T10:44:00Z">
              <w:rPr>
                <w:rFonts w:hint="eastAsia"/>
                <w:lang w:val="en-US"/>
              </w:rPr>
            </w:rPrChange>
          </w:rPr>
          <w:t>측정한다</w:t>
        </w:r>
        <w:r w:rsidR="00E25847" w:rsidRPr="002646CB">
          <w:rPr>
            <w:lang w:val="en-US"/>
            <w:rPrChange w:id="4659" w:author="ETRI-김종원" w:date="2019-12-10T10:44:00Z">
              <w:rPr>
                <w:lang w:val="en-US"/>
              </w:rPr>
            </w:rPrChange>
          </w:rPr>
          <w:t xml:space="preserve">. </w:t>
        </w:r>
        <w:r w:rsidR="00E25847" w:rsidRPr="002646CB">
          <w:rPr>
            <w:rFonts w:hint="eastAsia"/>
            <w:lang w:val="en-US"/>
            <w:rPrChange w:id="4660" w:author="ETRI-김종원" w:date="2019-12-10T10:44:00Z">
              <w:rPr>
                <w:rFonts w:hint="eastAsia"/>
                <w:lang w:val="en-US"/>
              </w:rPr>
            </w:rPrChange>
          </w:rPr>
          <w:t>각</w:t>
        </w:r>
        <w:r w:rsidR="00E25847" w:rsidRPr="002646CB">
          <w:rPr>
            <w:lang w:val="en-US"/>
            <w:rPrChange w:id="4661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62" w:author="ETRI-김종원" w:date="2019-12-10T10:44:00Z">
              <w:rPr>
                <w:rFonts w:hint="eastAsia"/>
                <w:lang w:val="en-US"/>
              </w:rPr>
            </w:rPrChange>
          </w:rPr>
          <w:t>구성성분에서</w:t>
        </w:r>
        <w:r w:rsidR="00E25847" w:rsidRPr="002646CB">
          <w:rPr>
            <w:lang w:val="en-US"/>
            <w:rPrChange w:id="4663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64" w:author="ETRI-김종원" w:date="2019-12-10T10:44:00Z">
              <w:rPr>
                <w:rFonts w:hint="eastAsia"/>
                <w:lang w:val="en-US"/>
              </w:rPr>
            </w:rPrChange>
          </w:rPr>
          <w:t>측정한</w:t>
        </w:r>
        <w:r w:rsidR="00E25847" w:rsidRPr="002646CB">
          <w:rPr>
            <w:lang w:val="en-US"/>
            <w:rPrChange w:id="4665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66" w:author="ETRI-김종원" w:date="2019-12-10T10:44:00Z">
              <w:rPr>
                <w:rFonts w:hint="eastAsia"/>
                <w:lang w:val="en-US"/>
              </w:rPr>
            </w:rPrChange>
          </w:rPr>
          <w:t>측정값을</w:t>
        </w:r>
        <w:r w:rsidR="00E25847" w:rsidRPr="002646CB">
          <w:rPr>
            <w:lang w:val="en-US"/>
            <w:rPrChange w:id="4667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68" w:author="ETRI-김종원" w:date="2019-12-10T10:44:00Z">
              <w:rPr>
                <w:rFonts w:hint="eastAsia"/>
                <w:lang w:val="en-US"/>
              </w:rPr>
            </w:rPrChange>
          </w:rPr>
          <w:t>마이크로그리드</w:t>
        </w:r>
        <w:r w:rsidR="00E25847" w:rsidRPr="002646CB">
          <w:rPr>
            <w:lang w:val="en-US"/>
            <w:rPrChange w:id="4669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70" w:author="ETRI-김종원" w:date="2019-12-10T10:44:00Z">
              <w:rPr>
                <w:rFonts w:hint="eastAsia"/>
                <w:lang w:val="en-US"/>
              </w:rPr>
            </w:rPrChange>
          </w:rPr>
          <w:t>관리시스템으로</w:t>
        </w:r>
        <w:r w:rsidR="00E25847" w:rsidRPr="002646CB">
          <w:rPr>
            <w:lang w:val="en-US"/>
            <w:rPrChange w:id="4671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72" w:author="ETRI-김종원" w:date="2019-12-10T10:44:00Z">
              <w:rPr>
                <w:rFonts w:hint="eastAsia"/>
                <w:lang w:val="en-US"/>
              </w:rPr>
            </w:rPrChange>
          </w:rPr>
          <w:t>데이터를</w:t>
        </w:r>
        <w:r w:rsidR="00E25847" w:rsidRPr="002646CB">
          <w:rPr>
            <w:lang w:val="en-US"/>
            <w:rPrChange w:id="4673" w:author="ETRI-김종원" w:date="2019-12-10T10:44:00Z">
              <w:rPr>
                <w:lang w:val="en-US"/>
              </w:rPr>
            </w:rPrChange>
          </w:rPr>
          <w:t xml:space="preserve"> </w:t>
        </w:r>
        <w:r w:rsidR="00E25847" w:rsidRPr="002646CB">
          <w:rPr>
            <w:rFonts w:hint="eastAsia"/>
            <w:lang w:val="en-US"/>
            <w:rPrChange w:id="4674" w:author="ETRI-김종원" w:date="2019-12-10T10:44:00Z">
              <w:rPr>
                <w:rFonts w:hint="eastAsia"/>
                <w:lang w:val="en-US"/>
              </w:rPr>
            </w:rPrChange>
          </w:rPr>
          <w:t>보낸다</w:t>
        </w:r>
        <w:r w:rsidR="00E25847" w:rsidRPr="002646CB">
          <w:rPr>
            <w:lang w:val="en-US"/>
            <w:rPrChange w:id="4675" w:author="ETRI-김종원" w:date="2019-12-10T10:44:00Z">
              <w:rPr>
                <w:lang w:val="en-US"/>
              </w:rPr>
            </w:rPrChange>
          </w:rPr>
          <w:t>.</w:t>
        </w:r>
      </w:ins>
    </w:p>
    <w:p w14:paraId="49DB335D" w14:textId="14D2CC5D" w:rsidR="00E25847" w:rsidRPr="002646CB" w:rsidRDefault="00E25847">
      <w:pPr>
        <w:rPr>
          <w:ins w:id="4676" w:author="박 진상" w:date="2019-10-08T06:37:00Z"/>
          <w:lang w:val="en-US"/>
          <w:rPrChange w:id="4677" w:author="ETRI-김종원" w:date="2019-12-10T10:44:00Z">
            <w:rPr>
              <w:ins w:id="4678" w:author="박 진상" w:date="2019-10-08T06:37:00Z"/>
              <w:lang w:val="en-US"/>
            </w:rPr>
          </w:rPrChange>
        </w:rPr>
        <w:pPrChange w:id="4679" w:author="박 진상" w:date="2019-10-08T07:28:00Z">
          <w:pPr>
            <w:numPr>
              <w:numId w:val="48"/>
            </w:numPr>
            <w:tabs>
              <w:tab w:val="num" w:pos="720"/>
            </w:tabs>
            <w:ind w:left="720" w:hanging="360"/>
          </w:pPr>
        </w:pPrChange>
      </w:pPr>
      <w:ins w:id="4680" w:author="박 진상" w:date="2019-10-08T06:37:00Z">
        <w:r w:rsidRPr="002646CB">
          <w:rPr>
            <w:rFonts w:hint="eastAsia"/>
            <w:lang w:val="en-US"/>
            <w:rPrChange w:id="4681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본</w:t>
        </w:r>
        <w:r w:rsidRPr="002646CB">
          <w:rPr>
            <w:lang w:val="en-US"/>
            <w:rPrChange w:id="4682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8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표준에서는</w:t>
        </w:r>
        <w:r w:rsidRPr="002646CB">
          <w:rPr>
            <w:lang w:val="en-US"/>
            <w:rPrChange w:id="4684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8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전력과</w:t>
        </w:r>
        <w:r w:rsidRPr="002646CB">
          <w:rPr>
            <w:lang w:val="en-US"/>
            <w:rPrChange w:id="4686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87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전력량을</w:t>
        </w:r>
        <w:r w:rsidRPr="002646CB">
          <w:rPr>
            <w:lang w:val="en-US"/>
            <w:rPrChange w:id="4688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89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측정할</w:t>
        </w:r>
        <w:r w:rsidRPr="002646CB">
          <w:rPr>
            <w:lang w:val="en-US"/>
            <w:rPrChange w:id="4690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91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수</w:t>
        </w:r>
        <w:r w:rsidRPr="002646CB">
          <w:rPr>
            <w:lang w:val="en-US"/>
            <w:rPrChange w:id="4692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9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있는</w:t>
        </w:r>
        <w:r w:rsidRPr="002646CB">
          <w:rPr>
            <w:lang w:val="en-US"/>
            <w:rPrChange w:id="4694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69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것을</w:t>
        </w:r>
        <w:r w:rsidRPr="002646CB">
          <w:rPr>
            <w:lang w:val="en-US"/>
            <w:rPrChange w:id="4696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</w:ins>
      <w:ins w:id="4697" w:author="박 진상" w:date="2019-10-28T18:37:00Z">
        <w:r w:rsidR="00D13941" w:rsidRPr="002646CB">
          <w:rPr>
            <w:rFonts w:hint="eastAsia"/>
            <w:lang w:val="en-US"/>
            <w:rPrChange w:id="4698" w:author="ETRI-김종원" w:date="2019-12-10T10:44:00Z">
              <w:rPr>
                <w:rFonts w:hint="eastAsia"/>
                <w:lang w:val="en-US"/>
              </w:rPr>
            </w:rPrChange>
          </w:rPr>
          <w:t>스마트미터</w:t>
        </w:r>
      </w:ins>
      <w:ins w:id="4699" w:author="박 진상" w:date="2019-10-08T06:37:00Z">
        <w:r w:rsidRPr="002646CB">
          <w:rPr>
            <w:rFonts w:hint="eastAsia"/>
            <w:lang w:val="en-US"/>
            <w:rPrChange w:id="4700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로</w:t>
        </w:r>
        <w:r w:rsidRPr="002646CB">
          <w:rPr>
            <w:lang w:val="en-US"/>
            <w:rPrChange w:id="4701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702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정의하며</w:t>
        </w:r>
        <w:r w:rsidRPr="002646CB">
          <w:rPr>
            <w:lang w:val="en-US"/>
            <w:rPrChange w:id="4703" w:author="ETRI-김종원" w:date="2019-12-10T10:44:00Z">
              <w:rPr>
                <w:highlight w:val="yellow"/>
                <w:lang w:val="en-US"/>
              </w:rPr>
            </w:rPrChange>
          </w:rPr>
          <w:t xml:space="preserve"> 1</w:t>
        </w:r>
        <w:r w:rsidRPr="002646CB">
          <w:rPr>
            <w:rFonts w:hint="eastAsia"/>
            <w:lang w:val="en-US"/>
            <w:rPrChange w:id="4704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분</w:t>
        </w:r>
        <w:r w:rsidRPr="002646CB">
          <w:rPr>
            <w:lang w:val="en-US"/>
            <w:rPrChange w:id="4705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706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단위</w:t>
        </w:r>
        <w:r w:rsidRPr="002646CB">
          <w:rPr>
            <w:lang w:val="en-US"/>
            <w:rPrChange w:id="4707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</w:ins>
      <w:ins w:id="4708" w:author="ETRI-김종원" w:date="2019-12-02T16:33:00Z">
        <w:r w:rsidR="000444BB" w:rsidRPr="002646CB">
          <w:rPr>
            <w:rFonts w:hint="eastAsia"/>
            <w:lang w:val="en-US"/>
            <w:rPrChange w:id="4709" w:author="ETRI-김종원" w:date="2019-12-10T10:44:00Z">
              <w:rPr>
                <w:rFonts w:hint="eastAsia"/>
                <w:lang w:val="en-US"/>
              </w:rPr>
            </w:rPrChange>
          </w:rPr>
          <w:t>평균</w:t>
        </w:r>
      </w:ins>
      <w:ins w:id="4710" w:author="박 진상" w:date="2019-10-08T06:37:00Z">
        <w:r w:rsidRPr="002646CB">
          <w:rPr>
            <w:rFonts w:hint="eastAsia"/>
            <w:lang w:val="en-US"/>
            <w:rPrChange w:id="4711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전력과</w:t>
        </w:r>
        <w:r w:rsidRPr="002646CB">
          <w:rPr>
            <w:lang w:val="en-US"/>
            <w:rPrChange w:id="4712" w:author="ETRI-김종원" w:date="2019-12-10T10:44:00Z">
              <w:rPr>
                <w:highlight w:val="yellow"/>
                <w:lang w:val="en-US"/>
              </w:rPr>
            </w:rPrChange>
          </w:rPr>
          <w:t xml:space="preserve"> 5</w:t>
        </w:r>
        <w:r w:rsidRPr="002646CB">
          <w:rPr>
            <w:rFonts w:hint="eastAsia"/>
            <w:lang w:val="en-US"/>
            <w:rPrChange w:id="471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분단위</w:t>
        </w:r>
        <w:r w:rsidRPr="002646CB">
          <w:rPr>
            <w:lang w:val="en-US"/>
            <w:rPrChange w:id="4714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</w:ins>
      <w:ins w:id="4715" w:author="ETRI-김종원" w:date="2019-12-02T16:34:00Z">
        <w:r w:rsidR="000444BB" w:rsidRPr="002646CB">
          <w:rPr>
            <w:rFonts w:hint="eastAsia"/>
            <w:lang w:val="en-US"/>
            <w:rPrChange w:id="4716" w:author="ETRI-김종원" w:date="2019-12-10T10:44:00Z">
              <w:rPr>
                <w:rFonts w:hint="eastAsia"/>
                <w:lang w:val="en-US"/>
              </w:rPr>
            </w:rPrChange>
          </w:rPr>
          <w:t>평균</w:t>
        </w:r>
      </w:ins>
      <w:ins w:id="4717" w:author="박 진상" w:date="2019-10-08T06:37:00Z">
        <w:r w:rsidRPr="002646CB">
          <w:rPr>
            <w:rFonts w:hint="eastAsia"/>
            <w:lang w:val="en-US"/>
            <w:rPrChange w:id="4718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전력량을</w:t>
        </w:r>
        <w:r w:rsidRPr="002646CB">
          <w:rPr>
            <w:lang w:val="en-US"/>
            <w:rPrChange w:id="4719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720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측정하고</w:t>
        </w:r>
        <w:r w:rsidRPr="002646CB">
          <w:rPr>
            <w:lang w:val="en-US"/>
            <w:rPrChange w:id="4721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722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데이터를</w:t>
        </w:r>
        <w:r w:rsidRPr="002646CB">
          <w:rPr>
            <w:lang w:val="en-US"/>
            <w:rPrChange w:id="4723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4724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수집한다</w:t>
        </w:r>
        <w:r w:rsidRPr="002646CB">
          <w:rPr>
            <w:lang w:val="en-US"/>
            <w:rPrChange w:id="4725" w:author="ETRI-김종원" w:date="2019-12-10T10:44:00Z">
              <w:rPr>
                <w:highlight w:val="yellow"/>
                <w:lang w:val="en-US"/>
              </w:rPr>
            </w:rPrChange>
          </w:rPr>
          <w:t xml:space="preserve">. </w:t>
        </w:r>
      </w:ins>
    </w:p>
    <w:p w14:paraId="5E028AD7" w14:textId="3DD9C59A" w:rsidR="002559F2" w:rsidRPr="002646CB" w:rsidDel="002C57C7" w:rsidRDefault="002559F2" w:rsidP="002559F2">
      <w:pPr>
        <w:rPr>
          <w:del w:id="4726" w:author="박 진상" w:date="2019-10-08T04:39:00Z"/>
          <w:rPrChange w:id="4727" w:author="ETRI-김종원" w:date="2019-12-10T10:44:00Z">
            <w:rPr>
              <w:del w:id="4728" w:author="박 진상" w:date="2019-10-08T04:39:00Z"/>
            </w:rPr>
          </w:rPrChange>
        </w:rPr>
      </w:pPr>
      <w:del w:id="4729" w:author="박 진상" w:date="2019-10-08T04:39:00Z">
        <w:r w:rsidRPr="002646CB" w:rsidDel="00B762CB">
          <w:rPr>
            <w:rFonts w:hint="eastAsia"/>
            <w:rPrChange w:id="4730" w:author="ETRI-김종원" w:date="2019-12-10T10:44:00Z">
              <w:rPr>
                <w:rFonts w:hint="eastAsia"/>
              </w:rPr>
            </w:rPrChange>
          </w:rPr>
          <w:delText>해당</w:delText>
        </w:r>
        <w:r w:rsidRPr="002646CB" w:rsidDel="00B762CB">
          <w:rPr>
            <w:rPrChange w:id="4731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32" w:author="ETRI-김종원" w:date="2019-12-10T10:44:00Z">
              <w:rPr>
                <w:rFonts w:hint="eastAsia"/>
              </w:rPr>
            </w:rPrChange>
          </w:rPr>
          <w:delText>환경의</w:delText>
        </w:r>
        <w:r w:rsidRPr="002646CB" w:rsidDel="00B762CB">
          <w:rPr>
            <w:rPrChange w:id="4733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34" w:author="ETRI-김종원" w:date="2019-12-10T10:44:00Z">
              <w:rPr>
                <w:rFonts w:hint="eastAsia"/>
              </w:rPr>
            </w:rPrChange>
          </w:rPr>
          <w:delText>어떤</w:delText>
        </w:r>
        <w:r w:rsidRPr="002646CB" w:rsidDel="00B762CB">
          <w:rPr>
            <w:rPrChange w:id="4735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36" w:author="ETRI-김종원" w:date="2019-12-10T10:44:00Z">
              <w:rPr>
                <w:rFonts w:hint="eastAsia"/>
              </w:rPr>
            </w:rPrChange>
          </w:rPr>
          <w:delText>것에도</w:delText>
        </w:r>
        <w:r w:rsidRPr="002646CB" w:rsidDel="00B762CB">
          <w:rPr>
            <w:rPrChange w:id="4737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38" w:author="ETRI-김종원" w:date="2019-12-10T10:44:00Z">
              <w:rPr>
                <w:rFonts w:hint="eastAsia"/>
              </w:rPr>
            </w:rPrChange>
          </w:rPr>
          <w:delText>견딜</w:delText>
        </w:r>
        <w:r w:rsidRPr="002646CB" w:rsidDel="00B762CB">
          <w:rPr>
            <w:rPrChange w:id="4739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40" w:author="ETRI-김종원" w:date="2019-12-10T10:44:00Z">
              <w:rPr>
                <w:rFonts w:hint="eastAsia"/>
              </w:rPr>
            </w:rPrChange>
          </w:rPr>
          <w:delText>수</w:delText>
        </w:r>
        <w:r w:rsidRPr="002646CB" w:rsidDel="00B762CB">
          <w:rPr>
            <w:rPrChange w:id="4741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42" w:author="ETRI-김종원" w:date="2019-12-10T10:44:00Z">
              <w:rPr>
                <w:rFonts w:hint="eastAsia"/>
              </w:rPr>
            </w:rPrChange>
          </w:rPr>
          <w:delText>없는</w:delText>
        </w:r>
        <w:r w:rsidRPr="002646CB" w:rsidDel="00B762CB">
          <w:rPr>
            <w:rPrChange w:id="4743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44" w:author="ETRI-김종원" w:date="2019-12-10T10:44:00Z">
              <w:rPr>
                <w:rFonts w:hint="eastAsia"/>
              </w:rPr>
            </w:rPrChange>
          </w:rPr>
          <w:delText>전자파</w:delText>
        </w:r>
        <w:r w:rsidRPr="002646CB" w:rsidDel="00B762CB">
          <w:rPr>
            <w:rPrChange w:id="4745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46" w:author="ETRI-김종원" w:date="2019-12-10T10:44:00Z">
              <w:rPr>
                <w:rFonts w:hint="eastAsia"/>
              </w:rPr>
            </w:rPrChange>
          </w:rPr>
          <w:delText>장애를</w:delText>
        </w:r>
        <w:r w:rsidRPr="002646CB" w:rsidDel="00B762CB">
          <w:rPr>
            <w:rPrChange w:id="4747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48" w:author="ETRI-김종원" w:date="2019-12-10T10:44:00Z">
              <w:rPr>
                <w:rFonts w:hint="eastAsia"/>
              </w:rPr>
            </w:rPrChange>
          </w:rPr>
          <w:delText>일으키지</w:delText>
        </w:r>
        <w:r w:rsidRPr="002646CB" w:rsidDel="00B762CB">
          <w:rPr>
            <w:rPrChange w:id="4749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50" w:author="ETRI-김종원" w:date="2019-12-10T10:44:00Z">
              <w:rPr>
                <w:rFonts w:hint="eastAsia"/>
              </w:rPr>
            </w:rPrChange>
          </w:rPr>
          <w:delText>않으면서</w:delText>
        </w:r>
        <w:r w:rsidRPr="002646CB" w:rsidDel="00B762CB">
          <w:rPr>
            <w:rPrChange w:id="4751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52" w:author="ETRI-김종원" w:date="2019-12-10T10:44:00Z">
              <w:rPr>
                <w:rFonts w:hint="eastAsia"/>
              </w:rPr>
            </w:rPrChange>
          </w:rPr>
          <w:delText>전자기</w:delText>
        </w:r>
        <w:r w:rsidRPr="002646CB" w:rsidDel="00B762CB">
          <w:rPr>
            <w:rPrChange w:id="4753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54" w:author="ETRI-김종원" w:date="2019-12-10T10:44:00Z">
              <w:rPr>
                <w:rFonts w:hint="eastAsia"/>
              </w:rPr>
            </w:rPrChange>
          </w:rPr>
          <w:delText>환경에서</w:delText>
        </w:r>
        <w:r w:rsidRPr="002646CB" w:rsidDel="00B762CB">
          <w:rPr>
            <w:rPrChange w:id="4755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56" w:author="ETRI-김종원" w:date="2019-12-10T10:44:00Z">
              <w:rPr>
                <w:rFonts w:hint="eastAsia"/>
              </w:rPr>
            </w:rPrChange>
          </w:rPr>
          <w:delText>만족스럽게</w:delText>
        </w:r>
        <w:r w:rsidRPr="002646CB" w:rsidDel="00B762CB">
          <w:rPr>
            <w:rPrChange w:id="4757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58" w:author="ETRI-김종원" w:date="2019-12-10T10:44:00Z">
              <w:rPr>
                <w:rFonts w:hint="eastAsia"/>
              </w:rPr>
            </w:rPrChange>
          </w:rPr>
          <w:delText>기능하는</w:delText>
        </w:r>
        <w:r w:rsidRPr="002646CB" w:rsidDel="00B762CB">
          <w:rPr>
            <w:rPrChange w:id="4759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60" w:author="ETRI-김종원" w:date="2019-12-10T10:44:00Z">
              <w:rPr>
                <w:rFonts w:hint="eastAsia"/>
              </w:rPr>
            </w:rPrChange>
          </w:rPr>
          <w:delText>장비</w:delText>
        </w:r>
        <w:r w:rsidRPr="002646CB" w:rsidDel="00B762CB">
          <w:rPr>
            <w:rPrChange w:id="4761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62" w:author="ETRI-김종원" w:date="2019-12-10T10:44:00Z">
              <w:rPr>
                <w:rFonts w:hint="eastAsia"/>
              </w:rPr>
            </w:rPrChange>
          </w:rPr>
          <w:delText>또는</w:delText>
        </w:r>
        <w:r w:rsidRPr="002646CB" w:rsidDel="00B762CB">
          <w:rPr>
            <w:rPrChange w:id="4763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64" w:author="ETRI-김종원" w:date="2019-12-10T10:44:00Z">
              <w:rPr>
                <w:rFonts w:hint="eastAsia"/>
              </w:rPr>
            </w:rPrChange>
          </w:rPr>
          <w:delText>시스템의</w:delText>
        </w:r>
        <w:r w:rsidRPr="002646CB" w:rsidDel="00B762CB">
          <w:rPr>
            <w:rPrChange w:id="4765" w:author="ETRI-김종원" w:date="2019-12-10T10:44:00Z">
              <w:rPr/>
            </w:rPrChange>
          </w:rPr>
          <w:delText xml:space="preserve"> </w:delText>
        </w:r>
        <w:r w:rsidRPr="002646CB" w:rsidDel="00B762CB">
          <w:rPr>
            <w:rFonts w:hint="eastAsia"/>
            <w:rPrChange w:id="4766" w:author="ETRI-김종원" w:date="2019-12-10T10:44:00Z">
              <w:rPr>
                <w:rFonts w:hint="eastAsia"/>
              </w:rPr>
            </w:rPrChange>
          </w:rPr>
          <w:delText>능력</w:delText>
        </w:r>
      </w:del>
    </w:p>
    <w:p w14:paraId="667E884C" w14:textId="1F3FC645" w:rsidR="002C57C7" w:rsidRPr="002646CB" w:rsidRDefault="002C57C7" w:rsidP="002559F2">
      <w:pPr>
        <w:rPr>
          <w:ins w:id="4767" w:author="박 진상" w:date="2019-10-08T07:21:00Z"/>
          <w:rPrChange w:id="4768" w:author="ETRI-김종원" w:date="2019-12-10T10:44:00Z">
            <w:rPr>
              <w:ins w:id="4769" w:author="박 진상" w:date="2019-10-08T07:21:00Z"/>
            </w:rPr>
          </w:rPrChange>
        </w:rPr>
      </w:pPr>
    </w:p>
    <w:p w14:paraId="58A99FA2" w14:textId="77777777" w:rsidR="004B6012" w:rsidRPr="002646CB" w:rsidRDefault="002C57C7" w:rsidP="004B6012">
      <w:pPr>
        <w:rPr>
          <w:ins w:id="4770" w:author="박 진상" w:date="2019-10-08T07:29:00Z"/>
          <w:rPrChange w:id="4771" w:author="ETRI-김종원" w:date="2019-12-10T10:44:00Z">
            <w:rPr>
              <w:ins w:id="4772" w:author="박 진상" w:date="2019-10-08T07:29:00Z"/>
            </w:rPr>
          </w:rPrChange>
        </w:rPr>
      </w:pPr>
      <w:ins w:id="4773" w:author="박 진상" w:date="2019-10-08T07:21:00Z">
        <w:r w:rsidRPr="002646CB">
          <w:rPr>
            <w:rFonts w:ascii="돋움" w:eastAsia="돋움" w:hAnsi="돋움" w:cs="굴림" w:hint="eastAsia"/>
            <w:b/>
            <w:lang w:val="en-US"/>
            <w:rPrChange w:id="4774" w:author="ETRI-김종원" w:date="2019-12-10T10:44:00Z">
              <w:rPr>
                <w:rFonts w:ascii="돋움" w:eastAsia="돋움" w:hAnsi="돋움" w:cs="굴림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4775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ab/>
        </w:r>
      </w:ins>
      <w:ins w:id="4776" w:author="박 진상" w:date="2019-10-08T07:29:00Z">
        <w:r w:rsidR="004B6012" w:rsidRPr="002646CB">
          <w:rPr>
            <w:rFonts w:hint="eastAsia"/>
            <w:lang w:val="en-US"/>
            <w:rPrChange w:id="4777" w:author="ETRI-김종원" w:date="2019-12-10T10:44:00Z">
              <w:rPr>
                <w:rFonts w:hint="eastAsia"/>
                <w:lang w:val="en-US"/>
              </w:rPr>
            </w:rPrChange>
          </w:rPr>
          <w:t>기존의</w:t>
        </w:r>
        <w:r w:rsidR="004B6012" w:rsidRPr="002646CB">
          <w:rPr>
            <w:lang w:val="en-US"/>
            <w:rPrChange w:id="4778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79" w:author="ETRI-김종원" w:date="2019-12-10T10:44:00Z">
              <w:rPr>
                <w:rFonts w:hint="eastAsia"/>
                <w:lang w:val="en-US"/>
              </w:rPr>
            </w:rPrChange>
          </w:rPr>
          <w:t>전력량계나</w:t>
        </w:r>
        <w:r w:rsidR="004B6012" w:rsidRPr="002646CB">
          <w:rPr>
            <w:lang w:val="en-US"/>
            <w:rPrChange w:id="4780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81" w:author="ETRI-김종원" w:date="2019-12-10T10:44:00Z">
              <w:rPr>
                <w:rFonts w:hint="eastAsia"/>
                <w:lang w:val="en-US"/>
              </w:rPr>
            </w:rPrChange>
          </w:rPr>
          <w:t>신규의</w:t>
        </w:r>
        <w:r w:rsidR="004B6012" w:rsidRPr="002646CB">
          <w:rPr>
            <w:lang w:val="en-US"/>
            <w:rPrChange w:id="4782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83" w:author="ETRI-김종원" w:date="2019-12-10T10:44:00Z">
              <w:rPr>
                <w:rFonts w:hint="eastAsia"/>
                <w:lang w:val="en-US"/>
              </w:rPr>
            </w:rPrChange>
          </w:rPr>
          <w:t>새로운</w:t>
        </w:r>
        <w:r w:rsidR="004B6012" w:rsidRPr="002646CB">
          <w:rPr>
            <w:lang w:val="en-US"/>
            <w:rPrChange w:id="4784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85" w:author="ETRI-김종원" w:date="2019-12-10T10:44:00Z">
              <w:rPr>
                <w:rFonts w:hint="eastAsia"/>
                <w:lang w:val="en-US"/>
              </w:rPr>
            </w:rPrChange>
          </w:rPr>
          <w:t>기능이</w:t>
        </w:r>
        <w:r w:rsidR="004B6012" w:rsidRPr="002646CB">
          <w:rPr>
            <w:lang w:val="en-US"/>
            <w:rPrChange w:id="4786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87" w:author="ETRI-김종원" w:date="2019-12-10T10:44:00Z">
              <w:rPr>
                <w:rFonts w:hint="eastAsia"/>
                <w:lang w:val="en-US"/>
              </w:rPr>
            </w:rPrChange>
          </w:rPr>
          <w:t>포함된</w:t>
        </w:r>
        <w:r w:rsidR="004B6012" w:rsidRPr="002646CB">
          <w:rPr>
            <w:lang w:val="en-US"/>
            <w:rPrChange w:id="4788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89" w:author="ETRI-김종원" w:date="2019-12-10T10:44:00Z">
              <w:rPr>
                <w:rFonts w:hint="eastAsia"/>
                <w:lang w:val="en-US"/>
              </w:rPr>
            </w:rPrChange>
          </w:rPr>
          <w:t>전력량계를</w:t>
        </w:r>
        <w:r w:rsidR="004B6012" w:rsidRPr="002646CB">
          <w:rPr>
            <w:lang w:val="en-US"/>
            <w:rPrChange w:id="4790" w:author="ETRI-김종원" w:date="2019-12-10T10:44:00Z">
              <w:rPr>
                <w:lang w:val="en-US"/>
              </w:rPr>
            </w:rPrChange>
          </w:rPr>
          <w:t xml:space="preserve"> </w:t>
        </w:r>
        <w:r w:rsidR="004B6012" w:rsidRPr="002646CB">
          <w:rPr>
            <w:rFonts w:hint="eastAsia"/>
            <w:lang w:val="en-US"/>
            <w:rPrChange w:id="4791" w:author="ETRI-김종원" w:date="2019-12-10T10:44:00Z">
              <w:rPr>
                <w:rFonts w:hint="eastAsia"/>
                <w:lang w:val="en-US"/>
              </w:rPr>
            </w:rPrChange>
          </w:rPr>
          <w:t>통칭한다</w:t>
        </w:r>
      </w:ins>
    </w:p>
    <w:p w14:paraId="6A42881F" w14:textId="77777777" w:rsidR="009F0C25" w:rsidRPr="002646CB" w:rsidRDefault="009F0C25" w:rsidP="009F0C25">
      <w:pPr>
        <w:rPr>
          <w:ins w:id="4792" w:author="박 진상" w:date="2019-10-28T16:51:00Z"/>
          <w:rPrChange w:id="4793" w:author="ETRI-김종원" w:date="2019-12-10T10:44:00Z">
            <w:rPr>
              <w:ins w:id="4794" w:author="박 진상" w:date="2019-10-28T16:51:00Z"/>
            </w:rPr>
          </w:rPrChange>
        </w:rPr>
      </w:pPr>
    </w:p>
    <w:p w14:paraId="48E249AA" w14:textId="1C39A03B" w:rsidR="009F0C25" w:rsidRPr="002646CB" w:rsidRDefault="009F0C25" w:rsidP="009F0C25">
      <w:pPr>
        <w:rPr>
          <w:ins w:id="4795" w:author="박 진상" w:date="2019-10-28T16:51:00Z"/>
          <w:rPrChange w:id="4796" w:author="ETRI-김종원" w:date="2019-12-10T10:44:00Z">
            <w:rPr>
              <w:ins w:id="4797" w:author="박 진상" w:date="2019-10-28T16:51:00Z"/>
            </w:rPr>
          </w:rPrChange>
        </w:rPr>
      </w:pPr>
      <w:ins w:id="4798" w:author="박 진상" w:date="2019-10-28T16:51:00Z">
        <w:r w:rsidRPr="002646CB">
          <w:rPr>
            <w:rFonts w:hint="eastAsia"/>
            <w:rPrChange w:id="4799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800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801" w:author="ETRI-김종원" w:date="2019-12-10T10:44:00Z">
              <w:rPr>
                <w:rFonts w:hint="eastAsia"/>
              </w:rPr>
            </w:rPrChange>
          </w:rPr>
          <w:t xml:space="preserve">: </w:t>
        </w:r>
        <w:r w:rsidRPr="002646CB">
          <w:rPr>
            <w:rFonts w:hint="eastAsia"/>
            <w:rPrChange w:id="4802" w:author="ETRI-김종원" w:date="2019-12-10T10:44:00Z">
              <w:rPr>
                <w:rFonts w:hint="eastAsia"/>
              </w:rPr>
            </w:rPrChange>
          </w:rPr>
          <w:t>스마트그리드용어사전</w:t>
        </w:r>
        <w:r w:rsidRPr="002646CB">
          <w:rPr>
            <w:rFonts w:hint="eastAsia"/>
            <w:rPrChange w:id="4803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5B46DEE8" w14:textId="77777777" w:rsidR="009F0C25" w:rsidRPr="002646CB" w:rsidRDefault="009F0C25" w:rsidP="002559F2">
      <w:pPr>
        <w:rPr>
          <w:rPrChange w:id="4804" w:author="ETRI-김종원" w:date="2019-12-10T10:44:00Z">
            <w:rPr/>
          </w:rPrChange>
        </w:rPr>
      </w:pPr>
    </w:p>
    <w:p w14:paraId="7EB5A26F" w14:textId="77777777" w:rsidR="002559F2" w:rsidRPr="002646CB" w:rsidRDefault="002559F2" w:rsidP="002559F2">
      <w:pPr>
        <w:pStyle w:val="34"/>
        <w:rPr>
          <w:lang w:eastAsia="ko-KR"/>
          <w:rPrChange w:id="4805" w:author="ETRI-김종원" w:date="2019-12-10T10:44:00Z">
            <w:rPr>
              <w:lang w:eastAsia="ko-KR"/>
            </w:rPr>
          </w:rPrChange>
        </w:rPr>
      </w:pPr>
    </w:p>
    <w:p w14:paraId="19257DA7" w14:textId="1BE73850" w:rsidR="002559F2" w:rsidRPr="002646CB" w:rsidRDefault="002559F2" w:rsidP="002559F2">
      <w:pPr>
        <w:rPr>
          <w:rFonts w:ascii="돋움" w:eastAsia="돋움" w:hAnsi="돋움"/>
          <w:b/>
          <w:rPrChange w:id="4806" w:author="ETRI-김종원" w:date="2019-12-10T10:44:00Z">
            <w:rPr/>
          </w:rPrChange>
        </w:rPr>
      </w:pPr>
      <w:r w:rsidRPr="002646CB">
        <w:rPr>
          <w:rFonts w:ascii="돋움" w:eastAsia="돋움" w:hAnsi="돋움" w:hint="eastAsia"/>
          <w:b/>
          <w:rPrChange w:id="4807" w:author="ETRI-김종원" w:date="2019-12-10T10:44:00Z">
            <w:rPr>
              <w:rFonts w:ascii="돋움" w:eastAsia="돋움" w:hAnsi="돋움" w:hint="eastAsia"/>
              <w:b/>
            </w:rPr>
          </w:rPrChange>
        </w:rPr>
        <w:t xml:space="preserve">전력 </w:t>
      </w:r>
      <w:r w:rsidRPr="002646CB">
        <w:rPr>
          <w:rFonts w:ascii="돋움" w:eastAsia="돋움" w:hAnsi="돋움"/>
          <w:b/>
          <w:rPrChange w:id="4808" w:author="ETRI-김종원" w:date="2019-12-10T10:44:00Z">
            <w:rPr>
              <w:rFonts w:ascii="돋움" w:eastAsia="돋움" w:hAnsi="돋움"/>
              <w:b/>
            </w:rPr>
          </w:rPrChange>
        </w:rPr>
        <w:t>품질</w:t>
      </w:r>
      <w:r w:rsidRPr="002646CB">
        <w:rPr>
          <w:rFonts w:ascii="돋움" w:eastAsia="돋움" w:hAnsi="돋움"/>
          <w:b/>
          <w:rPrChange w:id="4809" w:author="ETRI-김종원" w:date="2019-12-10T10:44:00Z">
            <w:rPr/>
          </w:rPrChange>
        </w:rPr>
        <w:t>(power quality</w:t>
      </w:r>
      <w:ins w:id="4810" w:author="박 진상" w:date="2019-10-28T17:00:00Z">
        <w:r w:rsidR="00CE01C2" w:rsidRPr="002646CB">
          <w:rPr>
            <w:rFonts w:ascii="돋움" w:eastAsia="돋움" w:hAnsi="돋움"/>
            <w:b/>
            <w:rPrChange w:id="4811" w:author="ETRI-김종원" w:date="2019-12-10T10:44:00Z">
              <w:rPr/>
            </w:rPrChange>
          </w:rPr>
          <w:t>; PQ</w:t>
        </w:r>
      </w:ins>
      <w:r w:rsidRPr="002646CB">
        <w:rPr>
          <w:rFonts w:ascii="돋움" w:eastAsia="돋움" w:hAnsi="돋움"/>
          <w:b/>
          <w:rPrChange w:id="4812" w:author="ETRI-김종원" w:date="2019-12-10T10:44:00Z">
            <w:rPr/>
          </w:rPrChange>
        </w:rPr>
        <w:t>)</w:t>
      </w:r>
    </w:p>
    <w:p w14:paraId="03E8531E" w14:textId="60DCFCFC" w:rsidR="00CE01C2" w:rsidRPr="002646CB" w:rsidRDefault="00CE01C2" w:rsidP="002559F2">
      <w:pPr>
        <w:rPr>
          <w:ins w:id="4813" w:author="박 진상" w:date="2019-10-28T17:01:00Z"/>
          <w:rPrChange w:id="4814" w:author="ETRI-김종원" w:date="2019-12-10T10:44:00Z">
            <w:rPr>
              <w:ins w:id="4815" w:author="박 진상" w:date="2019-10-28T17:01:00Z"/>
            </w:rPr>
          </w:rPrChange>
        </w:rPr>
      </w:pPr>
      <w:ins w:id="4816" w:author="박 진상" w:date="2019-10-28T17:00:00Z">
        <w:r w:rsidRPr="002646CB">
          <w:rPr>
            <w:rFonts w:hint="eastAsia"/>
            <w:rPrChange w:id="4817" w:author="ETRI-김종원" w:date="2019-12-10T10:44:00Z">
              <w:rPr>
                <w:rFonts w:hint="eastAsia"/>
              </w:rPr>
            </w:rPrChange>
          </w:rPr>
          <w:t>전력계통의</w:t>
        </w:r>
        <w:r w:rsidRPr="002646CB">
          <w:rPr>
            <w:rFonts w:hint="eastAsia"/>
            <w:rPrChange w:id="481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19" w:author="ETRI-김종원" w:date="2019-12-10T10:44:00Z">
              <w:rPr>
                <w:rFonts w:hint="eastAsia"/>
              </w:rPr>
            </w:rPrChange>
          </w:rPr>
          <w:t>일정한</w:t>
        </w:r>
        <w:r w:rsidRPr="002646CB">
          <w:rPr>
            <w:rFonts w:hint="eastAsia"/>
            <w:rPrChange w:id="482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21" w:author="ETRI-김종원" w:date="2019-12-10T10:44:00Z">
              <w:rPr>
                <w:rFonts w:hint="eastAsia"/>
              </w:rPr>
            </w:rPrChange>
          </w:rPr>
          <w:t>지점에서</w:t>
        </w:r>
      </w:ins>
      <w:ins w:id="4822" w:author="ETRI-김종원" w:date="2019-11-04T20:29:00Z">
        <w:r w:rsidR="00E62138" w:rsidRPr="002646CB">
          <w:rPr>
            <w:rFonts w:hint="eastAsia"/>
            <w:rPrChange w:id="4823" w:author="ETRI-김종원" w:date="2019-12-10T10:44:00Z">
              <w:rPr>
                <w:rFonts w:hint="eastAsia"/>
              </w:rPr>
            </w:rPrChange>
          </w:rPr>
          <w:t>의</w:t>
        </w:r>
      </w:ins>
      <w:ins w:id="4824" w:author="박 진상" w:date="2019-10-28T17:00:00Z">
        <w:r w:rsidRPr="002646CB">
          <w:rPr>
            <w:rFonts w:hint="eastAsia"/>
            <w:rPrChange w:id="482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26" w:author="ETRI-김종원" w:date="2019-12-10T10:44:00Z">
              <w:rPr>
                <w:rFonts w:hint="eastAsia"/>
              </w:rPr>
            </w:rPrChange>
          </w:rPr>
          <w:t>전력의</w:t>
        </w:r>
        <w:r w:rsidRPr="002646CB">
          <w:rPr>
            <w:rFonts w:hint="eastAsia"/>
            <w:rPrChange w:id="482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28" w:author="ETRI-김종원" w:date="2019-12-10T10:44:00Z">
              <w:rPr>
                <w:rFonts w:hint="eastAsia"/>
              </w:rPr>
            </w:rPrChange>
          </w:rPr>
          <w:t>질적</w:t>
        </w:r>
        <w:r w:rsidRPr="002646CB">
          <w:rPr>
            <w:rFonts w:hint="eastAsia"/>
            <w:rPrChange w:id="482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30" w:author="ETRI-김종원" w:date="2019-12-10T10:44:00Z">
              <w:rPr>
                <w:rFonts w:hint="eastAsia"/>
              </w:rPr>
            </w:rPrChange>
          </w:rPr>
          <w:t>상태를</w:t>
        </w:r>
        <w:r w:rsidRPr="002646CB">
          <w:rPr>
            <w:rFonts w:hint="eastAsia"/>
            <w:rPrChange w:id="4831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4832" w:author="ETRI-김종원" w:date="2019-11-04T20:29:00Z">
        <w:r w:rsidR="00E62138" w:rsidRPr="002646CB">
          <w:rPr>
            <w:rFonts w:hint="eastAsia"/>
            <w:rPrChange w:id="4833" w:author="ETRI-김종원" w:date="2019-12-10T10:44:00Z">
              <w:rPr>
                <w:rFonts w:hint="eastAsia"/>
              </w:rPr>
            </w:rPrChange>
          </w:rPr>
          <w:t>의</w:t>
        </w:r>
      </w:ins>
      <w:ins w:id="4834" w:author="박 진상" w:date="2019-10-28T17:00:00Z">
        <w:del w:id="4835" w:author="ETRI-김종원" w:date="2019-11-04T20:29:00Z">
          <w:r w:rsidRPr="002646CB" w:rsidDel="00E62138">
            <w:rPr>
              <w:rFonts w:hint="eastAsia"/>
              <w:rPrChange w:id="4836" w:author="ETRI-김종원" w:date="2019-12-10T10:44:00Z">
                <w:rPr>
                  <w:rFonts w:hint="eastAsia"/>
                </w:rPr>
              </w:rPrChange>
            </w:rPr>
            <w:delText>위</w:delText>
          </w:r>
        </w:del>
        <w:r w:rsidRPr="002646CB">
          <w:rPr>
            <w:rFonts w:hint="eastAsia"/>
            <w:rPrChange w:id="4837" w:author="ETRI-김종원" w:date="2019-12-10T10:44:00Z">
              <w:rPr>
                <w:rFonts w:hint="eastAsia"/>
              </w:rPr>
            </w:rPrChange>
          </w:rPr>
          <w:t>미하며</w:t>
        </w:r>
      </w:ins>
      <w:ins w:id="4838" w:author="박 진상" w:date="2019-10-28T17:01:00Z">
        <w:r w:rsidRPr="002646CB">
          <w:rPr>
            <w:rFonts w:hint="eastAsia"/>
            <w:rPrChange w:id="4839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484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4841" w:author="ETRI-김종원" w:date="2019-12-10T10:44:00Z">
              <w:rPr>
                <w:rFonts w:hint="eastAsia"/>
              </w:rPr>
            </w:rPrChange>
          </w:rPr>
          <w:t>규정된</w:t>
        </w:r>
        <w:r w:rsidRPr="002646CB">
          <w:rPr>
            <w:rFonts w:hint="eastAsia"/>
            <w:rPrChange w:id="484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43" w:author="ETRI-김종원" w:date="2019-12-10T10:44:00Z">
              <w:rPr>
                <w:rFonts w:hint="eastAsia"/>
              </w:rPr>
            </w:rPrChange>
          </w:rPr>
          <w:t>전압과</w:t>
        </w:r>
        <w:r w:rsidRPr="002646CB">
          <w:rPr>
            <w:rFonts w:hint="eastAsia"/>
            <w:rPrChange w:id="484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45" w:author="ETRI-김종원" w:date="2019-12-10T10:44:00Z">
              <w:rPr>
                <w:rFonts w:hint="eastAsia"/>
              </w:rPr>
            </w:rPrChange>
          </w:rPr>
          <w:t>주파수</w:t>
        </w:r>
        <w:r w:rsidRPr="002646CB">
          <w:rPr>
            <w:rFonts w:hint="eastAsia"/>
            <w:rPrChange w:id="484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47" w:author="ETRI-김종원" w:date="2019-12-10T10:44:00Z">
              <w:rPr>
                <w:rFonts w:hint="eastAsia"/>
              </w:rPr>
            </w:rPrChange>
          </w:rPr>
          <w:t>그리고</w:t>
        </w:r>
        <w:r w:rsidRPr="002646CB">
          <w:rPr>
            <w:rFonts w:hint="eastAsia"/>
            <w:rPrChange w:id="484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49" w:author="ETRI-김종원" w:date="2019-12-10T10:44:00Z">
              <w:rPr>
                <w:rFonts w:hint="eastAsia"/>
              </w:rPr>
            </w:rPrChange>
          </w:rPr>
          <w:t>제정된</w:t>
        </w:r>
        <w:r w:rsidRPr="002646CB">
          <w:rPr>
            <w:rFonts w:hint="eastAsia"/>
            <w:rPrChange w:id="485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51" w:author="ETRI-김종원" w:date="2019-12-10T10:44:00Z">
              <w:rPr>
                <w:rFonts w:hint="eastAsia"/>
              </w:rPr>
            </w:rPrChange>
          </w:rPr>
          <w:t>파형과</w:t>
        </w:r>
        <w:r w:rsidRPr="002646CB">
          <w:rPr>
            <w:rFonts w:hint="eastAsia"/>
            <w:rPrChange w:id="485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53" w:author="ETRI-김종원" w:date="2019-12-10T10:44:00Z">
              <w:rPr>
                <w:rFonts w:hint="eastAsia"/>
              </w:rPr>
            </w:rPrChange>
          </w:rPr>
          <w:t>대칭성을</w:t>
        </w:r>
        <w:r w:rsidRPr="002646CB">
          <w:rPr>
            <w:rFonts w:hint="eastAsia"/>
            <w:rPrChange w:id="485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55" w:author="ETRI-김종원" w:date="2019-12-10T10:44:00Z">
              <w:rPr>
                <w:rFonts w:hint="eastAsia"/>
              </w:rPr>
            </w:rPrChange>
          </w:rPr>
          <w:t>기준으로</w:t>
        </w:r>
        <w:r w:rsidRPr="002646CB">
          <w:rPr>
            <w:rFonts w:hint="eastAsia"/>
            <w:rPrChange w:id="485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857" w:author="ETRI-김종원" w:date="2019-12-10T10:44:00Z">
              <w:rPr>
                <w:rFonts w:hint="eastAsia"/>
              </w:rPr>
            </w:rPrChange>
          </w:rPr>
          <w:t>함</w:t>
        </w:r>
        <w:del w:id="4858" w:author="ETRI-김종원" w:date="2019-11-04T20:29:00Z">
          <w:r w:rsidRPr="002646CB" w:rsidDel="00E62138">
            <w:rPr>
              <w:rFonts w:hint="eastAsia"/>
              <w:rPrChange w:id="4859" w:author="ETRI-김종원" w:date="2019-12-10T10:44:00Z">
                <w:rPr>
                  <w:rFonts w:hint="eastAsia"/>
                </w:rPr>
              </w:rPrChange>
            </w:rPr>
            <w:delText>.</w:delText>
          </w:r>
          <w:r w:rsidRPr="002646CB" w:rsidDel="00E62138">
            <w:rPr>
              <w:rPrChange w:id="4860" w:author="ETRI-김종원" w:date="2019-12-10T10:44:00Z">
                <w:rPr/>
              </w:rPrChange>
            </w:rPr>
            <w:delText xml:space="preserve"> </w:delText>
          </w:r>
        </w:del>
      </w:ins>
    </w:p>
    <w:p w14:paraId="6F322530" w14:textId="6371D2A9" w:rsidR="00CE01C2" w:rsidRPr="002646CB" w:rsidRDefault="00CE01C2" w:rsidP="00CE01C2">
      <w:pPr>
        <w:rPr>
          <w:ins w:id="4861" w:author="박 진상" w:date="2019-10-28T17:01:00Z"/>
          <w:rPrChange w:id="4862" w:author="ETRI-김종원" w:date="2019-12-10T10:44:00Z">
            <w:rPr>
              <w:ins w:id="4863" w:author="박 진상" w:date="2019-10-28T17:01:00Z"/>
            </w:rPr>
          </w:rPrChange>
        </w:rPr>
      </w:pPr>
      <w:ins w:id="4864" w:author="박 진상" w:date="2019-10-28T17:01:00Z">
        <w:r w:rsidRPr="002646CB">
          <w:rPr>
            <w:rFonts w:hint="eastAsia"/>
            <w:rPrChange w:id="4865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4866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4867" w:author="ETRI-김종원" w:date="2019-12-10T10:44:00Z">
              <w:rPr>
                <w:rFonts w:hint="eastAsia"/>
              </w:rPr>
            </w:rPrChange>
          </w:rPr>
          <w:t xml:space="preserve">: </w:t>
        </w:r>
        <w:r w:rsidRPr="002646CB">
          <w:rPr>
            <w:rFonts w:hint="eastAsia"/>
            <w:rPrChange w:id="4868" w:author="ETRI-김종원" w:date="2019-12-10T10:44:00Z">
              <w:rPr>
                <w:rFonts w:hint="eastAsia"/>
              </w:rPr>
            </w:rPrChange>
          </w:rPr>
          <w:t>스마트그리드용어사전</w:t>
        </w:r>
      </w:ins>
      <w:ins w:id="4869" w:author="박 진상" w:date="2019-10-28T17:03:00Z">
        <w:r w:rsidRPr="002646CB">
          <w:rPr>
            <w:rFonts w:hint="eastAsia"/>
            <w:rPrChange w:id="4870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31359216" w14:textId="51CE1EF2" w:rsidR="00CE01C2" w:rsidRPr="002646CB" w:rsidDel="00597096" w:rsidRDefault="00CE01C2" w:rsidP="002559F2">
      <w:pPr>
        <w:rPr>
          <w:ins w:id="4871" w:author="박 진상" w:date="2019-10-28T17:00:00Z"/>
          <w:del w:id="4872" w:author="ETRI-김종원" w:date="2019-12-02T16:40:00Z"/>
          <w:rPrChange w:id="4873" w:author="ETRI-김종원" w:date="2019-12-10T10:44:00Z">
            <w:rPr>
              <w:ins w:id="4874" w:author="박 진상" w:date="2019-10-28T17:00:00Z"/>
              <w:del w:id="4875" w:author="ETRI-김종원" w:date="2019-12-02T16:40:00Z"/>
            </w:rPr>
          </w:rPrChange>
        </w:rPr>
      </w:pPr>
    </w:p>
    <w:p w14:paraId="4E5236C6" w14:textId="612DD961" w:rsidR="002559F2" w:rsidRPr="002646CB" w:rsidDel="00597096" w:rsidRDefault="002559F2" w:rsidP="002559F2">
      <w:pPr>
        <w:rPr>
          <w:del w:id="4876" w:author="ETRI-김종원" w:date="2019-12-02T16:40:00Z"/>
          <w:rPrChange w:id="4877" w:author="ETRI-김종원" w:date="2019-12-10T10:44:00Z">
            <w:rPr>
              <w:del w:id="4878" w:author="ETRI-김종원" w:date="2019-12-02T16:40:00Z"/>
            </w:rPr>
          </w:rPrChange>
        </w:rPr>
      </w:pPr>
      <w:del w:id="4879" w:author="ETRI-김종원" w:date="2019-12-02T16:40:00Z">
        <w:r w:rsidRPr="002646CB" w:rsidDel="00597096">
          <w:rPr>
            <w:rPrChange w:id="4880" w:author="ETRI-김종원" w:date="2019-12-10T10:44:00Z">
              <w:rPr/>
            </w:rPrChange>
          </w:rPr>
          <w:delText>전기</w:delText>
        </w:r>
        <w:r w:rsidRPr="002646CB" w:rsidDel="00597096">
          <w:rPr>
            <w:rPrChange w:id="4881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82" w:author="ETRI-김종원" w:date="2019-12-10T10:44:00Z">
              <w:rPr/>
            </w:rPrChange>
          </w:rPr>
          <w:delText>시스템의</w:delText>
        </w:r>
        <w:r w:rsidRPr="002646CB" w:rsidDel="00597096">
          <w:rPr>
            <w:rPrChange w:id="4883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84" w:author="ETRI-김종원" w:date="2019-12-10T10:44:00Z">
              <w:rPr/>
            </w:rPrChange>
          </w:rPr>
          <w:delText>주어진</w:delText>
        </w:r>
        <w:r w:rsidRPr="002646CB" w:rsidDel="00597096">
          <w:rPr>
            <w:rPrChange w:id="4885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86" w:author="ETRI-김종원" w:date="2019-12-10T10:44:00Z">
              <w:rPr/>
            </w:rPrChange>
          </w:rPr>
          <w:delText>지점에서</w:delText>
        </w:r>
        <w:r w:rsidRPr="002646CB" w:rsidDel="00597096">
          <w:rPr>
            <w:rPrChange w:id="4887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88" w:author="ETRI-김종원" w:date="2019-12-10T10:44:00Z">
              <w:rPr/>
            </w:rPrChange>
          </w:rPr>
          <w:delText>전류</w:delText>
        </w:r>
        <w:r w:rsidRPr="002646CB" w:rsidDel="00597096">
          <w:rPr>
            <w:rFonts w:hint="eastAsia"/>
            <w:rPrChange w:id="4889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597096">
          <w:rPr>
            <w:rPrChange w:id="4890" w:author="ETRI-김종원" w:date="2019-12-10T10:44:00Z">
              <w:rPr/>
            </w:rPrChange>
          </w:rPr>
          <w:delText>전압</w:delText>
        </w:r>
        <w:r w:rsidRPr="002646CB" w:rsidDel="00597096">
          <w:rPr>
            <w:rPrChange w:id="4891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92" w:author="ETRI-김종원" w:date="2019-12-10T10:44:00Z">
              <w:rPr/>
            </w:rPrChange>
          </w:rPr>
          <w:delText>및</w:delText>
        </w:r>
        <w:r w:rsidRPr="002646CB" w:rsidDel="00597096">
          <w:rPr>
            <w:rPrChange w:id="4893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94" w:author="ETRI-김종원" w:date="2019-12-10T10:44:00Z">
              <w:rPr/>
            </w:rPrChange>
          </w:rPr>
          <w:delText>주파수의</w:delText>
        </w:r>
        <w:r w:rsidRPr="002646CB" w:rsidDel="00597096">
          <w:rPr>
            <w:rPrChange w:id="4895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96" w:author="ETRI-김종원" w:date="2019-12-10T10:44:00Z">
              <w:rPr/>
            </w:rPrChange>
          </w:rPr>
          <w:delText>특성을</w:delText>
        </w:r>
        <w:r w:rsidRPr="002646CB" w:rsidDel="00597096">
          <w:rPr>
            <w:rPrChange w:id="4897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898" w:author="ETRI-김종원" w:date="2019-12-10T10:44:00Z">
              <w:rPr/>
            </w:rPrChange>
          </w:rPr>
          <w:delText>기준</w:delText>
        </w:r>
        <w:r w:rsidRPr="002646CB" w:rsidDel="00597096">
          <w:rPr>
            <w:rPrChange w:id="4899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900" w:author="ETRI-김종원" w:date="2019-12-10T10:44:00Z">
              <w:rPr/>
            </w:rPrChange>
          </w:rPr>
          <w:delText>기술</w:delText>
        </w:r>
        <w:r w:rsidRPr="002646CB" w:rsidDel="00597096">
          <w:rPr>
            <w:rPrChange w:id="4901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902" w:author="ETRI-김종원" w:date="2019-12-10T10:44:00Z">
              <w:rPr/>
            </w:rPrChange>
          </w:rPr>
          <w:delText>매개</w:delText>
        </w:r>
        <w:r w:rsidRPr="002646CB" w:rsidDel="00597096">
          <w:rPr>
            <w:rPrChange w:id="4903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904" w:author="ETRI-김종원" w:date="2019-12-10T10:44:00Z">
              <w:rPr/>
            </w:rPrChange>
          </w:rPr>
          <w:delText>변수</w:delText>
        </w:r>
        <w:r w:rsidRPr="002646CB" w:rsidDel="00597096">
          <w:rPr>
            <w:rPrChange w:id="4905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906" w:author="ETRI-김종원" w:date="2019-12-10T10:44:00Z">
              <w:rPr/>
            </w:rPrChange>
          </w:rPr>
          <w:delText>세트에</w:delText>
        </w:r>
        <w:r w:rsidRPr="002646CB" w:rsidDel="00597096">
          <w:rPr>
            <w:rPrChange w:id="4907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908" w:author="ETRI-김종원" w:date="2019-12-10T10:44:00Z">
              <w:rPr/>
            </w:rPrChange>
          </w:rPr>
          <w:delText>대해</w:delText>
        </w:r>
        <w:r w:rsidRPr="002646CB" w:rsidDel="00597096">
          <w:rPr>
            <w:rPrChange w:id="4909" w:author="ETRI-김종원" w:date="2019-12-10T10:44:00Z">
              <w:rPr/>
            </w:rPrChange>
          </w:rPr>
          <w:delText xml:space="preserve"> </w:delText>
        </w:r>
        <w:r w:rsidRPr="002646CB" w:rsidDel="00597096">
          <w:rPr>
            <w:rPrChange w:id="4910" w:author="ETRI-김종원" w:date="2019-12-10T10:44:00Z">
              <w:rPr/>
            </w:rPrChange>
          </w:rPr>
          <w:delText>평가</w:delText>
        </w:r>
      </w:del>
    </w:p>
    <w:p w14:paraId="430C323B" w14:textId="77777777" w:rsidR="002559F2" w:rsidRPr="002646CB" w:rsidRDefault="002559F2" w:rsidP="002559F2">
      <w:pPr>
        <w:rPr>
          <w:rPrChange w:id="4911" w:author="ETRI-김종원" w:date="2019-12-10T10:44:00Z">
            <w:rPr/>
          </w:rPrChange>
        </w:rPr>
      </w:pPr>
    </w:p>
    <w:p w14:paraId="45EFD547" w14:textId="5A4E6E45" w:rsidR="002559F2" w:rsidRPr="002646CB" w:rsidRDefault="002559F2" w:rsidP="00361B0C">
      <w:pPr>
        <w:ind w:left="709" w:hangingChars="361" w:hanging="709"/>
        <w:rPr>
          <w:rPrChange w:id="4912" w:author="ETRI-김종원" w:date="2019-12-10T10:44:00Z">
            <w:rPr/>
          </w:rPrChange>
        </w:rPr>
      </w:pPr>
      <w:r w:rsidRPr="002646CB">
        <w:rPr>
          <w:rFonts w:ascii="돋움" w:eastAsia="돋움" w:hAnsi="돋움" w:cs="굴림" w:hint="eastAsia"/>
          <w:b/>
          <w:lang w:val="en-US"/>
          <w:rPrChange w:id="4913" w:author="ETRI-김종원" w:date="2019-12-10T10:44:00Z">
            <w:rPr>
              <w:rFonts w:ascii="돋움" w:eastAsia="돋움" w:hAnsi="돋움" w:cs="굴림" w:hint="eastAsia"/>
              <w:b/>
              <w:lang w:val="en-US"/>
            </w:rPr>
          </w:rPrChange>
        </w:rPr>
        <w:t>비고</w:t>
      </w:r>
      <w:r w:rsidR="00361B0C" w:rsidRPr="002646CB">
        <w:rPr>
          <w:rFonts w:ascii="바탕" w:hAnsi="바탕" w:cs="굴림" w:hint="eastAsia"/>
          <w:b/>
          <w:lang w:val="en-US"/>
          <w:rPrChange w:id="4914" w:author="ETRI-김종원" w:date="2019-12-10T10:44:00Z">
            <w:rPr>
              <w:rFonts w:ascii="바탕" w:hAnsi="바탕" w:cs="굴림" w:hint="eastAsia"/>
              <w:b/>
              <w:lang w:val="en-US"/>
            </w:rPr>
          </w:rPrChange>
        </w:rPr>
        <w:tab/>
      </w:r>
      <w:r w:rsidRPr="002646CB">
        <w:rPr>
          <w:rPrChange w:id="4915" w:author="ETRI-김종원" w:date="2019-12-10T10:44:00Z">
            <w:rPr/>
          </w:rPrChange>
        </w:rPr>
        <w:t>이</w:t>
      </w:r>
      <w:r w:rsidRPr="002646CB">
        <w:rPr>
          <w:rPrChange w:id="4916" w:author="ETRI-김종원" w:date="2019-12-10T10:44:00Z">
            <w:rPr/>
          </w:rPrChange>
        </w:rPr>
        <w:t xml:space="preserve"> </w:t>
      </w:r>
      <w:r w:rsidRPr="002646CB">
        <w:rPr>
          <w:rPrChange w:id="4917" w:author="ETRI-김종원" w:date="2019-12-10T10:44:00Z">
            <w:rPr/>
          </w:rPrChange>
        </w:rPr>
        <w:t>매개</w:t>
      </w:r>
      <w:r w:rsidRPr="002646CB">
        <w:rPr>
          <w:rPrChange w:id="4918" w:author="ETRI-김종원" w:date="2019-12-10T10:44:00Z">
            <w:rPr/>
          </w:rPrChange>
        </w:rPr>
        <w:t xml:space="preserve"> </w:t>
      </w:r>
      <w:r w:rsidRPr="002646CB">
        <w:rPr>
          <w:rPrChange w:id="4919" w:author="ETRI-김종원" w:date="2019-12-10T10:44:00Z">
            <w:rPr/>
          </w:rPrChange>
        </w:rPr>
        <w:t>변수는</w:t>
      </w:r>
      <w:r w:rsidRPr="002646CB">
        <w:rPr>
          <w:rPrChange w:id="4920" w:author="ETRI-김종원" w:date="2019-12-10T10:44:00Z">
            <w:rPr/>
          </w:rPrChange>
        </w:rPr>
        <w:t xml:space="preserve"> </w:t>
      </w:r>
      <w:r w:rsidRPr="002646CB">
        <w:rPr>
          <w:rPrChange w:id="4921" w:author="ETRI-김종원" w:date="2019-12-10T10:44:00Z">
            <w:rPr/>
          </w:rPrChange>
        </w:rPr>
        <w:t>경우에</w:t>
      </w:r>
      <w:r w:rsidRPr="002646CB">
        <w:rPr>
          <w:rPrChange w:id="4922" w:author="ETRI-김종원" w:date="2019-12-10T10:44:00Z">
            <w:rPr/>
          </w:rPrChange>
        </w:rPr>
        <w:t xml:space="preserve"> </w:t>
      </w:r>
      <w:r w:rsidRPr="002646CB">
        <w:rPr>
          <w:rPrChange w:id="4923" w:author="ETRI-김종원" w:date="2019-12-10T10:44:00Z">
            <w:rPr/>
          </w:rPrChange>
        </w:rPr>
        <w:t>따라</w:t>
      </w:r>
      <w:r w:rsidRPr="002646CB">
        <w:rPr>
          <w:rPrChange w:id="4924" w:author="ETRI-김종원" w:date="2019-12-10T10:44:00Z">
            <w:rPr/>
          </w:rPrChange>
        </w:rPr>
        <w:t xml:space="preserve"> </w:t>
      </w:r>
      <w:r w:rsidRPr="002646CB">
        <w:rPr>
          <w:rPrChange w:id="4925" w:author="ETRI-김종원" w:date="2019-12-10T10:44:00Z">
            <w:rPr/>
          </w:rPrChange>
        </w:rPr>
        <w:t>전력</w:t>
      </w:r>
      <w:r w:rsidRPr="002646CB">
        <w:rPr>
          <w:rPrChange w:id="4926" w:author="ETRI-김종원" w:date="2019-12-10T10:44:00Z">
            <w:rPr/>
          </w:rPrChange>
        </w:rPr>
        <w:t xml:space="preserve"> </w:t>
      </w:r>
      <w:r w:rsidRPr="002646CB">
        <w:rPr>
          <w:rPrChange w:id="4927" w:author="ETRI-김종원" w:date="2019-12-10T10:44:00Z">
            <w:rPr/>
          </w:rPrChange>
        </w:rPr>
        <w:t>시스템에</w:t>
      </w:r>
      <w:r w:rsidRPr="002646CB">
        <w:rPr>
          <w:rPrChange w:id="4928" w:author="ETRI-김종원" w:date="2019-12-10T10:44:00Z">
            <w:rPr/>
          </w:rPrChange>
        </w:rPr>
        <w:t xml:space="preserve"> </w:t>
      </w:r>
      <w:r w:rsidRPr="002646CB">
        <w:rPr>
          <w:rPrChange w:id="4929" w:author="ETRI-김종원" w:date="2019-12-10T10:44:00Z">
            <w:rPr/>
          </w:rPrChange>
        </w:rPr>
        <w:t>공급</w:t>
      </w:r>
      <w:del w:id="4930" w:author="ETRI-김종원" w:date="2019-11-04T20:29:00Z">
        <w:r w:rsidRPr="002646CB" w:rsidDel="00E62138">
          <w:rPr>
            <w:rPrChange w:id="4931" w:author="ETRI-김종원" w:date="2019-12-10T10:44:00Z">
              <w:rPr/>
            </w:rPrChange>
          </w:rPr>
          <w:delText xml:space="preserve"> </w:delText>
        </w:r>
      </w:del>
      <w:r w:rsidRPr="002646CB">
        <w:rPr>
          <w:rPrChange w:id="4932" w:author="ETRI-김종원" w:date="2019-12-10T10:44:00Z">
            <w:rPr/>
          </w:rPrChange>
        </w:rPr>
        <w:t>된</w:t>
      </w:r>
      <w:r w:rsidRPr="002646CB">
        <w:rPr>
          <w:rPrChange w:id="4933" w:author="ETRI-김종원" w:date="2019-12-10T10:44:00Z">
            <w:rPr/>
          </w:rPrChange>
        </w:rPr>
        <w:t xml:space="preserve"> </w:t>
      </w:r>
      <w:r w:rsidRPr="002646CB">
        <w:rPr>
          <w:rPrChange w:id="4934" w:author="ETRI-김종원" w:date="2019-12-10T10:44:00Z">
            <w:rPr/>
          </w:rPrChange>
        </w:rPr>
        <w:t>전기와</w:t>
      </w:r>
      <w:r w:rsidRPr="002646CB">
        <w:rPr>
          <w:rPrChange w:id="4935" w:author="ETRI-김종원" w:date="2019-12-10T10:44:00Z">
            <w:rPr/>
          </w:rPrChange>
        </w:rPr>
        <w:t xml:space="preserve"> </w:t>
      </w:r>
      <w:r w:rsidRPr="002646CB">
        <w:rPr>
          <w:rPrChange w:id="4936" w:author="ETRI-김종원" w:date="2019-12-10T10:44:00Z">
            <w:rPr/>
          </w:rPrChange>
        </w:rPr>
        <w:t>해당</w:t>
      </w:r>
      <w:r w:rsidRPr="002646CB">
        <w:rPr>
          <w:rPrChange w:id="4937" w:author="ETRI-김종원" w:date="2019-12-10T10:44:00Z">
            <w:rPr/>
          </w:rPrChange>
        </w:rPr>
        <w:t xml:space="preserve"> </w:t>
      </w:r>
      <w:r w:rsidRPr="002646CB">
        <w:rPr>
          <w:rPrChange w:id="4938" w:author="ETRI-김종원" w:date="2019-12-10T10:44:00Z">
            <w:rPr/>
          </w:rPrChange>
        </w:rPr>
        <w:t>전력</w:t>
      </w:r>
      <w:r w:rsidRPr="002646CB">
        <w:rPr>
          <w:rPrChange w:id="4939" w:author="ETRI-김종원" w:date="2019-12-10T10:44:00Z">
            <w:rPr/>
          </w:rPrChange>
        </w:rPr>
        <w:t xml:space="preserve"> </w:t>
      </w:r>
      <w:r w:rsidRPr="002646CB">
        <w:rPr>
          <w:rPrChange w:id="4940" w:author="ETRI-김종원" w:date="2019-12-10T10:44:00Z">
            <w:rPr/>
          </w:rPrChange>
        </w:rPr>
        <w:t>시스템에</w:t>
      </w:r>
      <w:r w:rsidRPr="002646CB">
        <w:rPr>
          <w:rPrChange w:id="4941" w:author="ETRI-김종원" w:date="2019-12-10T10:44:00Z">
            <w:rPr/>
          </w:rPrChange>
        </w:rPr>
        <w:t xml:space="preserve"> </w:t>
      </w:r>
      <w:r w:rsidRPr="002646CB">
        <w:rPr>
          <w:rPrChange w:id="4942" w:author="ETRI-김종원" w:date="2019-12-10T10:44:00Z">
            <w:rPr/>
          </w:rPrChange>
        </w:rPr>
        <w:t>연결된</w:t>
      </w:r>
      <w:r w:rsidRPr="002646CB">
        <w:rPr>
          <w:rPrChange w:id="4943" w:author="ETRI-김종원" w:date="2019-12-10T10:44:00Z">
            <w:rPr/>
          </w:rPrChange>
        </w:rPr>
        <w:t xml:space="preserve"> </w:t>
      </w:r>
      <w:r w:rsidRPr="002646CB">
        <w:rPr>
          <w:rPrChange w:id="4944" w:author="ETRI-김종원" w:date="2019-12-10T10:44:00Z">
            <w:rPr/>
          </w:rPrChange>
        </w:rPr>
        <w:t>부하</w:t>
      </w:r>
      <w:r w:rsidRPr="002646CB">
        <w:rPr>
          <w:rPrChange w:id="4945" w:author="ETRI-김종원" w:date="2019-12-10T10:44:00Z">
            <w:rPr/>
          </w:rPrChange>
        </w:rPr>
        <w:t xml:space="preserve"> </w:t>
      </w:r>
      <w:r w:rsidRPr="002646CB">
        <w:rPr>
          <w:rPrChange w:id="4946" w:author="ETRI-김종원" w:date="2019-12-10T10:44:00Z">
            <w:rPr/>
          </w:rPrChange>
        </w:rPr>
        <w:t>간의</w:t>
      </w:r>
      <w:r w:rsidRPr="002646CB">
        <w:rPr>
          <w:rPrChange w:id="4947" w:author="ETRI-김종원" w:date="2019-12-10T10:44:00Z">
            <w:rPr/>
          </w:rPrChange>
        </w:rPr>
        <w:t xml:space="preserve"> </w:t>
      </w:r>
      <w:r w:rsidRPr="002646CB">
        <w:rPr>
          <w:rPrChange w:id="4948" w:author="ETRI-김종원" w:date="2019-12-10T10:44:00Z">
            <w:rPr/>
          </w:rPrChange>
        </w:rPr>
        <w:t>호환성에</w:t>
      </w:r>
      <w:r w:rsidRPr="002646CB">
        <w:rPr>
          <w:rPrChange w:id="4949" w:author="ETRI-김종원" w:date="2019-12-10T10:44:00Z">
            <w:rPr/>
          </w:rPrChange>
        </w:rPr>
        <w:t xml:space="preserve"> </w:t>
      </w:r>
      <w:r w:rsidRPr="002646CB">
        <w:rPr>
          <w:rPrChange w:id="4950" w:author="ETRI-김종원" w:date="2019-12-10T10:44:00Z">
            <w:rPr/>
          </w:rPrChange>
        </w:rPr>
        <w:t>관련</w:t>
      </w:r>
      <w:r w:rsidRPr="002646CB">
        <w:rPr>
          <w:rPrChange w:id="4951" w:author="ETRI-김종원" w:date="2019-12-10T10:44:00Z">
            <w:rPr/>
          </w:rPrChange>
        </w:rPr>
        <w:t xml:space="preserve"> </w:t>
      </w:r>
      <w:r w:rsidRPr="002646CB">
        <w:rPr>
          <w:rPrChange w:id="4952" w:author="ETRI-김종원" w:date="2019-12-10T10:44:00Z">
            <w:rPr/>
          </w:rPrChange>
        </w:rPr>
        <w:t>될</w:t>
      </w:r>
      <w:r w:rsidRPr="002646CB">
        <w:rPr>
          <w:rPrChange w:id="4953" w:author="ETRI-김종원" w:date="2019-12-10T10:44:00Z">
            <w:rPr/>
          </w:rPrChange>
        </w:rPr>
        <w:t xml:space="preserve"> </w:t>
      </w:r>
      <w:r w:rsidRPr="002646CB">
        <w:rPr>
          <w:rPrChange w:id="4954" w:author="ETRI-김종원" w:date="2019-12-10T10:44:00Z">
            <w:rPr/>
          </w:rPrChange>
        </w:rPr>
        <w:t>수</w:t>
      </w:r>
      <w:r w:rsidRPr="002646CB">
        <w:rPr>
          <w:rPrChange w:id="4955" w:author="ETRI-김종원" w:date="2019-12-10T10:44:00Z">
            <w:rPr/>
          </w:rPrChange>
        </w:rPr>
        <w:t xml:space="preserve"> </w:t>
      </w:r>
      <w:r w:rsidRPr="002646CB">
        <w:rPr>
          <w:rPrChange w:id="4956" w:author="ETRI-김종원" w:date="2019-12-10T10:44:00Z">
            <w:rPr/>
          </w:rPrChange>
        </w:rPr>
        <w:t>있다</w:t>
      </w:r>
      <w:r w:rsidRPr="002646CB">
        <w:rPr>
          <w:rFonts w:hint="eastAsia"/>
          <w:rPrChange w:id="4957" w:author="ETRI-김종원" w:date="2019-12-10T10:44:00Z">
            <w:rPr>
              <w:rFonts w:hint="eastAsia"/>
            </w:rPr>
          </w:rPrChange>
        </w:rPr>
        <w:t>.</w:t>
      </w:r>
    </w:p>
    <w:p w14:paraId="0DE93461" w14:textId="77777777" w:rsidR="00361B0C" w:rsidRPr="002646CB" w:rsidRDefault="00361B0C" w:rsidP="00361B0C">
      <w:pPr>
        <w:ind w:left="722" w:hangingChars="361" w:hanging="722"/>
        <w:rPr>
          <w:rPrChange w:id="4958" w:author="ETRI-김종원" w:date="2019-12-10T10:44:00Z">
            <w:rPr/>
          </w:rPrChange>
        </w:rPr>
      </w:pPr>
    </w:p>
    <w:p w14:paraId="1CD5E873" w14:textId="77777777" w:rsidR="002559F2" w:rsidRPr="002646CB" w:rsidRDefault="002559F2" w:rsidP="002559F2">
      <w:pPr>
        <w:rPr>
          <w:rPrChange w:id="4959" w:author="ETRI-김종원" w:date="2019-12-10T10:44:00Z">
            <w:rPr/>
          </w:rPrChange>
        </w:rPr>
      </w:pPr>
      <w:r w:rsidRPr="002646CB">
        <w:rPr>
          <w:rFonts w:hint="eastAsia"/>
          <w:rPrChange w:id="4960" w:author="ETRI-김종원" w:date="2019-12-10T10:44:00Z">
            <w:rPr>
              <w:rFonts w:hint="eastAsia"/>
            </w:rPr>
          </w:rPrChange>
        </w:rPr>
        <w:t>[</w:t>
      </w:r>
      <w:r w:rsidRPr="002646CB">
        <w:rPr>
          <w:rPrChange w:id="4961" w:author="ETRI-김종원" w:date="2019-12-10T10:44:00Z">
            <w:rPr/>
          </w:rPrChange>
        </w:rPr>
        <w:t>출처</w:t>
      </w:r>
      <w:r w:rsidRPr="002646CB">
        <w:rPr>
          <w:rFonts w:hint="eastAsia"/>
          <w:rPrChange w:id="4962" w:author="ETRI-김종원" w:date="2019-12-10T10:44:00Z">
            <w:rPr>
              <w:rFonts w:hint="eastAsia"/>
            </w:rPr>
          </w:rPrChange>
        </w:rPr>
        <w:t>: IEV 617-01-05]</w:t>
      </w:r>
    </w:p>
    <w:p w14:paraId="55434D95" w14:textId="77777777" w:rsidR="002559F2" w:rsidRPr="002646CB" w:rsidRDefault="002559F2" w:rsidP="002559F2">
      <w:pPr>
        <w:rPr>
          <w:rPrChange w:id="4963" w:author="ETRI-김종원" w:date="2019-12-10T10:44:00Z">
            <w:rPr/>
          </w:rPrChange>
        </w:rPr>
      </w:pPr>
    </w:p>
    <w:p w14:paraId="120423C0" w14:textId="77777777" w:rsidR="002559F2" w:rsidRPr="002646CB" w:rsidRDefault="002559F2" w:rsidP="002559F2">
      <w:pPr>
        <w:pStyle w:val="34"/>
        <w:rPr>
          <w:lang w:eastAsia="ko-KR"/>
          <w:rPrChange w:id="4964" w:author="ETRI-김종원" w:date="2019-12-10T10:44:00Z">
            <w:rPr>
              <w:lang w:eastAsia="ko-KR"/>
            </w:rPr>
          </w:rPrChange>
        </w:rPr>
      </w:pPr>
    </w:p>
    <w:p w14:paraId="43DC2F54" w14:textId="77777777" w:rsidR="002559F2" w:rsidRPr="002646CB" w:rsidRDefault="002559F2" w:rsidP="002559F2">
      <w:pPr>
        <w:rPr>
          <w:rFonts w:ascii="돋움" w:eastAsia="돋움" w:hAnsi="돋움"/>
          <w:b/>
          <w:rPrChange w:id="4965" w:author="ETRI-김종원" w:date="2019-12-10T10:44:00Z">
            <w:rPr/>
          </w:rPrChange>
        </w:rPr>
      </w:pPr>
      <w:r w:rsidRPr="002646CB">
        <w:rPr>
          <w:rFonts w:ascii="돋움" w:eastAsia="돋움" w:hAnsi="돋움" w:hint="eastAsia"/>
          <w:b/>
          <w:rPrChange w:id="4966" w:author="ETRI-김종원" w:date="2019-12-10T10:44:00Z">
            <w:rPr>
              <w:rFonts w:ascii="돋움" w:eastAsia="돋움" w:hAnsi="돋움" w:hint="eastAsia"/>
              <w:b/>
            </w:rPr>
          </w:rPrChange>
        </w:rPr>
        <w:t>신뢰도(성)</w:t>
      </w:r>
      <w:r w:rsidRPr="002646CB">
        <w:rPr>
          <w:rFonts w:ascii="돋움" w:eastAsia="돋움" w:hAnsi="돋움"/>
          <w:b/>
          <w:rPrChange w:id="4967" w:author="ETRI-김종원" w:date="2019-12-10T10:44:00Z">
            <w:rPr/>
          </w:rPrChange>
        </w:rPr>
        <w:t>(reliability)</w:t>
      </w:r>
    </w:p>
    <w:p w14:paraId="0B5C1D4A" w14:textId="6B958DE7" w:rsidR="00CE01C2" w:rsidRPr="002646CB" w:rsidRDefault="00CE01C2" w:rsidP="00CE01C2">
      <w:pPr>
        <w:rPr>
          <w:ins w:id="4968" w:author="박 진상" w:date="2019-10-28T17:02:00Z"/>
          <w:rPrChange w:id="4969" w:author="ETRI-김종원" w:date="2019-12-10T10:44:00Z">
            <w:rPr>
              <w:ins w:id="4970" w:author="박 진상" w:date="2019-10-28T17:02:00Z"/>
            </w:rPr>
          </w:rPrChange>
        </w:rPr>
      </w:pPr>
      <w:ins w:id="4971" w:author="박 진상" w:date="2019-10-28T17:02:00Z">
        <w:r w:rsidRPr="002646CB">
          <w:rPr>
            <w:rFonts w:hint="eastAsia"/>
            <w:rPrChange w:id="4972" w:author="ETRI-김종원" w:date="2019-12-10T10:44:00Z">
              <w:rPr>
                <w:rFonts w:hint="eastAsia"/>
              </w:rPr>
            </w:rPrChange>
          </w:rPr>
          <w:t>소비자가</w:t>
        </w:r>
        <w:r w:rsidRPr="002646CB">
          <w:rPr>
            <w:rFonts w:hint="eastAsia"/>
            <w:rPrChange w:id="497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74" w:author="ETRI-김종원" w:date="2019-12-10T10:44:00Z">
              <w:rPr>
                <w:rFonts w:hint="eastAsia"/>
              </w:rPr>
            </w:rPrChange>
          </w:rPr>
          <w:t>요구하는</w:t>
        </w:r>
        <w:r w:rsidRPr="002646CB">
          <w:rPr>
            <w:rFonts w:hint="eastAsia"/>
            <w:rPrChange w:id="497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76" w:author="ETRI-김종원" w:date="2019-12-10T10:44:00Z">
              <w:rPr>
                <w:rFonts w:hint="eastAsia"/>
              </w:rPr>
            </w:rPrChange>
          </w:rPr>
          <w:t>양만큼의</w:t>
        </w:r>
        <w:r w:rsidRPr="002646CB">
          <w:rPr>
            <w:rFonts w:hint="eastAsia"/>
            <w:rPrChange w:id="497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78" w:author="ETRI-김종원" w:date="2019-12-10T10:44:00Z">
              <w:rPr>
                <w:rFonts w:hint="eastAsia"/>
              </w:rPr>
            </w:rPrChange>
          </w:rPr>
          <w:t>전력을</w:t>
        </w:r>
        <w:r w:rsidRPr="002646CB">
          <w:rPr>
            <w:rFonts w:hint="eastAsia"/>
            <w:rPrChange w:id="497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80" w:author="ETRI-김종원" w:date="2019-12-10T10:44:00Z">
              <w:rPr>
                <w:rFonts w:hint="eastAsia"/>
              </w:rPr>
            </w:rPrChange>
          </w:rPr>
          <w:t>인정된</w:t>
        </w:r>
        <w:r w:rsidRPr="002646CB">
          <w:rPr>
            <w:rFonts w:hint="eastAsia"/>
            <w:rPrChange w:id="498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82" w:author="ETRI-김종원" w:date="2019-12-10T10:44:00Z">
              <w:rPr>
                <w:rFonts w:hint="eastAsia"/>
              </w:rPr>
            </w:rPrChange>
          </w:rPr>
          <w:t>기준</w:t>
        </w:r>
        <w:r w:rsidRPr="002646CB">
          <w:rPr>
            <w:rFonts w:hint="eastAsia"/>
            <w:rPrChange w:id="498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84" w:author="ETRI-김종원" w:date="2019-12-10T10:44:00Z">
              <w:rPr>
                <w:rFonts w:hint="eastAsia"/>
              </w:rPr>
            </w:rPrChange>
          </w:rPr>
          <w:t>내에서</w:t>
        </w:r>
        <w:r w:rsidRPr="002646CB">
          <w:rPr>
            <w:rFonts w:hint="eastAsia"/>
            <w:rPrChange w:id="498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86" w:author="ETRI-김종원" w:date="2019-12-10T10:44:00Z">
              <w:rPr>
                <w:rFonts w:hint="eastAsia"/>
              </w:rPr>
            </w:rPrChange>
          </w:rPr>
          <w:t>전송할</w:t>
        </w:r>
        <w:r w:rsidRPr="002646CB">
          <w:rPr>
            <w:rFonts w:hint="eastAsia"/>
            <w:rPrChange w:id="498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88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hint="eastAsia"/>
            <w:rPrChange w:id="498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90" w:author="ETRI-김종원" w:date="2019-12-10T10:44:00Z">
              <w:rPr>
                <w:rFonts w:hint="eastAsia"/>
              </w:rPr>
            </w:rPrChange>
          </w:rPr>
          <w:t>있는지를</w:t>
        </w:r>
        <w:r w:rsidRPr="002646CB">
          <w:rPr>
            <w:rFonts w:hint="eastAsia"/>
            <w:rPrChange w:id="499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92" w:author="ETRI-김종원" w:date="2019-12-10T10:44:00Z">
              <w:rPr>
                <w:rFonts w:hint="eastAsia"/>
              </w:rPr>
            </w:rPrChange>
          </w:rPr>
          <w:t>나타내는</w:t>
        </w:r>
        <w:r w:rsidRPr="002646CB">
          <w:rPr>
            <w:rFonts w:hint="eastAsia"/>
            <w:rPrChange w:id="499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94" w:author="ETRI-김종원" w:date="2019-12-10T10:44:00Z">
              <w:rPr>
                <w:rFonts w:hint="eastAsia"/>
              </w:rPr>
            </w:rPrChange>
          </w:rPr>
          <w:t>지표</w:t>
        </w:r>
        <w:r w:rsidRPr="002646CB">
          <w:rPr>
            <w:rFonts w:hint="eastAsia"/>
            <w:rPrChange w:id="4995" w:author="ETRI-김종원" w:date="2019-12-10T10:44:00Z">
              <w:rPr>
                <w:rFonts w:hint="eastAsia"/>
              </w:rPr>
            </w:rPrChange>
          </w:rPr>
          <w:t xml:space="preserve">. </w:t>
        </w:r>
        <w:r w:rsidRPr="002646CB">
          <w:rPr>
            <w:rFonts w:hint="eastAsia"/>
            <w:rPrChange w:id="4996" w:author="ETRI-김종원" w:date="2019-12-10T10:44:00Z">
              <w:rPr>
                <w:rFonts w:hint="eastAsia"/>
              </w:rPr>
            </w:rPrChange>
          </w:rPr>
          <w:t>적정성과</w:t>
        </w:r>
        <w:r w:rsidRPr="002646CB">
          <w:rPr>
            <w:rFonts w:hint="eastAsia"/>
            <w:rPrChange w:id="499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4998" w:author="ETRI-김종원" w:date="2019-12-10T10:44:00Z">
              <w:rPr>
                <w:rFonts w:hint="eastAsia"/>
              </w:rPr>
            </w:rPrChange>
          </w:rPr>
          <w:t>안전성으로</w:t>
        </w:r>
        <w:r w:rsidRPr="002646CB">
          <w:rPr>
            <w:rFonts w:hint="eastAsia"/>
            <w:rPrChange w:id="499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00" w:author="ETRI-김종원" w:date="2019-12-10T10:44:00Z">
              <w:rPr>
                <w:rFonts w:hint="eastAsia"/>
              </w:rPr>
            </w:rPrChange>
          </w:rPr>
          <w:t>나뉘는데</w:t>
        </w:r>
        <w:r w:rsidRPr="002646CB">
          <w:rPr>
            <w:rFonts w:hint="eastAsia"/>
            <w:rPrChange w:id="5001" w:author="ETRI-김종원" w:date="2019-12-10T10:44:00Z">
              <w:rPr>
                <w:rFonts w:hint="eastAsia"/>
              </w:rPr>
            </w:rPrChange>
          </w:rPr>
          <w:t xml:space="preserve">, </w:t>
        </w:r>
        <w:r w:rsidRPr="002646CB">
          <w:rPr>
            <w:rFonts w:hint="eastAsia"/>
            <w:rPrChange w:id="5002" w:author="ETRI-김종원" w:date="2019-12-10T10:44:00Z">
              <w:rPr>
                <w:rFonts w:hint="eastAsia"/>
              </w:rPr>
            </w:rPrChange>
          </w:rPr>
          <w:t>적정성은</w:t>
        </w:r>
        <w:r w:rsidRPr="002646CB">
          <w:rPr>
            <w:rFonts w:hint="eastAsia"/>
            <w:rPrChange w:id="500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04" w:author="ETRI-김종원" w:date="2019-12-10T10:44:00Z">
              <w:rPr>
                <w:rFonts w:hint="eastAsia"/>
              </w:rPr>
            </w:rPrChange>
          </w:rPr>
          <w:t>계통설비의</w:t>
        </w:r>
        <w:r w:rsidRPr="002646CB">
          <w:rPr>
            <w:rFonts w:hint="eastAsia"/>
            <w:rPrChange w:id="500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06" w:author="ETRI-김종원" w:date="2019-12-10T10:44:00Z">
              <w:rPr>
                <w:rFonts w:hint="eastAsia"/>
              </w:rPr>
            </w:rPrChange>
          </w:rPr>
          <w:t>계획정지</w:t>
        </w:r>
        <w:r w:rsidRPr="002646CB">
          <w:rPr>
            <w:rFonts w:hint="eastAsia"/>
            <w:rPrChange w:id="5007" w:author="ETRI-김종원" w:date="2019-12-10T10:44:00Z">
              <w:rPr>
                <w:rFonts w:hint="eastAsia"/>
              </w:rPr>
            </w:rPrChange>
          </w:rPr>
          <w:t xml:space="preserve">, </w:t>
        </w:r>
        <w:r w:rsidRPr="002646CB">
          <w:rPr>
            <w:rFonts w:hint="eastAsia"/>
            <w:rPrChange w:id="5008" w:author="ETRI-김종원" w:date="2019-12-10T10:44:00Z">
              <w:rPr>
                <w:rFonts w:hint="eastAsia"/>
              </w:rPr>
            </w:rPrChange>
          </w:rPr>
          <w:t>비계획정지를</w:t>
        </w:r>
        <w:r w:rsidRPr="002646CB">
          <w:rPr>
            <w:rFonts w:hint="eastAsia"/>
            <w:rPrChange w:id="500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10" w:author="ETRI-김종원" w:date="2019-12-10T10:44:00Z">
              <w:rPr>
                <w:rFonts w:hint="eastAsia"/>
              </w:rPr>
            </w:rPrChange>
          </w:rPr>
          <w:t>고려하여</w:t>
        </w:r>
        <w:r w:rsidRPr="002646CB">
          <w:rPr>
            <w:rFonts w:hint="eastAsia"/>
            <w:rPrChange w:id="501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12" w:author="ETRI-김종원" w:date="2019-12-10T10:44:00Z">
              <w:rPr>
                <w:rFonts w:hint="eastAsia"/>
              </w:rPr>
            </w:rPrChange>
          </w:rPr>
          <w:t>언제라도</w:t>
        </w:r>
        <w:r w:rsidRPr="002646CB">
          <w:rPr>
            <w:rFonts w:hint="eastAsia"/>
            <w:rPrChange w:id="501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14" w:author="ETRI-김종원" w:date="2019-12-10T10:44:00Z">
              <w:rPr>
                <w:rFonts w:hint="eastAsia"/>
              </w:rPr>
            </w:rPrChange>
          </w:rPr>
          <w:t>수요자의</w:t>
        </w:r>
        <w:r w:rsidRPr="002646CB">
          <w:rPr>
            <w:rFonts w:hint="eastAsia"/>
            <w:rPrChange w:id="501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16" w:author="ETRI-김종원" w:date="2019-12-10T10:44:00Z">
              <w:rPr>
                <w:rFonts w:hint="eastAsia"/>
              </w:rPr>
            </w:rPrChange>
          </w:rPr>
          <w:t>총</w:t>
        </w:r>
        <w:r w:rsidRPr="002646CB">
          <w:rPr>
            <w:rFonts w:hint="eastAsia"/>
            <w:rPrChange w:id="501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18" w:author="ETRI-김종원" w:date="2019-12-10T10:44:00Z">
              <w:rPr>
                <w:rFonts w:hint="eastAsia"/>
              </w:rPr>
            </w:rPrChange>
          </w:rPr>
          <w:t>전력수요에</w:t>
        </w:r>
        <w:r w:rsidRPr="002646CB">
          <w:rPr>
            <w:rFonts w:hint="eastAsia"/>
            <w:rPrChange w:id="501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20" w:author="ETRI-김종원" w:date="2019-12-10T10:44:00Z">
              <w:rPr>
                <w:rFonts w:hint="eastAsia"/>
              </w:rPr>
            </w:rPrChange>
          </w:rPr>
          <w:t>대해</w:t>
        </w:r>
        <w:r w:rsidRPr="002646CB">
          <w:rPr>
            <w:rFonts w:hint="eastAsia"/>
            <w:rPrChange w:id="502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22" w:author="ETRI-김종원" w:date="2019-12-10T10:44:00Z">
              <w:rPr>
                <w:rFonts w:hint="eastAsia"/>
              </w:rPr>
            </w:rPrChange>
          </w:rPr>
          <w:t>전력을</w:t>
        </w:r>
        <w:r w:rsidRPr="002646CB">
          <w:rPr>
            <w:rFonts w:hint="eastAsia"/>
            <w:rPrChange w:id="502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24" w:author="ETRI-김종원" w:date="2019-12-10T10:44:00Z">
              <w:rPr>
                <w:rFonts w:hint="eastAsia"/>
              </w:rPr>
            </w:rPrChange>
          </w:rPr>
          <w:t>공급할</w:t>
        </w:r>
        <w:r w:rsidRPr="002646CB">
          <w:rPr>
            <w:rFonts w:hint="eastAsia"/>
            <w:rPrChange w:id="502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26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hint="eastAsia"/>
            <w:rPrChange w:id="502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28" w:author="ETRI-김종원" w:date="2019-12-10T10:44:00Z">
              <w:rPr>
                <w:rFonts w:hint="eastAsia"/>
              </w:rPr>
            </w:rPrChange>
          </w:rPr>
          <w:t>있는</w:t>
        </w:r>
        <w:r w:rsidRPr="002646CB">
          <w:rPr>
            <w:rFonts w:hint="eastAsia"/>
            <w:rPrChange w:id="502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30" w:author="ETRI-김종원" w:date="2019-12-10T10:44:00Z">
              <w:rPr>
                <w:rFonts w:hint="eastAsia"/>
              </w:rPr>
            </w:rPrChange>
          </w:rPr>
          <w:t>능력을</w:t>
        </w:r>
        <w:r w:rsidRPr="002646CB">
          <w:rPr>
            <w:rFonts w:hint="eastAsia"/>
            <w:rPrChange w:id="503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32" w:author="ETRI-김종원" w:date="2019-12-10T10:44:00Z">
              <w:rPr>
                <w:rFonts w:hint="eastAsia"/>
              </w:rPr>
            </w:rPrChange>
          </w:rPr>
          <w:t>말하며</w:t>
        </w:r>
        <w:r w:rsidRPr="002646CB">
          <w:rPr>
            <w:rFonts w:hint="eastAsia"/>
            <w:rPrChange w:id="5033" w:author="ETRI-김종원" w:date="2019-12-10T10:44:00Z">
              <w:rPr>
                <w:rFonts w:hint="eastAsia"/>
              </w:rPr>
            </w:rPrChange>
          </w:rPr>
          <w:t xml:space="preserve">, </w:t>
        </w:r>
        <w:r w:rsidRPr="002646CB">
          <w:rPr>
            <w:rFonts w:hint="eastAsia"/>
            <w:rPrChange w:id="5034" w:author="ETRI-김종원" w:date="2019-12-10T10:44:00Z">
              <w:rPr>
                <w:rFonts w:hint="eastAsia"/>
              </w:rPr>
            </w:rPrChange>
          </w:rPr>
          <w:t>안전성은</w:t>
        </w:r>
        <w:r w:rsidRPr="002646CB">
          <w:rPr>
            <w:rFonts w:hint="eastAsia"/>
            <w:rPrChange w:id="503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36" w:author="ETRI-김종원" w:date="2019-12-10T10:44:00Z">
              <w:rPr>
                <w:rFonts w:hint="eastAsia"/>
              </w:rPr>
            </w:rPrChange>
          </w:rPr>
          <w:t>전력시스템의</w:t>
        </w:r>
        <w:r w:rsidRPr="002646CB">
          <w:rPr>
            <w:rFonts w:hint="eastAsia"/>
            <w:rPrChange w:id="503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38" w:author="ETRI-김종원" w:date="2019-12-10T10:44:00Z">
              <w:rPr>
                <w:rFonts w:hint="eastAsia"/>
              </w:rPr>
            </w:rPrChange>
          </w:rPr>
          <w:t>단락이나</w:t>
        </w:r>
        <w:r w:rsidRPr="002646CB">
          <w:rPr>
            <w:rFonts w:hint="eastAsia"/>
            <w:rPrChange w:id="503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40" w:author="ETRI-김종원" w:date="2019-12-10T10:44:00Z">
              <w:rPr>
                <w:rFonts w:hint="eastAsia"/>
              </w:rPr>
            </w:rPrChange>
          </w:rPr>
          <w:t>예기치</w:t>
        </w:r>
        <w:r w:rsidRPr="002646CB">
          <w:rPr>
            <w:rFonts w:hint="eastAsia"/>
            <w:rPrChange w:id="504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42" w:author="ETRI-김종원" w:date="2019-12-10T10:44:00Z">
              <w:rPr>
                <w:rFonts w:hint="eastAsia"/>
              </w:rPr>
            </w:rPrChange>
          </w:rPr>
          <w:t>않는</w:t>
        </w:r>
        <w:r w:rsidRPr="002646CB">
          <w:rPr>
            <w:rFonts w:hint="eastAsia"/>
            <w:rPrChange w:id="504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44" w:author="ETRI-김종원" w:date="2019-12-10T10:44:00Z">
              <w:rPr>
                <w:rFonts w:hint="eastAsia"/>
              </w:rPr>
            </w:rPrChange>
          </w:rPr>
          <w:t>설비손실</w:t>
        </w:r>
      </w:ins>
      <w:ins w:id="5045" w:author="박 진상" w:date="2019-10-28T17:03:00Z">
        <w:r w:rsidRPr="002646CB">
          <w:rPr>
            <w:rFonts w:hint="eastAsia"/>
            <w:rPrChange w:id="5046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5047" w:author="박 진상" w:date="2019-10-28T17:02:00Z">
        <w:r w:rsidRPr="002646CB">
          <w:rPr>
            <w:rFonts w:hint="eastAsia"/>
            <w:rPrChange w:id="5048" w:author="ETRI-김종원" w:date="2019-12-10T10:44:00Z">
              <w:rPr>
                <w:rFonts w:hint="eastAsia"/>
              </w:rPr>
            </w:rPrChange>
          </w:rPr>
          <w:t>사고와</w:t>
        </w:r>
        <w:r w:rsidRPr="002646CB">
          <w:rPr>
            <w:rFonts w:hint="eastAsia"/>
            <w:rPrChange w:id="504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50" w:author="ETRI-김종원" w:date="2019-12-10T10:44:00Z">
              <w:rPr>
                <w:rFonts w:hint="eastAsia"/>
              </w:rPr>
            </w:rPrChange>
          </w:rPr>
          <w:t>같은</w:t>
        </w:r>
        <w:r w:rsidRPr="002646CB">
          <w:rPr>
            <w:rFonts w:hint="eastAsia"/>
            <w:rPrChange w:id="505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52" w:author="ETRI-김종원" w:date="2019-12-10T10:44:00Z">
              <w:rPr>
                <w:rFonts w:hint="eastAsia"/>
              </w:rPr>
            </w:rPrChange>
          </w:rPr>
          <w:t>갑작스런</w:t>
        </w:r>
        <w:r w:rsidRPr="002646CB">
          <w:rPr>
            <w:rFonts w:hint="eastAsia"/>
            <w:rPrChange w:id="505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54" w:author="ETRI-김종원" w:date="2019-12-10T10:44:00Z">
              <w:rPr>
                <w:rFonts w:hint="eastAsia"/>
              </w:rPr>
            </w:rPrChange>
          </w:rPr>
          <w:t>외란에</w:t>
        </w:r>
        <w:r w:rsidRPr="002646CB">
          <w:rPr>
            <w:rFonts w:hint="eastAsia"/>
            <w:rPrChange w:id="505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56" w:author="ETRI-김종원" w:date="2019-12-10T10:44:00Z">
              <w:rPr>
                <w:rFonts w:hint="eastAsia"/>
              </w:rPr>
            </w:rPrChange>
          </w:rPr>
          <w:t>대해서도</w:t>
        </w:r>
        <w:r w:rsidRPr="002646CB">
          <w:rPr>
            <w:rFonts w:hint="eastAsia"/>
            <w:rPrChange w:id="505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58" w:author="ETRI-김종원" w:date="2019-12-10T10:44:00Z">
              <w:rPr>
                <w:rFonts w:hint="eastAsia"/>
              </w:rPr>
            </w:rPrChange>
          </w:rPr>
          <w:t>전력시스템이</w:t>
        </w:r>
        <w:r w:rsidRPr="002646CB">
          <w:rPr>
            <w:rFonts w:hint="eastAsia"/>
            <w:rPrChange w:id="5059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60" w:author="ETRI-김종원" w:date="2019-12-10T10:44:00Z">
              <w:rPr>
                <w:rFonts w:hint="eastAsia"/>
              </w:rPr>
            </w:rPrChange>
          </w:rPr>
          <w:t>견뎌낼</w:t>
        </w:r>
        <w:r w:rsidRPr="002646CB">
          <w:rPr>
            <w:rFonts w:hint="eastAsia"/>
            <w:rPrChange w:id="5061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62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hint="eastAsia"/>
            <w:rPrChange w:id="5063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64" w:author="ETRI-김종원" w:date="2019-12-10T10:44:00Z">
              <w:rPr>
                <w:rFonts w:hint="eastAsia"/>
              </w:rPr>
            </w:rPrChange>
          </w:rPr>
          <w:t>있는</w:t>
        </w:r>
        <w:r w:rsidRPr="002646CB">
          <w:rPr>
            <w:rFonts w:hint="eastAsia"/>
            <w:rPrChange w:id="5065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66" w:author="ETRI-김종원" w:date="2019-12-10T10:44:00Z">
              <w:rPr>
                <w:rFonts w:hint="eastAsia"/>
              </w:rPr>
            </w:rPrChange>
          </w:rPr>
          <w:t>능력을</w:t>
        </w:r>
        <w:r w:rsidRPr="002646CB">
          <w:rPr>
            <w:rFonts w:hint="eastAsia"/>
            <w:rPrChange w:id="5067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068" w:author="ETRI-김종원" w:date="2019-12-10T10:44:00Z">
              <w:rPr>
                <w:rFonts w:hint="eastAsia"/>
              </w:rPr>
            </w:rPrChange>
          </w:rPr>
          <w:t>뜻함</w:t>
        </w:r>
      </w:ins>
    </w:p>
    <w:p w14:paraId="2CEA3816" w14:textId="77777777" w:rsidR="00CE01C2" w:rsidRPr="002646CB" w:rsidRDefault="00CE01C2" w:rsidP="00CE01C2">
      <w:pPr>
        <w:rPr>
          <w:ins w:id="5069" w:author="박 진상" w:date="2019-10-28T17:03:00Z"/>
          <w:rPrChange w:id="5070" w:author="ETRI-김종원" w:date="2019-12-10T10:44:00Z">
            <w:rPr>
              <w:ins w:id="5071" w:author="박 진상" w:date="2019-10-28T17:03:00Z"/>
            </w:rPr>
          </w:rPrChange>
        </w:rPr>
      </w:pPr>
      <w:ins w:id="5072" w:author="박 진상" w:date="2019-10-28T17:03:00Z">
        <w:r w:rsidRPr="002646CB">
          <w:rPr>
            <w:rFonts w:hint="eastAsia"/>
            <w:rPrChange w:id="5073" w:author="ETRI-김종원" w:date="2019-12-10T10:44:00Z">
              <w:rPr>
                <w:rFonts w:hint="eastAsia"/>
              </w:rPr>
            </w:rPrChange>
          </w:rPr>
          <w:t>[</w:t>
        </w:r>
        <w:r w:rsidRPr="002646CB">
          <w:rPr>
            <w:rPrChange w:id="5074" w:author="ETRI-김종원" w:date="2019-12-10T10:44:00Z">
              <w:rPr/>
            </w:rPrChange>
          </w:rPr>
          <w:t>출처</w:t>
        </w:r>
        <w:r w:rsidRPr="002646CB">
          <w:rPr>
            <w:rFonts w:hint="eastAsia"/>
            <w:rPrChange w:id="5075" w:author="ETRI-김종원" w:date="2019-12-10T10:44:00Z">
              <w:rPr>
                <w:rFonts w:hint="eastAsia"/>
              </w:rPr>
            </w:rPrChange>
          </w:rPr>
          <w:t xml:space="preserve">: </w:t>
        </w:r>
        <w:r w:rsidRPr="002646CB">
          <w:rPr>
            <w:rFonts w:hint="eastAsia"/>
            <w:rPrChange w:id="5076" w:author="ETRI-김종원" w:date="2019-12-10T10:44:00Z">
              <w:rPr>
                <w:rFonts w:hint="eastAsia"/>
              </w:rPr>
            </w:rPrChange>
          </w:rPr>
          <w:t>스마트그리드용어사전</w:t>
        </w:r>
        <w:r w:rsidRPr="002646CB">
          <w:rPr>
            <w:rFonts w:hint="eastAsia"/>
            <w:rPrChange w:id="5077" w:author="ETRI-김종원" w:date="2019-12-10T10:44:00Z">
              <w:rPr>
                <w:rFonts w:hint="eastAsia"/>
              </w:rPr>
            </w:rPrChange>
          </w:rPr>
          <w:t>]</w:t>
        </w:r>
      </w:ins>
    </w:p>
    <w:p w14:paraId="082C5C7B" w14:textId="77777777" w:rsidR="00CE01C2" w:rsidRPr="002646CB" w:rsidRDefault="00CE01C2" w:rsidP="002559F2">
      <w:pPr>
        <w:rPr>
          <w:ins w:id="5078" w:author="박 진상" w:date="2019-10-28T17:02:00Z"/>
          <w:rPrChange w:id="5079" w:author="ETRI-김종원" w:date="2019-12-10T10:44:00Z">
            <w:rPr>
              <w:ins w:id="5080" w:author="박 진상" w:date="2019-10-28T17:02:00Z"/>
            </w:rPr>
          </w:rPrChange>
        </w:rPr>
      </w:pPr>
    </w:p>
    <w:p w14:paraId="7110744B" w14:textId="743F90A4" w:rsidR="002559F2" w:rsidRPr="002646CB" w:rsidRDefault="002559F2" w:rsidP="002559F2">
      <w:pPr>
        <w:rPr>
          <w:rPrChange w:id="5081" w:author="ETRI-김종원" w:date="2019-12-10T10:44:00Z">
            <w:rPr/>
          </w:rPrChange>
        </w:rPr>
      </w:pPr>
      <w:r w:rsidRPr="002646CB">
        <w:rPr>
          <w:rPrChange w:id="5082" w:author="ETRI-김종원" w:date="2019-12-10T10:44:00Z">
            <w:rPr/>
          </w:rPrChange>
        </w:rPr>
        <w:t>주어진</w:t>
      </w:r>
      <w:r w:rsidRPr="002646CB">
        <w:rPr>
          <w:rPrChange w:id="5083" w:author="ETRI-김종원" w:date="2019-12-10T10:44:00Z">
            <w:rPr/>
          </w:rPrChange>
        </w:rPr>
        <w:t xml:space="preserve"> </w:t>
      </w:r>
      <w:r w:rsidRPr="002646CB">
        <w:rPr>
          <w:rPrChange w:id="5084" w:author="ETRI-김종원" w:date="2019-12-10T10:44:00Z">
            <w:rPr/>
          </w:rPrChange>
        </w:rPr>
        <w:t>시간</w:t>
      </w:r>
      <w:r w:rsidRPr="002646CB">
        <w:rPr>
          <w:rPrChange w:id="5085" w:author="ETRI-김종원" w:date="2019-12-10T10:44:00Z">
            <w:rPr/>
          </w:rPrChange>
        </w:rPr>
        <w:t xml:space="preserve"> </w:t>
      </w:r>
      <w:r w:rsidRPr="002646CB">
        <w:rPr>
          <w:rPrChange w:id="5086" w:author="ETRI-김종원" w:date="2019-12-10T10:44:00Z">
            <w:rPr/>
          </w:rPrChange>
        </w:rPr>
        <w:t>간격</w:t>
      </w:r>
      <w:r w:rsidRPr="002646CB">
        <w:rPr>
          <w:rPrChange w:id="5087" w:author="ETRI-김종원" w:date="2019-12-10T10:44:00Z">
            <w:rPr/>
          </w:rPrChange>
        </w:rPr>
        <w:t xml:space="preserve"> </w:t>
      </w:r>
      <w:r w:rsidRPr="002646CB">
        <w:rPr>
          <w:rPrChange w:id="5088" w:author="ETRI-김종원" w:date="2019-12-10T10:44:00Z">
            <w:rPr/>
          </w:rPrChange>
        </w:rPr>
        <w:t>동안</w:t>
      </w:r>
      <w:r w:rsidRPr="002646CB">
        <w:rPr>
          <w:rPrChange w:id="5089" w:author="ETRI-김종원" w:date="2019-12-10T10:44:00Z">
            <w:rPr/>
          </w:rPrChange>
        </w:rPr>
        <w:t xml:space="preserve"> </w:t>
      </w:r>
      <w:r w:rsidRPr="002646CB">
        <w:rPr>
          <w:rPrChange w:id="5090" w:author="ETRI-김종원" w:date="2019-12-10T10:44:00Z">
            <w:rPr/>
          </w:rPrChange>
        </w:rPr>
        <w:t>주어진</w:t>
      </w:r>
      <w:r w:rsidRPr="002646CB">
        <w:rPr>
          <w:rPrChange w:id="5091" w:author="ETRI-김종원" w:date="2019-12-10T10:44:00Z">
            <w:rPr/>
          </w:rPrChange>
        </w:rPr>
        <w:t xml:space="preserve"> </w:t>
      </w:r>
      <w:r w:rsidRPr="002646CB">
        <w:rPr>
          <w:rPrChange w:id="5092" w:author="ETRI-김종원" w:date="2019-12-10T10:44:00Z">
            <w:rPr/>
          </w:rPrChange>
        </w:rPr>
        <w:t>조건</w:t>
      </w:r>
      <w:r w:rsidRPr="002646CB">
        <w:rPr>
          <w:rPrChange w:id="5093" w:author="ETRI-김종원" w:date="2019-12-10T10:44:00Z">
            <w:rPr/>
          </w:rPrChange>
        </w:rPr>
        <w:t xml:space="preserve"> </w:t>
      </w:r>
      <w:r w:rsidRPr="002646CB">
        <w:rPr>
          <w:rPrChange w:id="5094" w:author="ETRI-김종원" w:date="2019-12-10T10:44:00Z">
            <w:rPr/>
          </w:rPrChange>
        </w:rPr>
        <w:t>하에서</w:t>
      </w:r>
      <w:r w:rsidRPr="002646CB">
        <w:rPr>
          <w:rPrChange w:id="5095" w:author="ETRI-김종원" w:date="2019-12-10T10:44:00Z">
            <w:rPr/>
          </w:rPrChange>
        </w:rPr>
        <w:t xml:space="preserve"> </w:t>
      </w:r>
      <w:r w:rsidRPr="002646CB">
        <w:rPr>
          <w:rPrChange w:id="5096" w:author="ETRI-김종원" w:date="2019-12-10T10:44:00Z">
            <w:rPr/>
          </w:rPrChange>
        </w:rPr>
        <w:t>전력</w:t>
      </w:r>
      <w:r w:rsidRPr="002646CB">
        <w:rPr>
          <w:rPrChange w:id="5097" w:author="ETRI-김종원" w:date="2019-12-10T10:44:00Z">
            <w:rPr/>
          </w:rPrChange>
        </w:rPr>
        <w:t xml:space="preserve"> </w:t>
      </w:r>
      <w:r w:rsidRPr="002646CB">
        <w:rPr>
          <w:rPrChange w:id="5098" w:author="ETRI-김종원" w:date="2019-12-10T10:44:00Z">
            <w:rPr/>
          </w:rPrChange>
        </w:rPr>
        <w:t>시스템이</w:t>
      </w:r>
      <w:r w:rsidRPr="002646CB">
        <w:rPr>
          <w:rPrChange w:id="5099" w:author="ETRI-김종원" w:date="2019-12-10T10:44:00Z">
            <w:rPr/>
          </w:rPrChange>
        </w:rPr>
        <w:t xml:space="preserve"> </w:t>
      </w:r>
      <w:r w:rsidRPr="002646CB">
        <w:rPr>
          <w:rPrChange w:id="5100" w:author="ETRI-김종원" w:date="2019-12-10T10:44:00Z">
            <w:rPr/>
          </w:rPrChange>
        </w:rPr>
        <w:t>요구되는</w:t>
      </w:r>
      <w:r w:rsidRPr="002646CB">
        <w:rPr>
          <w:rPrChange w:id="5101" w:author="ETRI-김종원" w:date="2019-12-10T10:44:00Z">
            <w:rPr/>
          </w:rPrChange>
        </w:rPr>
        <w:t xml:space="preserve"> </w:t>
      </w:r>
      <w:r w:rsidRPr="002646CB">
        <w:rPr>
          <w:rPrChange w:id="5102" w:author="ETRI-김종원" w:date="2019-12-10T10:44:00Z">
            <w:rPr/>
          </w:rPrChange>
        </w:rPr>
        <w:t>기능을</w:t>
      </w:r>
      <w:r w:rsidRPr="002646CB">
        <w:rPr>
          <w:rPrChange w:id="5103" w:author="ETRI-김종원" w:date="2019-12-10T10:44:00Z">
            <w:rPr/>
          </w:rPrChange>
        </w:rPr>
        <w:t xml:space="preserve"> </w:t>
      </w:r>
      <w:r w:rsidRPr="002646CB">
        <w:rPr>
          <w:rPrChange w:id="5104" w:author="ETRI-김종원" w:date="2019-12-10T10:44:00Z">
            <w:rPr/>
          </w:rPrChange>
        </w:rPr>
        <w:t>수행</w:t>
      </w:r>
      <w:del w:id="5105" w:author="ETRI-김종원" w:date="2019-11-04T20:29:00Z">
        <w:r w:rsidRPr="002646CB" w:rsidDel="00E62138">
          <w:rPr>
            <w:rPrChange w:id="5106" w:author="ETRI-김종원" w:date="2019-12-10T10:44:00Z">
              <w:rPr/>
            </w:rPrChange>
          </w:rPr>
          <w:delText xml:space="preserve"> </w:delText>
        </w:r>
      </w:del>
      <w:r w:rsidRPr="002646CB">
        <w:rPr>
          <w:rPrChange w:id="5107" w:author="ETRI-김종원" w:date="2019-12-10T10:44:00Z">
            <w:rPr/>
          </w:rPrChange>
        </w:rPr>
        <w:t>할</w:t>
      </w:r>
      <w:r w:rsidRPr="002646CB">
        <w:rPr>
          <w:rPrChange w:id="5108" w:author="ETRI-김종원" w:date="2019-12-10T10:44:00Z">
            <w:rPr/>
          </w:rPrChange>
        </w:rPr>
        <w:t xml:space="preserve"> </w:t>
      </w:r>
      <w:r w:rsidRPr="002646CB">
        <w:rPr>
          <w:rPrChange w:id="5109" w:author="ETRI-김종원" w:date="2019-12-10T10:44:00Z">
            <w:rPr/>
          </w:rPrChange>
        </w:rPr>
        <w:t>수</w:t>
      </w:r>
      <w:ins w:id="5110" w:author="ETRI-김종원" w:date="2019-11-04T20:29:00Z">
        <w:r w:rsidR="00E62138" w:rsidRPr="002646CB">
          <w:rPr>
            <w:rFonts w:hint="eastAsia"/>
            <w:rPrChange w:id="5111" w:author="ETRI-김종원" w:date="2019-12-10T10:44:00Z">
              <w:rPr>
                <w:rFonts w:hint="eastAsia"/>
              </w:rPr>
            </w:rPrChange>
          </w:rPr>
          <w:t xml:space="preserve"> </w:t>
        </w:r>
      </w:ins>
      <w:r w:rsidRPr="002646CB">
        <w:rPr>
          <w:rPrChange w:id="5112" w:author="ETRI-김종원" w:date="2019-12-10T10:44:00Z">
            <w:rPr/>
          </w:rPrChange>
        </w:rPr>
        <w:t>있는</w:t>
      </w:r>
      <w:r w:rsidRPr="002646CB">
        <w:rPr>
          <w:rPrChange w:id="5113" w:author="ETRI-김종원" w:date="2019-12-10T10:44:00Z">
            <w:rPr/>
          </w:rPrChange>
        </w:rPr>
        <w:t xml:space="preserve"> </w:t>
      </w:r>
      <w:r w:rsidRPr="002646CB">
        <w:rPr>
          <w:rPrChange w:id="5114" w:author="ETRI-김종원" w:date="2019-12-10T10:44:00Z">
            <w:rPr/>
          </w:rPrChange>
        </w:rPr>
        <w:t>확률</w:t>
      </w:r>
    </w:p>
    <w:p w14:paraId="1F4A45BA" w14:textId="77777777" w:rsidR="002559F2" w:rsidRPr="002646CB" w:rsidRDefault="002559F2" w:rsidP="002559F2">
      <w:pPr>
        <w:rPr>
          <w:rFonts w:ascii="바탕" w:hAnsi="바탕" w:cs="굴림"/>
          <w:b/>
          <w:lang w:val="en-US"/>
          <w:rPrChange w:id="5115" w:author="ETRI-김종원" w:date="2019-12-10T10:44:00Z">
            <w:rPr>
              <w:rFonts w:ascii="바탕" w:hAnsi="바탕" w:cs="굴림"/>
              <w:b/>
              <w:lang w:val="en-US"/>
            </w:rPr>
          </w:rPrChange>
        </w:rPr>
      </w:pPr>
    </w:p>
    <w:p w14:paraId="7F61BA5F" w14:textId="2FB07109" w:rsidR="002559F2" w:rsidRPr="002646CB" w:rsidRDefault="00535696" w:rsidP="00535696">
      <w:pPr>
        <w:ind w:left="852" w:hangingChars="434" w:hanging="852"/>
        <w:rPr>
          <w:rPrChange w:id="5116" w:author="ETRI-김종원" w:date="2019-12-10T10:44:00Z">
            <w:rPr/>
          </w:rPrChange>
        </w:rPr>
      </w:pPr>
      <w:r w:rsidRPr="002646CB">
        <w:rPr>
          <w:rFonts w:eastAsia="돋움" w:cs="Arial" w:hint="eastAsia"/>
          <w:b/>
          <w:lang w:val="en-US"/>
          <w:rPrChange w:id="5117" w:author="ETRI-김종원" w:date="2019-12-10T10:44:00Z">
            <w:rPr>
              <w:rFonts w:eastAsia="돋움" w:cs="Arial" w:hint="eastAsia"/>
              <w:b/>
              <w:lang w:val="en-US"/>
            </w:rPr>
          </w:rPrChange>
        </w:rPr>
        <w:t>비고</w:t>
      </w:r>
      <w:r w:rsidRPr="002646CB">
        <w:rPr>
          <w:rFonts w:ascii="바탕" w:hAnsi="바탕" w:cs="굴림" w:hint="eastAsia"/>
          <w:b/>
          <w:lang w:val="en-US"/>
          <w:rPrChange w:id="5118" w:author="ETRI-김종원" w:date="2019-12-10T10:44:00Z">
            <w:rPr>
              <w:rFonts w:ascii="바탕" w:hAnsi="바탕" w:cs="굴림" w:hint="eastAsia"/>
              <w:b/>
              <w:lang w:val="en-US"/>
            </w:rPr>
          </w:rPrChange>
        </w:rPr>
        <w:t xml:space="preserve"> </w:t>
      </w:r>
      <w:r w:rsidR="002559F2" w:rsidRPr="002646CB">
        <w:rPr>
          <w:rFonts w:cs="Arial"/>
          <w:lang w:val="en-US"/>
          <w:rPrChange w:id="5119" w:author="ETRI-김종원" w:date="2019-12-10T10:44:00Z">
            <w:rPr>
              <w:rFonts w:cs="Arial"/>
              <w:lang w:val="en-US"/>
            </w:rPr>
          </w:rPrChange>
        </w:rPr>
        <w:t>1</w:t>
      </w:r>
      <w:r w:rsidRPr="002646CB">
        <w:rPr>
          <w:rFonts w:ascii="바탕" w:hAnsi="바탕" w:cs="굴림" w:hint="eastAsia"/>
          <w:lang w:val="en-US"/>
          <w:rPrChange w:id="5120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ab/>
      </w:r>
      <w:del w:id="5121" w:author="박 진상" w:date="2019-10-28T18:24:00Z">
        <w:r w:rsidR="002559F2" w:rsidRPr="002646CB" w:rsidDel="00DC4888">
          <w:rPr>
            <w:rFonts w:hint="eastAsia"/>
            <w:rPrChange w:id="5122" w:author="ETRI-김종원" w:date="2019-12-10T10:44:00Z">
              <w:rPr>
                <w:rFonts w:hint="eastAsia"/>
              </w:rPr>
            </w:rPrChange>
          </w:rPr>
          <w:delText>신뢰성은</w:delText>
        </w:r>
      </w:del>
      <w:ins w:id="5123" w:author="박 진상" w:date="2019-10-28T18:24:00Z">
        <w:r w:rsidR="00DC4888" w:rsidRPr="002646CB">
          <w:rPr>
            <w:rFonts w:hint="eastAsia"/>
            <w:rPrChange w:id="5124" w:author="ETRI-김종원" w:date="2019-12-10T10:44:00Z">
              <w:rPr>
                <w:rFonts w:hint="eastAsia"/>
              </w:rPr>
            </w:rPrChange>
          </w:rPr>
          <w:t>신뢰</w:t>
        </w:r>
      </w:ins>
      <w:ins w:id="5125" w:author="ETRI-김종원" w:date="2019-12-02T16:40:00Z">
        <w:r w:rsidR="00597096" w:rsidRPr="002646CB">
          <w:rPr>
            <w:rFonts w:hint="eastAsia"/>
            <w:rPrChange w:id="5126" w:author="ETRI-김종원" w:date="2019-12-10T10:44:00Z">
              <w:rPr>
                <w:rFonts w:hint="eastAsia"/>
              </w:rPr>
            </w:rPrChange>
          </w:rPr>
          <w:t>성은</w:t>
        </w:r>
      </w:ins>
      <w:ins w:id="5127" w:author="박 진상" w:date="2019-10-28T18:24:00Z">
        <w:del w:id="5128" w:author="ETRI-김종원" w:date="2019-12-02T16:40:00Z">
          <w:r w:rsidR="00DC4888" w:rsidRPr="002646CB" w:rsidDel="00597096">
            <w:rPr>
              <w:rPrChange w:id="5129" w:author="ETRI-김종원" w:date="2019-12-10T10:44:00Z">
                <w:rPr/>
              </w:rPrChange>
            </w:rPr>
            <w:delText>는</w:delText>
          </w:r>
        </w:del>
      </w:ins>
      <w:r w:rsidR="002559F2" w:rsidRPr="002646CB">
        <w:rPr>
          <w:rPrChange w:id="5130" w:author="ETRI-김종원" w:date="2019-12-10T10:44:00Z">
            <w:rPr/>
          </w:rPrChange>
        </w:rPr>
        <w:t xml:space="preserve"> </w:t>
      </w:r>
      <w:r w:rsidR="002559F2" w:rsidRPr="002646CB">
        <w:rPr>
          <w:rPrChange w:id="5131" w:author="ETRI-김종원" w:date="2019-12-10T10:44:00Z">
            <w:rPr/>
          </w:rPrChange>
        </w:rPr>
        <w:t>장시간의</w:t>
      </w:r>
      <w:r w:rsidR="002559F2" w:rsidRPr="002646CB">
        <w:rPr>
          <w:rPrChange w:id="5132" w:author="ETRI-김종원" w:date="2019-12-10T10:44:00Z">
            <w:rPr/>
          </w:rPrChange>
        </w:rPr>
        <w:t xml:space="preserve"> </w:t>
      </w:r>
      <w:r w:rsidR="002559F2" w:rsidRPr="002646CB">
        <w:rPr>
          <w:rPrChange w:id="5133" w:author="ETRI-김종원" w:date="2019-12-10T10:44:00Z">
            <w:rPr/>
          </w:rPrChange>
        </w:rPr>
        <w:t>정전이</w:t>
      </w:r>
      <w:r w:rsidR="002559F2" w:rsidRPr="002646CB">
        <w:rPr>
          <w:rPrChange w:id="5134" w:author="ETRI-김종원" w:date="2019-12-10T10:44:00Z">
            <w:rPr/>
          </w:rPrChange>
        </w:rPr>
        <w:t xml:space="preserve"> </w:t>
      </w:r>
      <w:r w:rsidR="002559F2" w:rsidRPr="002646CB">
        <w:rPr>
          <w:rPrChange w:id="5135" w:author="ETRI-김종원" w:date="2019-12-10T10:44:00Z">
            <w:rPr/>
          </w:rPrChange>
        </w:rPr>
        <w:t>거의</w:t>
      </w:r>
      <w:r w:rsidR="002559F2" w:rsidRPr="002646CB">
        <w:rPr>
          <w:rFonts w:hint="eastAsia"/>
          <w:rPrChange w:id="5136" w:author="ETRI-김종원" w:date="2019-12-10T10:44:00Z">
            <w:rPr>
              <w:rFonts w:hint="eastAsia"/>
            </w:rPr>
          </w:rPrChange>
        </w:rPr>
        <w:t xml:space="preserve"> </w:t>
      </w:r>
      <w:r w:rsidR="002559F2" w:rsidRPr="002646CB">
        <w:rPr>
          <w:rPrChange w:id="5137" w:author="ETRI-김종원" w:date="2019-12-10T10:44:00Z">
            <w:rPr/>
          </w:rPrChange>
        </w:rPr>
        <w:t>없이</w:t>
      </w:r>
      <w:r w:rsidR="002559F2" w:rsidRPr="002646CB">
        <w:rPr>
          <w:rPrChange w:id="5138" w:author="ETRI-김종원" w:date="2019-12-10T10:44:00Z">
            <w:rPr/>
          </w:rPrChange>
        </w:rPr>
        <w:t xml:space="preserve"> </w:t>
      </w:r>
      <w:r w:rsidR="002559F2" w:rsidRPr="002646CB">
        <w:rPr>
          <w:rPrChange w:id="5139" w:author="ETRI-김종원" w:date="2019-12-10T10:44:00Z">
            <w:rPr/>
          </w:rPrChange>
        </w:rPr>
        <w:t>거의</w:t>
      </w:r>
      <w:r w:rsidR="002559F2" w:rsidRPr="002646CB">
        <w:rPr>
          <w:rPrChange w:id="5140" w:author="ETRI-김종원" w:date="2019-12-10T10:44:00Z">
            <w:rPr/>
          </w:rPrChange>
        </w:rPr>
        <w:t xml:space="preserve"> </w:t>
      </w:r>
      <w:r w:rsidR="002559F2" w:rsidRPr="002646CB">
        <w:rPr>
          <w:rPrChange w:id="5141" w:author="ETRI-김종원" w:date="2019-12-10T10:44:00Z">
            <w:rPr/>
          </w:rPrChange>
        </w:rPr>
        <w:t>지속적으로</w:t>
      </w:r>
      <w:r w:rsidR="002559F2" w:rsidRPr="002646CB">
        <w:rPr>
          <w:rPrChange w:id="5142" w:author="ETRI-김종원" w:date="2019-12-10T10:44:00Z">
            <w:rPr/>
          </w:rPrChange>
        </w:rPr>
        <w:t xml:space="preserve"> </w:t>
      </w:r>
      <w:r w:rsidR="002559F2" w:rsidRPr="002646CB">
        <w:rPr>
          <w:rPrChange w:id="5143" w:author="ETRI-김종원" w:date="2019-12-10T10:44:00Z">
            <w:rPr/>
          </w:rPrChange>
        </w:rPr>
        <w:t>적절한</w:t>
      </w:r>
      <w:r w:rsidR="002559F2" w:rsidRPr="002646CB">
        <w:rPr>
          <w:rPrChange w:id="5144" w:author="ETRI-김종원" w:date="2019-12-10T10:44:00Z">
            <w:rPr/>
          </w:rPrChange>
        </w:rPr>
        <w:t xml:space="preserve"> </w:t>
      </w:r>
      <w:r w:rsidR="002559F2" w:rsidRPr="002646CB">
        <w:rPr>
          <w:rPrChange w:id="5145" w:author="ETRI-김종원" w:date="2019-12-10T10:44:00Z">
            <w:rPr/>
          </w:rPrChange>
        </w:rPr>
        <w:t>전기</w:t>
      </w:r>
      <w:r w:rsidR="002559F2" w:rsidRPr="002646CB">
        <w:rPr>
          <w:rPrChange w:id="5146" w:author="ETRI-김종원" w:date="2019-12-10T10:44:00Z">
            <w:rPr/>
          </w:rPrChange>
        </w:rPr>
        <w:t xml:space="preserve"> </w:t>
      </w:r>
      <w:r w:rsidR="002559F2" w:rsidRPr="002646CB">
        <w:rPr>
          <w:rPrChange w:id="5147" w:author="ETRI-김종원" w:date="2019-12-10T10:44:00Z">
            <w:rPr/>
          </w:rPrChange>
        </w:rPr>
        <w:t>서비스를</w:t>
      </w:r>
      <w:r w:rsidR="002559F2" w:rsidRPr="002646CB">
        <w:rPr>
          <w:rPrChange w:id="5148" w:author="ETRI-김종원" w:date="2019-12-10T10:44:00Z">
            <w:rPr/>
          </w:rPrChange>
        </w:rPr>
        <w:t xml:space="preserve"> </w:t>
      </w:r>
      <w:r w:rsidR="002559F2" w:rsidRPr="002646CB">
        <w:rPr>
          <w:rPrChange w:id="5149" w:author="ETRI-김종원" w:date="2019-12-10T10:44:00Z">
            <w:rPr/>
          </w:rPrChange>
        </w:rPr>
        <w:t>제공하는</w:t>
      </w:r>
      <w:r w:rsidR="002559F2" w:rsidRPr="002646CB">
        <w:rPr>
          <w:rPrChange w:id="5150" w:author="ETRI-김종원" w:date="2019-12-10T10:44:00Z">
            <w:rPr/>
          </w:rPrChange>
        </w:rPr>
        <w:t xml:space="preserve"> </w:t>
      </w:r>
      <w:r w:rsidR="002559F2" w:rsidRPr="002646CB">
        <w:rPr>
          <w:rPrChange w:id="5151" w:author="ETRI-김종원" w:date="2019-12-10T10:44:00Z">
            <w:rPr/>
          </w:rPrChange>
        </w:rPr>
        <w:t>전력</w:t>
      </w:r>
      <w:r w:rsidR="002559F2" w:rsidRPr="002646CB">
        <w:rPr>
          <w:rPrChange w:id="5152" w:author="ETRI-김종원" w:date="2019-12-10T10:44:00Z">
            <w:rPr/>
          </w:rPrChange>
        </w:rPr>
        <w:t xml:space="preserve"> </w:t>
      </w:r>
      <w:r w:rsidR="002559F2" w:rsidRPr="002646CB">
        <w:rPr>
          <w:rPrChange w:id="5153" w:author="ETRI-김종원" w:date="2019-12-10T10:44:00Z">
            <w:rPr/>
          </w:rPrChange>
        </w:rPr>
        <w:t>시스템의</w:t>
      </w:r>
      <w:r w:rsidR="002559F2" w:rsidRPr="002646CB">
        <w:rPr>
          <w:rPrChange w:id="5154" w:author="ETRI-김종원" w:date="2019-12-10T10:44:00Z">
            <w:rPr/>
          </w:rPrChange>
        </w:rPr>
        <w:t xml:space="preserve"> </w:t>
      </w:r>
      <w:r w:rsidR="002559F2" w:rsidRPr="002646CB">
        <w:rPr>
          <w:rPrChange w:id="5155" w:author="ETRI-김종원" w:date="2019-12-10T10:44:00Z">
            <w:rPr/>
          </w:rPrChange>
        </w:rPr>
        <w:t>능력을</w:t>
      </w:r>
      <w:r w:rsidR="002559F2" w:rsidRPr="002646CB">
        <w:rPr>
          <w:rPrChange w:id="5156" w:author="ETRI-김종원" w:date="2019-12-10T10:44:00Z">
            <w:rPr/>
          </w:rPrChange>
        </w:rPr>
        <w:t xml:space="preserve"> </w:t>
      </w:r>
      <w:r w:rsidR="002559F2" w:rsidRPr="002646CB">
        <w:rPr>
          <w:rPrChange w:id="5157" w:author="ETRI-김종원" w:date="2019-12-10T10:44:00Z">
            <w:rPr/>
          </w:rPrChange>
        </w:rPr>
        <w:t>정량화</w:t>
      </w:r>
      <w:del w:id="5158" w:author="ETRI-김종원" w:date="2019-11-04T20:29:00Z">
        <w:r w:rsidR="002559F2" w:rsidRPr="002646CB" w:rsidDel="00E62138">
          <w:rPr>
            <w:rFonts w:hint="eastAsia"/>
            <w:rPrChange w:id="5159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2559F2" w:rsidRPr="002646CB">
        <w:rPr>
          <w:rFonts w:hint="eastAsia"/>
          <w:rPrChange w:id="5160" w:author="ETRI-김종원" w:date="2019-12-10T10:44:00Z">
            <w:rPr>
              <w:rFonts w:hint="eastAsia"/>
            </w:rPr>
          </w:rPrChange>
        </w:rPr>
        <w:t>한다</w:t>
      </w:r>
      <w:r w:rsidR="002559F2" w:rsidRPr="002646CB">
        <w:rPr>
          <w:rFonts w:hint="eastAsia"/>
          <w:rPrChange w:id="5161" w:author="ETRI-김종원" w:date="2019-12-10T10:44:00Z">
            <w:rPr>
              <w:rFonts w:hint="eastAsia"/>
            </w:rPr>
          </w:rPrChange>
        </w:rPr>
        <w:t>.</w:t>
      </w:r>
      <w:r w:rsidR="002559F2" w:rsidRPr="002646CB">
        <w:rPr>
          <w:rPrChange w:id="5162" w:author="ETRI-김종원" w:date="2019-12-10T10:44:00Z">
            <w:rPr/>
          </w:rPrChange>
        </w:rPr>
        <w:t xml:space="preserve"> </w:t>
      </w:r>
    </w:p>
    <w:p w14:paraId="6337CB7E" w14:textId="403102CC" w:rsidR="002559F2" w:rsidRPr="002646CB" w:rsidRDefault="00535696" w:rsidP="002559F2">
      <w:pPr>
        <w:rPr>
          <w:rPrChange w:id="5163" w:author="ETRI-김종원" w:date="2019-12-10T10:44:00Z">
            <w:rPr/>
          </w:rPrChange>
        </w:rPr>
      </w:pPr>
      <w:r w:rsidRPr="002646CB">
        <w:rPr>
          <w:rFonts w:eastAsia="돋움" w:cs="Arial" w:hint="eastAsia"/>
          <w:b/>
          <w:lang w:val="en-US"/>
          <w:rPrChange w:id="5164" w:author="ETRI-김종원" w:date="2019-12-10T10:44:00Z">
            <w:rPr>
              <w:rFonts w:eastAsia="돋움" w:cs="Arial" w:hint="eastAsia"/>
              <w:b/>
              <w:lang w:val="en-US"/>
            </w:rPr>
          </w:rPrChange>
        </w:rPr>
        <w:t>비고</w:t>
      </w:r>
      <w:r w:rsidRPr="002646CB">
        <w:rPr>
          <w:rFonts w:ascii="바탕" w:hAnsi="바탕" w:cs="굴림" w:hint="eastAsia"/>
          <w:b/>
          <w:lang w:val="en-US"/>
          <w:rPrChange w:id="5165" w:author="ETRI-김종원" w:date="2019-12-10T10:44:00Z">
            <w:rPr>
              <w:rFonts w:ascii="바탕" w:hAnsi="바탕" w:cs="굴림" w:hint="eastAsia"/>
              <w:b/>
              <w:lang w:val="en-US"/>
            </w:rPr>
          </w:rPrChange>
        </w:rPr>
        <w:t xml:space="preserve"> </w:t>
      </w:r>
      <w:r w:rsidR="002559F2" w:rsidRPr="002646CB">
        <w:rPr>
          <w:rFonts w:cs="Arial"/>
          <w:lang w:val="en-US"/>
          <w:rPrChange w:id="5166" w:author="ETRI-김종원" w:date="2019-12-10T10:44:00Z">
            <w:rPr>
              <w:rFonts w:cs="Arial"/>
              <w:lang w:val="en-US"/>
            </w:rPr>
          </w:rPrChange>
        </w:rPr>
        <w:t>2</w:t>
      </w:r>
      <w:r w:rsidRPr="002646CB">
        <w:rPr>
          <w:rFonts w:ascii="바탕" w:hAnsi="바탕" w:cs="굴림" w:hint="eastAsia"/>
          <w:lang w:val="en-US"/>
          <w:rPrChange w:id="5167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ab/>
      </w:r>
      <w:ins w:id="5168" w:author="ETRI-김종원" w:date="2019-12-02T16:41:00Z">
        <w:r w:rsidR="00597096" w:rsidRPr="002646CB">
          <w:rPr>
            <w:rFonts w:hint="eastAsia"/>
            <w:rPrChange w:id="5169" w:author="ETRI-김종원" w:date="2019-12-10T10:44:00Z">
              <w:rPr>
                <w:rFonts w:hint="eastAsia"/>
                <w:color w:val="FF0000"/>
              </w:rPr>
            </w:rPrChange>
          </w:rPr>
          <w:t>신뢰</w:t>
        </w:r>
      </w:ins>
      <w:ins w:id="5170" w:author="ETRI-김종원" w:date="2019-12-02T16:48:00Z">
        <w:r w:rsidR="00F80CF5" w:rsidRPr="002646CB">
          <w:rPr>
            <w:rFonts w:hint="eastAsia"/>
            <w:rPrChange w:id="5171" w:author="ETRI-김종원" w:date="2019-12-10T10:44:00Z">
              <w:rPr>
                <w:rFonts w:hint="eastAsia"/>
                <w:color w:val="FF0000"/>
              </w:rPr>
            </w:rPrChange>
          </w:rPr>
          <w:t>는</w:t>
        </w:r>
      </w:ins>
      <w:del w:id="5172" w:author="박 진상" w:date="2019-10-28T18:24:00Z">
        <w:r w:rsidR="002559F2" w:rsidRPr="002646CB" w:rsidDel="00DC4888">
          <w:rPr>
            <w:rPrChange w:id="5173" w:author="ETRI-김종원" w:date="2019-12-10T10:44:00Z">
              <w:rPr/>
            </w:rPrChange>
          </w:rPr>
          <w:delText>신뢰성은</w:delText>
        </w:r>
      </w:del>
      <w:ins w:id="5174" w:author="박 진상" w:date="2019-10-28T18:24:00Z">
        <w:del w:id="5175" w:author="ETRI-김종원" w:date="2019-12-02T16:41:00Z">
          <w:r w:rsidR="00DC4888" w:rsidRPr="002646CB" w:rsidDel="00597096">
            <w:rPr>
              <w:rPrChange w:id="5176" w:author="ETRI-김종원" w:date="2019-12-10T10:44:00Z">
                <w:rPr/>
              </w:rPrChange>
            </w:rPr>
            <w:delText>신뢰는</w:delText>
          </w:r>
        </w:del>
      </w:ins>
      <w:r w:rsidR="002559F2" w:rsidRPr="002646CB">
        <w:rPr>
          <w:rPrChange w:id="5177" w:author="ETRI-김종원" w:date="2019-12-10T10:44:00Z">
            <w:rPr/>
          </w:rPrChange>
        </w:rPr>
        <w:t xml:space="preserve"> </w:t>
      </w:r>
      <w:r w:rsidR="002559F2" w:rsidRPr="002646CB">
        <w:rPr>
          <w:rPrChange w:id="5178" w:author="ETRI-김종원" w:date="2019-12-10T10:44:00Z">
            <w:rPr/>
          </w:rPrChange>
        </w:rPr>
        <w:t>전력</w:t>
      </w:r>
      <w:r w:rsidR="002559F2" w:rsidRPr="002646CB">
        <w:rPr>
          <w:rPrChange w:id="5179" w:author="ETRI-김종원" w:date="2019-12-10T10:44:00Z">
            <w:rPr/>
          </w:rPrChange>
        </w:rPr>
        <w:t xml:space="preserve"> </w:t>
      </w:r>
      <w:r w:rsidR="002559F2" w:rsidRPr="002646CB">
        <w:rPr>
          <w:rPrChange w:id="5180" w:author="ETRI-김종원" w:date="2019-12-10T10:44:00Z">
            <w:rPr/>
          </w:rPrChange>
        </w:rPr>
        <w:t>시스템</w:t>
      </w:r>
      <w:r w:rsidR="002559F2" w:rsidRPr="002646CB">
        <w:rPr>
          <w:rPrChange w:id="5181" w:author="ETRI-김종원" w:date="2019-12-10T10:44:00Z">
            <w:rPr/>
          </w:rPrChange>
        </w:rPr>
        <w:t xml:space="preserve"> </w:t>
      </w:r>
      <w:r w:rsidR="002559F2" w:rsidRPr="002646CB">
        <w:rPr>
          <w:rPrChange w:id="5182" w:author="ETRI-김종원" w:date="2019-12-10T10:44:00Z">
            <w:rPr/>
          </w:rPrChange>
        </w:rPr>
        <w:t>설계</w:t>
      </w:r>
      <w:r w:rsidR="002559F2" w:rsidRPr="002646CB">
        <w:rPr>
          <w:rPrChange w:id="5183" w:author="ETRI-김종원" w:date="2019-12-10T10:44:00Z">
            <w:rPr/>
          </w:rPrChange>
        </w:rPr>
        <w:t xml:space="preserve"> </w:t>
      </w:r>
      <w:r w:rsidR="002559F2" w:rsidRPr="002646CB">
        <w:rPr>
          <w:rPrChange w:id="5184" w:author="ETRI-김종원" w:date="2019-12-10T10:44:00Z">
            <w:rPr/>
          </w:rPrChange>
        </w:rPr>
        <w:t>및</w:t>
      </w:r>
      <w:r w:rsidR="002559F2" w:rsidRPr="002646CB">
        <w:rPr>
          <w:rPrChange w:id="5185" w:author="ETRI-김종원" w:date="2019-12-10T10:44:00Z">
            <w:rPr/>
          </w:rPrChange>
        </w:rPr>
        <w:t xml:space="preserve"> </w:t>
      </w:r>
      <w:r w:rsidR="002559F2" w:rsidRPr="002646CB">
        <w:rPr>
          <w:rPrChange w:id="5186" w:author="ETRI-김종원" w:date="2019-12-10T10:44:00Z">
            <w:rPr/>
          </w:rPrChange>
        </w:rPr>
        <w:t>운</w:t>
      </w:r>
      <w:r w:rsidR="00730936" w:rsidRPr="002646CB">
        <w:rPr>
          <w:rFonts w:hint="eastAsia"/>
          <w:rPrChange w:id="5187" w:author="ETRI-김종원" w:date="2019-12-10T10:44:00Z">
            <w:rPr>
              <w:rFonts w:hint="eastAsia"/>
            </w:rPr>
          </w:rPrChange>
        </w:rPr>
        <w:t>전</w:t>
      </w:r>
      <w:r w:rsidR="002559F2" w:rsidRPr="002646CB">
        <w:rPr>
          <w:rPrChange w:id="5188" w:author="ETRI-김종원" w:date="2019-12-10T10:44:00Z">
            <w:rPr/>
          </w:rPrChange>
        </w:rPr>
        <w:t>의</w:t>
      </w:r>
      <w:r w:rsidR="002559F2" w:rsidRPr="002646CB">
        <w:rPr>
          <w:rPrChange w:id="5189" w:author="ETRI-김종원" w:date="2019-12-10T10:44:00Z">
            <w:rPr/>
          </w:rPrChange>
        </w:rPr>
        <w:t xml:space="preserve"> </w:t>
      </w:r>
      <w:r w:rsidR="002559F2" w:rsidRPr="002646CB">
        <w:rPr>
          <w:rPrChange w:id="5190" w:author="ETRI-김종원" w:date="2019-12-10T10:44:00Z">
            <w:rPr/>
          </w:rPrChange>
        </w:rPr>
        <w:t>전반적인</w:t>
      </w:r>
      <w:r w:rsidR="002559F2" w:rsidRPr="002646CB">
        <w:rPr>
          <w:rPrChange w:id="5191" w:author="ETRI-김종원" w:date="2019-12-10T10:44:00Z">
            <w:rPr/>
          </w:rPrChange>
        </w:rPr>
        <w:t xml:space="preserve"> </w:t>
      </w:r>
      <w:r w:rsidR="002559F2" w:rsidRPr="002646CB">
        <w:rPr>
          <w:rPrChange w:id="5192" w:author="ETRI-김종원" w:date="2019-12-10T10:44:00Z">
            <w:rPr/>
          </w:rPrChange>
        </w:rPr>
        <w:t>목표</w:t>
      </w:r>
      <w:r w:rsidR="002559F2" w:rsidRPr="002646CB">
        <w:rPr>
          <w:rFonts w:hint="eastAsia"/>
          <w:rPrChange w:id="5193" w:author="ETRI-김종원" w:date="2019-12-10T10:44:00Z">
            <w:rPr>
              <w:rFonts w:hint="eastAsia"/>
            </w:rPr>
          </w:rPrChange>
        </w:rPr>
        <w:t>이다</w:t>
      </w:r>
      <w:r w:rsidR="002559F2" w:rsidRPr="002646CB">
        <w:rPr>
          <w:rFonts w:hint="eastAsia"/>
          <w:rPrChange w:id="5194" w:author="ETRI-김종원" w:date="2019-12-10T10:44:00Z">
            <w:rPr>
              <w:rFonts w:hint="eastAsia"/>
            </w:rPr>
          </w:rPrChange>
        </w:rPr>
        <w:t xml:space="preserve">. </w:t>
      </w:r>
    </w:p>
    <w:p w14:paraId="141F43BF" w14:textId="77777777" w:rsidR="00535696" w:rsidRPr="002646CB" w:rsidRDefault="00535696" w:rsidP="002559F2">
      <w:pPr>
        <w:rPr>
          <w:rPrChange w:id="5195" w:author="ETRI-김종원" w:date="2019-12-10T10:44:00Z">
            <w:rPr/>
          </w:rPrChange>
        </w:rPr>
      </w:pPr>
    </w:p>
    <w:p w14:paraId="6E8679B6" w14:textId="337B300C" w:rsidR="002559F2" w:rsidRPr="002646CB" w:rsidRDefault="002559F2" w:rsidP="002559F2">
      <w:pPr>
        <w:rPr>
          <w:rPrChange w:id="5196" w:author="ETRI-김종원" w:date="2019-12-10T10:44:00Z">
            <w:rPr/>
          </w:rPrChange>
        </w:rPr>
      </w:pPr>
      <w:r w:rsidRPr="002646CB">
        <w:rPr>
          <w:rPrChange w:id="5197" w:author="ETRI-김종원" w:date="2019-12-10T10:44:00Z">
            <w:rPr/>
          </w:rPrChange>
        </w:rPr>
        <w:t>[</w:t>
      </w:r>
      <w:r w:rsidRPr="002646CB">
        <w:rPr>
          <w:rFonts w:hint="eastAsia"/>
          <w:rPrChange w:id="5198" w:author="ETRI-김종원" w:date="2019-12-10T10:44:00Z">
            <w:rPr>
              <w:rFonts w:hint="eastAsia"/>
            </w:rPr>
          </w:rPrChange>
        </w:rPr>
        <w:t>출처</w:t>
      </w:r>
      <w:r w:rsidRPr="002646CB">
        <w:rPr>
          <w:rPrChange w:id="5199" w:author="ETRI-김종원" w:date="2019-12-10T10:44:00Z">
            <w:rPr/>
          </w:rPrChange>
        </w:rPr>
        <w:t>: IEV 617-01-01</w:t>
      </w:r>
      <w:del w:id="5200" w:author="ETRI-김종원" w:date="2019-12-10T10:45:00Z">
        <w:r w:rsidR="001C3C69" w:rsidRPr="002646CB" w:rsidDel="002646CB">
          <w:rPr>
            <w:rPrChange w:id="5201" w:author="ETRI-김종원" w:date="2019-12-10T10:44:00Z">
              <w:rPr/>
            </w:rPrChange>
          </w:rPr>
          <w:delText>, IEV 151-16-09</w:delText>
        </w:r>
      </w:del>
      <w:r w:rsidRPr="002646CB">
        <w:rPr>
          <w:rPrChange w:id="5202" w:author="ETRI-김종원" w:date="2019-12-10T10:44:00Z">
            <w:rPr/>
          </w:rPrChange>
        </w:rPr>
        <w:t>]</w:t>
      </w:r>
    </w:p>
    <w:p w14:paraId="4FEB7199" w14:textId="77777777" w:rsidR="00791087" w:rsidRPr="002646CB" w:rsidRDefault="00791087" w:rsidP="002559F2">
      <w:pPr>
        <w:rPr>
          <w:rPrChange w:id="5203" w:author="ETRI-김종원" w:date="2019-12-10T10:44:00Z">
            <w:rPr/>
          </w:rPrChange>
        </w:rPr>
      </w:pPr>
    </w:p>
    <w:p w14:paraId="576211B2" w14:textId="43C600CD" w:rsidR="00703D2A" w:rsidRPr="002646CB" w:rsidDel="004B6012" w:rsidRDefault="00703D2A">
      <w:pPr>
        <w:pStyle w:val="34"/>
        <w:numPr>
          <w:ilvl w:val="0"/>
          <w:numId w:val="0"/>
        </w:numPr>
        <w:rPr>
          <w:del w:id="5204" w:author="박 진상" w:date="2019-10-08T07:29:00Z"/>
          <w:lang w:eastAsia="ko-KR"/>
          <w:rPrChange w:id="5205" w:author="ETRI-김종원" w:date="2019-12-10T10:44:00Z">
            <w:rPr>
              <w:del w:id="5206" w:author="박 진상" w:date="2019-10-08T07:29:00Z"/>
              <w:lang w:eastAsia="ko-KR"/>
            </w:rPr>
          </w:rPrChange>
        </w:rPr>
        <w:pPrChange w:id="5207" w:author="박 진상" w:date="2019-10-08T07:04:00Z">
          <w:pPr>
            <w:pStyle w:val="34"/>
          </w:pPr>
        </w:pPrChange>
      </w:pPr>
    </w:p>
    <w:p w14:paraId="3B036EB6" w14:textId="77777777" w:rsidR="00D00AD0" w:rsidRPr="002646CB" w:rsidRDefault="00D00AD0" w:rsidP="00E25847">
      <w:pPr>
        <w:pStyle w:val="34"/>
        <w:rPr>
          <w:ins w:id="5208" w:author="박 진상" w:date="2019-10-08T07:02:00Z"/>
          <w:rFonts w:cs="Arial"/>
          <w:lang w:val="en-GB" w:eastAsia="ko-KR"/>
          <w:rPrChange w:id="5209" w:author="ETRI-김종원" w:date="2019-12-10T10:44:00Z">
            <w:rPr>
              <w:ins w:id="5210" w:author="박 진상" w:date="2019-10-08T07:02:00Z"/>
              <w:rFonts w:cs="Arial"/>
              <w:lang w:val="en-GB" w:eastAsia="ko-KR"/>
            </w:rPr>
          </w:rPrChange>
        </w:rPr>
      </w:pPr>
    </w:p>
    <w:p w14:paraId="4EE7CBD6" w14:textId="6BC6DE2D" w:rsidR="00E25847" w:rsidRPr="002646CB" w:rsidRDefault="00025A47">
      <w:pPr>
        <w:rPr>
          <w:ins w:id="5211" w:author="박 진상" w:date="2019-10-08T07:07:00Z"/>
          <w:bCs/>
          <w:rPrChange w:id="5212" w:author="ETRI-김종원" w:date="2019-12-10T10:44:00Z">
            <w:rPr>
              <w:ins w:id="5213" w:author="박 진상" w:date="2019-10-08T07:07:00Z"/>
              <w:bCs/>
            </w:rPr>
          </w:rPrChange>
        </w:rPr>
        <w:pPrChange w:id="5214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5215" w:author="박 진상" w:date="2019-10-09T14:21:00Z">
        <w:r w:rsidRPr="002646CB">
          <w:rPr>
            <w:rFonts w:ascii="돋움" w:eastAsia="돋움" w:hAnsi="돋움" w:hint="eastAsia"/>
            <w:b/>
            <w:rPrChange w:id="5216" w:author="ETRI-김종원" w:date="2019-12-10T10:44:00Z">
              <w:rPr>
                <w:rFonts w:hint="eastAsia"/>
                <w:b w:val="0"/>
              </w:rPr>
            </w:rPrChange>
          </w:rPr>
          <w:t>평균</w:t>
        </w:r>
      </w:ins>
      <w:ins w:id="5217" w:author="박 진상" w:date="2019-10-08T07:02:00Z">
        <w:r w:rsidR="00D00AD0" w:rsidRPr="002646CB">
          <w:rPr>
            <w:rFonts w:ascii="돋움" w:eastAsia="돋움" w:hAnsi="돋움" w:hint="eastAsia"/>
            <w:b/>
            <w:rPrChange w:id="5218" w:author="ETRI-김종원" w:date="2019-12-10T10:44:00Z">
              <w:rPr>
                <w:rFonts w:hint="eastAsia"/>
                <w:b w:val="0"/>
              </w:rPr>
            </w:rPrChange>
          </w:rPr>
          <w:t>절</w:t>
        </w:r>
      </w:ins>
      <w:ins w:id="5219" w:author="박 진상" w:date="2019-10-08T06:37:00Z">
        <w:r w:rsidR="00E25847" w:rsidRPr="002646CB">
          <w:rPr>
            <w:rFonts w:ascii="돋움" w:eastAsia="돋움" w:hAnsi="돋움" w:hint="eastAsia"/>
            <w:b/>
            <w:rPrChange w:id="5220" w:author="ETRI-김종원" w:date="2019-12-10T10:44:00Z">
              <w:rPr>
                <w:rFonts w:hint="eastAsia"/>
                <w:b w:val="0"/>
              </w:rPr>
            </w:rPrChange>
          </w:rPr>
          <w:t>대</w:t>
        </w:r>
      </w:ins>
      <w:ins w:id="5221" w:author="Windows 사용자" w:date="2019-10-18T09:57:00Z">
        <w:r w:rsidR="002E3C90" w:rsidRPr="002646CB">
          <w:rPr>
            <w:rFonts w:ascii="돋움" w:eastAsia="돋움" w:hAnsi="돋움" w:hint="eastAsia"/>
            <w:b/>
            <w:rPrChange w:id="5222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백분률</w:t>
        </w:r>
      </w:ins>
      <w:ins w:id="5223" w:author="박 진상" w:date="2019-10-08T06:37:00Z">
        <w:r w:rsidR="00E25847" w:rsidRPr="002646CB">
          <w:rPr>
            <w:rFonts w:ascii="돋움" w:eastAsia="돋움" w:hAnsi="돋움" w:hint="eastAsia"/>
            <w:b/>
            <w:rPrChange w:id="5224" w:author="ETRI-김종원" w:date="2019-12-10T10:44:00Z">
              <w:rPr>
                <w:rFonts w:hint="eastAsia"/>
                <w:b w:val="0"/>
              </w:rPr>
            </w:rPrChange>
          </w:rPr>
          <w:t>오차</w:t>
        </w:r>
        <w:del w:id="5225" w:author="Windows 사용자" w:date="2019-10-18T09:57:00Z">
          <w:r w:rsidR="00E25847" w:rsidRPr="002646CB" w:rsidDel="002E3C90">
            <w:rPr>
              <w:rFonts w:ascii="돋움" w:eastAsia="돋움" w:hAnsi="돋움" w:hint="eastAsia"/>
              <w:b/>
              <w:rPrChange w:id="5226" w:author="ETRI-김종원" w:date="2019-12-10T10:44:00Z">
                <w:rPr>
                  <w:rFonts w:hint="eastAsia"/>
                  <w:b w:val="0"/>
                </w:rPr>
              </w:rPrChange>
            </w:rPr>
            <w:delText>율</w:delText>
          </w:r>
        </w:del>
        <w:r w:rsidR="00E25847" w:rsidRPr="002646CB">
          <w:rPr>
            <w:rFonts w:ascii="돋움" w:eastAsia="돋움" w:hAnsi="돋움"/>
            <w:b/>
            <w:rPrChange w:id="5227" w:author="ETRI-김종원" w:date="2019-12-10T10:44:00Z">
              <w:rPr>
                <w:b w:val="0"/>
              </w:rPr>
            </w:rPrChange>
          </w:rPr>
          <w:t>(Mean Absolute Percentage Error; MAPE)</w:t>
        </w:r>
      </w:ins>
      <w:ins w:id="5228" w:author="박 진상" w:date="2019-10-15T20:03:00Z">
        <w:del w:id="5229" w:author="Windows 사용자" w:date="2019-10-18T10:00:00Z">
          <w:r w:rsidR="00E34BCB" w:rsidRPr="002646CB" w:rsidDel="002E3C90">
            <w:rPr>
              <w:b/>
              <w:bCs/>
              <w:rPrChange w:id="5230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2E3C90">
            <w:rPr>
              <w:b/>
              <w:bCs/>
              <w:rPrChange w:id="5231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2E3C90">
            <w:rPr>
              <w:b/>
              <w:bCs/>
              <w:rPrChange w:id="5232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2E3C90">
            <w:rPr>
              <w:rFonts w:hint="eastAsia"/>
              <w:b/>
              <w:bCs/>
              <w:rPrChange w:id="5233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정의필요</w:delText>
          </w:r>
        </w:del>
      </w:ins>
    </w:p>
    <w:p w14:paraId="42489E19" w14:textId="09B8581E" w:rsidR="00E732E9" w:rsidRPr="002646CB" w:rsidRDefault="002E3C90" w:rsidP="005766F9">
      <w:pPr>
        <w:rPr>
          <w:ins w:id="5234" w:author="박 진상" w:date="2019-10-28T17:16:00Z"/>
          <w:rPrChange w:id="5235" w:author="ETRI-김종원" w:date="2019-12-10T10:44:00Z">
            <w:rPr>
              <w:ins w:id="5236" w:author="박 진상" w:date="2019-10-28T17:16:00Z"/>
            </w:rPr>
          </w:rPrChange>
        </w:rPr>
      </w:pPr>
      <w:ins w:id="5237" w:author="Windows 사용자" w:date="2019-10-18T09:57:00Z">
        <w:r w:rsidRPr="002646CB">
          <w:rPr>
            <w:rFonts w:hint="eastAsia"/>
            <w:rPrChange w:id="5238" w:author="ETRI-김종원" w:date="2019-12-10T10:44:00Z">
              <w:rPr>
                <w:rFonts w:hint="eastAsia"/>
                <w:highlight w:val="yellow"/>
              </w:rPr>
            </w:rPrChange>
          </w:rPr>
          <w:t>예측</w:t>
        </w:r>
      </w:ins>
      <w:ins w:id="5239" w:author="Windows 사용자" w:date="2019-10-18T09:58:00Z">
        <w:r w:rsidRPr="002646CB">
          <w:rPr>
            <w:rPrChange w:id="524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41" w:author="ETRI-김종원" w:date="2019-12-10T10:44:00Z">
              <w:rPr>
                <w:rFonts w:hint="eastAsia"/>
                <w:highlight w:val="yellow"/>
              </w:rPr>
            </w:rPrChange>
          </w:rPr>
          <w:t>데이터와</w:t>
        </w:r>
        <w:r w:rsidRPr="002646CB">
          <w:rPr>
            <w:rPrChange w:id="524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43" w:author="ETRI-김종원" w:date="2019-12-10T10:44:00Z">
              <w:rPr>
                <w:rFonts w:hint="eastAsia"/>
                <w:highlight w:val="yellow"/>
              </w:rPr>
            </w:rPrChange>
          </w:rPr>
          <w:t>실측</w:t>
        </w:r>
        <w:r w:rsidRPr="002646CB">
          <w:rPr>
            <w:rPrChange w:id="524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45" w:author="ETRI-김종원" w:date="2019-12-10T10:44:00Z">
              <w:rPr>
                <w:rFonts w:hint="eastAsia"/>
                <w:highlight w:val="yellow"/>
              </w:rPr>
            </w:rPrChange>
          </w:rPr>
          <w:t>데이터의</w:t>
        </w:r>
        <w:r w:rsidRPr="002646CB">
          <w:rPr>
            <w:rPrChange w:id="5246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247" w:author="Windows 사용자" w:date="2019-10-18T09:59:00Z">
        <w:r w:rsidRPr="002646CB">
          <w:rPr>
            <w:rFonts w:hint="eastAsia"/>
            <w:rPrChange w:id="5248" w:author="ETRI-김종원" w:date="2019-12-10T10:44:00Z">
              <w:rPr>
                <w:rFonts w:hint="eastAsia"/>
                <w:highlight w:val="yellow"/>
              </w:rPr>
            </w:rPrChange>
          </w:rPr>
          <w:t>절대</w:t>
        </w:r>
        <w:r w:rsidRPr="002646CB">
          <w:rPr>
            <w:rPrChange w:id="524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250" w:author="Windows 사용자" w:date="2019-10-18T09:58:00Z">
        <w:r w:rsidRPr="002646CB">
          <w:rPr>
            <w:rFonts w:hint="eastAsia"/>
            <w:rPrChange w:id="5251" w:author="ETRI-김종원" w:date="2019-12-10T10:44:00Z">
              <w:rPr>
                <w:rFonts w:hint="eastAsia"/>
                <w:highlight w:val="yellow"/>
              </w:rPr>
            </w:rPrChange>
          </w:rPr>
          <w:t>오차를</w:t>
        </w:r>
        <w:r w:rsidRPr="002646CB">
          <w:rPr>
            <w:rPrChange w:id="525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53" w:author="ETRI-김종원" w:date="2019-12-10T10:44:00Z">
              <w:rPr>
                <w:rFonts w:hint="eastAsia"/>
                <w:highlight w:val="yellow"/>
              </w:rPr>
            </w:rPrChange>
          </w:rPr>
          <w:t>백분율로</w:t>
        </w:r>
        <w:r w:rsidRPr="002646CB">
          <w:rPr>
            <w:rPrChange w:id="525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55" w:author="ETRI-김종원" w:date="2019-12-10T10:44:00Z">
              <w:rPr>
                <w:rFonts w:hint="eastAsia"/>
                <w:highlight w:val="yellow"/>
              </w:rPr>
            </w:rPrChange>
          </w:rPr>
          <w:t>나타내어</w:t>
        </w:r>
        <w:r w:rsidRPr="002646CB">
          <w:rPr>
            <w:rPrChange w:id="525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57" w:author="ETRI-김종원" w:date="2019-12-10T10:44:00Z">
              <w:rPr>
                <w:rFonts w:hint="eastAsia"/>
                <w:highlight w:val="yellow"/>
              </w:rPr>
            </w:rPrChange>
          </w:rPr>
          <w:t>평균</w:t>
        </w:r>
      </w:ins>
      <w:ins w:id="5258" w:author="Windows 사용자" w:date="2019-10-18T09:59:00Z">
        <w:r w:rsidRPr="002646CB">
          <w:rPr>
            <w:rFonts w:hint="eastAsia"/>
            <w:rPrChange w:id="5259" w:author="ETRI-김종원" w:date="2019-12-10T10:44:00Z">
              <w:rPr>
                <w:rFonts w:hint="eastAsia"/>
                <w:highlight w:val="yellow"/>
              </w:rPr>
            </w:rPrChange>
          </w:rPr>
          <w:t>한</w:t>
        </w:r>
        <w:r w:rsidRPr="002646CB">
          <w:rPr>
            <w:rPrChange w:id="526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61" w:author="ETRI-김종원" w:date="2019-12-10T10:44:00Z">
              <w:rPr>
                <w:rFonts w:hint="eastAsia"/>
                <w:highlight w:val="yellow"/>
              </w:rPr>
            </w:rPrChange>
          </w:rPr>
          <w:t>값으로</w:t>
        </w:r>
      </w:ins>
      <w:ins w:id="5262" w:author="Windows 사용자" w:date="2019-10-18T10:00:00Z">
        <w:r w:rsidRPr="002646CB">
          <w:rPr>
            <w:rPrChange w:id="526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64" w:author="ETRI-김종원" w:date="2019-12-10T10:44:00Z">
              <w:rPr>
                <w:rFonts w:hint="eastAsia"/>
                <w:highlight w:val="yellow"/>
              </w:rPr>
            </w:rPrChange>
          </w:rPr>
          <w:t>예측</w:t>
        </w:r>
        <w:r w:rsidRPr="002646CB">
          <w:rPr>
            <w:rPrChange w:id="526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66" w:author="ETRI-김종원" w:date="2019-12-10T10:44:00Z">
              <w:rPr>
                <w:rFonts w:hint="eastAsia"/>
                <w:highlight w:val="yellow"/>
              </w:rPr>
            </w:rPrChange>
          </w:rPr>
          <w:t>데이터가</w:t>
        </w:r>
        <w:r w:rsidRPr="002646CB">
          <w:rPr>
            <w:rPrChange w:id="526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68" w:author="ETRI-김종원" w:date="2019-12-10T10:44:00Z">
              <w:rPr>
                <w:rFonts w:hint="eastAsia"/>
                <w:highlight w:val="yellow"/>
              </w:rPr>
            </w:rPrChange>
          </w:rPr>
          <w:t>실제</w:t>
        </w:r>
        <w:r w:rsidRPr="002646CB">
          <w:rPr>
            <w:rPrChange w:id="526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70" w:author="ETRI-김종원" w:date="2019-12-10T10:44:00Z">
              <w:rPr>
                <w:rFonts w:hint="eastAsia"/>
                <w:highlight w:val="yellow"/>
              </w:rPr>
            </w:rPrChange>
          </w:rPr>
          <w:t>데</w:t>
        </w:r>
        <w:r w:rsidRPr="002646CB">
          <w:rPr>
            <w:rFonts w:hint="eastAsia"/>
            <w:rPrChange w:id="5271" w:author="ETRI-김종원" w:date="2019-12-10T10:44:00Z">
              <w:rPr>
                <w:rFonts w:hint="eastAsia"/>
                <w:highlight w:val="yellow"/>
              </w:rPr>
            </w:rPrChange>
          </w:rPr>
          <w:lastRenderedPageBreak/>
          <w:t>이터와</w:t>
        </w:r>
        <w:r w:rsidRPr="002646CB">
          <w:rPr>
            <w:rPrChange w:id="527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73" w:author="ETRI-김종원" w:date="2019-12-10T10:44:00Z">
              <w:rPr>
                <w:rFonts w:hint="eastAsia"/>
                <w:highlight w:val="yellow"/>
              </w:rPr>
            </w:rPrChange>
          </w:rPr>
          <w:t>유사한</w:t>
        </w:r>
        <w:r w:rsidRPr="002646CB">
          <w:rPr>
            <w:rPrChange w:id="527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75" w:author="ETRI-김종원" w:date="2019-12-10T10:44:00Z">
              <w:rPr>
                <w:rFonts w:hint="eastAsia"/>
                <w:highlight w:val="yellow"/>
              </w:rPr>
            </w:rPrChange>
          </w:rPr>
          <w:t>정도를</w:t>
        </w:r>
        <w:r w:rsidRPr="002646CB">
          <w:rPr>
            <w:rPrChange w:id="527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77" w:author="ETRI-김종원" w:date="2019-12-10T10:44:00Z">
              <w:rPr>
                <w:rFonts w:hint="eastAsia"/>
                <w:highlight w:val="yellow"/>
              </w:rPr>
            </w:rPrChange>
          </w:rPr>
          <w:t>나타내는</w:t>
        </w:r>
        <w:r w:rsidRPr="002646CB">
          <w:rPr>
            <w:rPrChange w:id="527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5279" w:author="ETRI-김종원" w:date="2019-12-10T10:44:00Z">
              <w:rPr>
                <w:rFonts w:hint="eastAsia"/>
                <w:highlight w:val="yellow"/>
              </w:rPr>
            </w:rPrChange>
          </w:rPr>
          <w:t>방식이다</w:t>
        </w:r>
        <w:r w:rsidRPr="002646CB">
          <w:rPr>
            <w:rPrChange w:id="5280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00192EB9" w14:textId="6AC5E5C9" w:rsidR="00345E2B" w:rsidRPr="002646CB" w:rsidRDefault="00345E2B" w:rsidP="005766F9">
      <w:pPr>
        <w:rPr>
          <w:ins w:id="5281" w:author="박 진상" w:date="2019-10-09T13:50:00Z"/>
          <w:rPrChange w:id="5282" w:author="ETRI-김종원" w:date="2019-12-10T10:44:00Z">
            <w:rPr>
              <w:ins w:id="5283" w:author="박 진상" w:date="2019-10-09T13:50:00Z"/>
            </w:rPr>
          </w:rPrChange>
        </w:rPr>
      </w:pPr>
      <w:ins w:id="5284" w:author="박 진상" w:date="2019-10-28T17:16:00Z">
        <w:r w:rsidRPr="002646CB">
          <w:rPr>
            <w:rFonts w:hint="eastAsia"/>
            <w:rPrChange w:id="5285" w:author="ETRI-김종원" w:date="2019-12-10T10:44:00Z">
              <w:rPr>
                <w:rFonts w:hint="eastAsia"/>
              </w:rPr>
            </w:rPrChange>
          </w:rPr>
          <w:t>평균</w:t>
        </w:r>
        <w:r w:rsidR="00FD61E5" w:rsidRPr="002646CB">
          <w:rPr>
            <w:rFonts w:hint="eastAsia"/>
            <w:rPrChange w:id="5286" w:author="ETRI-김종원" w:date="2019-12-10T10:44:00Z">
              <w:rPr>
                <w:rFonts w:hint="eastAsia"/>
              </w:rPr>
            </w:rPrChange>
          </w:rPr>
          <w:t>절대비율오차</w:t>
        </w:r>
      </w:ins>
      <w:ins w:id="5287" w:author="박 진상" w:date="2019-10-28T17:18:00Z">
        <w:r w:rsidR="00FD61E5" w:rsidRPr="002646CB">
          <w:rPr>
            <w:rFonts w:hint="eastAsia"/>
            <w:rPrChange w:id="5288" w:author="ETRI-김종원" w:date="2019-12-10T10:44:00Z">
              <w:rPr>
                <w:rFonts w:hint="eastAsia"/>
              </w:rPr>
            </w:rPrChange>
          </w:rPr>
          <w:t>(</w:t>
        </w:r>
        <w:r w:rsidR="00FD61E5" w:rsidRPr="002646CB">
          <w:rPr>
            <w:rPrChange w:id="5289" w:author="ETRI-김종원" w:date="2019-12-10T10:44:00Z">
              <w:rPr/>
            </w:rPrChange>
          </w:rPr>
          <w:t>Mean Absolute Percent Error)</w:t>
        </w:r>
      </w:ins>
      <w:ins w:id="5290" w:author="박 진상" w:date="2019-10-28T17:16:00Z">
        <w:r w:rsidR="00FD61E5" w:rsidRPr="002646CB">
          <w:rPr>
            <w:rFonts w:hint="eastAsia"/>
            <w:rPrChange w:id="5291" w:author="ETRI-김종원" w:date="2019-12-10T10:44:00Z">
              <w:rPr>
                <w:rFonts w:hint="eastAsia"/>
              </w:rPr>
            </w:rPrChange>
          </w:rPr>
          <w:t>는</w:t>
        </w:r>
        <w:r w:rsidR="00FD61E5" w:rsidRPr="002646CB">
          <w:rPr>
            <w:rFonts w:hint="eastAsia"/>
            <w:rPrChange w:id="5292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293" w:author="ETRI-김종원" w:date="2019-12-10T10:44:00Z">
              <w:rPr>
                <w:rFonts w:hint="eastAsia"/>
              </w:rPr>
            </w:rPrChange>
          </w:rPr>
          <w:t>실제</w:t>
        </w:r>
      </w:ins>
      <w:ins w:id="5294" w:author="ETRI-김종원" w:date="2019-12-02T16:54:00Z">
        <w:r w:rsidR="00315A60" w:rsidRPr="002646CB">
          <w:rPr>
            <w:rPrChange w:id="5295" w:author="ETRI-김종원" w:date="2019-12-10T10:44:00Z">
              <w:rPr/>
            </w:rPrChange>
          </w:rPr>
          <w:t xml:space="preserve"> </w:t>
        </w:r>
        <w:r w:rsidR="00315A60" w:rsidRPr="002646CB">
          <w:rPr>
            <w:rFonts w:hint="eastAsia"/>
            <w:rPrChange w:id="5296" w:author="ETRI-김종원" w:date="2019-12-10T10:44:00Z">
              <w:rPr>
                <w:rFonts w:hint="eastAsia"/>
              </w:rPr>
            </w:rPrChange>
          </w:rPr>
          <w:t>발전량과</w:t>
        </w:r>
        <w:r w:rsidR="00315A60" w:rsidRPr="002646CB">
          <w:rPr>
            <w:rPrChange w:id="5297" w:author="ETRI-김종원" w:date="2019-12-10T10:44:00Z">
              <w:rPr/>
            </w:rPrChange>
          </w:rPr>
          <w:t xml:space="preserve"> </w:t>
        </w:r>
        <w:r w:rsidR="00315A60" w:rsidRPr="002646CB">
          <w:rPr>
            <w:rFonts w:hint="eastAsia"/>
            <w:rPrChange w:id="5298" w:author="ETRI-김종원" w:date="2019-12-10T10:44:00Z">
              <w:rPr>
                <w:rFonts w:hint="eastAsia"/>
              </w:rPr>
            </w:rPrChange>
          </w:rPr>
          <w:t>예측</w:t>
        </w:r>
        <w:r w:rsidR="00315A60" w:rsidRPr="002646CB">
          <w:rPr>
            <w:rPrChange w:id="5299" w:author="ETRI-김종원" w:date="2019-12-10T10:44:00Z">
              <w:rPr/>
            </w:rPrChange>
          </w:rPr>
          <w:t xml:space="preserve"> </w:t>
        </w:r>
        <w:r w:rsidR="00315A60" w:rsidRPr="002646CB">
          <w:rPr>
            <w:rFonts w:hint="eastAsia"/>
            <w:rPrChange w:id="5300" w:author="ETRI-김종원" w:date="2019-12-10T10:44:00Z">
              <w:rPr>
                <w:rFonts w:hint="eastAsia"/>
              </w:rPr>
            </w:rPrChange>
          </w:rPr>
          <w:t>발전량</w:t>
        </w:r>
      </w:ins>
      <w:ins w:id="5301" w:author="박 진상" w:date="2019-10-28T17:16:00Z">
        <w:del w:id="5302" w:author="ETRI-김종원" w:date="2019-12-02T16:54:00Z">
          <w:r w:rsidR="00FD61E5" w:rsidRPr="002646CB" w:rsidDel="00315A60">
            <w:rPr>
              <w:rFonts w:hint="eastAsia"/>
              <w:rPrChange w:id="5303" w:author="ETRI-김종원" w:date="2019-12-10T10:44:00Z">
                <w:rPr>
                  <w:rFonts w:hint="eastAsia"/>
                </w:rPr>
              </w:rPrChange>
            </w:rPr>
            <w:delText>수요</w:delText>
          </w:r>
        </w:del>
        <w:r w:rsidR="00FD61E5" w:rsidRPr="002646CB">
          <w:rPr>
            <w:rFonts w:hint="eastAsia"/>
            <w:rPrChange w:id="5304" w:author="ETRI-김종원" w:date="2019-12-10T10:44:00Z">
              <w:rPr>
                <w:rFonts w:hint="eastAsia"/>
              </w:rPr>
            </w:rPrChange>
          </w:rPr>
          <w:t>에</w:t>
        </w:r>
        <w:r w:rsidR="00FD61E5" w:rsidRPr="002646CB">
          <w:rPr>
            <w:rFonts w:hint="eastAsia"/>
            <w:rPrChange w:id="5305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06" w:author="ETRI-김종원" w:date="2019-12-10T10:44:00Z">
              <w:rPr>
                <w:rFonts w:hint="eastAsia"/>
              </w:rPr>
            </w:rPrChange>
          </w:rPr>
          <w:t>대한</w:t>
        </w:r>
        <w:r w:rsidR="00FD61E5" w:rsidRPr="002646CB">
          <w:rPr>
            <w:rFonts w:hint="eastAsia"/>
            <w:rPrChange w:id="5307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08" w:author="ETRI-김종원" w:date="2019-12-10T10:44:00Z">
              <w:rPr>
                <w:rFonts w:hint="eastAsia"/>
              </w:rPr>
            </w:rPrChange>
          </w:rPr>
          <w:t>상대오차의</w:t>
        </w:r>
        <w:r w:rsidR="00FD61E5" w:rsidRPr="002646CB">
          <w:rPr>
            <w:rFonts w:hint="eastAsia"/>
            <w:rPrChange w:id="5309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10" w:author="ETRI-김종원" w:date="2019-12-10T10:44:00Z">
              <w:rPr>
                <w:rFonts w:hint="eastAsia"/>
              </w:rPr>
            </w:rPrChange>
          </w:rPr>
          <w:t>비율을</w:t>
        </w:r>
      </w:ins>
      <w:ins w:id="5311" w:author="박 진상" w:date="2019-10-28T17:17:00Z">
        <w:r w:rsidR="00FD61E5" w:rsidRPr="002646CB">
          <w:rPr>
            <w:rFonts w:hint="eastAsia"/>
            <w:rPrChange w:id="5312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13" w:author="ETRI-김종원" w:date="2019-12-10T10:44:00Z">
              <w:rPr>
                <w:rFonts w:hint="eastAsia"/>
              </w:rPr>
            </w:rPrChange>
          </w:rPr>
          <w:t>모두</w:t>
        </w:r>
        <w:r w:rsidR="00FD61E5" w:rsidRPr="002646CB">
          <w:rPr>
            <w:rFonts w:hint="eastAsia"/>
            <w:rPrChange w:id="5314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15" w:author="ETRI-김종원" w:date="2019-12-10T10:44:00Z">
              <w:rPr>
                <w:rFonts w:hint="eastAsia"/>
              </w:rPr>
            </w:rPrChange>
          </w:rPr>
          <w:t>더한</w:t>
        </w:r>
        <w:r w:rsidR="00FD61E5" w:rsidRPr="002646CB">
          <w:rPr>
            <w:rFonts w:hint="eastAsia"/>
            <w:rPrChange w:id="5316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17" w:author="ETRI-김종원" w:date="2019-12-10T10:44:00Z">
              <w:rPr>
                <w:rFonts w:hint="eastAsia"/>
              </w:rPr>
            </w:rPrChange>
          </w:rPr>
          <w:t>다음기간수로</w:t>
        </w:r>
        <w:r w:rsidR="00FD61E5" w:rsidRPr="002646CB">
          <w:rPr>
            <w:rFonts w:hint="eastAsia"/>
            <w:rPrChange w:id="5318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19" w:author="ETRI-김종원" w:date="2019-12-10T10:44:00Z">
              <w:rPr>
                <w:rFonts w:hint="eastAsia"/>
              </w:rPr>
            </w:rPrChange>
          </w:rPr>
          <w:t>나눈</w:t>
        </w:r>
        <w:r w:rsidR="00FD61E5" w:rsidRPr="002646CB">
          <w:rPr>
            <w:rFonts w:hint="eastAsia"/>
            <w:rPrChange w:id="5320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21" w:author="ETRI-김종원" w:date="2019-12-10T10:44:00Z">
              <w:rPr>
                <w:rFonts w:hint="eastAsia"/>
              </w:rPr>
            </w:rPrChange>
          </w:rPr>
          <w:t>값이다</w:t>
        </w:r>
        <w:r w:rsidR="00FD61E5" w:rsidRPr="002646CB">
          <w:rPr>
            <w:rFonts w:hint="eastAsia"/>
            <w:rPrChange w:id="5322" w:author="ETRI-김종원" w:date="2019-12-10T10:44:00Z">
              <w:rPr>
                <w:rFonts w:hint="eastAsia"/>
              </w:rPr>
            </w:rPrChange>
          </w:rPr>
          <w:t>.</w:t>
        </w:r>
        <w:r w:rsidR="00FD61E5" w:rsidRPr="002646CB">
          <w:rPr>
            <w:rPrChange w:id="5323" w:author="ETRI-김종원" w:date="2019-12-10T10:44:00Z">
              <w:rPr/>
            </w:rPrChange>
          </w:rPr>
          <w:t xml:space="preserve"> </w:t>
        </w:r>
        <w:r w:rsidR="00FD61E5" w:rsidRPr="002646CB">
          <w:rPr>
            <w:rFonts w:hint="eastAsia"/>
            <w:rPrChange w:id="5324" w:author="ETRI-김종원" w:date="2019-12-10T10:44:00Z">
              <w:rPr>
                <w:rFonts w:hint="eastAsia"/>
              </w:rPr>
            </w:rPrChange>
          </w:rPr>
          <w:t>평균절대비율오차는</w:t>
        </w:r>
        <w:r w:rsidR="00FD61E5" w:rsidRPr="002646CB">
          <w:rPr>
            <w:rFonts w:hint="eastAsia"/>
            <w:rPrChange w:id="5325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26" w:author="ETRI-김종원" w:date="2019-12-10T10:44:00Z">
              <w:rPr>
                <w:rFonts w:hint="eastAsia"/>
              </w:rPr>
            </w:rPrChange>
          </w:rPr>
          <w:t>기간에</w:t>
        </w:r>
        <w:r w:rsidR="00FD61E5" w:rsidRPr="002646CB">
          <w:rPr>
            <w:rFonts w:hint="eastAsia"/>
            <w:rPrChange w:id="5327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28" w:author="ETRI-김종원" w:date="2019-12-10T10:44:00Z">
              <w:rPr>
                <w:rFonts w:hint="eastAsia"/>
              </w:rPr>
            </w:rPrChange>
          </w:rPr>
          <w:t>따라</w:t>
        </w:r>
        <w:r w:rsidR="00FD61E5" w:rsidRPr="002646CB">
          <w:rPr>
            <w:rFonts w:hint="eastAsia"/>
            <w:rPrChange w:id="5329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30" w:author="ETRI-김종원" w:date="2019-12-10T10:44:00Z">
              <w:rPr>
                <w:rFonts w:hint="eastAsia"/>
              </w:rPr>
            </w:rPrChange>
          </w:rPr>
          <w:t>수요의</w:t>
        </w:r>
        <w:r w:rsidR="00FD61E5" w:rsidRPr="002646CB">
          <w:rPr>
            <w:rFonts w:hint="eastAsia"/>
            <w:rPrChange w:id="5331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32" w:author="ETRI-김종원" w:date="2019-12-10T10:44:00Z">
              <w:rPr>
                <w:rFonts w:hint="eastAsia"/>
              </w:rPr>
            </w:rPrChange>
          </w:rPr>
          <w:t>크기가</w:t>
        </w:r>
        <w:r w:rsidR="00FD61E5" w:rsidRPr="002646CB">
          <w:rPr>
            <w:rFonts w:hint="eastAsia"/>
            <w:rPrChange w:id="5333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34" w:author="ETRI-김종원" w:date="2019-12-10T10:44:00Z">
              <w:rPr>
                <w:rFonts w:hint="eastAsia"/>
              </w:rPr>
            </w:rPrChange>
          </w:rPr>
          <w:t>크게</w:t>
        </w:r>
        <w:r w:rsidR="00FD61E5" w:rsidRPr="002646CB">
          <w:rPr>
            <w:rFonts w:hint="eastAsia"/>
            <w:rPrChange w:id="5335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36" w:author="ETRI-김종원" w:date="2019-12-10T10:44:00Z">
              <w:rPr>
                <w:rFonts w:hint="eastAsia"/>
              </w:rPr>
            </w:rPrChange>
          </w:rPr>
          <w:t>달라질</w:t>
        </w:r>
        <w:r w:rsidR="00FD61E5" w:rsidRPr="002646CB">
          <w:rPr>
            <w:rFonts w:hint="eastAsia"/>
            <w:rPrChange w:id="5337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38" w:author="ETRI-김종원" w:date="2019-12-10T10:44:00Z">
              <w:rPr>
                <w:rFonts w:hint="eastAsia"/>
              </w:rPr>
            </w:rPrChange>
          </w:rPr>
          <w:t>때</w:t>
        </w:r>
        <w:r w:rsidR="00FD61E5" w:rsidRPr="002646CB">
          <w:rPr>
            <w:rFonts w:hint="eastAsia"/>
            <w:rPrChange w:id="5339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40" w:author="ETRI-김종원" w:date="2019-12-10T10:44:00Z">
              <w:rPr>
                <w:rFonts w:hint="eastAsia"/>
              </w:rPr>
            </w:rPrChange>
          </w:rPr>
          <w:t>유용한</w:t>
        </w:r>
        <w:r w:rsidR="00FD61E5" w:rsidRPr="002646CB">
          <w:rPr>
            <w:rFonts w:hint="eastAsia"/>
            <w:rPrChange w:id="5341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42" w:author="ETRI-김종원" w:date="2019-12-10T10:44:00Z">
              <w:rPr>
                <w:rFonts w:hint="eastAsia"/>
              </w:rPr>
            </w:rPrChange>
          </w:rPr>
          <w:t>예측오차의</w:t>
        </w:r>
        <w:r w:rsidR="00FD61E5" w:rsidRPr="002646CB">
          <w:rPr>
            <w:rFonts w:hint="eastAsia"/>
            <w:rPrChange w:id="5343" w:author="ETRI-김종원" w:date="2019-12-10T10:44:00Z">
              <w:rPr>
                <w:rFonts w:hint="eastAsia"/>
              </w:rPr>
            </w:rPrChange>
          </w:rPr>
          <w:t xml:space="preserve"> </w:t>
        </w:r>
        <w:r w:rsidR="00FD61E5" w:rsidRPr="002646CB">
          <w:rPr>
            <w:rFonts w:hint="eastAsia"/>
            <w:rPrChange w:id="5344" w:author="ETRI-김종원" w:date="2019-12-10T10:44:00Z">
              <w:rPr>
                <w:rFonts w:hint="eastAsia"/>
              </w:rPr>
            </w:rPrChange>
          </w:rPr>
          <w:t>측정방법</w:t>
        </w:r>
      </w:ins>
      <w:ins w:id="5345" w:author="박 진상" w:date="2019-10-28T17:18:00Z">
        <w:r w:rsidR="00FD61E5" w:rsidRPr="002646CB">
          <w:rPr>
            <w:rFonts w:hint="eastAsia"/>
            <w:rPrChange w:id="5346" w:author="ETRI-김종원" w:date="2019-12-10T10:44:00Z">
              <w:rPr>
                <w:rFonts w:hint="eastAsia"/>
              </w:rPr>
            </w:rPrChange>
          </w:rPr>
          <w:t>이다</w:t>
        </w:r>
        <w:r w:rsidR="00FD61E5" w:rsidRPr="002646CB">
          <w:rPr>
            <w:rFonts w:hint="eastAsia"/>
            <w:rPrChange w:id="5347" w:author="ETRI-김종원" w:date="2019-12-10T10:44:00Z">
              <w:rPr>
                <w:rFonts w:hint="eastAsia"/>
              </w:rPr>
            </w:rPrChange>
          </w:rPr>
          <w:t>.</w:t>
        </w:r>
        <w:r w:rsidR="00FD61E5" w:rsidRPr="002646CB">
          <w:rPr>
            <w:rPrChange w:id="5348" w:author="ETRI-김종원" w:date="2019-12-10T10:44:00Z">
              <w:rPr/>
            </w:rPrChange>
          </w:rPr>
          <w:t xml:space="preserve"> </w:t>
        </w:r>
      </w:ins>
    </w:p>
    <w:p w14:paraId="7FD68B13" w14:textId="77777777" w:rsidR="005766F9" w:rsidRPr="002646CB" w:rsidRDefault="005766F9" w:rsidP="005766F9">
      <w:pPr>
        <w:rPr>
          <w:ins w:id="5349" w:author="박 진상" w:date="2019-10-09T13:18:00Z"/>
          <w:rFonts w:ascii="바탕" w:hAnsi="바탕" w:cs="굴림"/>
          <w:b/>
          <w:lang w:val="en-US"/>
          <w:rPrChange w:id="5350" w:author="ETRI-김종원" w:date="2019-12-10T10:44:00Z">
            <w:rPr>
              <w:ins w:id="5351" w:author="박 진상" w:date="2019-10-09T13:18:00Z"/>
              <w:rFonts w:ascii="바탕" w:hAnsi="바탕" w:cs="굴림"/>
              <w:b/>
              <w:lang w:val="en-US"/>
            </w:rPr>
          </w:rPrChange>
        </w:rPr>
      </w:pPr>
    </w:p>
    <w:p w14:paraId="64A24B24" w14:textId="0FD5322E" w:rsidR="005766F9" w:rsidRPr="002646CB" w:rsidDel="002E3C90" w:rsidRDefault="005766F9" w:rsidP="005766F9">
      <w:pPr>
        <w:ind w:left="852" w:hangingChars="434" w:hanging="852"/>
        <w:rPr>
          <w:ins w:id="5352" w:author="박 진상" w:date="2019-10-09T13:18:00Z"/>
          <w:del w:id="5353" w:author="Windows 사용자" w:date="2019-10-18T10:01:00Z"/>
          <w:rPrChange w:id="5354" w:author="ETRI-김종원" w:date="2019-12-10T10:44:00Z">
            <w:rPr>
              <w:ins w:id="5355" w:author="박 진상" w:date="2019-10-09T13:18:00Z"/>
              <w:del w:id="5356" w:author="Windows 사용자" w:date="2019-10-18T10:01:00Z"/>
            </w:rPr>
          </w:rPrChange>
        </w:rPr>
      </w:pPr>
      <w:ins w:id="5357" w:author="박 진상" w:date="2019-10-09T13:18:00Z">
        <w:r w:rsidRPr="002646CB">
          <w:rPr>
            <w:rFonts w:eastAsia="돋움" w:cs="Arial" w:hint="eastAsia"/>
            <w:b/>
            <w:lang w:val="en-US"/>
            <w:rPrChange w:id="5358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5359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del w:id="5360" w:author="Windows 사용자" w:date="2019-10-18T10:02:00Z">
          <w:r w:rsidRPr="002646CB" w:rsidDel="002E3C90">
            <w:rPr>
              <w:rFonts w:cs="Arial"/>
              <w:lang w:val="en-US"/>
              <w:rPrChange w:id="5361" w:author="ETRI-김종원" w:date="2019-12-10T10:44:00Z">
                <w:rPr>
                  <w:rFonts w:cs="Arial"/>
                  <w:lang w:val="en-US"/>
                </w:rPr>
              </w:rPrChange>
            </w:rPr>
            <w:delText>1</w:delText>
          </w:r>
        </w:del>
        <w:r w:rsidRPr="002646CB">
          <w:rPr>
            <w:rFonts w:ascii="바탕" w:hAnsi="바탕" w:cs="굴림"/>
            <w:lang w:val="en-US"/>
            <w:rPrChange w:id="5362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5363" w:author="Windows 사용자" w:date="2019-10-18T10:01:00Z">
        <w:r w:rsidR="002E3C90" w:rsidRPr="002646CB">
          <w:rPr>
            <w:rFonts w:hint="eastAsia"/>
            <w:rPrChange w:id="5364" w:author="ETRI-김종원" w:date="2019-12-10T10:44:00Z">
              <w:rPr>
                <w:rFonts w:hint="eastAsia"/>
                <w:highlight w:val="yellow"/>
              </w:rPr>
            </w:rPrChange>
          </w:rPr>
          <w:t>일반적으로는</w:t>
        </w:r>
        <w:r w:rsidR="002E3C90" w:rsidRPr="002646CB">
          <w:rPr>
            <w:rPrChange w:id="536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66" w:author="ETRI-김종원" w:date="2019-12-10T10:44:00Z">
              <w:rPr>
                <w:rFonts w:hint="eastAsia"/>
                <w:highlight w:val="yellow"/>
              </w:rPr>
            </w:rPrChange>
          </w:rPr>
          <w:t>실측</w:t>
        </w:r>
        <w:r w:rsidR="002E3C90" w:rsidRPr="002646CB">
          <w:rPr>
            <w:rPrChange w:id="536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68" w:author="ETRI-김종원" w:date="2019-12-10T10:44:00Z">
              <w:rPr>
                <w:rFonts w:hint="eastAsia"/>
                <w:highlight w:val="yellow"/>
              </w:rPr>
            </w:rPrChange>
          </w:rPr>
          <w:t>데이터를</w:t>
        </w:r>
        <w:r w:rsidR="002E3C90" w:rsidRPr="002646CB">
          <w:rPr>
            <w:rPrChange w:id="536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70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="002E3C90" w:rsidRPr="002646CB">
          <w:rPr>
            <w:rPrChange w:id="537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72" w:author="ETRI-김종원" w:date="2019-12-10T10:44:00Z">
              <w:rPr>
                <w:rFonts w:hint="eastAsia"/>
                <w:highlight w:val="yellow"/>
              </w:rPr>
            </w:rPrChange>
          </w:rPr>
          <w:t>하지만</w:t>
        </w:r>
        <w:r w:rsidR="002E3C90" w:rsidRPr="002646CB">
          <w:rPr>
            <w:rPrChange w:id="537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74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  <w:r w:rsidR="002E3C90" w:rsidRPr="002646CB">
          <w:rPr>
            <w:rPrChange w:id="537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76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  <w:r w:rsidR="002E3C90" w:rsidRPr="002646CB">
          <w:rPr>
            <w:rPrChange w:id="5377" w:author="ETRI-김종원" w:date="2019-12-10T10:44:00Z">
              <w:rPr>
                <w:highlight w:val="yellow"/>
              </w:rPr>
            </w:rPrChange>
          </w:rPr>
          <w:t xml:space="preserve"> </w:t>
        </w:r>
        <w:del w:id="5378" w:author="박 진상" w:date="2019-10-28T18:24:00Z">
          <w:r w:rsidR="002E3C90" w:rsidRPr="002646CB" w:rsidDel="00DC4888">
            <w:rPr>
              <w:rFonts w:hint="eastAsia"/>
              <w:rPrChange w:id="5379" w:author="ETRI-김종원" w:date="2019-12-10T10:44:00Z">
                <w:rPr>
                  <w:rFonts w:hint="eastAsia"/>
                  <w:highlight w:val="yellow"/>
                </w:rPr>
              </w:rPrChange>
            </w:rPr>
            <w:delText>신뢰성을</w:delText>
          </w:r>
        </w:del>
      </w:ins>
      <w:ins w:id="5380" w:author="박 진상" w:date="2019-10-28T18:24:00Z">
        <w:r w:rsidR="00DC4888" w:rsidRPr="002646CB">
          <w:rPr>
            <w:rFonts w:hint="eastAsia"/>
            <w:rPrChange w:id="5381" w:author="ETRI-김종원" w:date="2019-12-10T10:44:00Z">
              <w:rPr>
                <w:rFonts w:hint="eastAsia"/>
              </w:rPr>
            </w:rPrChange>
          </w:rPr>
          <w:t>신뢰</w:t>
        </w:r>
        <w:r w:rsidR="00DC4888" w:rsidRPr="002646CB">
          <w:rPr>
            <w:rPrChange w:id="5382" w:author="ETRI-김종원" w:date="2019-12-10T10:44:00Z">
              <w:rPr/>
            </w:rPrChange>
          </w:rPr>
          <w:t>를</w:t>
        </w:r>
      </w:ins>
      <w:ins w:id="5383" w:author="Windows 사용자" w:date="2019-10-18T10:01:00Z">
        <w:r w:rsidR="002E3C90" w:rsidRPr="002646CB">
          <w:rPr>
            <w:rPrChange w:id="538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85" w:author="ETRI-김종원" w:date="2019-12-10T10:44:00Z">
              <w:rPr>
                <w:rFonts w:hint="eastAsia"/>
                <w:highlight w:val="yellow"/>
              </w:rPr>
            </w:rPrChange>
          </w:rPr>
          <w:t>위해</w:t>
        </w:r>
        <w:r w:rsidR="002E3C90" w:rsidRPr="002646CB">
          <w:rPr>
            <w:rPrChange w:id="538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387" w:author="ETRI-김종원" w:date="2019-12-10T10:44:00Z">
              <w:rPr>
                <w:rFonts w:hint="eastAsia"/>
                <w:highlight w:val="yellow"/>
              </w:rPr>
            </w:rPrChange>
          </w:rPr>
          <w:t>본문에서는</w:t>
        </w:r>
        <w:r w:rsidR="002E3C90" w:rsidRPr="002646CB">
          <w:rPr>
            <w:rPrChange w:id="5388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389" w:author="박 진상" w:date="2019-10-09T13:50:00Z">
        <w:del w:id="5390" w:author="Windows 사용자" w:date="2019-10-18T10:01:00Z">
          <w:r w:rsidR="00E732E9" w:rsidRPr="002646CB" w:rsidDel="002E3C90">
            <w:rPr>
              <w:rFonts w:ascii="바탕" w:hAnsi="바탕" w:cs="굴림" w:hint="eastAsia"/>
              <w:lang w:val="en-US"/>
              <w:rPrChange w:id="5391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필요시</w:delText>
          </w:r>
          <w:r w:rsidR="00E732E9" w:rsidRPr="002646CB" w:rsidDel="002E3C90">
            <w:rPr>
              <w:rFonts w:ascii="바탕" w:hAnsi="바탕" w:cs="굴림"/>
              <w:lang w:val="en-US"/>
              <w:rPrChange w:id="5392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</w:del>
      </w:ins>
      <w:ins w:id="5393" w:author="박 진상" w:date="2019-10-09T13:51:00Z">
        <w:del w:id="5394" w:author="Windows 사용자" w:date="2019-10-18T10:01:00Z">
          <w:r w:rsidR="00E732E9" w:rsidRPr="002646CB" w:rsidDel="002E3C90">
            <w:rPr>
              <w:rFonts w:ascii="바탕" w:hAnsi="바탕" w:cs="굴림" w:hint="eastAsia"/>
              <w:lang w:val="en-US"/>
              <w:rPrChange w:id="5395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사용</w:delText>
          </w:r>
        </w:del>
      </w:ins>
      <w:ins w:id="5396" w:author="박 진상" w:date="2019-10-09T13:50:00Z">
        <w:del w:id="5397" w:author="Windows 사용자" w:date="2019-10-18T10:01:00Z">
          <w:r w:rsidR="00E732E9" w:rsidRPr="002646CB" w:rsidDel="002E3C90">
            <w:rPr>
              <w:rFonts w:ascii="바탕" w:hAnsi="바탕" w:cs="굴림" w:hint="eastAsia"/>
              <w:lang w:val="en-US"/>
              <w:rPrChange w:id="5398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범위와</w:delText>
          </w:r>
          <w:r w:rsidR="00E732E9" w:rsidRPr="002646CB" w:rsidDel="002E3C90">
            <w:rPr>
              <w:rFonts w:ascii="바탕" w:hAnsi="바탕" w:cs="굴림"/>
              <w:lang w:val="en-US"/>
              <w:rPrChange w:id="5399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="00E732E9" w:rsidRPr="002646CB" w:rsidDel="002E3C90">
            <w:rPr>
              <w:rFonts w:ascii="바탕" w:hAnsi="바탕" w:cs="굴림" w:hint="eastAsia"/>
              <w:lang w:val="en-US"/>
              <w:rPrChange w:id="5400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관련된</w:delText>
          </w:r>
          <w:r w:rsidR="00E732E9" w:rsidRPr="002646CB" w:rsidDel="002E3C90">
            <w:rPr>
              <w:rFonts w:ascii="바탕" w:hAnsi="바탕" w:cs="굴림"/>
              <w:lang w:val="en-US"/>
              <w:rPrChange w:id="5401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="00E732E9" w:rsidRPr="002646CB" w:rsidDel="002E3C90">
            <w:rPr>
              <w:rFonts w:ascii="바탕" w:hAnsi="바탕" w:cs="굴림" w:hint="eastAsia"/>
              <w:lang w:val="en-US"/>
              <w:rPrChange w:id="5402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내용</w:delText>
          </w:r>
          <w:r w:rsidR="00E732E9" w:rsidRPr="002646CB" w:rsidDel="002E3C90">
            <w:rPr>
              <w:rFonts w:ascii="바탕" w:hAnsi="바탕" w:cs="굴림"/>
              <w:lang w:val="en-US"/>
              <w:rPrChange w:id="5403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="00E732E9" w:rsidRPr="002646CB" w:rsidDel="002E3C90">
            <w:rPr>
              <w:rFonts w:ascii="바탕" w:hAnsi="바탕" w:cs="굴림" w:hint="eastAsia"/>
              <w:lang w:val="en-US"/>
              <w:rPrChange w:id="5404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기술</w:delText>
          </w:r>
        </w:del>
      </w:ins>
      <w:ins w:id="5405" w:author="박 진상" w:date="2019-10-09T13:18:00Z">
        <w:del w:id="5406" w:author="Windows 사용자" w:date="2019-10-18T10:01:00Z">
          <w:r w:rsidRPr="002646CB" w:rsidDel="002E3C90">
            <w:rPr>
              <w:rPrChange w:id="5407" w:author="ETRI-김종원" w:date="2019-12-10T10:44:00Z">
                <w:rPr/>
              </w:rPrChange>
            </w:rPr>
            <w:delText xml:space="preserve"> </w:delText>
          </w:r>
        </w:del>
      </w:ins>
    </w:p>
    <w:p w14:paraId="41298C01" w14:textId="39E11744" w:rsidR="005766F9" w:rsidRPr="002646CB" w:rsidRDefault="005766F9">
      <w:pPr>
        <w:ind w:left="852" w:hangingChars="434" w:hanging="852"/>
        <w:rPr>
          <w:ins w:id="5408" w:author="박 진상" w:date="2019-10-09T13:18:00Z"/>
          <w:rPrChange w:id="5409" w:author="ETRI-김종원" w:date="2019-12-10T10:44:00Z">
            <w:rPr>
              <w:ins w:id="5410" w:author="박 진상" w:date="2019-10-09T13:18:00Z"/>
            </w:rPr>
          </w:rPrChange>
        </w:rPr>
        <w:pPrChange w:id="5411" w:author="Windows 사용자" w:date="2019-10-18T10:01:00Z">
          <w:pPr/>
        </w:pPrChange>
      </w:pPr>
      <w:ins w:id="5412" w:author="박 진상" w:date="2019-10-09T13:18:00Z">
        <w:del w:id="5413" w:author="Windows 사용자" w:date="2019-10-18T10:01:00Z">
          <w:r w:rsidRPr="002646CB" w:rsidDel="002E3C90">
            <w:rPr>
              <w:rFonts w:eastAsia="돋움" w:cs="Arial" w:hint="eastAsia"/>
              <w:b/>
              <w:lang w:val="en-US"/>
              <w:rPrChange w:id="5414" w:author="ETRI-김종원" w:date="2019-12-10T10:44:00Z">
                <w:rPr>
                  <w:rFonts w:eastAsia="돋움" w:cs="Arial" w:hint="eastAsia"/>
                  <w:b/>
                  <w:lang w:val="en-US"/>
                </w:rPr>
              </w:rPrChange>
            </w:rPr>
            <w:delText>비고</w:delText>
          </w:r>
          <w:r w:rsidRPr="002646CB" w:rsidDel="002E3C90">
            <w:rPr>
              <w:rFonts w:ascii="바탕" w:hAnsi="바탕" w:cs="굴림"/>
              <w:b/>
              <w:lang w:val="en-US"/>
              <w:rPrChange w:id="5415" w:author="ETRI-김종원" w:date="2019-12-10T10:44:00Z">
                <w:rPr>
                  <w:rFonts w:ascii="바탕" w:hAnsi="바탕" w:cs="굴림"/>
                  <w:b/>
                  <w:lang w:val="en-US"/>
                </w:rPr>
              </w:rPrChange>
            </w:rPr>
            <w:delText xml:space="preserve"> </w:delText>
          </w:r>
          <w:r w:rsidRPr="002646CB" w:rsidDel="002E3C90">
            <w:rPr>
              <w:rFonts w:cs="Arial"/>
              <w:lang w:val="en-US"/>
              <w:rPrChange w:id="5416" w:author="ETRI-김종원" w:date="2019-12-10T10:44:00Z">
                <w:rPr>
                  <w:rFonts w:cs="Arial"/>
                  <w:lang w:val="en-US"/>
                </w:rPr>
              </w:rPrChange>
            </w:rPr>
            <w:delText>2</w:delText>
          </w:r>
          <w:r w:rsidRPr="002646CB" w:rsidDel="002E3C90">
            <w:rPr>
              <w:rFonts w:ascii="바탕" w:hAnsi="바탕" w:cs="굴림"/>
              <w:lang w:val="en-US"/>
              <w:rPrChange w:id="5417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tab/>
          </w:r>
          <w:r w:rsidRPr="002646CB" w:rsidDel="002E3C90">
            <w:rPr>
              <w:rPrChange w:id="5418" w:author="ETRI-김종원" w:date="2019-12-10T10:44:00Z">
                <w:rPr/>
              </w:rPrChange>
            </w:rPr>
            <w:delText xml:space="preserve"> </w:delText>
          </w:r>
        </w:del>
      </w:ins>
      <w:ins w:id="5419" w:author="Windows 사용자" w:date="2019-10-18T10:02:00Z">
        <w:r w:rsidR="002E3C90" w:rsidRPr="002646CB">
          <w:rPr>
            <w:rFonts w:hint="eastAsia"/>
            <w:rPrChange w:id="5420" w:author="ETRI-김종원" w:date="2019-12-10T10:44:00Z">
              <w:rPr>
                <w:rFonts w:hint="eastAsia"/>
                <w:highlight w:val="yellow"/>
              </w:rPr>
            </w:rPrChange>
          </w:rPr>
          <w:t>입찰량을</w:t>
        </w:r>
        <w:r w:rsidR="002E3C90" w:rsidRPr="002646CB">
          <w:rPr>
            <w:rPrChange w:id="542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422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="002E3C90" w:rsidRPr="002646CB">
          <w:rPr>
            <w:rPrChange w:id="542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424" w:author="ETRI-김종원" w:date="2019-12-10T10:44:00Z">
              <w:rPr>
                <w:rFonts w:hint="eastAsia"/>
                <w:highlight w:val="yellow"/>
              </w:rPr>
            </w:rPrChange>
          </w:rPr>
          <w:t>하여</w:t>
        </w:r>
        <w:r w:rsidR="002E3C90" w:rsidRPr="002646CB">
          <w:rPr>
            <w:rPrChange w:id="542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5426" w:author="ETRI-김종원" w:date="2019-12-10T10:44:00Z">
              <w:rPr>
                <w:rFonts w:hint="eastAsia"/>
                <w:highlight w:val="yellow"/>
              </w:rPr>
            </w:rPrChange>
          </w:rPr>
          <w:t>계산한다</w:t>
        </w:r>
        <w:r w:rsidR="002E3C90" w:rsidRPr="002646CB">
          <w:rPr>
            <w:rPrChange w:id="5427" w:author="ETRI-김종원" w:date="2019-12-10T10:44:00Z">
              <w:rPr>
                <w:highlight w:val="yellow"/>
              </w:rPr>
            </w:rPrChange>
          </w:rPr>
          <w:t xml:space="preserve">. </w:t>
        </w:r>
      </w:ins>
    </w:p>
    <w:p w14:paraId="5FADE89A" w14:textId="77777777" w:rsidR="00E201B2" w:rsidRPr="002646CB" w:rsidRDefault="00E201B2">
      <w:pPr>
        <w:rPr>
          <w:ins w:id="5428" w:author="박 진상" w:date="2019-10-08T06:37:00Z"/>
          <w:rPrChange w:id="5429" w:author="ETRI-김종원" w:date="2019-12-10T10:44:00Z">
            <w:rPr>
              <w:ins w:id="5430" w:author="박 진상" w:date="2019-10-08T06:37:00Z"/>
            </w:rPr>
          </w:rPrChange>
        </w:rPr>
        <w:pPrChange w:id="5431" w:author="박 진상" w:date="2019-10-08T07:07:00Z">
          <w:pPr>
            <w:pStyle w:val="34"/>
          </w:pPr>
        </w:pPrChange>
      </w:pPr>
    </w:p>
    <w:p w14:paraId="09CB5007" w14:textId="77777777" w:rsidR="00D00AD0" w:rsidRPr="002646CB" w:rsidRDefault="00D00AD0" w:rsidP="00E25847">
      <w:pPr>
        <w:pStyle w:val="34"/>
        <w:rPr>
          <w:ins w:id="5432" w:author="박 진상" w:date="2019-10-08T07:02:00Z"/>
          <w:rFonts w:cs="Arial"/>
          <w:lang w:val="en-GB" w:eastAsia="ko-KR"/>
          <w:rPrChange w:id="5433" w:author="ETRI-김종원" w:date="2019-12-10T10:44:00Z">
            <w:rPr>
              <w:ins w:id="5434" w:author="박 진상" w:date="2019-10-08T07:02:00Z"/>
              <w:rFonts w:cs="Arial"/>
              <w:lang w:val="en-GB" w:eastAsia="ko-KR"/>
            </w:rPr>
          </w:rPrChange>
        </w:rPr>
      </w:pPr>
    </w:p>
    <w:p w14:paraId="31674E74" w14:textId="678E716C" w:rsidR="00E25847" w:rsidRPr="002646CB" w:rsidRDefault="00E25847">
      <w:pPr>
        <w:rPr>
          <w:ins w:id="5435" w:author="박 진상" w:date="2019-10-08T07:08:00Z"/>
          <w:rFonts w:ascii="돋움" w:hAnsi="돋움"/>
          <w:rPrChange w:id="5436" w:author="ETRI-김종원" w:date="2019-12-10T10:44:00Z">
            <w:rPr>
              <w:ins w:id="5437" w:author="박 진상" w:date="2019-10-08T07:08:00Z"/>
              <w:bCs/>
            </w:rPr>
          </w:rPrChange>
        </w:rPr>
        <w:pPrChange w:id="5438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5439" w:author="박 진상" w:date="2019-10-08T06:37:00Z">
        <w:r w:rsidRPr="002646CB">
          <w:rPr>
            <w:rFonts w:ascii="돋움" w:eastAsia="돋움" w:hAnsi="돋움" w:hint="eastAsia"/>
            <w:b/>
            <w:rPrChange w:id="5440" w:author="ETRI-김종원" w:date="2019-12-10T10:44:00Z">
              <w:rPr>
                <w:rFonts w:hint="eastAsia"/>
                <w:b w:val="0"/>
              </w:rPr>
            </w:rPrChange>
          </w:rPr>
          <w:t>신뢰지표</w:t>
        </w:r>
        <w:r w:rsidRPr="002646CB">
          <w:rPr>
            <w:rFonts w:ascii="돋움" w:eastAsia="돋움" w:hAnsi="돋움"/>
            <w:b/>
            <w:rPrChange w:id="5441" w:author="ETRI-김종원" w:date="2019-12-10T10:44:00Z">
              <w:rPr>
                <w:b w:val="0"/>
              </w:rPr>
            </w:rPrChange>
          </w:rPr>
          <w:t>(Reliability Index; RI)</w:t>
        </w:r>
      </w:ins>
      <w:ins w:id="5442" w:author="박 진상" w:date="2019-10-15T20:03:00Z">
        <w:del w:id="5443" w:author="Windows 사용자" w:date="2019-10-18T10:07:00Z">
          <w:r w:rsidR="00E34BCB" w:rsidRPr="002646CB" w:rsidDel="007D35CF">
            <w:rPr>
              <w:rFonts w:ascii="돋움" w:eastAsia="돋움" w:hAnsi="돋움"/>
              <w:b/>
              <w:rPrChange w:id="5444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rFonts w:ascii="돋움" w:eastAsia="돋움" w:hAnsi="돋움"/>
              <w:b/>
              <w:rPrChange w:id="544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7D35CF">
            <w:rPr>
              <w:rFonts w:ascii="돋움" w:eastAsia="돋움" w:hAnsi="돋움"/>
              <w:b/>
              <w:rPrChange w:id="5446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rFonts w:ascii="돋움" w:eastAsia="돋움" w:hAnsi="돋움" w:hint="eastAsia"/>
              <w:b/>
              <w:rPrChange w:id="5447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0CADB8AA" w14:textId="32D0865F" w:rsidR="007D35CF" w:rsidRPr="002646CB" w:rsidRDefault="00F2169F" w:rsidP="005766F9">
      <w:pPr>
        <w:rPr>
          <w:ins w:id="5448" w:author="Windows 사용자" w:date="2019-10-18T10:05:00Z"/>
          <w:rPrChange w:id="5449" w:author="ETRI-김종원" w:date="2019-12-10T10:44:00Z">
            <w:rPr>
              <w:ins w:id="5450" w:author="Windows 사용자" w:date="2019-10-18T10:05:00Z"/>
              <w:highlight w:val="yellow"/>
            </w:rPr>
          </w:rPrChange>
        </w:rPr>
      </w:pPr>
      <w:ins w:id="5451" w:author="ETRI-김종원" w:date="2019-12-02T17:02:00Z">
        <w:r w:rsidRPr="002646CB">
          <w:rPr>
            <w:rFonts w:hint="eastAsia"/>
            <w:rPrChange w:id="5452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5453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5454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5455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5456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 w:rsidDel="00F2169F">
          <w:rPr>
            <w:rPrChange w:id="5457" w:author="ETRI-김종원" w:date="2019-12-10T10:44:00Z">
              <w:rPr/>
            </w:rPrChange>
          </w:rPr>
          <w:t xml:space="preserve"> </w:t>
        </w:r>
      </w:ins>
      <w:ins w:id="5458" w:author="Windows 사용자" w:date="2019-10-18T10:03:00Z">
        <w:del w:id="5459" w:author="ETRI-김종원" w:date="2019-12-02T17:02:00Z">
          <w:r w:rsidR="007D35CF" w:rsidRPr="002646CB" w:rsidDel="00F2169F">
            <w:rPr>
              <w:rFonts w:hint="eastAsia"/>
              <w:rPrChange w:id="5460" w:author="ETRI-김종원" w:date="2019-12-10T10:44:00Z">
                <w:rPr>
                  <w:rFonts w:hint="eastAsia"/>
                  <w:highlight w:val="yellow"/>
                </w:rPr>
              </w:rPrChange>
            </w:rPr>
            <w:delText>태양광발전</w:delText>
          </w:r>
          <w:r w:rsidR="007D35CF" w:rsidRPr="002646CB" w:rsidDel="00F2169F">
            <w:rPr>
              <w:rPrChange w:id="5461" w:author="ETRI-김종원" w:date="2019-12-10T10:44:00Z">
                <w:rPr>
                  <w:highlight w:val="yellow"/>
                </w:rPr>
              </w:rPrChange>
            </w:rPr>
            <w:delText>-</w:delText>
          </w:r>
          <w:r w:rsidR="007D35CF" w:rsidRPr="002646CB" w:rsidDel="00F2169F">
            <w:rPr>
              <w:rFonts w:hint="eastAsia"/>
              <w:rPrChange w:id="5462" w:author="ETRI-김종원" w:date="2019-12-10T10:44:00Z">
                <w:rPr>
                  <w:rFonts w:hint="eastAsia"/>
                  <w:highlight w:val="yellow"/>
                </w:rPr>
              </w:rPrChange>
            </w:rPr>
            <w:delText>에너지저장장치</w:delText>
          </w:r>
          <w:r w:rsidR="007D35CF" w:rsidRPr="002646CB" w:rsidDel="00F2169F">
            <w:rPr>
              <w:rPrChange w:id="5463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7D35CF" w:rsidRPr="002646CB" w:rsidDel="00F2169F">
            <w:rPr>
              <w:rFonts w:hint="eastAsia"/>
              <w:rPrChange w:id="5464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</w:delText>
          </w:r>
        </w:del>
      </w:ins>
      <w:ins w:id="5465" w:author="Windows 사용자" w:date="2019-10-18T10:04:00Z">
        <w:del w:id="5466" w:author="ETRI-김종원" w:date="2019-12-02T17:02:00Z">
          <w:r w:rsidR="007D35CF" w:rsidRPr="002646CB" w:rsidDel="00F2169F">
            <w:rPr>
              <w:rFonts w:hint="eastAsia"/>
              <w:rPrChange w:id="5467" w:author="ETRI-김종원" w:date="2019-12-10T10:44:00Z">
                <w:rPr>
                  <w:rFonts w:hint="eastAsia"/>
                  <w:highlight w:val="yellow"/>
                </w:rPr>
              </w:rPrChange>
            </w:rPr>
            <w:delText>계</w:delText>
          </w:r>
          <w:r w:rsidR="007D35CF" w:rsidRPr="002646CB" w:rsidDel="00F2169F">
            <w:rPr>
              <w:rPrChange w:id="5468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7D35CF" w:rsidRPr="002646CB">
          <w:rPr>
            <w:rFonts w:hint="eastAsia"/>
            <w:rPrChange w:id="5469" w:author="ETRI-김종원" w:date="2019-12-10T10:44:00Z">
              <w:rPr>
                <w:rFonts w:hint="eastAsia"/>
                <w:highlight w:val="yellow"/>
              </w:rPr>
            </w:rPrChange>
          </w:rPr>
          <w:t>운영시</w:t>
        </w:r>
        <w:r w:rsidR="007D35CF" w:rsidRPr="002646CB">
          <w:rPr>
            <w:rPrChange w:id="547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471" w:author="ETRI-김종원" w:date="2019-12-10T10:44:00Z">
              <w:rPr>
                <w:rFonts w:hint="eastAsia"/>
                <w:highlight w:val="yellow"/>
              </w:rPr>
            </w:rPrChange>
          </w:rPr>
          <w:t>입찰한</w:t>
        </w:r>
        <w:r w:rsidR="007D35CF" w:rsidRPr="002646CB">
          <w:rPr>
            <w:rPrChange w:id="547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473" w:author="ETRI-김종원" w:date="2019-12-10T10:44:00Z">
              <w:rPr>
                <w:rFonts w:hint="eastAsia"/>
                <w:highlight w:val="yellow"/>
              </w:rPr>
            </w:rPrChange>
          </w:rPr>
          <w:t>발전량을</w:t>
        </w:r>
        <w:r w:rsidR="007D35CF" w:rsidRPr="002646CB">
          <w:rPr>
            <w:rPrChange w:id="547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475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="007D35CF" w:rsidRPr="002646CB">
          <w:rPr>
            <w:rPrChange w:id="547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477" w:author="ETRI-김종원" w:date="2019-12-10T10:44:00Z">
              <w:rPr>
                <w:rFonts w:hint="eastAsia"/>
                <w:highlight w:val="yellow"/>
              </w:rPr>
            </w:rPrChange>
          </w:rPr>
          <w:t>실제</w:t>
        </w:r>
        <w:r w:rsidR="007D35CF" w:rsidRPr="002646CB">
          <w:rPr>
            <w:rPrChange w:id="5478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479" w:author="ETRI-김종원" w:date="2019-12-02T17:29:00Z">
        <w:r w:rsidR="00647810" w:rsidRPr="002646CB">
          <w:rPr>
            <w:rFonts w:hint="eastAsia"/>
            <w:rPrChange w:id="5480" w:author="ETRI-김종원" w:date="2019-12-10T10:44:00Z">
              <w:rPr>
                <w:rFonts w:hint="eastAsia"/>
              </w:rPr>
            </w:rPrChange>
          </w:rPr>
          <w:t>발전</w:t>
        </w:r>
      </w:ins>
      <w:ins w:id="5481" w:author="Windows 사용자" w:date="2019-10-18T10:04:00Z">
        <w:del w:id="5482" w:author="ETRI-김종원" w:date="2019-12-02T17:29:00Z">
          <w:r w:rsidR="007D35CF" w:rsidRPr="002646CB" w:rsidDel="00647810">
            <w:rPr>
              <w:rFonts w:hint="eastAsia"/>
              <w:rPrChange w:id="5483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5484" w:author="ETRI-김종원" w:date="2019-12-10T10:44:00Z">
              <w:rPr>
                <w:rFonts w:hint="eastAsia"/>
                <w:highlight w:val="yellow"/>
              </w:rPr>
            </w:rPrChange>
          </w:rPr>
          <w:t>량이</w:t>
        </w:r>
        <w:r w:rsidR="007D35CF" w:rsidRPr="002646CB">
          <w:rPr>
            <w:rPrChange w:id="548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486" w:author="ETRI-김종원" w:date="2019-12-10T10:44:00Z">
              <w:rPr>
                <w:rFonts w:hint="eastAsia"/>
                <w:highlight w:val="yellow"/>
              </w:rPr>
            </w:rPrChange>
          </w:rPr>
          <w:t>유사하게</w:t>
        </w:r>
        <w:r w:rsidR="007D35CF" w:rsidRPr="002646CB">
          <w:rPr>
            <w:rPrChange w:id="5487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488" w:author="Windows 사용자" w:date="2019-10-18T10:05:00Z">
        <w:r w:rsidR="007D35CF" w:rsidRPr="002646CB">
          <w:rPr>
            <w:rFonts w:hint="eastAsia"/>
            <w:rPrChange w:id="5489" w:author="ETRI-김종원" w:date="2019-12-10T10:44:00Z">
              <w:rPr>
                <w:rFonts w:hint="eastAsia"/>
                <w:highlight w:val="yellow"/>
              </w:rPr>
            </w:rPrChange>
          </w:rPr>
          <w:t>추종하는지를</w:t>
        </w:r>
        <w:r w:rsidR="007D35CF" w:rsidRPr="002646CB">
          <w:rPr>
            <w:rPrChange w:id="549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491" w:author="ETRI-김종원" w:date="2019-12-10T10:44:00Z">
              <w:rPr>
                <w:rFonts w:hint="eastAsia"/>
                <w:highlight w:val="yellow"/>
              </w:rPr>
            </w:rPrChange>
          </w:rPr>
          <w:t>나타내는</w:t>
        </w:r>
        <w:r w:rsidR="007D35CF" w:rsidRPr="002646CB">
          <w:rPr>
            <w:rPrChange w:id="5492" w:author="ETRI-김종원" w:date="2019-12-10T10:44:00Z">
              <w:rPr>
                <w:highlight w:val="yellow"/>
              </w:rPr>
            </w:rPrChange>
          </w:rPr>
          <w:t xml:space="preserve"> </w:t>
        </w:r>
        <w:del w:id="5493" w:author="박 진상" w:date="2019-10-28T18:27:00Z">
          <w:r w:rsidR="007D35CF" w:rsidRPr="002646CB" w:rsidDel="00DC4888">
            <w:rPr>
              <w:rFonts w:hint="eastAsia"/>
              <w:rPrChange w:id="5494" w:author="ETRI-김종원" w:date="2019-12-10T10:44:00Z">
                <w:rPr>
                  <w:rFonts w:hint="eastAsia"/>
                  <w:highlight w:val="yellow"/>
                </w:rPr>
              </w:rPrChange>
            </w:rPr>
            <w:delText>특성</w:delText>
          </w:r>
          <w:r w:rsidR="007D35CF" w:rsidRPr="002646CB" w:rsidDel="00DC4888">
            <w:rPr>
              <w:rPrChange w:id="5495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7D35CF" w:rsidRPr="002646CB" w:rsidDel="00DC4888">
            <w:rPr>
              <w:rFonts w:hint="eastAsia"/>
              <w:rPrChange w:id="5496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5497" w:author="박 진상" w:date="2019-10-28T18:27:00Z">
        <w:r w:rsidR="00DC4888" w:rsidRPr="002646CB">
          <w:rPr>
            <w:rFonts w:hint="eastAsia"/>
            <w:rPrChange w:id="5498" w:author="ETRI-김종원" w:date="2019-12-10T10:44:00Z">
              <w:rPr>
                <w:rFonts w:hint="eastAsia"/>
              </w:rPr>
            </w:rPrChange>
          </w:rPr>
          <w:t>특성지표</w:t>
        </w:r>
      </w:ins>
      <w:ins w:id="5499" w:author="Windows 사용자" w:date="2019-10-18T10:05:00Z">
        <w:r w:rsidR="007D35CF" w:rsidRPr="002646CB">
          <w:rPr>
            <w:rFonts w:hint="eastAsia"/>
            <w:rPrChange w:id="5500" w:author="ETRI-김종원" w:date="2019-12-10T10:44:00Z">
              <w:rPr>
                <w:rFonts w:hint="eastAsia"/>
                <w:highlight w:val="yellow"/>
              </w:rPr>
            </w:rPrChange>
          </w:rPr>
          <w:t>로서</w:t>
        </w:r>
        <w:r w:rsidR="007D35CF" w:rsidRPr="002646CB">
          <w:rPr>
            <w:rPrChange w:id="5501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502" w:author="Windows 사용자" w:date="2019-10-18T10:06:00Z">
        <w:r w:rsidR="007D35CF" w:rsidRPr="002646CB">
          <w:rPr>
            <w:rFonts w:hint="eastAsia"/>
            <w:rPrChange w:id="5503" w:author="ETRI-김종원" w:date="2019-12-10T10:44:00Z">
              <w:rPr>
                <w:rFonts w:hint="eastAsia"/>
                <w:highlight w:val="yellow"/>
              </w:rPr>
            </w:rPrChange>
          </w:rPr>
          <w:t>이</w:t>
        </w:r>
        <w:r w:rsidR="007D35CF" w:rsidRPr="002646CB">
          <w:rPr>
            <w:rPrChange w:id="550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05" w:author="ETRI-김종원" w:date="2019-12-10T10:44:00Z">
              <w:rPr>
                <w:rFonts w:hint="eastAsia"/>
                <w:highlight w:val="yellow"/>
              </w:rPr>
            </w:rPrChange>
          </w:rPr>
          <w:t>표준에서는</w:t>
        </w:r>
        <w:r w:rsidR="007D35CF" w:rsidRPr="002646CB">
          <w:rPr>
            <w:rPrChange w:id="5506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507" w:author="Windows 사용자" w:date="2019-10-18T10:05:00Z">
        <w:r w:rsidR="007D35CF" w:rsidRPr="002646CB">
          <w:rPr>
            <w:rFonts w:hint="eastAsia"/>
            <w:rPrChange w:id="5508" w:author="ETRI-김종원" w:date="2019-12-10T10:44:00Z">
              <w:rPr>
                <w:rFonts w:hint="eastAsia"/>
                <w:highlight w:val="yellow"/>
              </w:rPr>
            </w:rPrChange>
          </w:rPr>
          <w:t>입찰한</w:t>
        </w:r>
        <w:r w:rsidR="007D35CF" w:rsidRPr="002646CB">
          <w:rPr>
            <w:rPrChange w:id="550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10" w:author="ETRI-김종원" w:date="2019-12-10T10:44:00Z">
              <w:rPr>
                <w:rFonts w:hint="eastAsia"/>
                <w:highlight w:val="yellow"/>
              </w:rPr>
            </w:rPrChange>
          </w:rPr>
          <w:t>발전량과</w:t>
        </w:r>
        <w:r w:rsidR="007D35CF" w:rsidRPr="002646CB">
          <w:rPr>
            <w:rPrChange w:id="551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12" w:author="ETRI-김종원" w:date="2019-12-10T10:44:00Z">
              <w:rPr>
                <w:rFonts w:hint="eastAsia"/>
                <w:highlight w:val="yellow"/>
              </w:rPr>
            </w:rPrChange>
          </w:rPr>
          <w:t>실제</w:t>
        </w:r>
        <w:r w:rsidR="007D35CF" w:rsidRPr="002646CB">
          <w:rPr>
            <w:rPrChange w:id="5513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5514" w:author="ETRI-김종원" w:date="2019-12-02T17:29:00Z">
        <w:r w:rsidR="00647810" w:rsidRPr="002646CB">
          <w:rPr>
            <w:rFonts w:hint="eastAsia"/>
            <w:rPrChange w:id="5515" w:author="ETRI-김종원" w:date="2019-12-10T10:44:00Z">
              <w:rPr>
                <w:rFonts w:hint="eastAsia"/>
              </w:rPr>
            </w:rPrChange>
          </w:rPr>
          <w:t>발전</w:t>
        </w:r>
      </w:ins>
      <w:ins w:id="5516" w:author="Windows 사용자" w:date="2019-10-18T10:06:00Z">
        <w:del w:id="5517" w:author="ETRI-김종원" w:date="2019-12-02T17:29:00Z">
          <w:r w:rsidR="007D35CF" w:rsidRPr="002646CB" w:rsidDel="00647810">
            <w:rPr>
              <w:rFonts w:hint="eastAsia"/>
              <w:rPrChange w:id="5518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5519" w:author="ETRI-김종원" w:date="2019-12-10T10:44:00Z">
              <w:rPr>
                <w:rFonts w:hint="eastAsia"/>
                <w:highlight w:val="yellow"/>
              </w:rPr>
            </w:rPrChange>
          </w:rPr>
          <w:t>량을</w:t>
        </w:r>
        <w:r w:rsidR="007D35CF" w:rsidRPr="002646CB">
          <w:rPr>
            <w:rPrChange w:id="5520" w:author="ETRI-김종원" w:date="2019-12-10T10:44:00Z">
              <w:rPr>
                <w:highlight w:val="yellow"/>
              </w:rPr>
            </w:rPrChange>
          </w:rPr>
          <w:t xml:space="preserve"> 5</w:t>
        </w:r>
        <w:r w:rsidR="007D35CF" w:rsidRPr="002646CB">
          <w:rPr>
            <w:rFonts w:hint="eastAsia"/>
            <w:rPrChange w:id="5521" w:author="ETRI-김종원" w:date="2019-12-10T10:44:00Z">
              <w:rPr>
                <w:rFonts w:hint="eastAsia"/>
                <w:highlight w:val="yellow"/>
              </w:rPr>
            </w:rPrChange>
          </w:rPr>
          <w:t>분단위로</w:t>
        </w:r>
        <w:r w:rsidR="007D35CF" w:rsidRPr="002646CB">
          <w:rPr>
            <w:rPrChange w:id="552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23" w:author="ETRI-김종원" w:date="2019-12-10T10:44:00Z">
              <w:rPr>
                <w:rFonts w:hint="eastAsia"/>
                <w:highlight w:val="yellow"/>
              </w:rPr>
            </w:rPrChange>
          </w:rPr>
          <w:t>비교하여</w:t>
        </w:r>
        <w:r w:rsidR="007D35CF" w:rsidRPr="002646CB">
          <w:rPr>
            <w:rPrChange w:id="552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25" w:author="ETRI-김종원" w:date="2019-12-10T10:44:00Z">
              <w:rPr>
                <w:rFonts w:hint="eastAsia"/>
                <w:highlight w:val="yellow"/>
              </w:rPr>
            </w:rPrChange>
          </w:rPr>
          <w:t>평균절대백분률오차를</w:t>
        </w:r>
        <w:r w:rsidR="007D35CF" w:rsidRPr="002646CB">
          <w:rPr>
            <w:rPrChange w:id="552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27" w:author="ETRI-김종원" w:date="2019-12-10T10:44:00Z">
              <w:rPr>
                <w:rFonts w:hint="eastAsia"/>
                <w:highlight w:val="yellow"/>
              </w:rPr>
            </w:rPrChange>
          </w:rPr>
          <w:t>통해</w:t>
        </w:r>
        <w:r w:rsidR="007D35CF" w:rsidRPr="002646CB">
          <w:rPr>
            <w:rPrChange w:id="552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29" w:author="ETRI-김종원" w:date="2019-12-10T10:44:00Z">
              <w:rPr>
                <w:rFonts w:hint="eastAsia"/>
                <w:highlight w:val="yellow"/>
              </w:rPr>
            </w:rPrChange>
          </w:rPr>
          <w:t>계산되는</w:t>
        </w:r>
        <w:r w:rsidR="007D35CF" w:rsidRPr="002646CB">
          <w:rPr>
            <w:rPrChange w:id="553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5531" w:author="ETRI-김종원" w:date="2019-12-10T10:44:00Z">
              <w:rPr>
                <w:rFonts w:hint="eastAsia"/>
                <w:highlight w:val="yellow"/>
              </w:rPr>
            </w:rPrChange>
          </w:rPr>
          <w:t>값이다</w:t>
        </w:r>
        <w:r w:rsidR="007D35CF" w:rsidRPr="002646CB">
          <w:rPr>
            <w:rPrChange w:id="5532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25BB42B4" w14:textId="6F534F5E" w:rsidR="007C2844" w:rsidRPr="002646CB" w:rsidDel="007D35CF" w:rsidRDefault="00AE1521" w:rsidP="005766F9">
      <w:pPr>
        <w:rPr>
          <w:ins w:id="5533" w:author="박 진상" w:date="2019-10-09T14:02:00Z"/>
          <w:del w:id="5534" w:author="Windows 사용자" w:date="2019-10-18T10:06:00Z"/>
          <w:rPrChange w:id="5535" w:author="ETRI-김종원" w:date="2019-12-10T10:44:00Z">
            <w:rPr>
              <w:ins w:id="5536" w:author="박 진상" w:date="2019-10-09T14:02:00Z"/>
              <w:del w:id="5537" w:author="Windows 사용자" w:date="2019-10-18T10:06:00Z"/>
            </w:rPr>
          </w:rPrChange>
        </w:rPr>
      </w:pPr>
      <w:ins w:id="5538" w:author="박 진상" w:date="2019-10-09T14:09:00Z">
        <w:del w:id="5539" w:author="Windows 사용자" w:date="2019-10-18T10:06:00Z">
          <w:r w:rsidRPr="002646CB" w:rsidDel="007D35CF">
            <w:rPr>
              <w:rPrChange w:id="5540" w:author="ETRI-김종원" w:date="2019-12-10T10:44:00Z">
                <w:rPr/>
              </w:rPrChange>
            </w:rPr>
            <w:delText xml:space="preserve">CES-MG </w:delText>
          </w:r>
          <w:r w:rsidRPr="002646CB" w:rsidDel="007D35CF">
            <w:rPr>
              <w:rFonts w:hint="eastAsia"/>
              <w:rPrChange w:id="5541" w:author="ETRI-김종원" w:date="2019-12-10T10:44:00Z">
                <w:rPr>
                  <w:rFonts w:hint="eastAsia"/>
                </w:rPr>
              </w:rPrChange>
            </w:rPr>
            <w:delText>에서</w:delText>
          </w:r>
          <w:r w:rsidRPr="002646CB" w:rsidDel="007D35CF">
            <w:rPr>
              <w:rPrChange w:id="5542" w:author="ETRI-김종원" w:date="2019-12-10T10:44:00Z">
                <w:rPr/>
              </w:rPrChange>
            </w:rPr>
            <w:delText xml:space="preserve"> </w:delText>
          </w:r>
        </w:del>
      </w:ins>
      <w:ins w:id="5543" w:author="박 진상" w:date="2019-10-09T14:01:00Z">
        <w:del w:id="5544" w:author="Windows 사용자" w:date="2019-10-18T10:06:00Z">
          <w:r w:rsidR="007C2844" w:rsidRPr="002646CB" w:rsidDel="007D35CF">
            <w:rPr>
              <w:rFonts w:hint="eastAsia"/>
              <w:rPrChange w:id="5545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="007C2844" w:rsidRPr="002646CB" w:rsidDel="007D35CF">
            <w:rPr>
              <w:rPrChange w:id="5546" w:author="ETRI-김종원" w:date="2019-12-10T10:44:00Z">
                <w:rPr/>
              </w:rPrChange>
            </w:rPr>
            <w:delText>-</w:delText>
          </w:r>
          <w:r w:rsidR="007C2844" w:rsidRPr="002646CB" w:rsidDel="007D35CF">
            <w:rPr>
              <w:rFonts w:hint="eastAsia"/>
              <w:rPrChange w:id="5547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="007C2844" w:rsidRPr="002646CB" w:rsidDel="007D35CF">
            <w:rPr>
              <w:rPrChange w:id="5548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49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="007C2844" w:rsidRPr="002646CB" w:rsidDel="007D35CF">
            <w:rPr>
              <w:rPrChange w:id="5550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51" w:author="ETRI-김종원" w:date="2019-12-10T10:44:00Z">
                <w:rPr>
                  <w:rFonts w:hint="eastAsia"/>
                </w:rPr>
              </w:rPrChange>
            </w:rPr>
            <w:delText>운영시</w:delText>
          </w:r>
          <w:r w:rsidR="007C2844" w:rsidRPr="002646CB" w:rsidDel="007D35CF">
            <w:rPr>
              <w:rPrChange w:id="5552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53" w:author="ETRI-김종원" w:date="2019-12-10T10:44:00Z">
                <w:rPr>
                  <w:rFonts w:hint="eastAsia"/>
                </w:rPr>
              </w:rPrChange>
            </w:rPr>
            <w:delText>그리드</w:delText>
          </w:r>
          <w:r w:rsidR="007C2844" w:rsidRPr="002646CB" w:rsidDel="007D35CF">
            <w:rPr>
              <w:rPrChange w:id="5554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55" w:author="ETRI-김종원" w:date="2019-12-10T10:44:00Z">
                <w:rPr>
                  <w:rFonts w:hint="eastAsia"/>
                </w:rPr>
              </w:rPrChange>
            </w:rPr>
            <w:delText>안정화</w:delText>
          </w:r>
          <w:r w:rsidR="007C2844" w:rsidRPr="002646CB" w:rsidDel="007D35CF">
            <w:rPr>
              <w:rPrChange w:id="5556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57" w:author="ETRI-김종원" w:date="2019-12-10T10:44:00Z">
                <w:rPr>
                  <w:rFonts w:hint="eastAsia"/>
                </w:rPr>
              </w:rPrChange>
            </w:rPr>
            <w:delText>특성</w:delText>
          </w:r>
          <w:r w:rsidR="007C2844" w:rsidRPr="002646CB" w:rsidDel="007D35CF">
            <w:rPr>
              <w:rPrChange w:id="5558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59" w:author="ETRI-김종원" w:date="2019-12-10T10:44:00Z">
                <w:rPr>
                  <w:rFonts w:hint="eastAsia"/>
                </w:rPr>
              </w:rPrChange>
            </w:rPr>
            <w:delText>지표의</w:delText>
          </w:r>
          <w:r w:rsidR="007C2844" w:rsidRPr="002646CB" w:rsidDel="007D35CF">
            <w:rPr>
              <w:rPrChange w:id="5560" w:author="ETRI-김종원" w:date="2019-12-10T10:44:00Z">
                <w:rPr/>
              </w:rPrChange>
            </w:rPr>
            <w:delText xml:space="preserve"> </w:delText>
          </w:r>
          <w:r w:rsidR="007C2844" w:rsidRPr="002646CB" w:rsidDel="007D35CF">
            <w:rPr>
              <w:rFonts w:hint="eastAsia"/>
              <w:rPrChange w:id="5561" w:author="ETRI-김종원" w:date="2019-12-10T10:44:00Z">
                <w:rPr>
                  <w:rFonts w:hint="eastAsia"/>
                </w:rPr>
              </w:rPrChange>
            </w:rPr>
            <w:delText>하나</w:delText>
          </w:r>
        </w:del>
      </w:ins>
    </w:p>
    <w:p w14:paraId="38928720" w14:textId="48FCEC3E" w:rsidR="00AE1521" w:rsidRPr="002646CB" w:rsidDel="007D35CF" w:rsidRDefault="00AE1521" w:rsidP="005766F9">
      <w:pPr>
        <w:rPr>
          <w:ins w:id="5562" w:author="박 진상" w:date="2019-10-09T14:01:00Z"/>
          <w:del w:id="5563" w:author="Windows 사용자" w:date="2019-10-18T10:06:00Z"/>
          <w:rPrChange w:id="5564" w:author="ETRI-김종원" w:date="2019-12-10T10:44:00Z">
            <w:rPr>
              <w:ins w:id="5565" w:author="박 진상" w:date="2019-10-09T14:01:00Z"/>
              <w:del w:id="5566" w:author="Windows 사용자" w:date="2019-10-18T10:06:00Z"/>
            </w:rPr>
          </w:rPrChange>
        </w:rPr>
      </w:pPr>
      <w:ins w:id="5567" w:author="박 진상" w:date="2019-10-09T14:02:00Z">
        <w:del w:id="5568" w:author="Windows 사용자" w:date="2019-10-18T10:06:00Z">
          <w:r w:rsidRPr="002646CB" w:rsidDel="007D35CF">
            <w:rPr>
              <w:rFonts w:hint="eastAsia"/>
              <w:rPrChange w:id="5569" w:author="ETRI-김종원" w:date="2019-12-10T10:44:00Z">
                <w:rPr>
                  <w:rFonts w:hint="eastAsia"/>
                </w:rPr>
              </w:rPrChange>
            </w:rPr>
            <w:delText>이</w:delText>
          </w:r>
          <w:r w:rsidRPr="002646CB" w:rsidDel="007D35CF">
            <w:rPr>
              <w:rPrChange w:id="5570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71" w:author="ETRI-김종원" w:date="2019-12-10T10:44:00Z">
                <w:rPr>
                  <w:rFonts w:hint="eastAsia"/>
                </w:rPr>
              </w:rPrChange>
            </w:rPr>
            <w:delText>표준에서는</w:delText>
          </w:r>
          <w:r w:rsidRPr="002646CB" w:rsidDel="007D35CF">
            <w:rPr>
              <w:rPrChange w:id="5572" w:author="ETRI-김종원" w:date="2019-12-10T10:44:00Z">
                <w:rPr/>
              </w:rPrChange>
            </w:rPr>
            <w:delText xml:space="preserve"> </w:delText>
          </w:r>
        </w:del>
      </w:ins>
      <w:ins w:id="5573" w:author="박 진상" w:date="2019-10-09T14:05:00Z">
        <w:del w:id="5574" w:author="Windows 사용자" w:date="2019-10-18T10:06:00Z">
          <w:r w:rsidRPr="002646CB" w:rsidDel="007D35CF">
            <w:rPr>
              <w:rFonts w:hint="eastAsia"/>
              <w:rPrChange w:id="5575" w:author="ETRI-김종원" w:date="2019-12-10T10:44:00Z">
                <w:rPr>
                  <w:rFonts w:hint="eastAsia"/>
                </w:rPr>
              </w:rPrChange>
            </w:rPr>
            <w:delText>입찰전력량과</w:delText>
          </w:r>
          <w:r w:rsidRPr="002646CB" w:rsidDel="007D35CF">
            <w:rPr>
              <w:rPrChange w:id="5576" w:author="ETRI-김종원" w:date="2019-12-10T10:44:00Z">
                <w:rPr/>
              </w:rPrChange>
            </w:rPr>
            <w:delText xml:space="preserve"> PV-EES </w:delText>
          </w:r>
          <w:r w:rsidRPr="002646CB" w:rsidDel="007D35CF">
            <w:rPr>
              <w:rFonts w:hint="eastAsia"/>
              <w:rPrChange w:id="5577" w:author="ETRI-김종원" w:date="2019-12-10T10:44:00Z">
                <w:rPr>
                  <w:rFonts w:hint="eastAsia"/>
                </w:rPr>
              </w:rPrChange>
            </w:rPr>
            <w:delText>연계시스템</w:delText>
          </w:r>
          <w:r w:rsidRPr="002646CB" w:rsidDel="007D35CF">
            <w:rPr>
              <w:rPrChange w:id="5578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79" w:author="ETRI-김종원" w:date="2019-12-10T10:44:00Z">
                <w:rPr>
                  <w:rFonts w:hint="eastAsia"/>
                </w:rPr>
              </w:rPrChange>
            </w:rPr>
            <w:delText>발전</w:delText>
          </w:r>
          <w:r w:rsidRPr="002646CB" w:rsidDel="007D35CF">
            <w:rPr>
              <w:rPrChange w:id="5580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81" w:author="ETRI-김종원" w:date="2019-12-10T10:44:00Z">
                <w:rPr>
                  <w:rFonts w:hint="eastAsia"/>
                </w:rPr>
              </w:rPrChange>
            </w:rPr>
            <w:delText>전력량의</w:delText>
          </w:r>
          <w:r w:rsidRPr="002646CB" w:rsidDel="007D35CF">
            <w:rPr>
              <w:rPrChange w:id="5582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83" w:author="ETRI-김종원" w:date="2019-12-10T10:44:00Z">
                <w:rPr>
                  <w:rFonts w:hint="eastAsia"/>
                </w:rPr>
              </w:rPrChange>
            </w:rPr>
            <w:delText>상대비</w:delText>
          </w:r>
        </w:del>
      </w:ins>
      <w:ins w:id="5584" w:author="박 진상" w:date="2019-10-09T14:06:00Z">
        <w:del w:id="5585" w:author="Windows 사용자" w:date="2019-10-18T10:06:00Z">
          <w:r w:rsidRPr="002646CB" w:rsidDel="007D35CF">
            <w:rPr>
              <w:rFonts w:hint="eastAsia"/>
              <w:rPrChange w:id="5586" w:author="ETRI-김종원" w:date="2019-12-10T10:44:00Z">
                <w:rPr>
                  <w:rFonts w:hint="eastAsia"/>
                </w:rPr>
              </w:rPrChange>
            </w:rPr>
            <w:delText>교를</w:delText>
          </w:r>
          <w:r w:rsidRPr="002646CB" w:rsidDel="007D35CF">
            <w:rPr>
              <w:rPrChange w:id="5587" w:author="ETRI-김종원" w:date="2019-12-10T10:44:00Z">
                <w:rPr/>
              </w:rPrChange>
            </w:rPr>
            <w:delText xml:space="preserve"> 5</w:delText>
          </w:r>
          <w:r w:rsidRPr="002646CB" w:rsidDel="007D35CF">
            <w:rPr>
              <w:rFonts w:hint="eastAsia"/>
              <w:rPrChange w:id="5588" w:author="ETRI-김종원" w:date="2019-12-10T10:44:00Z">
                <w:rPr>
                  <w:rFonts w:hint="eastAsia"/>
                </w:rPr>
              </w:rPrChange>
            </w:rPr>
            <w:delText>분단위로</w:delText>
          </w:r>
          <w:r w:rsidRPr="002646CB" w:rsidDel="007D35CF">
            <w:rPr>
              <w:rPrChange w:id="5589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90" w:author="ETRI-김종원" w:date="2019-12-10T10:44:00Z">
                <w:rPr>
                  <w:rFonts w:hint="eastAsia"/>
                </w:rPr>
              </w:rPrChange>
            </w:rPr>
            <w:delText>수행하며</w:delText>
          </w:r>
          <w:r w:rsidRPr="002646CB" w:rsidDel="007D35CF">
            <w:rPr>
              <w:rPrChange w:id="5591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92" w:author="ETRI-김종원" w:date="2019-12-10T10:44:00Z">
                <w:rPr>
                  <w:rFonts w:hint="eastAsia"/>
                </w:rPr>
              </w:rPrChange>
            </w:rPr>
            <w:delText>이와</w:delText>
          </w:r>
          <w:r w:rsidRPr="002646CB" w:rsidDel="007D35CF">
            <w:rPr>
              <w:rPrChange w:id="5593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94" w:author="ETRI-김종원" w:date="2019-12-10T10:44:00Z">
                <w:rPr>
                  <w:rFonts w:hint="eastAsia"/>
                </w:rPr>
              </w:rPrChange>
            </w:rPr>
            <w:delText>관련된</w:delText>
          </w:r>
          <w:r w:rsidRPr="002646CB" w:rsidDel="007D35CF">
            <w:rPr>
              <w:rPrChange w:id="5595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96" w:author="ETRI-김종원" w:date="2019-12-10T10:44:00Z">
                <w:rPr>
                  <w:rFonts w:hint="eastAsia"/>
                </w:rPr>
              </w:rPrChange>
            </w:rPr>
            <w:delText>신뢰성</w:delText>
          </w:r>
          <w:r w:rsidRPr="002646CB" w:rsidDel="007D35CF">
            <w:rPr>
              <w:rPrChange w:id="5597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598" w:author="ETRI-김종원" w:date="2019-12-10T10:44:00Z">
                <w:rPr>
                  <w:rFonts w:hint="eastAsia"/>
                </w:rPr>
              </w:rPrChange>
            </w:rPr>
            <w:delText>지표는</w:delText>
          </w:r>
          <w:r w:rsidRPr="002646CB" w:rsidDel="007D35CF">
            <w:rPr>
              <w:rPrChange w:id="5599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600" w:author="ETRI-김종원" w:date="2019-12-10T10:44:00Z">
                <w:rPr>
                  <w:rFonts w:hint="eastAsia"/>
                </w:rPr>
              </w:rPrChange>
            </w:rPr>
            <w:delText>한시간</w:delText>
          </w:r>
          <w:r w:rsidRPr="002646CB" w:rsidDel="007D35CF">
            <w:rPr>
              <w:rPrChange w:id="5601" w:author="ETRI-김종원" w:date="2019-12-10T10:44:00Z">
                <w:rPr/>
              </w:rPrChange>
            </w:rPr>
            <w:delText xml:space="preserve"> </w:delText>
          </w:r>
        </w:del>
      </w:ins>
      <w:ins w:id="5602" w:author="박 진상" w:date="2019-10-09T14:02:00Z">
        <w:del w:id="5603" w:author="Windows 사용자" w:date="2019-10-18T10:06:00Z">
          <w:r w:rsidRPr="002646CB" w:rsidDel="007D35CF">
            <w:rPr>
              <w:rFonts w:hint="eastAsia"/>
              <w:rPrChange w:id="5604" w:author="ETRI-김종원" w:date="2019-12-10T10:44:00Z">
                <w:rPr>
                  <w:rFonts w:hint="eastAsia"/>
                </w:rPr>
              </w:rPrChange>
            </w:rPr>
            <w:delText>단위로</w:delText>
          </w:r>
          <w:r w:rsidRPr="002646CB" w:rsidDel="007D35CF">
            <w:rPr>
              <w:rPrChange w:id="5605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606" w:author="ETRI-김종원" w:date="2019-12-10T10:44:00Z">
                <w:rPr>
                  <w:rFonts w:hint="eastAsia"/>
                </w:rPr>
              </w:rPrChange>
            </w:rPr>
            <w:delText>계산하는</w:delText>
          </w:r>
          <w:r w:rsidRPr="002646CB" w:rsidDel="007D35CF">
            <w:rPr>
              <w:rPrChange w:id="5607" w:author="ETRI-김종원" w:date="2019-12-10T10:44:00Z">
                <w:rPr/>
              </w:rPrChange>
            </w:rPr>
            <w:delText xml:space="preserve"> </w:delText>
          </w:r>
        </w:del>
      </w:ins>
      <w:ins w:id="5608" w:author="박 진상" w:date="2019-10-09T14:03:00Z">
        <w:del w:id="5609" w:author="Windows 사용자" w:date="2019-10-18T10:06:00Z">
          <w:r w:rsidRPr="002646CB" w:rsidDel="007D35CF">
            <w:rPr>
              <w:rFonts w:hint="eastAsia"/>
              <w:rPrChange w:id="5610" w:author="ETRI-김종원" w:date="2019-12-10T10:44:00Z">
                <w:rPr>
                  <w:rFonts w:hint="eastAsia"/>
                </w:rPr>
              </w:rPrChange>
            </w:rPr>
            <w:delText>값이다</w:delText>
          </w:r>
          <w:r w:rsidRPr="002646CB" w:rsidDel="007D35CF">
            <w:rPr>
              <w:rPrChange w:id="5611" w:author="ETRI-김종원" w:date="2019-12-10T10:44:00Z">
                <w:rPr/>
              </w:rPrChange>
            </w:rPr>
            <w:delText xml:space="preserve">. </w:delText>
          </w:r>
        </w:del>
      </w:ins>
    </w:p>
    <w:p w14:paraId="59CFA300" w14:textId="77777777" w:rsidR="00AE1521" w:rsidRPr="002646CB" w:rsidRDefault="00AE1521" w:rsidP="005766F9">
      <w:pPr>
        <w:rPr>
          <w:ins w:id="5612" w:author="박 진상" w:date="2019-10-09T13:18:00Z"/>
          <w:rFonts w:ascii="바탕" w:hAnsi="바탕" w:cs="굴림"/>
          <w:b/>
          <w:lang w:val="en-US"/>
          <w:rPrChange w:id="5613" w:author="ETRI-김종원" w:date="2019-12-10T10:44:00Z">
            <w:rPr>
              <w:ins w:id="5614" w:author="박 진상" w:date="2019-10-09T13:18:00Z"/>
              <w:rFonts w:ascii="바탕" w:hAnsi="바탕" w:cs="굴림"/>
              <w:b/>
              <w:lang w:val="en-US"/>
            </w:rPr>
          </w:rPrChange>
        </w:rPr>
      </w:pPr>
    </w:p>
    <w:p w14:paraId="4E7B0B4D" w14:textId="66A88F44" w:rsidR="005766F9" w:rsidRPr="002646CB" w:rsidRDefault="005766F9" w:rsidP="005766F9">
      <w:pPr>
        <w:ind w:left="852" w:hangingChars="434" w:hanging="852"/>
        <w:rPr>
          <w:ins w:id="5615" w:author="박 진상" w:date="2019-10-09T13:18:00Z"/>
          <w:rPrChange w:id="5616" w:author="ETRI-김종원" w:date="2019-12-10T10:44:00Z">
            <w:rPr>
              <w:ins w:id="5617" w:author="박 진상" w:date="2019-10-09T13:18:00Z"/>
            </w:rPr>
          </w:rPrChange>
        </w:rPr>
      </w:pPr>
      <w:ins w:id="5618" w:author="박 진상" w:date="2019-10-09T13:18:00Z">
        <w:r w:rsidRPr="002646CB">
          <w:rPr>
            <w:rFonts w:eastAsia="돋움" w:cs="Arial" w:hint="eastAsia"/>
            <w:b/>
            <w:lang w:val="en-US"/>
            <w:rPrChange w:id="5619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5620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5621" w:author="ETRI-김종원" w:date="2019-12-10T10:44:00Z">
              <w:rPr>
                <w:rFonts w:cs="Arial"/>
                <w:lang w:val="en-US"/>
              </w:rPr>
            </w:rPrChange>
          </w:rPr>
          <w:t>1</w:t>
        </w:r>
        <w:r w:rsidRPr="002646CB">
          <w:rPr>
            <w:rFonts w:ascii="바탕" w:hAnsi="바탕" w:cs="굴림"/>
            <w:lang w:val="en-US"/>
            <w:rPrChange w:id="5622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5623" w:author="박 진상" w:date="2019-10-09T14:01:00Z">
        <w:r w:rsidR="007C2844" w:rsidRPr="002646CB">
          <w:rPr>
            <w:rFonts w:ascii="바탕" w:hAnsi="바탕" w:cs="굴림" w:hint="eastAsia"/>
            <w:lang w:val="en-US"/>
            <w:rPrChange w:id="562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본문</w:t>
        </w:r>
      </w:ins>
      <w:ins w:id="5625" w:author="박 진상" w:date="2019-10-09T14:03:00Z">
        <w:r w:rsidR="00AE1521" w:rsidRPr="002646CB">
          <w:rPr>
            <w:rFonts w:ascii="바탕" w:hAnsi="바탕" w:cs="굴림"/>
            <w:lang w:val="en-US"/>
            <w:rPrChange w:id="562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6</w:t>
        </w:r>
      </w:ins>
      <w:ins w:id="5627" w:author="ETRI-김종원" w:date="2019-11-04T20:29:00Z">
        <w:r w:rsidR="00E62138" w:rsidRPr="002646CB">
          <w:rPr>
            <w:rFonts w:ascii="바탕" w:hAnsi="바탕" w:cs="굴림"/>
            <w:lang w:val="en-US"/>
            <w:rPrChange w:id="5628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.1</w:t>
        </w:r>
      </w:ins>
      <w:ins w:id="5629" w:author="박 진상" w:date="2019-10-09T14:03:00Z">
        <w:del w:id="5630" w:author="ETRI-김종원" w:date="2019-11-04T20:29:00Z">
          <w:r w:rsidR="00AE1521" w:rsidRPr="002646CB" w:rsidDel="00E62138">
            <w:rPr>
              <w:rFonts w:ascii="바탕" w:hAnsi="바탕" w:cs="굴림"/>
              <w:lang w:val="en-US"/>
              <w:rPrChange w:id="5631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>-1</w:delText>
          </w:r>
        </w:del>
        <w:r w:rsidR="00AE1521" w:rsidRPr="002646CB">
          <w:rPr>
            <w:rFonts w:ascii="바탕" w:hAnsi="바탕" w:cs="굴림"/>
            <w:lang w:val="en-US"/>
            <w:rPrChange w:id="5632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5633" w:author="박 진상" w:date="2019-10-28T18:25:00Z">
        <w:r w:rsidR="00DC4888" w:rsidRPr="002646CB">
          <w:rPr>
            <w:rFonts w:ascii="바탕" w:hAnsi="바탕" w:cs="굴림" w:hint="eastAsia"/>
            <w:lang w:val="en-US"/>
            <w:rPrChange w:id="563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신뢰지표</w:t>
        </w:r>
      </w:ins>
      <w:ins w:id="5635" w:author="박 진상" w:date="2019-10-09T14:03:00Z">
        <w:r w:rsidR="00AE1521" w:rsidRPr="002646CB">
          <w:rPr>
            <w:rFonts w:ascii="바탕" w:hAnsi="바탕" w:cs="굴림"/>
            <w:lang w:val="en-US"/>
            <w:rPrChange w:id="563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="00AE1521" w:rsidRPr="002646CB">
          <w:rPr>
            <w:rFonts w:ascii="바탕" w:hAnsi="바탕" w:cs="굴림" w:hint="eastAsia"/>
            <w:lang w:val="en-US"/>
            <w:rPrChange w:id="5637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참조</w:t>
        </w:r>
      </w:ins>
      <w:ins w:id="5638" w:author="박 진상" w:date="2019-10-09T13:18:00Z">
        <w:r w:rsidRPr="002646CB">
          <w:rPr>
            <w:rPrChange w:id="5639" w:author="ETRI-김종원" w:date="2019-12-10T10:44:00Z">
              <w:rPr/>
            </w:rPrChange>
          </w:rPr>
          <w:t xml:space="preserve"> </w:t>
        </w:r>
      </w:ins>
    </w:p>
    <w:p w14:paraId="3CBF53DF" w14:textId="77777777" w:rsidR="005766F9" w:rsidRPr="002646CB" w:rsidRDefault="005766F9" w:rsidP="005766F9">
      <w:pPr>
        <w:rPr>
          <w:ins w:id="5640" w:author="박 진상" w:date="2019-10-09T13:18:00Z"/>
          <w:rPrChange w:id="5641" w:author="ETRI-김종원" w:date="2019-12-10T10:44:00Z">
            <w:rPr>
              <w:ins w:id="5642" w:author="박 진상" w:date="2019-10-09T13:18:00Z"/>
            </w:rPr>
          </w:rPrChange>
        </w:rPr>
      </w:pPr>
    </w:p>
    <w:p w14:paraId="0773530F" w14:textId="77777777" w:rsidR="00AE1521" w:rsidRPr="002646CB" w:rsidRDefault="00AE1521" w:rsidP="00AE1521">
      <w:pPr>
        <w:pStyle w:val="34"/>
        <w:rPr>
          <w:ins w:id="5643" w:author="박 진상" w:date="2019-10-09T14:08:00Z"/>
          <w:rFonts w:cs="Arial"/>
          <w:lang w:val="en-GB" w:eastAsia="ko-KR"/>
          <w:rPrChange w:id="5644" w:author="ETRI-김종원" w:date="2019-12-10T10:44:00Z">
            <w:rPr>
              <w:ins w:id="5645" w:author="박 진상" w:date="2019-10-09T14:08:00Z"/>
              <w:rFonts w:cs="Arial"/>
              <w:lang w:val="en-GB" w:eastAsia="ko-KR"/>
            </w:rPr>
          </w:rPrChange>
        </w:rPr>
      </w:pPr>
    </w:p>
    <w:p w14:paraId="6E462310" w14:textId="0FB094FA" w:rsidR="00AE1521" w:rsidRPr="002646CB" w:rsidRDefault="0073241D">
      <w:pPr>
        <w:rPr>
          <w:ins w:id="5646" w:author="박 진상" w:date="2019-10-09T14:08:00Z"/>
          <w:bCs/>
          <w:rPrChange w:id="5647" w:author="ETRI-김종원" w:date="2019-12-10T10:44:00Z">
            <w:rPr>
              <w:ins w:id="5648" w:author="박 진상" w:date="2019-10-09T14:08:00Z"/>
              <w:bCs/>
            </w:rPr>
          </w:rPrChange>
        </w:rPr>
        <w:pPrChange w:id="5649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5650" w:author="박 진상" w:date="2019-10-15T15:33:00Z">
        <w:r w:rsidRPr="002646CB">
          <w:rPr>
            <w:rFonts w:ascii="돋움" w:eastAsia="돋움" w:hAnsi="돋움" w:hint="eastAsia"/>
            <w:b/>
            <w:rPrChange w:id="5651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변동</w:t>
        </w:r>
      </w:ins>
      <w:ins w:id="5652" w:author="박 진상" w:date="2019-10-09T14:08:00Z">
        <w:r w:rsidR="00AE1521" w:rsidRPr="002646CB">
          <w:rPr>
            <w:rFonts w:ascii="돋움" w:eastAsia="돋움" w:hAnsi="돋움" w:hint="eastAsia"/>
            <w:b/>
            <w:rPrChange w:id="5653" w:author="ETRI-김종원" w:date="2019-12-10T10:44:00Z">
              <w:rPr>
                <w:rFonts w:hint="eastAsia"/>
                <w:b w:val="0"/>
              </w:rPr>
            </w:rPrChange>
          </w:rPr>
          <w:t>지표</w:t>
        </w:r>
        <w:r w:rsidR="00AE1521" w:rsidRPr="002646CB">
          <w:rPr>
            <w:rFonts w:ascii="돋움" w:eastAsia="돋움" w:hAnsi="돋움"/>
            <w:b/>
            <w:rPrChange w:id="5654" w:author="ETRI-김종원" w:date="2019-12-10T10:44:00Z">
              <w:rPr>
                <w:b w:val="0"/>
              </w:rPr>
            </w:rPrChange>
          </w:rPr>
          <w:t>(</w:t>
        </w:r>
      </w:ins>
      <w:ins w:id="5655" w:author="박 진상" w:date="2019-10-15T15:33:00Z">
        <w:r w:rsidRPr="002646CB">
          <w:rPr>
            <w:rFonts w:ascii="돋움" w:eastAsia="돋움" w:hAnsi="돋움"/>
            <w:b/>
            <w:rPrChange w:id="5656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Variance</w:t>
        </w:r>
      </w:ins>
      <w:ins w:id="5657" w:author="박 진상" w:date="2019-10-09T14:08:00Z">
        <w:r w:rsidR="00AE1521" w:rsidRPr="002646CB">
          <w:rPr>
            <w:rFonts w:ascii="돋움" w:eastAsia="돋움" w:hAnsi="돋움"/>
            <w:b/>
            <w:rPrChange w:id="5658" w:author="ETRI-김종원" w:date="2019-12-10T10:44:00Z">
              <w:rPr>
                <w:b w:val="0"/>
              </w:rPr>
            </w:rPrChange>
          </w:rPr>
          <w:t xml:space="preserve"> Index; </w:t>
        </w:r>
      </w:ins>
      <w:ins w:id="5659" w:author="박 진상" w:date="2019-10-15T15:33:00Z">
        <w:r w:rsidRPr="002646CB">
          <w:rPr>
            <w:rFonts w:ascii="돋움" w:eastAsia="돋움" w:hAnsi="돋움"/>
            <w:b/>
            <w:rPrChange w:id="5660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</w:t>
        </w:r>
      </w:ins>
      <w:ins w:id="5661" w:author="박 진상" w:date="2019-10-09T14:08:00Z">
        <w:r w:rsidR="00AE1521" w:rsidRPr="002646CB">
          <w:rPr>
            <w:rFonts w:ascii="돋움" w:eastAsia="돋움" w:hAnsi="돋움"/>
            <w:b/>
            <w:rPrChange w:id="5662" w:author="ETRI-김종원" w:date="2019-12-10T10:44:00Z">
              <w:rPr>
                <w:b w:val="0"/>
              </w:rPr>
            </w:rPrChange>
          </w:rPr>
          <w:t>I)</w:t>
        </w:r>
      </w:ins>
      <w:ins w:id="5663" w:author="박 진상" w:date="2019-10-15T20:03:00Z">
        <w:del w:id="5664" w:author="Windows 사용자" w:date="2019-10-18T10:07:00Z">
          <w:r w:rsidR="00E34BCB" w:rsidRPr="002646CB" w:rsidDel="007D35CF">
            <w:rPr>
              <w:b/>
              <w:bCs/>
              <w:rPrChange w:id="566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b/>
              <w:bCs/>
              <w:rPrChange w:id="5666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7D35CF">
            <w:rPr>
              <w:b/>
              <w:bCs/>
              <w:rPrChange w:id="5667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rFonts w:hint="eastAsia"/>
              <w:b/>
              <w:bCs/>
              <w:rPrChange w:id="5668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3B3ECC04" w14:textId="4CC6598C" w:rsidR="007D35CF" w:rsidRPr="002646CB" w:rsidRDefault="00F2169F" w:rsidP="007D35CF">
      <w:pPr>
        <w:rPr>
          <w:ins w:id="5669" w:author="Windows 사용자" w:date="2019-10-18T10:07:00Z"/>
          <w:rPrChange w:id="5670" w:author="ETRI-김종원" w:date="2019-12-10T10:44:00Z">
            <w:rPr>
              <w:ins w:id="5671" w:author="Windows 사용자" w:date="2019-10-18T10:07:00Z"/>
              <w:highlight w:val="green"/>
            </w:rPr>
          </w:rPrChange>
        </w:rPr>
      </w:pPr>
      <w:ins w:id="5672" w:author="ETRI-김종원" w:date="2019-12-02T17:02:00Z">
        <w:r w:rsidRPr="002646CB">
          <w:rPr>
            <w:rFonts w:hint="eastAsia"/>
            <w:rPrChange w:id="5673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5674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5675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5676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5677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 w:rsidDel="00F2169F">
          <w:rPr>
            <w:rPrChange w:id="5678" w:author="ETRI-김종원" w:date="2019-12-10T10:44:00Z">
              <w:rPr/>
            </w:rPrChange>
          </w:rPr>
          <w:t xml:space="preserve"> </w:t>
        </w:r>
      </w:ins>
      <w:ins w:id="5679" w:author="Windows 사용자" w:date="2019-10-18T10:07:00Z">
        <w:del w:id="5680" w:author="ETRI-김종원" w:date="2019-12-02T17:02:00Z">
          <w:r w:rsidR="007D35CF" w:rsidRPr="002646CB" w:rsidDel="00F2169F">
            <w:rPr>
              <w:rFonts w:hint="eastAsia"/>
              <w:rPrChange w:id="5681" w:author="ETRI-김종원" w:date="2019-12-10T10:44:00Z">
                <w:rPr>
                  <w:rFonts w:hint="eastAsia"/>
                  <w:highlight w:val="green"/>
                </w:rPr>
              </w:rPrChange>
            </w:rPr>
            <w:delText>태양광발전</w:delText>
          </w:r>
          <w:r w:rsidR="007D35CF" w:rsidRPr="002646CB" w:rsidDel="00F2169F">
            <w:rPr>
              <w:rPrChange w:id="5682" w:author="ETRI-김종원" w:date="2019-12-10T10:44:00Z">
                <w:rPr>
                  <w:highlight w:val="green"/>
                </w:rPr>
              </w:rPrChange>
            </w:rPr>
            <w:delText>-</w:delText>
          </w:r>
          <w:r w:rsidR="007D35CF" w:rsidRPr="002646CB" w:rsidDel="00F2169F">
            <w:rPr>
              <w:rFonts w:hint="eastAsia"/>
              <w:rPrChange w:id="5683" w:author="ETRI-김종원" w:date="2019-12-10T10:44:00Z">
                <w:rPr>
                  <w:rFonts w:hint="eastAsia"/>
                  <w:highlight w:val="green"/>
                </w:rPr>
              </w:rPrChange>
            </w:rPr>
            <w:delText>에너지저장장치</w:delText>
          </w:r>
          <w:r w:rsidR="007D35CF" w:rsidRPr="002646CB" w:rsidDel="00F2169F">
            <w:rPr>
              <w:rPrChange w:id="5684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="007D35CF" w:rsidRPr="002646CB" w:rsidDel="00F2169F">
            <w:rPr>
              <w:rFonts w:hint="eastAsia"/>
              <w:rPrChange w:id="5685" w:author="ETRI-김종원" w:date="2019-12-10T10:44:00Z">
                <w:rPr>
                  <w:rFonts w:hint="eastAsia"/>
                  <w:highlight w:val="green"/>
                </w:rPr>
              </w:rPrChange>
            </w:rPr>
            <w:delText>연계</w:delText>
          </w:r>
          <w:r w:rsidR="007D35CF" w:rsidRPr="002646CB" w:rsidDel="00F2169F">
            <w:rPr>
              <w:rPrChange w:id="568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7D35CF" w:rsidRPr="002646CB">
          <w:rPr>
            <w:rFonts w:hint="eastAsia"/>
            <w:rPrChange w:id="5687" w:author="ETRI-김종원" w:date="2019-12-10T10:44:00Z">
              <w:rPr>
                <w:rFonts w:hint="eastAsia"/>
                <w:highlight w:val="green"/>
              </w:rPr>
            </w:rPrChange>
          </w:rPr>
          <w:t>운영시</w:t>
        </w:r>
        <w:r w:rsidR="007D35CF" w:rsidRPr="002646CB">
          <w:rPr>
            <w:rPrChange w:id="5688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689" w:author="ETRI-김종원" w:date="2019-12-10T10:44:00Z">
              <w:rPr>
                <w:rFonts w:hint="eastAsia"/>
                <w:highlight w:val="green"/>
              </w:rPr>
            </w:rPrChange>
          </w:rPr>
          <w:t>태양광</w:t>
        </w:r>
        <w:r w:rsidR="007D35CF" w:rsidRPr="002646CB">
          <w:rPr>
            <w:rPrChange w:id="5690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691" w:author="ETRI-김종원" w:date="2019-12-10T10:44:00Z">
              <w:rPr>
                <w:rFonts w:hint="eastAsia"/>
                <w:highlight w:val="green"/>
              </w:rPr>
            </w:rPrChange>
          </w:rPr>
          <w:t>발전의</w:t>
        </w:r>
        <w:r w:rsidR="007D35CF" w:rsidRPr="002646CB">
          <w:rPr>
            <w:rPrChange w:id="5692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693" w:author="ETRI-김종원" w:date="2019-12-10T10:44:00Z">
              <w:rPr>
                <w:rFonts w:hint="eastAsia"/>
                <w:highlight w:val="green"/>
              </w:rPr>
            </w:rPrChange>
          </w:rPr>
          <w:t>설치용량을</w:t>
        </w:r>
        <w:r w:rsidR="007D35CF" w:rsidRPr="002646CB">
          <w:rPr>
            <w:rPrChange w:id="5694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695" w:author="ETRI-김종원" w:date="2019-12-10T10:44:00Z">
              <w:rPr>
                <w:rFonts w:hint="eastAsia"/>
                <w:highlight w:val="green"/>
              </w:rPr>
            </w:rPrChange>
          </w:rPr>
          <w:t>기준으로</w:t>
        </w:r>
        <w:r w:rsidR="007D35CF" w:rsidRPr="002646CB">
          <w:rPr>
            <w:rPrChange w:id="5696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697" w:author="ETRI-김종원" w:date="2019-12-10T10:44:00Z">
              <w:rPr>
                <w:rFonts w:hint="eastAsia"/>
                <w:highlight w:val="green"/>
              </w:rPr>
            </w:rPrChange>
          </w:rPr>
          <w:t>실제</w:t>
        </w:r>
        <w:r w:rsidR="007D35CF" w:rsidRPr="002646CB">
          <w:rPr>
            <w:rPrChange w:id="5698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5699" w:author="ETRI-김종원" w:date="2019-12-02T17:29:00Z">
        <w:r w:rsidR="00647810" w:rsidRPr="002646CB">
          <w:rPr>
            <w:rFonts w:hint="eastAsia"/>
            <w:rPrChange w:id="5700" w:author="ETRI-김종원" w:date="2019-12-10T10:44:00Z">
              <w:rPr>
                <w:rFonts w:hint="eastAsia"/>
              </w:rPr>
            </w:rPrChange>
          </w:rPr>
          <w:t>발전</w:t>
        </w:r>
      </w:ins>
      <w:ins w:id="5701" w:author="Windows 사용자" w:date="2019-10-18T10:07:00Z">
        <w:del w:id="5702" w:author="ETRI-김종원" w:date="2019-12-02T17:29:00Z">
          <w:r w:rsidR="007D35CF" w:rsidRPr="002646CB" w:rsidDel="00647810">
            <w:rPr>
              <w:rFonts w:hint="eastAsia"/>
              <w:rPrChange w:id="5703" w:author="ETRI-김종원" w:date="2019-12-10T10:44:00Z">
                <w:rPr>
                  <w:rFonts w:hint="eastAsia"/>
                  <w:highlight w:val="green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5704" w:author="ETRI-김종원" w:date="2019-12-10T10:44:00Z">
              <w:rPr>
                <w:rFonts w:hint="eastAsia"/>
                <w:highlight w:val="green"/>
              </w:rPr>
            </w:rPrChange>
          </w:rPr>
          <w:t>량의</w:t>
        </w:r>
        <w:r w:rsidR="007D35CF" w:rsidRPr="002646CB">
          <w:rPr>
            <w:rPrChange w:id="5705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06" w:author="ETRI-김종원" w:date="2019-12-10T10:44:00Z">
              <w:rPr>
                <w:rFonts w:hint="eastAsia"/>
                <w:highlight w:val="green"/>
              </w:rPr>
            </w:rPrChange>
          </w:rPr>
          <w:t>변화</w:t>
        </w:r>
        <w:r w:rsidR="007D35CF" w:rsidRPr="002646CB">
          <w:rPr>
            <w:rPrChange w:id="5707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5708" w:author="Windows 사용자" w:date="2019-10-18T10:08:00Z">
        <w:r w:rsidR="007D35CF" w:rsidRPr="002646CB">
          <w:rPr>
            <w:rFonts w:hint="eastAsia"/>
            <w:rPrChange w:id="5709" w:author="ETRI-김종원" w:date="2019-12-10T10:44:00Z">
              <w:rPr>
                <w:rFonts w:hint="eastAsia"/>
                <w:highlight w:val="green"/>
              </w:rPr>
            </w:rPrChange>
          </w:rPr>
          <w:t>정도를</w:t>
        </w:r>
        <w:r w:rsidR="007D35CF" w:rsidRPr="002646CB">
          <w:rPr>
            <w:rPrChange w:id="5710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5711" w:author="Windows 사용자" w:date="2019-10-18T10:07:00Z">
        <w:r w:rsidR="007D35CF" w:rsidRPr="002646CB">
          <w:rPr>
            <w:rFonts w:hint="eastAsia"/>
            <w:rPrChange w:id="5712" w:author="ETRI-김종원" w:date="2019-12-10T10:44:00Z">
              <w:rPr>
                <w:rFonts w:hint="eastAsia"/>
                <w:highlight w:val="green"/>
              </w:rPr>
            </w:rPrChange>
          </w:rPr>
          <w:t>나타내는</w:t>
        </w:r>
        <w:r w:rsidR="007D35CF" w:rsidRPr="002646CB">
          <w:rPr>
            <w:rPrChange w:id="5713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14" w:author="ETRI-김종원" w:date="2019-12-10T10:44:00Z">
              <w:rPr>
                <w:rFonts w:hint="eastAsia"/>
                <w:highlight w:val="green"/>
              </w:rPr>
            </w:rPrChange>
          </w:rPr>
          <w:t>특성</w:t>
        </w:r>
        <w:del w:id="5715" w:author="박 진상" w:date="2019-10-28T18:27:00Z">
          <w:r w:rsidR="007D35CF" w:rsidRPr="002646CB" w:rsidDel="00DC4888">
            <w:rPr>
              <w:rPrChange w:id="571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7D35CF" w:rsidRPr="002646CB">
          <w:rPr>
            <w:rFonts w:hint="eastAsia"/>
            <w:rPrChange w:id="5717" w:author="ETRI-김종원" w:date="2019-12-10T10:44:00Z">
              <w:rPr>
                <w:rFonts w:hint="eastAsia"/>
                <w:highlight w:val="green"/>
              </w:rPr>
            </w:rPrChange>
          </w:rPr>
          <w:t>지표로서</w:t>
        </w:r>
        <w:r w:rsidR="007D35CF" w:rsidRPr="002646CB">
          <w:rPr>
            <w:rPrChange w:id="5718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19" w:author="ETRI-김종원" w:date="2019-12-10T10:44:00Z">
              <w:rPr>
                <w:rFonts w:hint="eastAsia"/>
                <w:highlight w:val="green"/>
              </w:rPr>
            </w:rPrChange>
          </w:rPr>
          <w:t>이</w:t>
        </w:r>
        <w:r w:rsidR="007D35CF" w:rsidRPr="002646CB">
          <w:rPr>
            <w:rPrChange w:id="5720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21" w:author="ETRI-김종원" w:date="2019-12-10T10:44:00Z">
              <w:rPr>
                <w:rFonts w:hint="eastAsia"/>
                <w:highlight w:val="green"/>
              </w:rPr>
            </w:rPrChange>
          </w:rPr>
          <w:t>표준에서는</w:t>
        </w:r>
        <w:r w:rsidR="007D35CF" w:rsidRPr="002646CB">
          <w:rPr>
            <w:rPrChange w:id="5722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23" w:author="ETRI-김종원" w:date="2019-12-10T10:44:00Z">
              <w:rPr>
                <w:rFonts w:hint="eastAsia"/>
                <w:highlight w:val="green"/>
              </w:rPr>
            </w:rPrChange>
          </w:rPr>
          <w:t>실제</w:t>
        </w:r>
        <w:r w:rsidR="007D35CF" w:rsidRPr="002646CB">
          <w:rPr>
            <w:rPrChange w:id="5724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5725" w:author="ETRI-김종원" w:date="2019-12-02T17:29:00Z">
        <w:r w:rsidR="00647810" w:rsidRPr="002646CB">
          <w:rPr>
            <w:rFonts w:hint="eastAsia"/>
            <w:rPrChange w:id="5726" w:author="ETRI-김종원" w:date="2019-12-10T10:44:00Z">
              <w:rPr>
                <w:rFonts w:hint="eastAsia"/>
              </w:rPr>
            </w:rPrChange>
          </w:rPr>
          <w:t>발전</w:t>
        </w:r>
      </w:ins>
      <w:ins w:id="5727" w:author="Windows 사용자" w:date="2019-10-18T10:07:00Z">
        <w:del w:id="5728" w:author="ETRI-김종원" w:date="2019-12-02T17:29:00Z">
          <w:r w:rsidR="007D35CF" w:rsidRPr="002646CB" w:rsidDel="00647810">
            <w:rPr>
              <w:rFonts w:hint="eastAsia"/>
              <w:rPrChange w:id="5729" w:author="ETRI-김종원" w:date="2019-12-10T10:44:00Z">
                <w:rPr>
                  <w:rFonts w:hint="eastAsia"/>
                  <w:highlight w:val="green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5730" w:author="ETRI-김종원" w:date="2019-12-10T10:44:00Z">
              <w:rPr>
                <w:rFonts w:hint="eastAsia"/>
                <w:highlight w:val="green"/>
              </w:rPr>
            </w:rPrChange>
          </w:rPr>
          <w:t>량</w:t>
        </w:r>
      </w:ins>
      <w:ins w:id="5731" w:author="Windows 사용자" w:date="2019-10-18T10:08:00Z">
        <w:r w:rsidR="007D35CF" w:rsidRPr="002646CB">
          <w:rPr>
            <w:rFonts w:hint="eastAsia"/>
            <w:rPrChange w:id="5732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="007D35CF" w:rsidRPr="002646CB">
          <w:rPr>
            <w:rPrChange w:id="5733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34" w:author="ETRI-김종원" w:date="2019-12-10T10:44:00Z">
              <w:rPr>
                <w:rFonts w:hint="eastAsia"/>
                <w:highlight w:val="green"/>
              </w:rPr>
            </w:rPrChange>
          </w:rPr>
          <w:t>변화를</w:t>
        </w:r>
      </w:ins>
      <w:ins w:id="5735" w:author="Windows 사용자" w:date="2019-10-18T10:07:00Z">
        <w:r w:rsidR="007D35CF" w:rsidRPr="002646CB">
          <w:rPr>
            <w:rPrChange w:id="5736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5737" w:author="Windows 사용자" w:date="2019-10-18T10:08:00Z">
        <w:r w:rsidR="007D35CF" w:rsidRPr="002646CB">
          <w:rPr>
            <w:rPrChange w:id="5738" w:author="ETRI-김종원" w:date="2019-12-10T10:44:00Z">
              <w:rPr>
                <w:highlight w:val="green"/>
              </w:rPr>
            </w:rPrChange>
          </w:rPr>
          <w:t>1</w:t>
        </w:r>
      </w:ins>
      <w:ins w:id="5739" w:author="Windows 사용자" w:date="2019-10-18T10:07:00Z">
        <w:r w:rsidR="007D35CF" w:rsidRPr="002646CB">
          <w:rPr>
            <w:rFonts w:hint="eastAsia"/>
            <w:rPrChange w:id="5740" w:author="ETRI-김종원" w:date="2019-12-10T10:44:00Z">
              <w:rPr>
                <w:rFonts w:hint="eastAsia"/>
                <w:highlight w:val="green"/>
              </w:rPr>
            </w:rPrChange>
          </w:rPr>
          <w:t>분단위로</w:t>
        </w:r>
        <w:r w:rsidR="007D35CF" w:rsidRPr="002646CB">
          <w:rPr>
            <w:rPrChange w:id="5741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5742" w:author="Windows 사용자" w:date="2019-10-18T10:09:00Z">
        <w:r w:rsidR="007D35CF" w:rsidRPr="002646CB">
          <w:rPr>
            <w:rFonts w:hint="eastAsia"/>
            <w:rPrChange w:id="5743" w:author="ETRI-김종원" w:date="2019-12-10T10:44:00Z">
              <w:rPr>
                <w:rFonts w:hint="eastAsia"/>
                <w:highlight w:val="green"/>
              </w:rPr>
            </w:rPrChange>
          </w:rPr>
          <w:t>확인</w:t>
        </w:r>
      </w:ins>
      <w:ins w:id="5744" w:author="Windows 사용자" w:date="2019-10-18T10:07:00Z">
        <w:r w:rsidR="007D35CF" w:rsidRPr="002646CB">
          <w:rPr>
            <w:rFonts w:hint="eastAsia"/>
            <w:rPrChange w:id="5745" w:author="ETRI-김종원" w:date="2019-12-10T10:44:00Z">
              <w:rPr>
                <w:rFonts w:hint="eastAsia"/>
                <w:highlight w:val="green"/>
              </w:rPr>
            </w:rPrChange>
          </w:rPr>
          <w:t>하여</w:t>
        </w:r>
        <w:r w:rsidR="007D35CF" w:rsidRPr="002646CB">
          <w:rPr>
            <w:rPrChange w:id="5746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47" w:author="ETRI-김종원" w:date="2019-12-10T10:44:00Z">
              <w:rPr>
                <w:rFonts w:hint="eastAsia"/>
                <w:highlight w:val="green"/>
              </w:rPr>
            </w:rPrChange>
          </w:rPr>
          <w:t>평균절대백분률오차를</w:t>
        </w:r>
        <w:r w:rsidR="007D35CF" w:rsidRPr="002646CB">
          <w:rPr>
            <w:rPrChange w:id="5748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49" w:author="ETRI-김종원" w:date="2019-12-10T10:44:00Z">
              <w:rPr>
                <w:rFonts w:hint="eastAsia"/>
                <w:highlight w:val="green"/>
              </w:rPr>
            </w:rPrChange>
          </w:rPr>
          <w:t>통해</w:t>
        </w:r>
        <w:r w:rsidR="007D35CF" w:rsidRPr="002646CB">
          <w:rPr>
            <w:rPrChange w:id="5750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51" w:author="ETRI-김종원" w:date="2019-12-10T10:44:00Z">
              <w:rPr>
                <w:rFonts w:hint="eastAsia"/>
                <w:highlight w:val="green"/>
              </w:rPr>
            </w:rPrChange>
          </w:rPr>
          <w:t>계산되는</w:t>
        </w:r>
        <w:r w:rsidR="007D35CF" w:rsidRPr="002646CB">
          <w:rPr>
            <w:rPrChange w:id="5752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5753" w:author="ETRI-김종원" w:date="2019-12-10T10:44:00Z">
              <w:rPr>
                <w:rFonts w:hint="eastAsia"/>
                <w:highlight w:val="green"/>
              </w:rPr>
            </w:rPrChange>
          </w:rPr>
          <w:t>값이다</w:t>
        </w:r>
        <w:r w:rsidR="007D35CF" w:rsidRPr="002646CB">
          <w:rPr>
            <w:rPrChange w:id="5754" w:author="ETRI-김종원" w:date="2019-12-10T10:44:00Z">
              <w:rPr>
                <w:highlight w:val="green"/>
              </w:rPr>
            </w:rPrChange>
          </w:rPr>
          <w:t>.</w:t>
        </w:r>
      </w:ins>
    </w:p>
    <w:p w14:paraId="2CAE5817" w14:textId="62B45D86" w:rsidR="00AE1521" w:rsidRPr="002646CB" w:rsidDel="007D35CF" w:rsidRDefault="00AE1521" w:rsidP="00AE1521">
      <w:pPr>
        <w:rPr>
          <w:ins w:id="5755" w:author="박 진상" w:date="2019-10-09T14:08:00Z"/>
          <w:del w:id="5756" w:author="Windows 사용자" w:date="2019-10-18T10:09:00Z"/>
          <w:rPrChange w:id="5757" w:author="ETRI-김종원" w:date="2019-12-10T10:44:00Z">
            <w:rPr>
              <w:ins w:id="5758" w:author="박 진상" w:date="2019-10-09T14:08:00Z"/>
              <w:del w:id="5759" w:author="Windows 사용자" w:date="2019-10-18T10:09:00Z"/>
            </w:rPr>
          </w:rPrChange>
        </w:rPr>
      </w:pPr>
      <w:ins w:id="5760" w:author="박 진상" w:date="2019-10-09T14:09:00Z">
        <w:del w:id="5761" w:author="Windows 사용자" w:date="2019-10-18T10:09:00Z">
          <w:r w:rsidRPr="002646CB" w:rsidDel="007D35CF">
            <w:rPr>
              <w:rPrChange w:id="5762" w:author="ETRI-김종원" w:date="2019-12-10T10:44:00Z">
                <w:rPr/>
              </w:rPrChange>
            </w:rPr>
            <w:delText>CES-MG</w:delText>
          </w:r>
          <w:r w:rsidRPr="002646CB" w:rsidDel="007D35CF">
            <w:rPr>
              <w:rFonts w:hint="eastAsia"/>
              <w:rPrChange w:id="5763" w:author="ETRI-김종원" w:date="2019-12-10T10:44:00Z">
                <w:rPr>
                  <w:rFonts w:hint="eastAsia"/>
                </w:rPr>
              </w:rPrChange>
            </w:rPr>
            <w:delText>에서</w:delText>
          </w:r>
          <w:r w:rsidRPr="002646CB" w:rsidDel="007D35CF">
            <w:rPr>
              <w:rPrChange w:id="5764" w:author="ETRI-김종원" w:date="2019-12-10T10:44:00Z">
                <w:rPr/>
              </w:rPrChange>
            </w:rPr>
            <w:delText xml:space="preserve"> </w:delText>
          </w:r>
        </w:del>
      </w:ins>
      <w:ins w:id="5765" w:author="박 진상" w:date="2019-10-09T14:08:00Z">
        <w:del w:id="5766" w:author="Windows 사용자" w:date="2019-10-18T10:09:00Z">
          <w:r w:rsidRPr="002646CB" w:rsidDel="007D35CF">
            <w:rPr>
              <w:rFonts w:hint="eastAsia"/>
              <w:rPrChange w:id="5767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7D35CF">
            <w:rPr>
              <w:rPrChange w:id="5768" w:author="ETRI-김종원" w:date="2019-12-10T10:44:00Z">
                <w:rPr/>
              </w:rPrChange>
            </w:rPr>
            <w:delText>-</w:delText>
          </w:r>
          <w:r w:rsidRPr="002646CB" w:rsidDel="007D35CF">
            <w:rPr>
              <w:rFonts w:hint="eastAsia"/>
              <w:rPrChange w:id="5769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Pr="002646CB" w:rsidDel="007D35CF">
            <w:rPr>
              <w:rPrChange w:id="5770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71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7D35CF">
            <w:rPr>
              <w:rPrChange w:id="5772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73" w:author="ETRI-김종원" w:date="2019-12-10T10:44:00Z">
                <w:rPr>
                  <w:rFonts w:hint="eastAsia"/>
                </w:rPr>
              </w:rPrChange>
            </w:rPr>
            <w:delText>운영시</w:delText>
          </w:r>
          <w:r w:rsidRPr="002646CB" w:rsidDel="007D35CF">
            <w:rPr>
              <w:rPrChange w:id="5774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75" w:author="ETRI-김종원" w:date="2019-12-10T10:44:00Z">
                <w:rPr>
                  <w:rFonts w:hint="eastAsia"/>
                </w:rPr>
              </w:rPrChange>
            </w:rPr>
            <w:delText>그리드</w:delText>
          </w:r>
          <w:r w:rsidRPr="002646CB" w:rsidDel="007D35CF">
            <w:rPr>
              <w:rPrChange w:id="5776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77" w:author="ETRI-김종원" w:date="2019-12-10T10:44:00Z">
                <w:rPr>
                  <w:rFonts w:hint="eastAsia"/>
                </w:rPr>
              </w:rPrChange>
            </w:rPr>
            <w:delText>안정화</w:delText>
          </w:r>
          <w:r w:rsidRPr="002646CB" w:rsidDel="007D35CF">
            <w:rPr>
              <w:rPrChange w:id="5778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79" w:author="ETRI-김종원" w:date="2019-12-10T10:44:00Z">
                <w:rPr>
                  <w:rFonts w:hint="eastAsia"/>
                </w:rPr>
              </w:rPrChange>
            </w:rPr>
            <w:delText>특성</w:delText>
          </w:r>
          <w:r w:rsidRPr="002646CB" w:rsidDel="007D35CF">
            <w:rPr>
              <w:rPrChange w:id="5780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81" w:author="ETRI-김종원" w:date="2019-12-10T10:44:00Z">
                <w:rPr>
                  <w:rFonts w:hint="eastAsia"/>
                </w:rPr>
              </w:rPrChange>
            </w:rPr>
            <w:delText>지표의</w:delText>
          </w:r>
          <w:r w:rsidRPr="002646CB" w:rsidDel="007D35CF">
            <w:rPr>
              <w:rPrChange w:id="5782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83" w:author="ETRI-김종원" w:date="2019-12-10T10:44:00Z">
                <w:rPr>
                  <w:rFonts w:hint="eastAsia"/>
                </w:rPr>
              </w:rPrChange>
            </w:rPr>
            <w:delText>하나</w:delText>
          </w:r>
        </w:del>
      </w:ins>
    </w:p>
    <w:p w14:paraId="37763728" w14:textId="652BF6B3" w:rsidR="00AE1521" w:rsidRPr="002646CB" w:rsidDel="007D35CF" w:rsidRDefault="00AE1521" w:rsidP="00AE1521">
      <w:pPr>
        <w:rPr>
          <w:ins w:id="5784" w:author="박 진상" w:date="2019-10-09T14:08:00Z"/>
          <w:del w:id="5785" w:author="Windows 사용자" w:date="2019-10-18T10:09:00Z"/>
          <w:rPrChange w:id="5786" w:author="ETRI-김종원" w:date="2019-12-10T10:44:00Z">
            <w:rPr>
              <w:ins w:id="5787" w:author="박 진상" w:date="2019-10-09T14:08:00Z"/>
              <w:del w:id="5788" w:author="Windows 사용자" w:date="2019-10-18T10:09:00Z"/>
            </w:rPr>
          </w:rPrChange>
        </w:rPr>
      </w:pPr>
      <w:ins w:id="5789" w:author="박 진상" w:date="2019-10-09T14:08:00Z">
        <w:del w:id="5790" w:author="Windows 사용자" w:date="2019-10-18T10:09:00Z">
          <w:r w:rsidRPr="002646CB" w:rsidDel="007D35CF">
            <w:rPr>
              <w:rFonts w:hint="eastAsia"/>
              <w:rPrChange w:id="5791" w:author="ETRI-김종원" w:date="2019-12-10T10:44:00Z">
                <w:rPr>
                  <w:rFonts w:hint="eastAsia"/>
                </w:rPr>
              </w:rPrChange>
            </w:rPr>
            <w:delText>이</w:delText>
          </w:r>
          <w:r w:rsidRPr="002646CB" w:rsidDel="007D35CF">
            <w:rPr>
              <w:rPrChange w:id="5792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93" w:author="ETRI-김종원" w:date="2019-12-10T10:44:00Z">
                <w:rPr>
                  <w:rFonts w:hint="eastAsia"/>
                </w:rPr>
              </w:rPrChange>
            </w:rPr>
            <w:delText>표준에서는</w:delText>
          </w:r>
          <w:r w:rsidRPr="002646CB" w:rsidDel="007D35CF">
            <w:rPr>
              <w:rPrChange w:id="5794" w:author="ETRI-김종원" w:date="2019-12-10T10:44:00Z">
                <w:rPr/>
              </w:rPrChange>
            </w:rPr>
            <w:delText xml:space="preserve"> </w:delText>
          </w:r>
        </w:del>
      </w:ins>
      <w:ins w:id="5795" w:author="박 진상" w:date="2019-10-09T14:09:00Z">
        <w:del w:id="5796" w:author="Windows 사용자" w:date="2019-10-18T10:09:00Z">
          <w:r w:rsidRPr="002646CB" w:rsidDel="007D35CF">
            <w:rPr>
              <w:rFonts w:hint="eastAsia"/>
              <w:rPrChange w:id="5797" w:author="ETRI-김종원" w:date="2019-12-10T10:44:00Z">
                <w:rPr>
                  <w:rFonts w:hint="eastAsia"/>
                </w:rPr>
              </w:rPrChange>
            </w:rPr>
            <w:delText>전력계통으로</w:delText>
          </w:r>
          <w:r w:rsidRPr="002646CB" w:rsidDel="007D35CF">
            <w:rPr>
              <w:rPrChange w:id="5798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799" w:author="ETRI-김종원" w:date="2019-12-10T10:44:00Z">
                <w:rPr>
                  <w:rFonts w:hint="eastAsia"/>
                </w:rPr>
              </w:rPrChange>
            </w:rPr>
            <w:delText>출력되는</w:delText>
          </w:r>
          <w:r w:rsidRPr="002646CB" w:rsidDel="007D35CF">
            <w:rPr>
              <w:rPrChange w:id="5800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01" w:author="ETRI-김종원" w:date="2019-12-10T10:44:00Z">
                <w:rPr>
                  <w:rFonts w:hint="eastAsia"/>
                </w:rPr>
              </w:rPrChange>
            </w:rPr>
            <w:delText>분</w:delText>
          </w:r>
        </w:del>
      </w:ins>
      <w:ins w:id="5802" w:author="박 진상" w:date="2019-10-09T14:10:00Z">
        <w:del w:id="5803" w:author="Windows 사용자" w:date="2019-10-18T10:09:00Z">
          <w:r w:rsidRPr="002646CB" w:rsidDel="007D35CF">
            <w:rPr>
              <w:rFonts w:hint="eastAsia"/>
              <w:rPrChange w:id="5804" w:author="ETRI-김종원" w:date="2019-12-10T10:44:00Z">
                <w:rPr>
                  <w:rFonts w:hint="eastAsia"/>
                </w:rPr>
              </w:rPrChange>
            </w:rPr>
            <w:delText>당</w:delText>
          </w:r>
          <w:r w:rsidRPr="002646CB" w:rsidDel="007D35CF">
            <w:rPr>
              <w:rPrChange w:id="5805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06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7D35CF">
            <w:rPr>
              <w:rPrChange w:id="5807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08" w:author="ETRI-김종원" w:date="2019-12-10T10:44:00Z">
                <w:rPr>
                  <w:rFonts w:hint="eastAsia"/>
                </w:rPr>
              </w:rPrChange>
            </w:rPr>
            <w:delText>시스템</w:delText>
          </w:r>
          <w:r w:rsidRPr="002646CB" w:rsidDel="007D35CF">
            <w:rPr>
              <w:rPrChange w:id="5809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10" w:author="ETRI-김종원" w:date="2019-12-10T10:44:00Z">
                <w:rPr>
                  <w:rFonts w:hint="eastAsia"/>
                </w:rPr>
              </w:rPrChange>
            </w:rPr>
            <w:delText>발전</w:delText>
          </w:r>
          <w:r w:rsidRPr="002646CB" w:rsidDel="007D35CF">
            <w:rPr>
              <w:rPrChange w:id="5811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12" w:author="ETRI-김종원" w:date="2019-12-10T10:44:00Z">
                <w:rPr>
                  <w:rFonts w:hint="eastAsia"/>
                </w:rPr>
              </w:rPrChange>
            </w:rPr>
            <w:delText>전력의</w:delText>
          </w:r>
          <w:r w:rsidRPr="002646CB" w:rsidDel="007D35CF">
            <w:rPr>
              <w:rPrChange w:id="5813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14" w:author="ETRI-김종원" w:date="2019-12-10T10:44:00Z">
                <w:rPr>
                  <w:rFonts w:hint="eastAsia"/>
                </w:rPr>
              </w:rPrChange>
            </w:rPr>
            <w:delText>변화량과</w:delText>
          </w:r>
          <w:r w:rsidRPr="002646CB" w:rsidDel="007D35CF">
            <w:rPr>
              <w:rPrChange w:id="5815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16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7D35CF">
            <w:rPr>
              <w:rPrChange w:id="5817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18" w:author="ETRI-김종원" w:date="2019-12-10T10:44:00Z">
                <w:rPr>
                  <w:rFonts w:hint="eastAsia"/>
                </w:rPr>
              </w:rPrChange>
            </w:rPr>
            <w:delText>용량과</w:delText>
          </w:r>
          <w:r w:rsidRPr="002646CB" w:rsidDel="007D35CF">
            <w:rPr>
              <w:rPrChange w:id="5819" w:author="ETRI-김종원" w:date="2019-12-10T10:44:00Z">
                <w:rPr/>
              </w:rPrChange>
            </w:rPr>
            <w:delText xml:space="preserve"> </w:delText>
          </w:r>
        </w:del>
      </w:ins>
      <w:ins w:id="5820" w:author="박 진상" w:date="2019-10-09T14:08:00Z">
        <w:del w:id="5821" w:author="Windows 사용자" w:date="2019-10-18T10:09:00Z">
          <w:r w:rsidRPr="002646CB" w:rsidDel="007D35CF">
            <w:rPr>
              <w:rFonts w:hint="eastAsia"/>
              <w:rPrChange w:id="5822" w:author="ETRI-김종원" w:date="2019-12-10T10:44:00Z">
                <w:rPr>
                  <w:rFonts w:hint="eastAsia"/>
                </w:rPr>
              </w:rPrChange>
            </w:rPr>
            <w:delText>상대비교를</w:delText>
          </w:r>
          <w:r w:rsidRPr="002646CB" w:rsidDel="007D35CF">
            <w:rPr>
              <w:rPrChange w:id="5823" w:author="ETRI-김종원" w:date="2019-12-10T10:44:00Z">
                <w:rPr/>
              </w:rPrChange>
            </w:rPr>
            <w:delText xml:space="preserve"> </w:delText>
          </w:r>
        </w:del>
      </w:ins>
      <w:ins w:id="5824" w:author="박 진상" w:date="2019-10-09T14:10:00Z">
        <w:del w:id="5825" w:author="Windows 사용자" w:date="2019-10-18T10:09:00Z">
          <w:r w:rsidRPr="002646CB" w:rsidDel="007D35CF">
            <w:rPr>
              <w:rPrChange w:id="5826" w:author="ETRI-김종원" w:date="2019-12-10T10:44:00Z">
                <w:rPr/>
              </w:rPrChange>
            </w:rPr>
            <w:delText>1</w:delText>
          </w:r>
        </w:del>
      </w:ins>
      <w:ins w:id="5827" w:author="박 진상" w:date="2019-10-09T14:08:00Z">
        <w:del w:id="5828" w:author="Windows 사용자" w:date="2019-10-18T10:09:00Z">
          <w:r w:rsidRPr="002646CB" w:rsidDel="007D35CF">
            <w:rPr>
              <w:rFonts w:hint="eastAsia"/>
              <w:rPrChange w:id="5829" w:author="ETRI-김종원" w:date="2019-12-10T10:44:00Z">
                <w:rPr>
                  <w:rFonts w:hint="eastAsia"/>
                </w:rPr>
              </w:rPrChange>
            </w:rPr>
            <w:delText>분단위로</w:delText>
          </w:r>
          <w:r w:rsidRPr="002646CB" w:rsidDel="007D35CF">
            <w:rPr>
              <w:rPrChange w:id="5830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31" w:author="ETRI-김종원" w:date="2019-12-10T10:44:00Z">
                <w:rPr>
                  <w:rFonts w:hint="eastAsia"/>
                </w:rPr>
              </w:rPrChange>
            </w:rPr>
            <w:delText>수행하며</w:delText>
          </w:r>
          <w:r w:rsidRPr="002646CB" w:rsidDel="007D35CF">
            <w:rPr>
              <w:rPrChange w:id="5832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33" w:author="ETRI-김종원" w:date="2019-12-10T10:44:00Z">
                <w:rPr>
                  <w:rFonts w:hint="eastAsia"/>
                </w:rPr>
              </w:rPrChange>
            </w:rPr>
            <w:delText>이와</w:delText>
          </w:r>
          <w:r w:rsidRPr="002646CB" w:rsidDel="007D35CF">
            <w:rPr>
              <w:rPrChange w:id="5834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35" w:author="ETRI-김종원" w:date="2019-12-10T10:44:00Z">
                <w:rPr>
                  <w:rFonts w:hint="eastAsia"/>
                </w:rPr>
              </w:rPrChange>
            </w:rPr>
            <w:delText>관련된</w:delText>
          </w:r>
          <w:r w:rsidRPr="002646CB" w:rsidDel="007D35CF">
            <w:rPr>
              <w:rPrChange w:id="5836" w:author="ETRI-김종원" w:date="2019-12-10T10:44:00Z">
                <w:rPr/>
              </w:rPrChange>
            </w:rPr>
            <w:delText xml:space="preserve"> </w:delText>
          </w:r>
        </w:del>
      </w:ins>
      <w:ins w:id="5837" w:author="박 진상" w:date="2019-10-15T19:56:00Z">
        <w:del w:id="5838" w:author="Windows 사용자" w:date="2019-10-18T10:09:00Z">
          <w:r w:rsidR="00E34BCB" w:rsidRPr="002646CB" w:rsidDel="007D35CF">
            <w:rPr>
              <w:rFonts w:hint="eastAsia"/>
              <w:rPrChange w:id="5839" w:author="ETRI-김종원" w:date="2019-12-10T10:44:00Z">
                <w:rPr>
                  <w:rFonts w:hint="eastAsia"/>
                  <w:highlight w:val="yellow"/>
                </w:rPr>
              </w:rPrChange>
            </w:rPr>
            <w:delText>변동성</w:delText>
          </w:r>
        </w:del>
      </w:ins>
      <w:ins w:id="5840" w:author="박 진상" w:date="2019-10-09T14:10:00Z">
        <w:del w:id="5841" w:author="Windows 사용자" w:date="2019-10-18T10:09:00Z">
          <w:r w:rsidRPr="002646CB" w:rsidDel="007D35CF">
            <w:rPr>
              <w:rFonts w:hint="eastAsia"/>
              <w:rPrChange w:id="5842" w:author="ETRI-김종원" w:date="2019-12-10T10:44:00Z">
                <w:rPr>
                  <w:rFonts w:hint="eastAsia"/>
                </w:rPr>
              </w:rPrChange>
            </w:rPr>
            <w:delText>지표는</w:delText>
          </w:r>
          <w:r w:rsidRPr="002646CB" w:rsidDel="007D35CF">
            <w:rPr>
              <w:rPrChange w:id="5843" w:author="ETRI-김종원" w:date="2019-12-10T10:44:00Z">
                <w:rPr/>
              </w:rPrChange>
            </w:rPr>
            <w:delText xml:space="preserve"> </w:delText>
          </w:r>
        </w:del>
      </w:ins>
      <w:ins w:id="5844" w:author="박 진상" w:date="2019-10-09T14:08:00Z">
        <w:del w:id="5845" w:author="Windows 사용자" w:date="2019-10-18T10:09:00Z">
          <w:r w:rsidRPr="002646CB" w:rsidDel="007D35CF">
            <w:rPr>
              <w:rFonts w:hint="eastAsia"/>
              <w:rPrChange w:id="5846" w:author="ETRI-김종원" w:date="2019-12-10T10:44:00Z">
                <w:rPr>
                  <w:rFonts w:hint="eastAsia"/>
                </w:rPr>
              </w:rPrChange>
            </w:rPr>
            <w:delText>한시간</w:delText>
          </w:r>
          <w:r w:rsidRPr="002646CB" w:rsidDel="007D35CF">
            <w:rPr>
              <w:rPrChange w:id="5847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48" w:author="ETRI-김종원" w:date="2019-12-10T10:44:00Z">
                <w:rPr>
                  <w:rFonts w:hint="eastAsia"/>
                </w:rPr>
              </w:rPrChange>
            </w:rPr>
            <w:delText>단위로</w:delText>
          </w:r>
          <w:r w:rsidRPr="002646CB" w:rsidDel="007D35CF">
            <w:rPr>
              <w:rPrChange w:id="5849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50" w:author="ETRI-김종원" w:date="2019-12-10T10:44:00Z">
                <w:rPr>
                  <w:rFonts w:hint="eastAsia"/>
                </w:rPr>
              </w:rPrChange>
            </w:rPr>
            <w:delText>계산하는</w:delText>
          </w:r>
          <w:r w:rsidRPr="002646CB" w:rsidDel="007D35CF">
            <w:rPr>
              <w:rPrChange w:id="5851" w:author="ETRI-김종원" w:date="2019-12-10T10:44:00Z">
                <w:rPr/>
              </w:rPrChange>
            </w:rPr>
            <w:delText xml:space="preserve"> </w:delText>
          </w:r>
          <w:r w:rsidRPr="002646CB" w:rsidDel="007D35CF">
            <w:rPr>
              <w:rFonts w:hint="eastAsia"/>
              <w:rPrChange w:id="5852" w:author="ETRI-김종원" w:date="2019-12-10T10:44:00Z">
                <w:rPr>
                  <w:rFonts w:hint="eastAsia"/>
                </w:rPr>
              </w:rPrChange>
            </w:rPr>
            <w:delText>값이다</w:delText>
          </w:r>
          <w:r w:rsidRPr="002646CB" w:rsidDel="007D35CF">
            <w:rPr>
              <w:rPrChange w:id="5853" w:author="ETRI-김종원" w:date="2019-12-10T10:44:00Z">
                <w:rPr/>
              </w:rPrChange>
            </w:rPr>
            <w:delText xml:space="preserve">. </w:delText>
          </w:r>
        </w:del>
      </w:ins>
    </w:p>
    <w:p w14:paraId="4D2EDA57" w14:textId="77777777" w:rsidR="00AE1521" w:rsidRPr="002646CB" w:rsidRDefault="00AE1521" w:rsidP="00AE1521">
      <w:pPr>
        <w:rPr>
          <w:ins w:id="5854" w:author="박 진상" w:date="2019-10-09T14:08:00Z"/>
          <w:rFonts w:ascii="바탕" w:hAnsi="바탕" w:cs="굴림"/>
          <w:b/>
          <w:lang w:val="en-US"/>
          <w:rPrChange w:id="5855" w:author="ETRI-김종원" w:date="2019-12-10T10:44:00Z">
            <w:rPr>
              <w:ins w:id="5856" w:author="박 진상" w:date="2019-10-09T14:08:00Z"/>
              <w:rFonts w:ascii="바탕" w:hAnsi="바탕" w:cs="굴림"/>
              <w:b/>
              <w:lang w:val="en-US"/>
            </w:rPr>
          </w:rPrChange>
        </w:rPr>
      </w:pPr>
    </w:p>
    <w:p w14:paraId="197B0929" w14:textId="784F1B4A" w:rsidR="00AE1521" w:rsidRPr="002646CB" w:rsidRDefault="00AE1521" w:rsidP="00AE1521">
      <w:pPr>
        <w:ind w:left="852" w:hangingChars="434" w:hanging="852"/>
        <w:rPr>
          <w:ins w:id="5857" w:author="박 진상" w:date="2019-10-09T14:08:00Z"/>
          <w:rPrChange w:id="5858" w:author="ETRI-김종원" w:date="2019-12-10T10:44:00Z">
            <w:rPr>
              <w:ins w:id="5859" w:author="박 진상" w:date="2019-10-09T14:08:00Z"/>
            </w:rPr>
          </w:rPrChange>
        </w:rPr>
      </w:pPr>
      <w:ins w:id="5860" w:author="박 진상" w:date="2019-10-09T14:08:00Z">
        <w:r w:rsidRPr="002646CB">
          <w:rPr>
            <w:rFonts w:eastAsia="돋움" w:cs="Arial" w:hint="eastAsia"/>
            <w:b/>
            <w:lang w:val="en-US"/>
            <w:rPrChange w:id="5861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del w:id="5862" w:author="Windows 사용자" w:date="2019-10-18T10:09:00Z">
          <w:r w:rsidRPr="002646CB" w:rsidDel="007D35CF">
            <w:rPr>
              <w:rFonts w:ascii="바탕" w:hAnsi="바탕" w:cs="굴림"/>
              <w:b/>
              <w:lang w:val="en-US"/>
              <w:rPrChange w:id="5863" w:author="ETRI-김종원" w:date="2019-12-10T10:44:00Z">
                <w:rPr>
                  <w:rFonts w:ascii="바탕" w:hAnsi="바탕" w:cs="굴림"/>
                  <w:b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cs="Arial"/>
              <w:lang w:val="en-US"/>
              <w:rPrChange w:id="5864" w:author="ETRI-김종원" w:date="2019-12-10T10:44:00Z">
                <w:rPr>
                  <w:rFonts w:cs="Arial"/>
                  <w:lang w:val="en-US"/>
                </w:rPr>
              </w:rPrChange>
            </w:rPr>
            <w:delText>1</w:delText>
          </w:r>
        </w:del>
        <w:r w:rsidRPr="002646CB">
          <w:rPr>
            <w:rFonts w:ascii="바탕" w:hAnsi="바탕" w:cs="굴림"/>
            <w:lang w:val="en-US"/>
            <w:rPrChange w:id="5865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  <w:r w:rsidRPr="002646CB">
          <w:rPr>
            <w:rFonts w:ascii="바탕" w:hAnsi="바탕" w:cs="굴림" w:hint="eastAsia"/>
            <w:lang w:val="en-US"/>
            <w:rPrChange w:id="5866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본문</w:t>
        </w:r>
        <w:r w:rsidRPr="002646CB">
          <w:rPr>
            <w:rFonts w:ascii="바탕" w:hAnsi="바탕" w:cs="굴림"/>
            <w:lang w:val="en-US"/>
            <w:rPrChange w:id="5867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6</w:t>
        </w:r>
      </w:ins>
      <w:ins w:id="5868" w:author="ETRI-김종원" w:date="2019-11-04T20:30:00Z">
        <w:r w:rsidR="00E62138" w:rsidRPr="002646CB">
          <w:rPr>
            <w:rFonts w:ascii="바탕" w:hAnsi="바탕" w:cs="굴림"/>
            <w:lang w:val="en-US"/>
            <w:rPrChange w:id="5869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.</w:t>
        </w:r>
      </w:ins>
      <w:ins w:id="5870" w:author="박 진상" w:date="2019-10-09T14:08:00Z">
        <w:del w:id="5871" w:author="ETRI-김종원" w:date="2019-11-04T20:30:00Z">
          <w:r w:rsidRPr="002646CB" w:rsidDel="00E62138">
            <w:rPr>
              <w:rFonts w:ascii="바탕" w:hAnsi="바탕" w:cs="굴림"/>
              <w:lang w:val="en-US"/>
              <w:rPrChange w:id="5872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>-</w:delText>
          </w:r>
        </w:del>
      </w:ins>
      <w:ins w:id="5873" w:author="박 진상" w:date="2019-10-09T14:11:00Z">
        <w:r w:rsidRPr="002646CB">
          <w:rPr>
            <w:rFonts w:ascii="바탕" w:hAnsi="바탕" w:cs="굴림"/>
            <w:lang w:val="en-US"/>
            <w:rPrChange w:id="5874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2</w:t>
        </w:r>
      </w:ins>
      <w:ins w:id="5875" w:author="박 진상" w:date="2019-10-09T14:08:00Z">
        <w:r w:rsidRPr="002646CB">
          <w:rPr>
            <w:rFonts w:ascii="바탕" w:hAnsi="바탕" w:cs="굴림"/>
            <w:lang w:val="en-US"/>
            <w:rPrChange w:id="587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5877" w:author="박 진상" w:date="2019-10-28T18:26:00Z">
        <w:r w:rsidR="00DC4888" w:rsidRPr="002646CB">
          <w:rPr>
            <w:rFonts w:ascii="바탕" w:hAnsi="바탕" w:cs="굴림" w:hint="eastAsia"/>
            <w:lang w:val="en-US"/>
            <w:rPrChange w:id="587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변동지표</w:t>
        </w:r>
      </w:ins>
      <w:ins w:id="5879" w:author="박 진상" w:date="2019-10-09T14:08:00Z">
        <w:r w:rsidRPr="002646CB">
          <w:rPr>
            <w:rFonts w:ascii="바탕" w:hAnsi="바탕" w:cs="굴림"/>
            <w:lang w:val="en-US"/>
            <w:rPrChange w:id="5880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참조</w:t>
        </w:r>
        <w:r w:rsidRPr="002646CB">
          <w:rPr>
            <w:rPrChange w:id="5881" w:author="ETRI-김종원" w:date="2019-12-10T10:44:00Z">
              <w:rPr/>
            </w:rPrChange>
          </w:rPr>
          <w:t xml:space="preserve"> </w:t>
        </w:r>
      </w:ins>
    </w:p>
    <w:p w14:paraId="201B1D4C" w14:textId="4F5E3D73" w:rsidR="00AE1521" w:rsidRPr="002646CB" w:rsidDel="00582991" w:rsidRDefault="00AE1521" w:rsidP="00AE1521">
      <w:pPr>
        <w:rPr>
          <w:del w:id="5882" w:author="Windows 사용자" w:date="2019-10-18T10:09:00Z"/>
          <w:rFonts w:eastAsia="돋움" w:cs="Arial"/>
          <w:b/>
          <w:lang w:val="en-US"/>
          <w:rPrChange w:id="5883" w:author="ETRI-김종원" w:date="2019-12-10T10:44:00Z">
            <w:rPr>
              <w:del w:id="5884" w:author="Windows 사용자" w:date="2019-10-18T10:09:00Z"/>
              <w:rFonts w:eastAsia="돋움" w:cs="Arial"/>
              <w:b/>
              <w:lang w:val="en-US"/>
            </w:rPr>
          </w:rPrChange>
        </w:rPr>
      </w:pPr>
      <w:ins w:id="5885" w:author="박 진상" w:date="2019-10-09T14:08:00Z">
        <w:del w:id="5886" w:author="Windows 사용자" w:date="2019-10-18T10:09:00Z">
          <w:r w:rsidRPr="002646CB" w:rsidDel="007D35CF">
            <w:rPr>
              <w:rFonts w:eastAsia="돋움" w:cs="Arial" w:hint="eastAsia"/>
              <w:b/>
              <w:lang w:val="en-US"/>
              <w:rPrChange w:id="5887" w:author="ETRI-김종원" w:date="2019-12-10T10:44:00Z">
                <w:rPr>
                  <w:rFonts w:eastAsia="돋움" w:cs="Arial" w:hint="eastAsia"/>
                  <w:b/>
                  <w:lang w:val="en-US"/>
                </w:rPr>
              </w:rPrChange>
            </w:rPr>
            <w:delText>비고</w:delText>
          </w:r>
          <w:r w:rsidRPr="002646CB" w:rsidDel="007D35CF">
            <w:rPr>
              <w:rFonts w:ascii="바탕" w:hAnsi="바탕" w:cs="굴림"/>
              <w:b/>
              <w:lang w:val="en-US"/>
              <w:rPrChange w:id="5888" w:author="ETRI-김종원" w:date="2019-12-10T10:44:00Z">
                <w:rPr>
                  <w:rFonts w:ascii="바탕" w:hAnsi="바탕" w:cs="굴림"/>
                  <w:b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cs="Arial"/>
              <w:lang w:val="en-US"/>
              <w:rPrChange w:id="5889" w:author="ETRI-김종원" w:date="2019-12-10T10:44:00Z">
                <w:rPr>
                  <w:rFonts w:cs="Arial"/>
                  <w:lang w:val="en-US"/>
                </w:rPr>
              </w:rPrChange>
            </w:rPr>
            <w:delText>2</w:delText>
          </w:r>
          <w:r w:rsidRPr="002646CB" w:rsidDel="007D35CF">
            <w:rPr>
              <w:rFonts w:ascii="바탕" w:hAnsi="바탕" w:cs="굴림"/>
              <w:lang w:val="en-US"/>
              <w:rPrChange w:id="5890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tab/>
          </w:r>
          <w:r w:rsidRPr="002646CB" w:rsidDel="007D35CF">
            <w:rPr>
              <w:rFonts w:ascii="바탕" w:hAnsi="바탕" w:cs="굴림" w:hint="eastAsia"/>
              <w:lang w:val="en-US"/>
              <w:rPrChange w:id="5891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일반적인</w:delText>
          </w:r>
          <w:r w:rsidRPr="002646CB" w:rsidDel="007D35CF">
            <w:rPr>
              <w:rFonts w:ascii="바탕" w:hAnsi="바탕" w:cs="굴림"/>
              <w:lang w:val="en-US"/>
              <w:rPrChange w:id="5892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  <w:rPrChange w:id="5893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마이크로그리드의</w:delText>
          </w:r>
          <w:r w:rsidRPr="002646CB" w:rsidDel="007D35CF">
            <w:rPr>
              <w:rFonts w:ascii="바탕" w:hAnsi="바탕" w:cs="굴림"/>
              <w:lang w:val="en-US"/>
              <w:rPrChange w:id="5894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  <w:rPrChange w:id="5895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그리드</w:delText>
          </w:r>
          <w:r w:rsidRPr="002646CB" w:rsidDel="007D35CF">
            <w:rPr>
              <w:rFonts w:ascii="바탕" w:hAnsi="바탕" w:cs="굴림"/>
              <w:lang w:val="en-US"/>
              <w:rPrChange w:id="5896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  <w:rPrChange w:id="5897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신뢰성과는</w:delText>
          </w:r>
          <w:r w:rsidRPr="002646CB" w:rsidDel="007D35CF">
            <w:rPr>
              <w:rFonts w:ascii="바탕" w:hAnsi="바탕" w:cs="굴림"/>
              <w:lang w:val="en-US"/>
              <w:rPrChange w:id="5898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  <w:rPrChange w:id="5899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개념이</w:delText>
          </w:r>
          <w:r w:rsidRPr="002646CB" w:rsidDel="007D35CF">
            <w:rPr>
              <w:rFonts w:ascii="바탕" w:hAnsi="바탕" w:cs="굴림"/>
              <w:lang w:val="en-US"/>
              <w:rPrChange w:id="5900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  <w:rPrChange w:id="5901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다름</w:delText>
          </w:r>
          <w:r w:rsidRPr="002646CB" w:rsidDel="007D35CF">
            <w:rPr>
              <w:rPrChange w:id="5902" w:author="ETRI-김종원" w:date="2019-12-10T10:44:00Z">
                <w:rPr/>
              </w:rPrChange>
            </w:rPr>
            <w:delText xml:space="preserve"> </w:delText>
          </w:r>
        </w:del>
      </w:ins>
    </w:p>
    <w:p w14:paraId="6D684BCD" w14:textId="5530EE4F" w:rsidR="00582991" w:rsidRPr="002646CB" w:rsidRDefault="00582991" w:rsidP="00AE1521">
      <w:pPr>
        <w:rPr>
          <w:ins w:id="5903" w:author="박 진상" w:date="2019-10-28T18:14:00Z"/>
          <w:rFonts w:eastAsia="돋움" w:cs="Arial"/>
          <w:b/>
          <w:lang w:val="en-US"/>
          <w:rPrChange w:id="5904" w:author="ETRI-김종원" w:date="2019-12-10T10:44:00Z">
            <w:rPr>
              <w:ins w:id="5905" w:author="박 진상" w:date="2019-10-28T18:14:00Z"/>
              <w:rFonts w:eastAsia="돋움" w:cs="Arial"/>
              <w:b/>
              <w:lang w:val="en-US"/>
            </w:rPr>
          </w:rPrChange>
        </w:rPr>
      </w:pPr>
    </w:p>
    <w:p w14:paraId="2F249538" w14:textId="77777777" w:rsidR="00582991" w:rsidRPr="002646CB" w:rsidRDefault="00582991" w:rsidP="00582991">
      <w:pPr>
        <w:pStyle w:val="34"/>
        <w:rPr>
          <w:ins w:id="5906" w:author="박 진상" w:date="2019-10-28T18:14:00Z"/>
          <w:rFonts w:cs="Arial"/>
          <w:lang w:val="en-GB" w:eastAsia="ko-KR"/>
          <w:rPrChange w:id="5907" w:author="ETRI-김종원" w:date="2019-12-10T10:44:00Z">
            <w:rPr>
              <w:ins w:id="5908" w:author="박 진상" w:date="2019-10-28T18:14:00Z"/>
              <w:rFonts w:cs="Arial"/>
              <w:lang w:val="en-GB" w:eastAsia="ko-KR"/>
            </w:rPr>
          </w:rPrChange>
        </w:rPr>
      </w:pPr>
    </w:p>
    <w:p w14:paraId="297D4F99" w14:textId="0A3082E1" w:rsidR="00582991" w:rsidRPr="002646CB" w:rsidRDefault="00582991" w:rsidP="00582991">
      <w:pPr>
        <w:rPr>
          <w:ins w:id="5909" w:author="박 진상" w:date="2019-10-28T18:14:00Z"/>
          <w:rFonts w:ascii="돋움" w:eastAsia="돋움" w:hAnsi="돋움"/>
          <w:b/>
          <w:rPrChange w:id="5910" w:author="ETRI-김종원" w:date="2019-12-10T10:44:00Z">
            <w:rPr>
              <w:ins w:id="5911" w:author="박 진상" w:date="2019-10-28T18:14:00Z"/>
              <w:bCs/>
            </w:rPr>
          </w:rPrChange>
        </w:rPr>
      </w:pPr>
      <w:ins w:id="5912" w:author="박 진상" w:date="2019-10-28T18:14:00Z">
        <w:r w:rsidRPr="002646CB">
          <w:rPr>
            <w:rFonts w:ascii="돋움" w:eastAsia="돋움" w:hAnsi="돋움" w:hint="eastAsia"/>
            <w:b/>
            <w:rPrChange w:id="5913" w:author="ETRI-김종원" w:date="2019-12-10T10:44:00Z">
              <w:rPr>
                <w:rFonts w:hint="eastAsia"/>
                <w:b/>
                <w:bCs/>
              </w:rPr>
            </w:rPrChange>
          </w:rPr>
          <w:t>결합지표</w:t>
        </w:r>
        <w:r w:rsidRPr="002646CB">
          <w:rPr>
            <w:rFonts w:ascii="돋움" w:eastAsia="돋움" w:hAnsi="돋움"/>
            <w:b/>
            <w:rPrChange w:id="5914" w:author="ETRI-김종원" w:date="2019-12-10T10:44:00Z">
              <w:rPr>
                <w:b/>
                <w:bCs/>
              </w:rPr>
            </w:rPrChange>
          </w:rPr>
          <w:t>(</w:t>
        </w:r>
      </w:ins>
      <w:ins w:id="5915" w:author="박 진상" w:date="2019-10-28T18:15:00Z">
        <w:r w:rsidRPr="002646CB">
          <w:rPr>
            <w:rFonts w:ascii="돋움" w:eastAsia="돋움" w:hAnsi="돋움"/>
            <w:b/>
            <w:rPrChange w:id="5916" w:author="ETRI-김종원" w:date="2019-12-10T10:44:00Z">
              <w:rPr>
                <w:b/>
                <w:bCs/>
              </w:rPr>
            </w:rPrChange>
          </w:rPr>
          <w:t>Combined</w:t>
        </w:r>
      </w:ins>
      <w:ins w:id="5917" w:author="박 진상" w:date="2019-10-28T18:16:00Z">
        <w:r w:rsidRPr="002646CB">
          <w:rPr>
            <w:rFonts w:ascii="돋움" w:eastAsia="돋움" w:hAnsi="돋움"/>
            <w:b/>
            <w:rPrChange w:id="5918" w:author="ETRI-김종원" w:date="2019-12-10T10:44:00Z">
              <w:rPr>
                <w:b/>
                <w:bCs/>
              </w:rPr>
            </w:rPrChange>
          </w:rPr>
          <w:t xml:space="preserve"> </w:t>
        </w:r>
      </w:ins>
      <w:ins w:id="5919" w:author="박 진상" w:date="2019-10-28T18:14:00Z">
        <w:r w:rsidRPr="002646CB">
          <w:rPr>
            <w:rFonts w:ascii="돋움" w:eastAsia="돋움" w:hAnsi="돋움"/>
            <w:b/>
            <w:rPrChange w:id="5920" w:author="ETRI-김종원" w:date="2019-12-10T10:44:00Z">
              <w:rPr>
                <w:b/>
                <w:bCs/>
              </w:rPr>
            </w:rPrChange>
          </w:rPr>
          <w:t xml:space="preserve">Index; </w:t>
        </w:r>
      </w:ins>
      <w:ins w:id="5921" w:author="박 진상" w:date="2019-10-28T18:16:00Z">
        <w:r w:rsidRPr="002646CB">
          <w:rPr>
            <w:rFonts w:ascii="돋움" w:eastAsia="돋움" w:hAnsi="돋움"/>
            <w:b/>
            <w:rPrChange w:id="5922" w:author="ETRI-김종원" w:date="2019-12-10T10:44:00Z">
              <w:rPr>
                <w:b/>
                <w:bCs/>
              </w:rPr>
            </w:rPrChange>
          </w:rPr>
          <w:t>C</w:t>
        </w:r>
      </w:ins>
      <w:ins w:id="5923" w:author="박 진상" w:date="2019-10-28T18:14:00Z">
        <w:r w:rsidRPr="002646CB">
          <w:rPr>
            <w:rFonts w:ascii="돋움" w:eastAsia="돋움" w:hAnsi="돋움"/>
            <w:b/>
            <w:rPrChange w:id="5924" w:author="ETRI-김종원" w:date="2019-12-10T10:44:00Z">
              <w:rPr>
                <w:b/>
                <w:bCs/>
              </w:rPr>
            </w:rPrChange>
          </w:rPr>
          <w:t>I)</w:t>
        </w:r>
      </w:ins>
    </w:p>
    <w:p w14:paraId="47637AA5" w14:textId="186F021F" w:rsidR="00582991" w:rsidRPr="002646CB" w:rsidRDefault="00E62138" w:rsidP="00582991">
      <w:pPr>
        <w:rPr>
          <w:ins w:id="5925" w:author="박 진상" w:date="2019-10-28T18:14:00Z"/>
          <w:rPrChange w:id="5926" w:author="ETRI-김종원" w:date="2019-12-10T10:44:00Z">
            <w:rPr>
              <w:ins w:id="5927" w:author="박 진상" w:date="2019-10-28T18:14:00Z"/>
            </w:rPr>
          </w:rPrChange>
        </w:rPr>
      </w:pPr>
      <w:ins w:id="5928" w:author="ETRI-김종원" w:date="2019-11-04T20:32:00Z">
        <w:r w:rsidRPr="002646CB">
          <w:rPr>
            <w:rFonts w:hint="eastAsia"/>
            <w:rPrChange w:id="5929" w:author="ETRI-김종원" w:date="2019-12-10T10:44:00Z">
              <w:rPr>
                <w:rFonts w:hint="eastAsia"/>
              </w:rPr>
            </w:rPrChange>
          </w:rPr>
          <w:t>신뢰지표와</w:t>
        </w:r>
        <w:r w:rsidRPr="002646CB">
          <w:rPr>
            <w:rFonts w:hint="eastAsia"/>
            <w:rPrChange w:id="5930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931" w:author="ETRI-김종원" w:date="2019-12-10T10:44:00Z">
              <w:rPr>
                <w:rFonts w:hint="eastAsia"/>
              </w:rPr>
            </w:rPrChange>
          </w:rPr>
          <w:t>변동지표의</w:t>
        </w:r>
        <w:r w:rsidRPr="002646CB">
          <w:rPr>
            <w:rFonts w:hint="eastAsia"/>
            <w:rPrChange w:id="5932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933" w:author="ETRI-김종원" w:date="2019-12-10T10:44:00Z">
              <w:rPr>
                <w:rFonts w:hint="eastAsia"/>
              </w:rPr>
            </w:rPrChange>
          </w:rPr>
          <w:t>결합에</w:t>
        </w:r>
        <w:r w:rsidRPr="002646CB">
          <w:rPr>
            <w:rFonts w:hint="eastAsia"/>
            <w:rPrChange w:id="5934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935" w:author="ETRI-김종원" w:date="2019-12-10T10:44:00Z">
              <w:rPr>
                <w:rFonts w:hint="eastAsia"/>
              </w:rPr>
            </w:rPrChange>
          </w:rPr>
          <w:t>의하여</w:t>
        </w:r>
        <w:r w:rsidRPr="002646CB">
          <w:rPr>
            <w:rFonts w:hint="eastAsia"/>
            <w:rPrChange w:id="5936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937" w:author="ETRI-김종원" w:date="2019-12-10T10:44:00Z">
              <w:rPr>
                <w:rFonts w:hint="eastAsia"/>
              </w:rPr>
            </w:rPrChange>
          </w:rPr>
          <w:t>나타나는</w:t>
        </w:r>
        <w:r w:rsidRPr="002646CB">
          <w:rPr>
            <w:rFonts w:hint="eastAsia"/>
            <w:rPrChange w:id="5938" w:author="ETRI-김종원" w:date="2019-12-10T10:44:00Z">
              <w:rPr>
                <w:rFonts w:hint="eastAsia"/>
              </w:rPr>
            </w:rPrChange>
          </w:rPr>
          <w:t xml:space="preserve"> </w:t>
        </w:r>
        <w:r w:rsidRPr="002646CB">
          <w:rPr>
            <w:rFonts w:hint="eastAsia"/>
            <w:rPrChange w:id="5939" w:author="ETRI-김종원" w:date="2019-12-10T10:44:00Z">
              <w:rPr>
                <w:rFonts w:hint="eastAsia"/>
              </w:rPr>
            </w:rPrChange>
          </w:rPr>
          <w:t>특성지표로서</w:t>
        </w:r>
        <w:r w:rsidRPr="002646CB">
          <w:rPr>
            <w:rFonts w:hint="eastAsia"/>
            <w:rPrChange w:id="5940" w:author="ETRI-김종원" w:date="2019-12-10T10:44:00Z">
              <w:rPr>
                <w:rFonts w:hint="eastAsia"/>
              </w:rPr>
            </w:rPrChange>
          </w:rPr>
          <w:t>,</w:t>
        </w:r>
        <w:r w:rsidRPr="002646CB">
          <w:rPr>
            <w:rPrChange w:id="5941" w:author="ETRI-김종원" w:date="2019-12-10T10:44:00Z">
              <w:rPr/>
            </w:rPrChange>
          </w:rPr>
          <w:t xml:space="preserve"> </w:t>
        </w:r>
      </w:ins>
      <w:ins w:id="5942" w:author="박 진상" w:date="2019-10-28T18:14:00Z">
        <w:del w:id="5943" w:author="ETRI-김종원" w:date="2019-11-04T20:32:00Z">
          <w:r w:rsidR="00582991" w:rsidRPr="002646CB" w:rsidDel="00E62138">
            <w:rPr>
              <w:rFonts w:hint="eastAsia"/>
              <w:rPrChange w:id="5944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="00582991" w:rsidRPr="002646CB" w:rsidDel="00E62138">
            <w:rPr>
              <w:rPrChange w:id="5945" w:author="ETRI-김종원" w:date="2019-12-10T10:44:00Z">
                <w:rPr/>
              </w:rPrChange>
            </w:rPr>
            <w:delText>-</w:delText>
          </w:r>
          <w:r w:rsidR="00582991" w:rsidRPr="002646CB" w:rsidDel="00E62138">
            <w:rPr>
              <w:rFonts w:hint="eastAsia"/>
              <w:rPrChange w:id="5946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="00582991" w:rsidRPr="002646CB" w:rsidDel="00E62138">
            <w:rPr>
              <w:rPrChange w:id="5947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48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="00582991" w:rsidRPr="002646CB" w:rsidDel="00E62138">
            <w:rPr>
              <w:rPrChange w:id="5949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50" w:author="ETRI-김종원" w:date="2019-12-10T10:44:00Z">
                <w:rPr>
                  <w:rFonts w:hint="eastAsia"/>
                </w:rPr>
              </w:rPrChange>
            </w:rPr>
            <w:delText>운영시</w:delText>
          </w:r>
          <w:r w:rsidR="00582991" w:rsidRPr="002646CB" w:rsidDel="00E62138">
            <w:rPr>
              <w:rPrChange w:id="5951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52" w:author="ETRI-김종원" w:date="2019-12-10T10:44:00Z">
                <w:rPr>
                  <w:rFonts w:hint="eastAsia"/>
                </w:rPr>
              </w:rPrChange>
            </w:rPr>
            <w:delText>태양광</w:delText>
          </w:r>
          <w:r w:rsidR="00582991" w:rsidRPr="002646CB" w:rsidDel="00E62138">
            <w:rPr>
              <w:rPrChange w:id="5953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54" w:author="ETRI-김종원" w:date="2019-12-10T10:44:00Z">
                <w:rPr>
                  <w:rFonts w:hint="eastAsia"/>
                </w:rPr>
              </w:rPrChange>
            </w:rPr>
            <w:delText>발전의</w:delText>
          </w:r>
          <w:r w:rsidR="00582991" w:rsidRPr="002646CB" w:rsidDel="00E62138">
            <w:rPr>
              <w:rPrChange w:id="5955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56" w:author="ETRI-김종원" w:date="2019-12-10T10:44:00Z">
                <w:rPr>
                  <w:rFonts w:hint="eastAsia"/>
                </w:rPr>
              </w:rPrChange>
            </w:rPr>
            <w:delText>설치용량을</w:delText>
          </w:r>
          <w:r w:rsidR="00582991" w:rsidRPr="002646CB" w:rsidDel="00E62138">
            <w:rPr>
              <w:rPrChange w:id="5957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58" w:author="ETRI-김종원" w:date="2019-12-10T10:44:00Z">
                <w:rPr>
                  <w:rFonts w:hint="eastAsia"/>
                </w:rPr>
              </w:rPrChange>
            </w:rPr>
            <w:delText>기준으로</w:delText>
          </w:r>
          <w:r w:rsidR="00582991" w:rsidRPr="002646CB" w:rsidDel="00E62138">
            <w:rPr>
              <w:rPrChange w:id="5959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60" w:author="ETRI-김종원" w:date="2019-12-10T10:44:00Z">
                <w:rPr>
                  <w:rFonts w:hint="eastAsia"/>
                </w:rPr>
              </w:rPrChange>
            </w:rPr>
            <w:delText>실제</w:delText>
          </w:r>
          <w:r w:rsidR="00582991" w:rsidRPr="002646CB" w:rsidDel="00E62138">
            <w:rPr>
              <w:rPrChange w:id="5961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62" w:author="ETRI-김종원" w:date="2019-12-10T10:44:00Z">
                <w:rPr>
                  <w:rFonts w:hint="eastAsia"/>
                </w:rPr>
              </w:rPrChange>
            </w:rPr>
            <w:delText>출력량의</w:delText>
          </w:r>
          <w:r w:rsidR="00582991" w:rsidRPr="002646CB" w:rsidDel="00E62138">
            <w:rPr>
              <w:rPrChange w:id="5963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64" w:author="ETRI-김종원" w:date="2019-12-10T10:44:00Z">
                <w:rPr>
                  <w:rFonts w:hint="eastAsia"/>
                </w:rPr>
              </w:rPrChange>
            </w:rPr>
            <w:delText>변화</w:delText>
          </w:r>
          <w:r w:rsidR="00582991" w:rsidRPr="002646CB" w:rsidDel="00E62138">
            <w:rPr>
              <w:rPrChange w:id="5965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66" w:author="ETRI-김종원" w:date="2019-12-10T10:44:00Z">
                <w:rPr>
                  <w:rFonts w:hint="eastAsia"/>
                </w:rPr>
              </w:rPrChange>
            </w:rPr>
            <w:delText>정도를</w:delText>
          </w:r>
          <w:r w:rsidR="00582991" w:rsidRPr="002646CB" w:rsidDel="00E62138">
            <w:rPr>
              <w:rPrChange w:id="5967" w:author="ETRI-김종원" w:date="2019-12-10T10:44:00Z">
                <w:rPr/>
              </w:rPrChange>
            </w:rPr>
            <w:delText xml:space="preserve"> </w:delText>
          </w:r>
          <w:r w:rsidR="00582991" w:rsidRPr="002646CB" w:rsidDel="00E62138">
            <w:rPr>
              <w:rFonts w:hint="eastAsia"/>
              <w:rPrChange w:id="5968" w:author="ETRI-김종원" w:date="2019-12-10T10:44:00Z">
                <w:rPr>
                  <w:rFonts w:hint="eastAsia"/>
                </w:rPr>
              </w:rPrChange>
            </w:rPr>
            <w:delText>나타내는</w:delText>
          </w:r>
          <w:r w:rsidR="00582991" w:rsidRPr="002646CB" w:rsidDel="00E62138">
            <w:rPr>
              <w:rPrChange w:id="5969" w:author="ETRI-김종원" w:date="2019-12-10T10:44:00Z">
                <w:rPr/>
              </w:rPrChange>
            </w:rPr>
            <w:delText xml:space="preserve"> </w:delText>
          </w:r>
        </w:del>
      </w:ins>
      <w:ins w:id="5970" w:author="박 진상" w:date="2019-10-28T18:27:00Z">
        <w:del w:id="5971" w:author="ETRI-김종원" w:date="2019-11-04T20:32:00Z">
          <w:r w:rsidR="00DC4888" w:rsidRPr="002646CB" w:rsidDel="00E62138">
            <w:rPr>
              <w:rFonts w:hint="eastAsia"/>
              <w:rPrChange w:id="5972" w:author="ETRI-김종원" w:date="2019-12-10T10:44:00Z">
                <w:rPr>
                  <w:rFonts w:hint="eastAsia"/>
                </w:rPr>
              </w:rPrChange>
            </w:rPr>
            <w:delText>특성지표</w:delText>
          </w:r>
        </w:del>
      </w:ins>
      <w:ins w:id="5973" w:author="박 진상" w:date="2019-10-28T18:14:00Z">
        <w:del w:id="5974" w:author="ETRI-김종원" w:date="2019-11-04T20:32:00Z">
          <w:r w:rsidR="00582991" w:rsidRPr="002646CB" w:rsidDel="00E62138">
            <w:rPr>
              <w:rFonts w:hint="eastAsia"/>
              <w:rPrChange w:id="5975" w:author="ETRI-김종원" w:date="2019-12-10T10:44:00Z">
                <w:rPr>
                  <w:rFonts w:hint="eastAsia"/>
                </w:rPr>
              </w:rPrChange>
            </w:rPr>
            <w:delText>로서</w:delText>
          </w:r>
          <w:r w:rsidR="00582991" w:rsidRPr="002646CB" w:rsidDel="00E62138">
            <w:rPr>
              <w:rPrChange w:id="5976" w:author="ETRI-김종원" w:date="2019-12-10T10:44:00Z">
                <w:rPr/>
              </w:rPrChange>
            </w:rPr>
            <w:delText xml:space="preserve"> </w:delText>
          </w:r>
        </w:del>
        <w:r w:rsidR="00582991" w:rsidRPr="002646CB">
          <w:rPr>
            <w:rFonts w:hint="eastAsia"/>
            <w:rPrChange w:id="5977" w:author="ETRI-김종원" w:date="2019-12-10T10:44:00Z">
              <w:rPr>
                <w:rFonts w:hint="eastAsia"/>
              </w:rPr>
            </w:rPrChange>
          </w:rPr>
          <w:t>이</w:t>
        </w:r>
        <w:r w:rsidR="00582991" w:rsidRPr="002646CB">
          <w:rPr>
            <w:rPrChange w:id="5978" w:author="ETRI-김종원" w:date="2019-12-10T10:44:00Z">
              <w:rPr/>
            </w:rPrChange>
          </w:rPr>
          <w:t xml:space="preserve"> </w:t>
        </w:r>
        <w:r w:rsidR="00582991" w:rsidRPr="002646CB">
          <w:rPr>
            <w:rFonts w:hint="eastAsia"/>
            <w:rPrChange w:id="5979" w:author="ETRI-김종원" w:date="2019-12-10T10:44:00Z">
              <w:rPr>
                <w:rFonts w:hint="eastAsia"/>
              </w:rPr>
            </w:rPrChange>
          </w:rPr>
          <w:t>표준에서는</w:t>
        </w:r>
        <w:r w:rsidR="00582991" w:rsidRPr="002646CB">
          <w:rPr>
            <w:rPrChange w:id="5980" w:author="ETRI-김종원" w:date="2019-12-10T10:44:00Z">
              <w:rPr/>
            </w:rPrChange>
          </w:rPr>
          <w:t xml:space="preserve"> </w:t>
        </w:r>
      </w:ins>
      <w:ins w:id="5981" w:author="박 진상" w:date="2019-10-28T18:15:00Z">
        <w:r w:rsidR="00582991" w:rsidRPr="002646CB">
          <w:rPr>
            <w:rFonts w:hint="eastAsia"/>
            <w:rPrChange w:id="5982" w:author="ETRI-김종원" w:date="2019-12-10T10:44:00Z">
              <w:rPr>
                <w:rFonts w:hint="eastAsia"/>
              </w:rPr>
            </w:rPrChange>
          </w:rPr>
          <w:t>적정</w:t>
        </w:r>
        <w:r w:rsidR="00582991" w:rsidRPr="002646CB">
          <w:rPr>
            <w:rFonts w:hint="eastAsia"/>
            <w:rPrChange w:id="5983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5984" w:author="ETRI-김종원" w:date="2019-11-04T20:31:00Z">
        <w:r w:rsidRPr="002646CB">
          <w:rPr>
            <w:rFonts w:hint="eastAsia"/>
            <w:rPrChange w:id="5985" w:author="ETRI-김종원" w:date="2019-12-10T10:44:00Z">
              <w:rPr>
                <w:rFonts w:hint="eastAsia"/>
              </w:rPr>
            </w:rPrChange>
          </w:rPr>
          <w:t>변동</w:t>
        </w:r>
      </w:ins>
      <w:ins w:id="5986" w:author="박 진상" w:date="2019-10-28T18:15:00Z">
        <w:del w:id="5987" w:author="ETRI-김종원" w:date="2019-11-04T20:31:00Z">
          <w:r w:rsidR="00582991" w:rsidRPr="002646CB" w:rsidDel="00E62138">
            <w:rPr>
              <w:rFonts w:hint="eastAsia"/>
              <w:rPrChange w:id="5988" w:author="ETRI-김종원" w:date="2019-12-10T10:44:00Z">
                <w:rPr>
                  <w:rFonts w:hint="eastAsia"/>
                </w:rPr>
              </w:rPrChange>
            </w:rPr>
            <w:delText>신뢰</w:delText>
          </w:r>
        </w:del>
        <w:r w:rsidR="00582991" w:rsidRPr="002646CB">
          <w:rPr>
            <w:rFonts w:hint="eastAsia"/>
            <w:rPrChange w:id="5989" w:author="ETRI-김종원" w:date="2019-12-10T10:44:00Z">
              <w:rPr>
                <w:rFonts w:hint="eastAsia"/>
              </w:rPr>
            </w:rPrChange>
          </w:rPr>
          <w:t>지표를</w:t>
        </w:r>
        <w:r w:rsidR="00582991" w:rsidRPr="002646CB">
          <w:rPr>
            <w:rFonts w:hint="eastAsia"/>
            <w:rPrChange w:id="5990" w:author="ETRI-김종원" w:date="2019-12-10T10:44:00Z">
              <w:rPr>
                <w:rFonts w:hint="eastAsia"/>
              </w:rPr>
            </w:rPrChange>
          </w:rPr>
          <w:t xml:space="preserve"> </w:t>
        </w:r>
        <w:r w:rsidR="00582991" w:rsidRPr="002646CB">
          <w:rPr>
            <w:rFonts w:hint="eastAsia"/>
            <w:rPrChange w:id="5991" w:author="ETRI-김종원" w:date="2019-12-10T10:44:00Z">
              <w:rPr>
                <w:rFonts w:hint="eastAsia"/>
              </w:rPr>
            </w:rPrChange>
          </w:rPr>
          <w:t>기준으로</w:t>
        </w:r>
        <w:r w:rsidR="00582991" w:rsidRPr="002646CB">
          <w:rPr>
            <w:rFonts w:hint="eastAsia"/>
            <w:rPrChange w:id="5992" w:author="ETRI-김종원" w:date="2019-12-10T10:44:00Z">
              <w:rPr>
                <w:rFonts w:hint="eastAsia"/>
              </w:rPr>
            </w:rPrChange>
          </w:rPr>
          <w:t xml:space="preserve"> </w:t>
        </w:r>
        <w:r w:rsidR="00582991" w:rsidRPr="002646CB">
          <w:rPr>
            <w:rFonts w:hint="eastAsia"/>
            <w:rPrChange w:id="5993" w:author="ETRI-김종원" w:date="2019-12-10T10:44:00Z">
              <w:rPr>
                <w:rFonts w:hint="eastAsia"/>
              </w:rPr>
            </w:rPrChange>
          </w:rPr>
          <w:t>할</w:t>
        </w:r>
        <w:r w:rsidR="00582991" w:rsidRPr="002646CB">
          <w:rPr>
            <w:rFonts w:hint="eastAsia"/>
            <w:rPrChange w:id="5994" w:author="ETRI-김종원" w:date="2019-12-10T10:44:00Z">
              <w:rPr>
                <w:rFonts w:hint="eastAsia"/>
              </w:rPr>
            </w:rPrChange>
          </w:rPr>
          <w:t xml:space="preserve"> </w:t>
        </w:r>
        <w:r w:rsidR="00582991" w:rsidRPr="002646CB">
          <w:rPr>
            <w:rFonts w:hint="eastAsia"/>
            <w:rPrChange w:id="5995" w:author="ETRI-김종원" w:date="2019-12-10T10:44:00Z">
              <w:rPr>
                <w:rFonts w:hint="eastAsia"/>
              </w:rPr>
            </w:rPrChange>
          </w:rPr>
          <w:t>때</w:t>
        </w:r>
        <w:r w:rsidR="00582991" w:rsidRPr="002646CB">
          <w:rPr>
            <w:rFonts w:hint="eastAsia"/>
            <w:rPrChange w:id="5996" w:author="ETRI-김종원" w:date="2019-12-10T10:44:00Z">
              <w:rPr>
                <w:rFonts w:hint="eastAsia"/>
              </w:rPr>
            </w:rPrChange>
          </w:rPr>
          <w:t xml:space="preserve"> </w:t>
        </w:r>
        <w:r w:rsidR="00582991" w:rsidRPr="002646CB">
          <w:rPr>
            <w:rFonts w:hint="eastAsia"/>
            <w:rPrChange w:id="5997" w:author="ETRI-김종원" w:date="2019-12-10T10:44:00Z">
              <w:rPr>
                <w:rFonts w:hint="eastAsia"/>
              </w:rPr>
            </w:rPrChange>
          </w:rPr>
          <w:t>나타나는</w:t>
        </w:r>
        <w:r w:rsidR="00582991" w:rsidRPr="002646CB">
          <w:rPr>
            <w:rFonts w:hint="eastAsia"/>
            <w:rPrChange w:id="5998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5999" w:author="ETRI-김종원" w:date="2019-11-04T20:31:00Z">
        <w:r w:rsidRPr="002646CB">
          <w:rPr>
            <w:rFonts w:hint="eastAsia"/>
            <w:rPrChange w:id="6000" w:author="ETRI-김종원" w:date="2019-12-10T10:44:00Z">
              <w:rPr>
                <w:rFonts w:hint="eastAsia"/>
              </w:rPr>
            </w:rPrChange>
          </w:rPr>
          <w:t>신뢰</w:t>
        </w:r>
      </w:ins>
      <w:ins w:id="6001" w:author="박 진상" w:date="2019-10-28T18:15:00Z">
        <w:del w:id="6002" w:author="ETRI-김종원" w:date="2019-11-04T20:31:00Z">
          <w:r w:rsidR="00582991" w:rsidRPr="002646CB" w:rsidDel="00E62138">
            <w:rPr>
              <w:rFonts w:hint="eastAsia"/>
              <w:rPrChange w:id="6003" w:author="ETRI-김종원" w:date="2019-12-10T10:44:00Z">
                <w:rPr>
                  <w:rFonts w:hint="eastAsia"/>
                </w:rPr>
              </w:rPrChange>
            </w:rPr>
            <w:delText>변동</w:delText>
          </w:r>
        </w:del>
        <w:r w:rsidR="00582991" w:rsidRPr="002646CB">
          <w:rPr>
            <w:rFonts w:hint="eastAsia"/>
            <w:rPrChange w:id="6004" w:author="ETRI-김종원" w:date="2019-12-10T10:44:00Z">
              <w:rPr>
                <w:rFonts w:hint="eastAsia"/>
              </w:rPr>
            </w:rPrChange>
          </w:rPr>
          <w:t>지표의</w:t>
        </w:r>
        <w:r w:rsidR="00582991" w:rsidRPr="002646CB">
          <w:rPr>
            <w:rFonts w:hint="eastAsia"/>
            <w:rPrChange w:id="6005" w:author="ETRI-김종원" w:date="2019-12-10T10:44:00Z">
              <w:rPr>
                <w:rFonts w:hint="eastAsia"/>
              </w:rPr>
            </w:rPrChange>
          </w:rPr>
          <w:t xml:space="preserve"> </w:t>
        </w:r>
        <w:r w:rsidR="00582991" w:rsidRPr="002646CB">
          <w:rPr>
            <w:rFonts w:hint="eastAsia"/>
            <w:rPrChange w:id="6006" w:author="ETRI-김종원" w:date="2019-12-10T10:44:00Z">
              <w:rPr>
                <w:rFonts w:hint="eastAsia"/>
              </w:rPr>
            </w:rPrChange>
          </w:rPr>
          <w:t>정도</w:t>
        </w:r>
      </w:ins>
    </w:p>
    <w:p w14:paraId="4E64F285" w14:textId="77777777" w:rsidR="00582991" w:rsidRPr="002646CB" w:rsidRDefault="00582991" w:rsidP="00582991">
      <w:pPr>
        <w:rPr>
          <w:ins w:id="6007" w:author="박 진상" w:date="2019-10-28T18:14:00Z"/>
          <w:rFonts w:ascii="바탕" w:hAnsi="바탕" w:cs="굴림"/>
          <w:b/>
          <w:lang w:val="en-US"/>
          <w:rPrChange w:id="6008" w:author="ETRI-김종원" w:date="2019-12-10T10:44:00Z">
            <w:rPr>
              <w:ins w:id="6009" w:author="박 진상" w:date="2019-10-28T18:14:00Z"/>
              <w:rFonts w:ascii="바탕" w:hAnsi="바탕" w:cs="굴림"/>
              <w:b/>
              <w:lang w:val="en-US"/>
            </w:rPr>
          </w:rPrChange>
        </w:rPr>
      </w:pPr>
    </w:p>
    <w:p w14:paraId="4181E46A" w14:textId="0AF075BD" w:rsidR="00582991" w:rsidRPr="002646CB" w:rsidRDefault="00582991">
      <w:pPr>
        <w:ind w:left="852" w:hangingChars="434" w:hanging="852"/>
        <w:rPr>
          <w:ins w:id="6010" w:author="박 진상" w:date="2019-10-28T18:14:00Z"/>
          <w:rPrChange w:id="6011" w:author="ETRI-김종원" w:date="2019-12-10T10:44:00Z">
            <w:rPr>
              <w:ins w:id="6012" w:author="박 진상" w:date="2019-10-28T18:14:00Z"/>
            </w:rPr>
          </w:rPrChange>
        </w:rPr>
        <w:pPrChange w:id="6013" w:author="박 진상" w:date="2019-10-28T18:15:00Z">
          <w:pPr/>
        </w:pPrChange>
      </w:pPr>
      <w:ins w:id="6014" w:author="박 진상" w:date="2019-10-28T18:14:00Z">
        <w:r w:rsidRPr="002646CB">
          <w:rPr>
            <w:rFonts w:eastAsia="돋움" w:cs="Arial" w:hint="eastAsia"/>
            <w:b/>
            <w:lang w:val="en-US"/>
            <w:rPrChange w:id="6015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lang w:val="en-US"/>
            <w:rPrChange w:id="601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017" w:author="박 진상" w:date="2019-10-28T18:17:00Z">
        <w:r w:rsidRPr="002646CB">
          <w:rPr>
            <w:rFonts w:ascii="바탕" w:hAnsi="바탕" w:cs="굴림" w:hint="eastAsia"/>
            <w:lang w:val="en-US"/>
            <w:rPrChange w:id="601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신뢰지표와 변동지표</w:t>
        </w:r>
      </w:ins>
      <w:ins w:id="6019" w:author="박 진상" w:date="2019-10-28T18:22:00Z">
        <w:r w:rsidR="00AF442F" w:rsidRPr="002646CB">
          <w:rPr>
            <w:rFonts w:ascii="바탕" w:hAnsi="바탕" w:cs="굴림" w:hint="eastAsia"/>
            <w:lang w:val="en-US"/>
            <w:rPrChange w:id="6020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에서 지표값의</w:t>
        </w:r>
      </w:ins>
      <w:ins w:id="6021" w:author="박 진상" w:date="2019-10-28T18:17:00Z">
        <w:r w:rsidRPr="002646CB">
          <w:rPr>
            <w:rFonts w:ascii="바탕" w:hAnsi="바탕" w:cs="굴림" w:hint="eastAsia"/>
            <w:lang w:val="en-US"/>
            <w:rPrChange w:id="6022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 결합</w:t>
        </w:r>
      </w:ins>
      <w:ins w:id="6023" w:author="박 진상" w:date="2019-10-28T18:18:00Z">
        <w:r w:rsidRPr="002646CB">
          <w:rPr>
            <w:rFonts w:ascii="바탕" w:hAnsi="바탕" w:cs="굴림" w:hint="eastAsia"/>
            <w:lang w:val="en-US"/>
            <w:rPrChange w:id="602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 또는 </w:t>
        </w:r>
      </w:ins>
      <w:ins w:id="6025" w:author="박 진상" w:date="2019-10-28T18:26:00Z">
        <w:r w:rsidR="00DC4888" w:rsidRPr="002646CB">
          <w:rPr>
            <w:rFonts w:ascii="바탕" w:hAnsi="바탕" w:cs="굴림" w:hint="eastAsia"/>
            <w:lang w:val="en-US"/>
            <w:rPrChange w:id="6026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두 지표간의 </w:t>
        </w:r>
      </w:ins>
      <w:ins w:id="6027" w:author="박 진상" w:date="2019-10-28T18:18:00Z">
        <w:r w:rsidRPr="002646CB">
          <w:rPr>
            <w:rFonts w:ascii="바탕" w:hAnsi="바탕" w:cs="굴림" w:hint="eastAsia"/>
            <w:lang w:val="en-US"/>
            <w:rPrChange w:id="602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상호조건</w:t>
        </w:r>
      </w:ins>
      <w:ins w:id="6029" w:author="박 진상" w:date="2019-10-28T18:22:00Z">
        <w:r w:rsidR="00AF442F" w:rsidRPr="002646CB">
          <w:rPr>
            <w:rFonts w:ascii="바탕" w:hAnsi="바탕" w:cs="굴림" w:hint="eastAsia"/>
            <w:lang w:val="en-US"/>
            <w:rPrChange w:id="6030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화 </w:t>
        </w:r>
      </w:ins>
      <w:ins w:id="6031" w:author="박 진상" w:date="2019-10-28T18:18:00Z">
        <w:r w:rsidRPr="002646CB">
          <w:rPr>
            <w:rFonts w:ascii="바탕" w:hAnsi="바탕" w:cs="굴림" w:hint="eastAsia"/>
            <w:lang w:val="en-US"/>
            <w:rPrChange w:id="6032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할 때 사용한다.</w:t>
        </w:r>
        <w:r w:rsidRPr="002646CB">
          <w:rPr>
            <w:rFonts w:ascii="바탕" w:hAnsi="바탕" w:cs="굴림"/>
            <w:lang w:val="en-US"/>
            <w:rPrChange w:id="6033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034" w:author="박 진상" w:date="2019-10-28T18:17:00Z">
        <w:r w:rsidRPr="002646CB">
          <w:rPr>
            <w:rFonts w:ascii="바탕" w:hAnsi="바탕" w:cs="굴림" w:hint="eastAsia"/>
            <w:lang w:val="en-US"/>
            <w:rPrChange w:id="6035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 </w:t>
        </w:r>
      </w:ins>
    </w:p>
    <w:p w14:paraId="4B3FB750" w14:textId="77777777" w:rsidR="00AE1521" w:rsidRPr="002646CB" w:rsidRDefault="00AE1521" w:rsidP="00AE1521">
      <w:pPr>
        <w:rPr>
          <w:ins w:id="6036" w:author="박 진상" w:date="2019-10-09T14:08:00Z"/>
          <w:rPrChange w:id="6037" w:author="ETRI-김종원" w:date="2019-12-10T10:44:00Z">
            <w:rPr>
              <w:ins w:id="6038" w:author="박 진상" w:date="2019-10-09T14:08:00Z"/>
            </w:rPr>
          </w:rPrChange>
        </w:rPr>
      </w:pPr>
    </w:p>
    <w:p w14:paraId="41FD5F1D" w14:textId="77777777" w:rsidR="00D00AD0" w:rsidRPr="002646CB" w:rsidRDefault="00D00AD0" w:rsidP="00E25847">
      <w:pPr>
        <w:pStyle w:val="34"/>
        <w:rPr>
          <w:ins w:id="6039" w:author="박 진상" w:date="2019-10-08T07:03:00Z"/>
          <w:rFonts w:cs="Arial"/>
          <w:lang w:val="en-GB" w:eastAsia="ko-KR"/>
          <w:rPrChange w:id="6040" w:author="ETRI-김종원" w:date="2019-12-10T10:44:00Z">
            <w:rPr>
              <w:ins w:id="6041" w:author="박 진상" w:date="2019-10-08T07:03:00Z"/>
              <w:rFonts w:cs="Arial"/>
              <w:lang w:val="en-GB" w:eastAsia="ko-KR"/>
            </w:rPr>
          </w:rPrChange>
        </w:rPr>
      </w:pPr>
    </w:p>
    <w:p w14:paraId="2F93DF12" w14:textId="0D994B51" w:rsidR="00E25847" w:rsidRPr="002646CB" w:rsidRDefault="00E25847">
      <w:pPr>
        <w:rPr>
          <w:ins w:id="6042" w:author="박 진상" w:date="2019-10-08T07:08:00Z"/>
          <w:rFonts w:ascii="돋움" w:hAnsi="돋움"/>
          <w:rPrChange w:id="6043" w:author="ETRI-김종원" w:date="2019-12-10T10:44:00Z">
            <w:rPr>
              <w:ins w:id="6044" w:author="박 진상" w:date="2019-10-08T07:08:00Z"/>
              <w:bCs/>
            </w:rPr>
          </w:rPrChange>
        </w:rPr>
        <w:pPrChange w:id="6045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6046" w:author="박 진상" w:date="2019-10-08T06:37:00Z">
        <w:r w:rsidRPr="002646CB">
          <w:rPr>
            <w:rFonts w:ascii="돋움" w:eastAsia="돋움" w:hAnsi="돋움" w:hint="eastAsia"/>
            <w:b/>
            <w:rPrChange w:id="6047" w:author="ETRI-김종원" w:date="2019-12-10T10:44:00Z">
              <w:rPr>
                <w:rFonts w:hint="eastAsia"/>
                <w:b w:val="0"/>
              </w:rPr>
            </w:rPrChange>
          </w:rPr>
          <w:t>신뢰지표</w:t>
        </w:r>
        <w:r w:rsidRPr="002646CB">
          <w:rPr>
            <w:rFonts w:ascii="돋움" w:eastAsia="돋움" w:hAnsi="돋움"/>
            <w:b/>
            <w:rPrChange w:id="6048" w:author="ETRI-김종원" w:date="2019-12-10T10:44:00Z">
              <w:rPr>
                <w:b w:val="0"/>
              </w:rPr>
            </w:rPrChange>
          </w:rPr>
          <w:t xml:space="preserve"> </w:t>
        </w:r>
      </w:ins>
      <w:ins w:id="6049" w:author="박 진상" w:date="2019-10-29T12:15:00Z">
        <w:r w:rsidR="005B6627" w:rsidRPr="002646CB">
          <w:rPr>
            <w:rFonts w:ascii="돋움" w:eastAsia="돋움" w:hAnsi="돋움" w:hint="eastAsia"/>
            <w:b/>
            <w:rPrChange w:id="6050" w:author="ETRI-김종원" w:date="2019-12-10T10:44:00Z">
              <w:rPr>
                <w:rFonts w:hint="eastAsia"/>
                <w:b w:val="0"/>
                <w:bCs/>
              </w:rPr>
            </w:rPrChange>
          </w:rPr>
          <w:t>인센티브지급률</w:t>
        </w:r>
      </w:ins>
      <w:ins w:id="6051" w:author="박 진상" w:date="2019-10-08T06:37:00Z">
        <w:r w:rsidRPr="002646CB">
          <w:rPr>
            <w:rFonts w:ascii="돋움" w:eastAsia="돋움" w:hAnsi="돋움"/>
            <w:b/>
            <w:rPrChange w:id="6052" w:author="ETRI-김종원" w:date="2019-12-10T10:44:00Z">
              <w:rPr>
                <w:b w:val="0"/>
              </w:rPr>
            </w:rPrChange>
          </w:rPr>
          <w:t>(Incentive Rate by Reliability Index; IRRI)</w:t>
        </w:r>
      </w:ins>
      <w:ins w:id="6053" w:author="박 진상" w:date="2019-10-15T20:03:00Z">
        <w:del w:id="6054" w:author="Windows 사용자" w:date="2019-10-18T10:16:00Z">
          <w:r w:rsidR="00E34BCB" w:rsidRPr="002646CB" w:rsidDel="009744C0">
            <w:rPr>
              <w:rFonts w:ascii="돋움" w:eastAsia="돋움" w:hAnsi="돋움"/>
              <w:b/>
              <w:rPrChange w:id="605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/>
              <w:b/>
              <w:rPrChange w:id="6056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9744C0">
            <w:rPr>
              <w:rFonts w:ascii="돋움" w:eastAsia="돋움" w:hAnsi="돋움"/>
              <w:b/>
              <w:rPrChange w:id="6057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 w:hint="eastAsia"/>
              <w:b/>
              <w:rPrChange w:id="6058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030C7264" w14:textId="33572B4E" w:rsidR="00471B65" w:rsidRPr="002646CB" w:rsidRDefault="00025A47" w:rsidP="005766F9">
      <w:pPr>
        <w:rPr>
          <w:ins w:id="6059" w:author="Windows 사용자" w:date="2019-10-18T10:10:00Z"/>
          <w:rPrChange w:id="6060" w:author="ETRI-김종원" w:date="2019-12-10T10:44:00Z">
            <w:rPr>
              <w:ins w:id="6061" w:author="Windows 사용자" w:date="2019-10-18T10:10:00Z"/>
              <w:highlight w:val="yellow"/>
            </w:rPr>
          </w:rPrChange>
        </w:rPr>
      </w:pPr>
      <w:ins w:id="6062" w:author="박 진상" w:date="2019-10-09T14:14:00Z">
        <w:r w:rsidRPr="002646CB">
          <w:rPr>
            <w:rPrChange w:id="6063" w:author="ETRI-김종원" w:date="2019-12-10T10:44:00Z">
              <w:rPr/>
            </w:rPrChange>
          </w:rPr>
          <w:t>CES-MG</w:t>
        </w:r>
        <w:del w:id="6064" w:author="Windows 사용자" w:date="2019-10-18T10:10:00Z">
          <w:r w:rsidRPr="002646CB" w:rsidDel="00471B65">
            <w:rPr>
              <w:rFonts w:hint="eastAsia"/>
              <w:rPrChange w:id="6065" w:author="ETRI-김종원" w:date="2019-12-10T10:44:00Z">
                <w:rPr>
                  <w:rFonts w:hint="eastAsia"/>
                </w:rPr>
              </w:rPrChange>
            </w:rPr>
            <w:delText>에서</w:delText>
          </w:r>
        </w:del>
      </w:ins>
      <w:ins w:id="6066" w:author="Windows 사용자" w:date="2019-10-18T10:10:00Z">
        <w:r w:rsidR="00471B65" w:rsidRPr="002646CB">
          <w:rPr>
            <w:rFonts w:hint="eastAsia"/>
            <w:rPrChange w:id="6067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</w:ins>
      <w:ins w:id="6068" w:author="박 진상" w:date="2019-10-09T14:14:00Z">
        <w:r w:rsidRPr="002646CB">
          <w:rPr>
            <w:rPrChange w:id="606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6070" w:author="ETRI-김종원" w:date="2019-12-10T10:44:00Z">
              <w:rPr>
                <w:rFonts w:hint="eastAsia"/>
              </w:rPr>
            </w:rPrChange>
          </w:rPr>
          <w:t>태양광발전</w:t>
        </w:r>
        <w:r w:rsidRPr="002646CB">
          <w:rPr>
            <w:rPrChange w:id="6071" w:author="ETRI-김종원" w:date="2019-12-10T10:44:00Z">
              <w:rPr/>
            </w:rPrChange>
          </w:rPr>
          <w:t>-</w:t>
        </w:r>
        <w:r w:rsidRPr="002646CB">
          <w:rPr>
            <w:rFonts w:hint="eastAsia"/>
            <w:rPrChange w:id="6072" w:author="ETRI-김종원" w:date="2019-12-10T10:44:00Z">
              <w:rPr>
                <w:rFonts w:hint="eastAsia"/>
              </w:rPr>
            </w:rPrChange>
          </w:rPr>
          <w:t>전기에너지저장장치</w:t>
        </w:r>
        <w:r w:rsidRPr="002646CB">
          <w:rPr>
            <w:rPrChange w:id="607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6074" w:author="ETRI-김종원" w:date="2019-12-10T10:44:00Z">
              <w:rPr>
                <w:rFonts w:hint="eastAsia"/>
              </w:rPr>
            </w:rPrChange>
          </w:rPr>
          <w:t>연계시스템</w:t>
        </w:r>
      </w:ins>
      <w:ins w:id="6075" w:author="Windows 사용자" w:date="2019-10-18T10:11:00Z">
        <w:r w:rsidR="00471B65" w:rsidRPr="002646CB">
          <w:rPr>
            <w:rFonts w:hint="eastAsia"/>
            <w:rPrChange w:id="6076" w:author="ETRI-김종원" w:date="2019-12-10T10:44:00Z">
              <w:rPr>
                <w:rFonts w:hint="eastAsia"/>
                <w:highlight w:val="yellow"/>
              </w:rPr>
            </w:rPrChange>
          </w:rPr>
          <w:t>이</w:t>
        </w:r>
      </w:ins>
      <w:ins w:id="6077" w:author="Windows 사용자" w:date="2019-10-18T10:10:00Z">
        <w:r w:rsidR="00471B65" w:rsidRPr="002646CB">
          <w:rPr>
            <w:rPrChange w:id="607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079" w:author="ETRI-김종원" w:date="2019-12-10T10:44:00Z">
              <w:rPr>
                <w:rFonts w:hint="eastAsia"/>
                <w:highlight w:val="yellow"/>
              </w:rPr>
            </w:rPrChange>
          </w:rPr>
          <w:t>신뢰</w:t>
        </w:r>
        <w:del w:id="6080" w:author="박 진상" w:date="2019-10-28T18:22:00Z">
          <w:r w:rsidR="00471B65" w:rsidRPr="002646CB" w:rsidDel="00AF442F">
            <w:rPr>
              <w:rFonts w:hint="eastAsia"/>
              <w:rPrChange w:id="6081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</w:del>
      </w:ins>
      <w:ins w:id="6082" w:author="Windows 사용자" w:date="2019-10-18T10:11:00Z">
        <w:del w:id="6083" w:author="박 진상" w:date="2019-10-28T18:22:00Z">
          <w:r w:rsidR="00471B65" w:rsidRPr="002646CB" w:rsidDel="00AF442F">
            <w:rPr>
              <w:rPrChange w:id="608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471B65" w:rsidRPr="002646CB">
          <w:rPr>
            <w:rFonts w:hint="eastAsia"/>
            <w:rPrChange w:id="6085" w:author="ETRI-김종원" w:date="2019-12-10T10:44:00Z">
              <w:rPr>
                <w:rFonts w:hint="eastAsia"/>
                <w:highlight w:val="yellow"/>
              </w:rPr>
            </w:rPrChange>
          </w:rPr>
          <w:t>지표가</w:t>
        </w:r>
        <w:r w:rsidR="00471B65" w:rsidRPr="002646CB">
          <w:rPr>
            <w:rPrChange w:id="608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087" w:author="ETRI-김종원" w:date="2019-12-10T10:44:00Z">
              <w:rPr>
                <w:rFonts w:hint="eastAsia"/>
                <w:highlight w:val="yellow"/>
              </w:rPr>
            </w:rPrChange>
          </w:rPr>
          <w:t>좋은</w:t>
        </w:r>
        <w:r w:rsidR="00471B65" w:rsidRPr="002646CB">
          <w:rPr>
            <w:rPrChange w:id="608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089" w:author="ETRI-김종원" w:date="2019-12-10T10:44:00Z">
              <w:rPr>
                <w:rFonts w:hint="eastAsia"/>
                <w:highlight w:val="yellow"/>
              </w:rPr>
            </w:rPrChange>
          </w:rPr>
          <w:t>운영을</w:t>
        </w:r>
      </w:ins>
      <w:ins w:id="6090" w:author="박 진상" w:date="2019-10-09T14:14:00Z">
        <w:del w:id="6091" w:author="Windows 사용자" w:date="2019-10-18T10:10:00Z">
          <w:r w:rsidRPr="002646CB" w:rsidDel="00471B65">
            <w:rPr>
              <w:rFonts w:hint="eastAsia"/>
              <w:rPrChange w:id="6092" w:author="ETRI-김종원" w:date="2019-12-10T10:44:00Z">
                <w:rPr>
                  <w:rFonts w:hint="eastAsia"/>
                </w:rPr>
              </w:rPrChange>
            </w:rPr>
            <w:delText>에서</w:delText>
          </w:r>
        </w:del>
      </w:ins>
      <w:ins w:id="6093" w:author="Windows 사용자" w:date="2019-10-18T10:11:00Z">
        <w:r w:rsidR="00471B65" w:rsidRPr="002646CB">
          <w:rPr>
            <w:rPrChange w:id="609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095" w:author="ETRI-김종원" w:date="2019-12-10T10:44:00Z">
              <w:rPr>
                <w:rFonts w:hint="eastAsia"/>
                <w:highlight w:val="yellow"/>
              </w:rPr>
            </w:rPrChange>
          </w:rPr>
          <w:t>하는</w:t>
        </w:r>
        <w:r w:rsidR="00471B65" w:rsidRPr="002646CB">
          <w:rPr>
            <w:rPrChange w:id="609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097" w:author="ETRI-김종원" w:date="2019-12-10T10:44:00Z">
              <w:rPr>
                <w:rFonts w:hint="eastAsia"/>
                <w:highlight w:val="yellow"/>
              </w:rPr>
            </w:rPrChange>
          </w:rPr>
          <w:t>경우에</w:t>
        </w:r>
        <w:r w:rsidR="00471B65" w:rsidRPr="002646CB">
          <w:rPr>
            <w:rPrChange w:id="609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099" w:author="ETRI-김종원" w:date="2019-12-10T10:44:00Z">
              <w:rPr>
                <w:rFonts w:hint="eastAsia"/>
                <w:highlight w:val="yellow"/>
              </w:rPr>
            </w:rPrChange>
          </w:rPr>
          <w:t>신뢰</w:t>
        </w:r>
        <w:del w:id="6100" w:author="박 진상" w:date="2019-10-28T18:22:00Z">
          <w:r w:rsidR="00471B65" w:rsidRPr="002646CB" w:rsidDel="00AF442F">
            <w:rPr>
              <w:rFonts w:hint="eastAsia"/>
              <w:rPrChange w:id="6101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</w:del>
        <w:del w:id="6102" w:author="박 진상" w:date="2019-10-28T18:26:00Z">
          <w:r w:rsidR="00471B65" w:rsidRPr="002646CB" w:rsidDel="00DC4888">
            <w:rPr>
              <w:rPrChange w:id="6103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471B65" w:rsidRPr="002646CB">
          <w:rPr>
            <w:rFonts w:hint="eastAsia"/>
            <w:rPrChange w:id="6104" w:author="ETRI-김종원" w:date="2019-12-10T10:44:00Z">
              <w:rPr>
                <w:rFonts w:hint="eastAsia"/>
                <w:highlight w:val="yellow"/>
              </w:rPr>
            </w:rPrChange>
          </w:rPr>
          <w:t>지표의</w:t>
        </w:r>
        <w:r w:rsidR="00471B65" w:rsidRPr="002646CB">
          <w:rPr>
            <w:rPrChange w:id="610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106" w:author="ETRI-김종원" w:date="2019-12-10T10:44:00Z">
              <w:rPr>
                <w:rFonts w:hint="eastAsia"/>
                <w:highlight w:val="yellow"/>
              </w:rPr>
            </w:rPrChange>
          </w:rPr>
          <w:t>값에</w:t>
        </w:r>
        <w:r w:rsidR="00471B65" w:rsidRPr="002646CB">
          <w:rPr>
            <w:rPrChange w:id="610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108" w:author="ETRI-김종원" w:date="2019-12-10T10:44:00Z">
              <w:rPr>
                <w:rFonts w:hint="eastAsia"/>
                <w:highlight w:val="yellow"/>
              </w:rPr>
            </w:rPrChange>
          </w:rPr>
          <w:t>대응하여</w:t>
        </w:r>
        <w:r w:rsidR="00471B65" w:rsidRPr="002646CB">
          <w:rPr>
            <w:rPrChange w:id="610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110" w:author="ETRI-김종원" w:date="2019-12-10T10:44:00Z">
              <w:rPr>
                <w:rFonts w:hint="eastAsia"/>
                <w:highlight w:val="yellow"/>
              </w:rPr>
            </w:rPrChange>
          </w:rPr>
          <w:t>인센티브</w:t>
        </w:r>
      </w:ins>
      <w:ins w:id="6111" w:author="Windows 사용자" w:date="2019-10-18T10:12:00Z">
        <w:r w:rsidR="00471B65" w:rsidRPr="002646CB">
          <w:rPr>
            <w:rFonts w:hint="eastAsia"/>
            <w:rPrChange w:id="6112" w:author="ETRI-김종원" w:date="2019-12-10T10:44:00Z">
              <w:rPr>
                <w:rFonts w:hint="eastAsia"/>
                <w:highlight w:val="yellow"/>
              </w:rPr>
            </w:rPrChange>
          </w:rPr>
          <w:t>를</w:t>
        </w:r>
        <w:r w:rsidR="00471B65" w:rsidRPr="002646CB">
          <w:rPr>
            <w:rPrChange w:id="611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114" w:author="ETRI-김종원" w:date="2019-12-10T10:44:00Z">
              <w:rPr>
                <w:rFonts w:hint="eastAsia"/>
                <w:highlight w:val="yellow"/>
              </w:rPr>
            </w:rPrChange>
          </w:rPr>
          <w:t>지급하기</w:t>
        </w:r>
        <w:r w:rsidR="00471B65" w:rsidRPr="002646CB">
          <w:rPr>
            <w:rPrChange w:id="611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116" w:author="ETRI-김종원" w:date="2019-12-10T10:44:00Z">
              <w:rPr>
                <w:rFonts w:hint="eastAsia"/>
                <w:highlight w:val="yellow"/>
              </w:rPr>
            </w:rPrChange>
          </w:rPr>
          <w:t>위</w:t>
        </w:r>
      </w:ins>
      <w:ins w:id="6117" w:author="Windows 사용자" w:date="2019-10-18T10:15:00Z">
        <w:r w:rsidR="009744C0" w:rsidRPr="002646CB">
          <w:rPr>
            <w:rFonts w:hint="eastAsia"/>
            <w:rPrChange w:id="6118" w:author="ETRI-김종원" w:date="2019-12-10T10:44:00Z">
              <w:rPr>
                <w:rFonts w:hint="eastAsia"/>
                <w:highlight w:val="yellow"/>
              </w:rPr>
            </w:rPrChange>
          </w:rPr>
          <w:t>한</w:t>
        </w:r>
      </w:ins>
      <w:ins w:id="6119" w:author="Windows 사용자" w:date="2019-10-18T10:12:00Z">
        <w:r w:rsidR="00471B65" w:rsidRPr="002646CB">
          <w:rPr>
            <w:rPrChange w:id="6120" w:author="ETRI-김종원" w:date="2019-12-10T10:44:00Z">
              <w:rPr>
                <w:highlight w:val="yellow"/>
              </w:rPr>
            </w:rPrChange>
          </w:rPr>
          <w:t xml:space="preserve"> </w:t>
        </w:r>
        <w:del w:id="6121" w:author="박 진상" w:date="2019-10-29T12:20:00Z">
          <w:r w:rsidR="00471B65" w:rsidRPr="002646CB" w:rsidDel="005B6627">
            <w:rPr>
              <w:rFonts w:hint="eastAsia"/>
              <w:rPrChange w:id="6122" w:author="ETRI-김종원" w:date="2019-12-10T10:44:00Z">
                <w:rPr>
                  <w:rFonts w:hint="eastAsia"/>
                  <w:highlight w:val="yellow"/>
                </w:rPr>
              </w:rPrChange>
            </w:rPr>
            <w:delText>인센티브</w:delText>
          </w:r>
        </w:del>
      </w:ins>
      <w:ins w:id="6123" w:author="Windows 사용자" w:date="2019-10-18T10:15:00Z">
        <w:del w:id="6124" w:author="박 진상" w:date="2019-10-29T12:20:00Z">
          <w:r w:rsidR="009744C0" w:rsidRPr="002646CB" w:rsidDel="005B6627">
            <w:rPr>
              <w:rPrChange w:id="6125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9744C0" w:rsidRPr="002646CB" w:rsidDel="005B6627">
            <w:rPr>
              <w:rFonts w:hint="eastAsia"/>
              <w:rPrChange w:id="6126" w:author="ETRI-김종원" w:date="2019-12-10T10:44:00Z">
                <w:rPr>
                  <w:rFonts w:hint="eastAsia"/>
                  <w:highlight w:val="yellow"/>
                </w:rPr>
              </w:rPrChange>
            </w:rPr>
            <w:delText>단가</w:delText>
          </w:r>
        </w:del>
      </w:ins>
      <w:ins w:id="6127" w:author="박 진상" w:date="2019-10-29T12:20:00Z">
        <w:r w:rsidR="005B6627" w:rsidRPr="002646CB">
          <w:rPr>
            <w:rFonts w:hint="eastAsia"/>
            <w:rPrChange w:id="6128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6129" w:author="Windows 사용자" w:date="2019-10-18T10:12:00Z">
        <w:r w:rsidR="00471B65" w:rsidRPr="002646CB">
          <w:rPr>
            <w:rFonts w:hint="eastAsia"/>
            <w:rPrChange w:id="6130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471B65" w:rsidRPr="002646CB">
          <w:rPr>
            <w:rPrChange w:id="613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6132" w:author="ETRI-김종원" w:date="2019-12-10T10:44:00Z">
              <w:rPr>
                <w:rFonts w:hint="eastAsia"/>
                <w:highlight w:val="yellow"/>
              </w:rPr>
            </w:rPrChange>
          </w:rPr>
          <w:t>비율</w:t>
        </w:r>
      </w:ins>
    </w:p>
    <w:p w14:paraId="46849CD6" w14:textId="189BBA80" w:rsidR="00025A47" w:rsidRPr="002646CB" w:rsidDel="009744C0" w:rsidRDefault="00025A47" w:rsidP="005766F9">
      <w:pPr>
        <w:rPr>
          <w:ins w:id="6133" w:author="박 진상" w:date="2019-10-09T14:14:00Z"/>
          <w:del w:id="6134" w:author="Windows 사용자" w:date="2019-10-18T10:13:00Z"/>
          <w:rPrChange w:id="6135" w:author="ETRI-김종원" w:date="2019-12-10T10:44:00Z">
            <w:rPr>
              <w:ins w:id="6136" w:author="박 진상" w:date="2019-10-09T14:14:00Z"/>
              <w:del w:id="6137" w:author="Windows 사용자" w:date="2019-10-18T10:13:00Z"/>
            </w:rPr>
          </w:rPrChange>
        </w:rPr>
      </w:pPr>
      <w:ins w:id="6138" w:author="박 진상" w:date="2019-10-09T14:14:00Z">
        <w:del w:id="6139" w:author="Windows 사용자" w:date="2019-10-18T10:13:00Z">
          <w:r w:rsidRPr="002646CB" w:rsidDel="009744C0">
            <w:rPr>
              <w:rPrChange w:id="6140" w:author="ETRI-김종원" w:date="2019-12-10T10:44:00Z">
                <w:rPr/>
              </w:rPrChange>
            </w:rPr>
            <w:delText xml:space="preserve"> </w:delText>
          </w:r>
        </w:del>
      </w:ins>
      <w:ins w:id="6141" w:author="박 진상" w:date="2019-10-09T14:17:00Z">
        <w:del w:id="6142" w:author="Windows 사용자" w:date="2019-10-18T10:13:00Z">
          <w:r w:rsidRPr="002646CB" w:rsidDel="009744C0">
            <w:rPr>
              <w:rFonts w:hint="eastAsia"/>
              <w:rPrChange w:id="6143" w:author="ETRI-김종원" w:date="2019-12-10T10:44:00Z">
                <w:rPr>
                  <w:rFonts w:hint="eastAsia"/>
                </w:rPr>
              </w:rPrChange>
            </w:rPr>
            <w:delText>사</w:delText>
          </w:r>
        </w:del>
      </w:ins>
      <w:ins w:id="6144" w:author="박 진상" w:date="2019-10-09T14:20:00Z">
        <w:del w:id="6145" w:author="Windows 사용자" w:date="2019-10-18T10:13:00Z">
          <w:r w:rsidRPr="002646CB" w:rsidDel="009744C0">
            <w:rPr>
              <w:rFonts w:hint="eastAsia"/>
              <w:rPrChange w:id="6146" w:author="ETRI-김종원" w:date="2019-12-10T10:44:00Z">
                <w:rPr>
                  <w:rFonts w:hint="eastAsia"/>
                </w:rPr>
              </w:rPrChange>
            </w:rPr>
            <w:delText>용</w:delText>
          </w:r>
        </w:del>
      </w:ins>
      <w:ins w:id="6147" w:author="박 진상" w:date="2019-10-09T14:14:00Z">
        <w:del w:id="6148" w:author="Windows 사용자" w:date="2019-10-18T10:13:00Z">
          <w:r w:rsidRPr="002646CB" w:rsidDel="009744C0">
            <w:rPr>
              <w:rFonts w:hint="eastAsia"/>
              <w:rPrChange w:id="6149" w:author="ETRI-김종원" w:date="2019-12-10T10:44:00Z">
                <w:rPr>
                  <w:rFonts w:hint="eastAsia"/>
                </w:rPr>
              </w:rPrChange>
            </w:rPr>
            <w:delText>하는</w:delText>
          </w:r>
          <w:r w:rsidRPr="002646CB" w:rsidDel="009744C0">
            <w:rPr>
              <w:rPrChange w:id="6150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151" w:author="ETRI-김종원" w:date="2019-12-10T10:44:00Z">
                <w:rPr>
                  <w:rFonts w:hint="eastAsia"/>
                </w:rPr>
              </w:rPrChange>
            </w:rPr>
            <w:delText>인센티브</w:delText>
          </w:r>
          <w:r w:rsidRPr="002646CB" w:rsidDel="009744C0">
            <w:rPr>
              <w:rPrChange w:id="6152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153" w:author="ETRI-김종원" w:date="2019-12-10T10:44:00Z">
                <w:rPr>
                  <w:rFonts w:hint="eastAsia"/>
                </w:rPr>
              </w:rPrChange>
            </w:rPr>
            <w:delText>지급률의</w:delText>
          </w:r>
          <w:r w:rsidRPr="002646CB" w:rsidDel="009744C0">
            <w:rPr>
              <w:rPrChange w:id="6154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155" w:author="ETRI-김종원" w:date="2019-12-10T10:44:00Z">
                <w:rPr>
                  <w:rFonts w:hint="eastAsia"/>
                </w:rPr>
              </w:rPrChange>
            </w:rPr>
            <w:delText>하나</w:delText>
          </w:r>
        </w:del>
      </w:ins>
    </w:p>
    <w:p w14:paraId="6774C405" w14:textId="77777777" w:rsidR="005766F9" w:rsidRPr="002646CB" w:rsidRDefault="005766F9" w:rsidP="005766F9">
      <w:pPr>
        <w:rPr>
          <w:ins w:id="6156" w:author="박 진상" w:date="2019-10-09T13:18:00Z"/>
          <w:rFonts w:ascii="바탕" w:hAnsi="바탕" w:cs="굴림"/>
          <w:b/>
          <w:rPrChange w:id="6157" w:author="ETRI-김종원" w:date="2019-12-10T10:44:00Z">
            <w:rPr>
              <w:ins w:id="6158" w:author="박 진상" w:date="2019-10-09T13:18:00Z"/>
              <w:rFonts w:ascii="바탕" w:hAnsi="바탕" w:cs="굴림"/>
              <w:b/>
              <w:lang w:val="en-US"/>
            </w:rPr>
          </w:rPrChange>
        </w:rPr>
      </w:pPr>
    </w:p>
    <w:p w14:paraId="0590EB2E" w14:textId="2E838683" w:rsidR="005766F9" w:rsidRPr="002646CB" w:rsidRDefault="005766F9" w:rsidP="005766F9">
      <w:pPr>
        <w:ind w:left="852" w:hangingChars="434" w:hanging="852"/>
        <w:rPr>
          <w:ins w:id="6159" w:author="박 진상" w:date="2019-10-09T13:18:00Z"/>
          <w:rPrChange w:id="6160" w:author="ETRI-김종원" w:date="2019-12-10T10:44:00Z">
            <w:rPr>
              <w:ins w:id="6161" w:author="박 진상" w:date="2019-10-09T13:18:00Z"/>
            </w:rPr>
          </w:rPrChange>
        </w:rPr>
      </w:pPr>
      <w:ins w:id="6162" w:author="박 진상" w:date="2019-10-09T13:18:00Z">
        <w:r w:rsidRPr="002646CB">
          <w:rPr>
            <w:rFonts w:eastAsia="돋움" w:cs="Arial" w:hint="eastAsia"/>
            <w:b/>
            <w:lang w:val="en-US"/>
            <w:rPrChange w:id="6163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164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6165" w:author="ETRI-김종원" w:date="2019-12-10T10:44:00Z">
              <w:rPr>
                <w:rFonts w:cs="Arial"/>
                <w:lang w:val="en-US"/>
              </w:rPr>
            </w:rPrChange>
          </w:rPr>
          <w:t>1</w:t>
        </w:r>
        <w:r w:rsidRPr="002646CB">
          <w:rPr>
            <w:rFonts w:ascii="바탕" w:hAnsi="바탕" w:cs="굴림"/>
            <w:lang w:val="en-US"/>
            <w:rPrChange w:id="616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167" w:author="박 진상" w:date="2019-10-28T18:25:00Z">
        <w:r w:rsidR="00DC4888" w:rsidRPr="002646CB">
          <w:rPr>
            <w:rFonts w:ascii="바탕" w:hAnsi="바탕" w:cs="굴림" w:hint="eastAsia"/>
            <w:lang w:val="en-US"/>
            <w:rPrChange w:id="616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신뢰지표</w:t>
        </w:r>
      </w:ins>
      <w:ins w:id="6169" w:author="Windows 사용자" w:date="2019-10-18T10:14:00Z">
        <w:r w:rsidR="009744C0" w:rsidRPr="002646CB">
          <w:rPr>
            <w:rFonts w:ascii="바탕" w:hAnsi="바탕" w:cs="굴림" w:hint="eastAsia"/>
            <w:lang w:val="en-US"/>
            <w:rPrChange w:id="6170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에</w:t>
        </w:r>
        <w:r w:rsidR="009744C0" w:rsidRPr="002646CB">
          <w:rPr>
            <w:rFonts w:ascii="바탕" w:hAnsi="바탕" w:cs="굴림"/>
            <w:lang w:val="en-US"/>
            <w:rPrChange w:id="6171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="009744C0" w:rsidRPr="002646CB">
          <w:rPr>
            <w:rFonts w:ascii="바탕" w:hAnsi="바탕" w:cs="굴림" w:hint="eastAsia"/>
            <w:lang w:val="en-US"/>
            <w:rPrChange w:id="6172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대응하는</w:t>
        </w:r>
      </w:ins>
      <w:ins w:id="6173" w:author="박 진상" w:date="2019-10-09T14:15:00Z">
        <w:del w:id="6174" w:author="Windows 사용자" w:date="2019-10-18T10:14:00Z">
          <w:r w:rsidR="00025A47" w:rsidRPr="002646CB" w:rsidDel="009744C0">
            <w:rPr>
              <w:rFonts w:ascii="바탕" w:hAnsi="바탕" w:cs="굴림"/>
              <w:lang w:val="en-US"/>
              <w:rPrChange w:id="6175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="00025A47" w:rsidRPr="002646CB" w:rsidDel="009744C0">
            <w:rPr>
              <w:rFonts w:ascii="바탕" w:hAnsi="바탕" w:cs="굴림" w:hint="eastAsia"/>
              <w:lang w:val="en-US"/>
              <w:rPrChange w:id="6176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대비</w:delText>
          </w:r>
        </w:del>
        <w:r w:rsidR="00025A47" w:rsidRPr="002646CB">
          <w:rPr>
            <w:rFonts w:ascii="바탕" w:hAnsi="바탕" w:cs="굴림"/>
            <w:lang w:val="en-US"/>
            <w:rPrChange w:id="6177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178" w:author="박 진상" w:date="2019-10-28T18:25:00Z">
        <w:r w:rsidR="00DC4888" w:rsidRPr="002646CB">
          <w:rPr>
            <w:rFonts w:ascii="바탕" w:hAnsi="바탕" w:cs="굴림" w:hint="eastAsia"/>
            <w:lang w:val="en-US"/>
            <w:rPrChange w:id="6179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신뢰지표</w:t>
        </w:r>
      </w:ins>
      <w:ins w:id="6180" w:author="박 진상" w:date="2019-10-09T14:15:00Z">
        <w:r w:rsidR="00025A47" w:rsidRPr="002646CB">
          <w:rPr>
            <w:rFonts w:ascii="바탕" w:hAnsi="바탕" w:cs="굴림"/>
            <w:lang w:val="en-US"/>
            <w:rPrChange w:id="6181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182" w:author="박 진상" w:date="2019-10-29T12:15:00Z">
        <w:r w:rsidR="005B6627" w:rsidRPr="002646CB">
          <w:rPr>
            <w:rFonts w:ascii="바탕" w:hAnsi="바탕" w:cs="굴림" w:hint="eastAsia"/>
            <w:lang w:val="en-US"/>
            <w:rPrChange w:id="6183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인센티브지급률</w:t>
        </w:r>
      </w:ins>
      <w:ins w:id="6184" w:author="박 진상" w:date="2019-10-09T14:15:00Z">
        <w:r w:rsidR="00025A47" w:rsidRPr="002646CB">
          <w:rPr>
            <w:rFonts w:ascii="바탕" w:hAnsi="바탕" w:cs="굴림" w:hint="eastAsia"/>
            <w:lang w:val="en-US"/>
            <w:rPrChange w:id="6185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은</w:t>
        </w:r>
        <w:r w:rsidR="00025A47" w:rsidRPr="002646CB">
          <w:rPr>
            <w:rFonts w:ascii="바탕" w:hAnsi="바탕" w:cs="굴림"/>
            <w:lang w:val="en-US"/>
            <w:rPrChange w:id="618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187" w:author="박 진상" w:date="2019-10-29T12:20:00Z">
        <w:r w:rsidR="005B6627" w:rsidRPr="002646CB">
          <w:rPr>
            <w:rFonts w:ascii="바탕" w:hAnsi="바탕" w:cs="굴림" w:hint="eastAsia"/>
            <w:lang w:val="en-US"/>
            <w:rPrChange w:id="618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인센티브단가</w:t>
        </w:r>
      </w:ins>
      <w:ins w:id="6189" w:author="박 진상" w:date="2019-10-09T14:15:00Z">
        <w:r w:rsidR="00025A47" w:rsidRPr="002646CB">
          <w:rPr>
            <w:rFonts w:ascii="바탕" w:hAnsi="바탕" w:cs="굴림" w:hint="eastAsia"/>
            <w:lang w:val="en-US"/>
            <w:rPrChange w:id="6190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의</w:t>
        </w:r>
        <w:r w:rsidR="00025A47" w:rsidRPr="002646CB">
          <w:rPr>
            <w:rFonts w:ascii="바탕" w:hAnsi="바탕" w:cs="굴림"/>
            <w:lang w:val="en-US"/>
            <w:rPrChange w:id="6191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="00025A47" w:rsidRPr="002646CB">
          <w:rPr>
            <w:rFonts w:ascii="바탕" w:hAnsi="바탕" w:cs="굴림" w:hint="eastAsia"/>
            <w:lang w:val="en-US"/>
            <w:rPrChange w:id="6192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배수로</w:t>
        </w:r>
        <w:r w:rsidR="00025A47" w:rsidRPr="002646CB">
          <w:rPr>
            <w:rFonts w:ascii="바탕" w:hAnsi="바탕" w:cs="굴림"/>
            <w:lang w:val="en-US"/>
            <w:rPrChange w:id="6193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194" w:author="Windows 사용자" w:date="2019-10-18T10:14:00Z">
        <w:r w:rsidR="009744C0" w:rsidRPr="002646CB">
          <w:rPr>
            <w:rFonts w:hint="eastAsia"/>
            <w:rPrChange w:id="6195" w:author="ETRI-김종원" w:date="2019-12-10T10:44:00Z">
              <w:rPr>
                <w:rFonts w:hint="eastAsia"/>
                <w:highlight w:val="yellow"/>
              </w:rPr>
            </w:rPrChange>
          </w:rPr>
          <w:t>사용됨</w:t>
        </w:r>
      </w:ins>
      <w:ins w:id="6196" w:author="박 진상" w:date="2019-10-09T14:15:00Z">
        <w:del w:id="6197" w:author="Windows 사용자" w:date="2019-10-18T10:14:00Z">
          <w:r w:rsidR="00025A47" w:rsidRPr="002646CB" w:rsidDel="009744C0">
            <w:rPr>
              <w:rFonts w:ascii="바탕" w:hAnsi="바탕" w:cs="굴림" w:hint="eastAsia"/>
              <w:lang w:val="en-US"/>
              <w:rPrChange w:id="6198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표현됨</w:delText>
          </w:r>
        </w:del>
      </w:ins>
      <w:ins w:id="6199" w:author="박 진상" w:date="2019-10-09T13:18:00Z">
        <w:del w:id="6200" w:author="Windows 사용자" w:date="2019-10-18T10:14:00Z">
          <w:r w:rsidRPr="002646CB" w:rsidDel="009744C0">
            <w:rPr>
              <w:rPrChange w:id="6201" w:author="ETRI-김종원" w:date="2019-12-10T10:44:00Z">
                <w:rPr/>
              </w:rPrChange>
            </w:rPr>
            <w:delText xml:space="preserve"> </w:delText>
          </w:r>
        </w:del>
      </w:ins>
    </w:p>
    <w:p w14:paraId="239B04C0" w14:textId="50F0808A" w:rsidR="005766F9" w:rsidRPr="002646CB" w:rsidRDefault="005766F9" w:rsidP="005766F9">
      <w:pPr>
        <w:rPr>
          <w:ins w:id="6202" w:author="박 진상" w:date="2019-10-09T13:18:00Z"/>
          <w:rPrChange w:id="6203" w:author="ETRI-김종원" w:date="2019-12-10T10:44:00Z">
            <w:rPr>
              <w:ins w:id="6204" w:author="박 진상" w:date="2019-10-09T13:18:00Z"/>
            </w:rPr>
          </w:rPrChange>
        </w:rPr>
      </w:pPr>
      <w:ins w:id="6205" w:author="박 진상" w:date="2019-10-09T13:18:00Z">
        <w:r w:rsidRPr="002646CB">
          <w:rPr>
            <w:rFonts w:eastAsia="돋움" w:cs="Arial" w:hint="eastAsia"/>
            <w:b/>
            <w:lang w:val="en-US"/>
            <w:rPrChange w:id="6206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207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6208" w:author="ETRI-김종원" w:date="2019-12-10T10:44:00Z">
              <w:rPr>
                <w:rFonts w:cs="Arial"/>
                <w:lang w:val="en-US"/>
              </w:rPr>
            </w:rPrChange>
          </w:rPr>
          <w:t>2</w:t>
        </w:r>
        <w:r w:rsidRPr="002646CB">
          <w:rPr>
            <w:rFonts w:ascii="바탕" w:hAnsi="바탕" w:cs="굴림"/>
            <w:lang w:val="en-US"/>
            <w:rPrChange w:id="6209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210" w:author="ETRI-김종원" w:date="2019-11-04T20:33:00Z">
        <w:r w:rsidR="00E62138" w:rsidRPr="002646CB">
          <w:rPr>
            <w:rFonts w:ascii="바탕" w:hAnsi="바탕" w:cs="굴림" w:hint="eastAsia"/>
            <w:lang w:val="en-US"/>
            <w:rPrChange w:id="6211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부속서 A.</w:t>
        </w:r>
      </w:ins>
      <w:ins w:id="6212" w:author="박 진상" w:date="2019-10-09T14:16:00Z">
        <w:del w:id="6213" w:author="ETRI-김종원" w:date="2019-11-04T20:33:00Z">
          <w:r w:rsidR="00025A47" w:rsidRPr="002646CB" w:rsidDel="00E62138">
            <w:rPr>
              <w:rFonts w:ascii="바탕" w:hAnsi="바탕" w:cs="굴림" w:hint="eastAsia"/>
              <w:lang w:val="en-US"/>
              <w:rPrChange w:id="6214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본문</w:delText>
          </w:r>
          <w:r w:rsidR="00025A47" w:rsidRPr="002646CB" w:rsidDel="00E62138">
            <w:rPr>
              <w:rFonts w:ascii="바탕" w:hAnsi="바탕" w:cs="굴림"/>
              <w:lang w:val="en-US"/>
              <w:rPrChange w:id="6215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7-</w:delText>
          </w:r>
        </w:del>
      </w:ins>
      <w:ins w:id="6216" w:author="박 진상" w:date="2019-10-28T21:39:00Z">
        <w:r w:rsidR="009D2574" w:rsidRPr="002646CB">
          <w:rPr>
            <w:rFonts w:ascii="바탕" w:hAnsi="바탕" w:cs="굴림"/>
            <w:lang w:val="en-US"/>
            <w:rPrChange w:id="6217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2</w:t>
        </w:r>
      </w:ins>
      <w:ins w:id="6218" w:author="박 진상" w:date="2019-10-09T14:16:00Z">
        <w:r w:rsidR="00025A47" w:rsidRPr="002646CB">
          <w:rPr>
            <w:rFonts w:ascii="바탕" w:hAnsi="바탕" w:cs="굴림" w:hint="eastAsia"/>
            <w:lang w:val="en-US"/>
            <w:rPrChange w:id="6219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절</w:t>
        </w:r>
        <w:r w:rsidR="00025A47" w:rsidRPr="002646CB">
          <w:rPr>
            <w:rFonts w:ascii="바탕" w:hAnsi="바탕" w:cs="굴림"/>
            <w:lang w:val="en-US"/>
            <w:rPrChange w:id="6220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="00025A47" w:rsidRPr="002646CB">
          <w:rPr>
            <w:rFonts w:ascii="바탕" w:hAnsi="바탕" w:cs="굴림" w:hint="eastAsia"/>
            <w:lang w:val="en-US"/>
            <w:rPrChange w:id="6221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참조</w:t>
        </w:r>
      </w:ins>
      <w:ins w:id="6222" w:author="박 진상" w:date="2019-10-09T13:18:00Z">
        <w:r w:rsidRPr="002646CB">
          <w:rPr>
            <w:rPrChange w:id="6223" w:author="ETRI-김종원" w:date="2019-12-10T10:44:00Z">
              <w:rPr/>
            </w:rPrChange>
          </w:rPr>
          <w:t xml:space="preserve"> </w:t>
        </w:r>
      </w:ins>
    </w:p>
    <w:p w14:paraId="0D1206B4" w14:textId="77777777" w:rsidR="005766F9" w:rsidRPr="002646CB" w:rsidRDefault="005766F9" w:rsidP="005766F9">
      <w:pPr>
        <w:rPr>
          <w:ins w:id="6224" w:author="박 진상" w:date="2019-10-09T13:18:00Z"/>
          <w:rPrChange w:id="6225" w:author="ETRI-김종원" w:date="2019-12-10T10:44:00Z">
            <w:rPr>
              <w:ins w:id="6226" w:author="박 진상" w:date="2019-10-09T13:18:00Z"/>
            </w:rPr>
          </w:rPrChange>
        </w:rPr>
      </w:pPr>
    </w:p>
    <w:p w14:paraId="2CC3DD9B" w14:textId="77777777" w:rsidR="00D00AD0" w:rsidRPr="002646CB" w:rsidRDefault="00D00AD0" w:rsidP="00E25847">
      <w:pPr>
        <w:pStyle w:val="34"/>
        <w:rPr>
          <w:ins w:id="6227" w:author="박 진상" w:date="2019-10-08T07:03:00Z"/>
          <w:rFonts w:cs="Arial"/>
          <w:lang w:val="en-GB" w:eastAsia="ko-KR"/>
          <w:rPrChange w:id="6228" w:author="ETRI-김종원" w:date="2019-12-10T10:44:00Z">
            <w:rPr>
              <w:ins w:id="6229" w:author="박 진상" w:date="2019-10-08T07:03:00Z"/>
              <w:rFonts w:cs="Arial"/>
              <w:lang w:val="en-GB" w:eastAsia="ko-KR"/>
            </w:rPr>
          </w:rPrChange>
        </w:rPr>
      </w:pPr>
    </w:p>
    <w:p w14:paraId="25B3B482" w14:textId="47413C31" w:rsidR="00E25847" w:rsidRPr="002646CB" w:rsidRDefault="00DC4888">
      <w:pPr>
        <w:rPr>
          <w:ins w:id="6230" w:author="박 진상" w:date="2019-10-08T07:08:00Z"/>
          <w:rFonts w:ascii="돋움" w:hAnsi="돋움"/>
          <w:rPrChange w:id="6231" w:author="ETRI-김종원" w:date="2019-12-10T10:44:00Z">
            <w:rPr>
              <w:ins w:id="6232" w:author="박 진상" w:date="2019-10-08T07:08:00Z"/>
              <w:bCs/>
            </w:rPr>
          </w:rPrChange>
        </w:rPr>
        <w:pPrChange w:id="6233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6234" w:author="박 진상" w:date="2019-10-28T18:24:00Z">
        <w:r w:rsidRPr="002646CB">
          <w:rPr>
            <w:rFonts w:ascii="돋움" w:eastAsia="돋움" w:hAnsi="돋움" w:hint="eastAsia"/>
            <w:b/>
            <w:rPrChange w:id="6235" w:author="ETRI-김종원" w:date="2019-12-10T10:44:00Z">
              <w:rPr>
                <w:rFonts w:hint="eastAsia"/>
                <w:b w:val="0"/>
                <w:bCs/>
              </w:rPr>
            </w:rPrChange>
          </w:rPr>
          <w:t>변동</w:t>
        </w:r>
      </w:ins>
      <w:ins w:id="6236" w:author="박 진상" w:date="2019-10-08T06:37:00Z">
        <w:r w:rsidR="00E25847" w:rsidRPr="002646CB">
          <w:rPr>
            <w:rFonts w:ascii="돋움" w:eastAsia="돋움" w:hAnsi="돋움" w:hint="eastAsia"/>
            <w:b/>
            <w:rPrChange w:id="6237" w:author="ETRI-김종원" w:date="2019-12-10T10:44:00Z">
              <w:rPr>
                <w:rFonts w:hint="eastAsia"/>
                <w:b w:val="0"/>
              </w:rPr>
            </w:rPrChange>
          </w:rPr>
          <w:t>지표</w:t>
        </w:r>
        <w:r w:rsidR="00E25847" w:rsidRPr="002646CB">
          <w:rPr>
            <w:rFonts w:ascii="돋움" w:eastAsia="돋움" w:hAnsi="돋움"/>
            <w:b/>
            <w:rPrChange w:id="6238" w:author="ETRI-김종원" w:date="2019-12-10T10:44:00Z">
              <w:rPr>
                <w:b w:val="0"/>
              </w:rPr>
            </w:rPrChange>
          </w:rPr>
          <w:t xml:space="preserve"> </w:t>
        </w:r>
      </w:ins>
      <w:ins w:id="6239" w:author="박 진상" w:date="2019-10-29T12:15:00Z">
        <w:r w:rsidR="005B6627" w:rsidRPr="002646CB">
          <w:rPr>
            <w:rFonts w:ascii="돋움" w:eastAsia="돋움" w:hAnsi="돋움" w:hint="eastAsia"/>
            <w:b/>
            <w:rPrChange w:id="6240" w:author="ETRI-김종원" w:date="2019-12-10T10:44:00Z">
              <w:rPr>
                <w:rFonts w:hint="eastAsia"/>
                <w:b w:val="0"/>
                <w:bCs/>
              </w:rPr>
            </w:rPrChange>
          </w:rPr>
          <w:t>인센티브지급률</w:t>
        </w:r>
      </w:ins>
      <w:ins w:id="6241" w:author="박 진상" w:date="2019-10-08T06:37:00Z">
        <w:r w:rsidR="00E25847" w:rsidRPr="002646CB">
          <w:rPr>
            <w:rFonts w:ascii="돋움" w:eastAsia="돋움" w:hAnsi="돋움"/>
            <w:b/>
            <w:rPrChange w:id="6242" w:author="ETRI-김종원" w:date="2019-12-10T10:44:00Z">
              <w:rPr>
                <w:b w:val="0"/>
              </w:rPr>
            </w:rPrChange>
          </w:rPr>
          <w:t xml:space="preserve">(Incentive Rate by </w:t>
        </w:r>
      </w:ins>
      <w:ins w:id="6243" w:author="박 진상" w:date="2019-10-15T20:02:00Z">
        <w:r w:rsidR="00E34BCB" w:rsidRPr="002646CB">
          <w:rPr>
            <w:rFonts w:ascii="돋움" w:eastAsia="돋움" w:hAnsi="돋움"/>
            <w:b/>
            <w:rPrChange w:id="6244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Variance</w:t>
        </w:r>
      </w:ins>
      <w:ins w:id="6245" w:author="박 진상" w:date="2019-10-08T06:37:00Z">
        <w:r w:rsidR="00E25847" w:rsidRPr="002646CB">
          <w:rPr>
            <w:rFonts w:ascii="돋움" w:eastAsia="돋움" w:hAnsi="돋움"/>
            <w:b/>
            <w:rPrChange w:id="6246" w:author="ETRI-김종원" w:date="2019-12-10T10:44:00Z">
              <w:rPr>
                <w:b w:val="0"/>
              </w:rPr>
            </w:rPrChange>
          </w:rPr>
          <w:t xml:space="preserve"> Index; IR</w:t>
        </w:r>
      </w:ins>
      <w:ins w:id="6247" w:author="박 진상" w:date="2019-10-15T20:04:00Z">
        <w:r w:rsidR="00E34BCB" w:rsidRPr="002646CB">
          <w:rPr>
            <w:rFonts w:ascii="돋움" w:eastAsia="돋움" w:hAnsi="돋움"/>
            <w:b/>
            <w:rPrChange w:id="6248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</w:t>
        </w:r>
      </w:ins>
      <w:ins w:id="6249" w:author="박 진상" w:date="2019-10-08T06:37:00Z">
        <w:r w:rsidR="00E25847" w:rsidRPr="002646CB">
          <w:rPr>
            <w:rFonts w:ascii="돋움" w:eastAsia="돋움" w:hAnsi="돋움"/>
            <w:b/>
            <w:rPrChange w:id="6250" w:author="ETRI-김종원" w:date="2019-12-10T10:44:00Z">
              <w:rPr>
                <w:b w:val="0"/>
              </w:rPr>
            </w:rPrChange>
          </w:rPr>
          <w:t>I)</w:t>
        </w:r>
      </w:ins>
      <w:ins w:id="6251" w:author="박 진상" w:date="2019-10-15T20:03:00Z">
        <w:del w:id="6252" w:author="Windows 사용자" w:date="2019-10-18T10:16:00Z">
          <w:r w:rsidR="00E34BCB" w:rsidRPr="002646CB" w:rsidDel="009744C0">
            <w:rPr>
              <w:rFonts w:ascii="돋움" w:eastAsia="돋움" w:hAnsi="돋움"/>
              <w:b/>
              <w:rPrChange w:id="6253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/>
              <w:b/>
              <w:rPrChange w:id="6254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9744C0">
            <w:rPr>
              <w:rFonts w:ascii="돋움" w:eastAsia="돋움" w:hAnsi="돋움"/>
              <w:b/>
              <w:rPrChange w:id="625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 w:hint="eastAsia"/>
              <w:b/>
              <w:rPrChange w:id="6256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6191F046" w14:textId="32322EEB" w:rsidR="009744C0" w:rsidRPr="002646CB" w:rsidRDefault="009744C0" w:rsidP="009744C0">
      <w:pPr>
        <w:rPr>
          <w:ins w:id="6257" w:author="Windows 사용자" w:date="2019-10-18T10:16:00Z"/>
          <w:rPrChange w:id="6258" w:author="ETRI-김종원" w:date="2019-12-10T10:44:00Z">
            <w:rPr>
              <w:ins w:id="6259" w:author="Windows 사용자" w:date="2019-10-18T10:16:00Z"/>
              <w:highlight w:val="yellow"/>
            </w:rPr>
          </w:rPrChange>
        </w:rPr>
      </w:pPr>
      <w:ins w:id="6260" w:author="Windows 사용자" w:date="2019-10-18T10:16:00Z">
        <w:r w:rsidRPr="002646CB">
          <w:rPr>
            <w:rPrChange w:id="6261" w:author="ETRI-김종원" w:date="2019-12-10T10:44:00Z">
              <w:rPr>
                <w:highlight w:val="yellow"/>
              </w:rPr>
            </w:rPrChange>
          </w:rPr>
          <w:t>CES-MG</w:t>
        </w:r>
        <w:r w:rsidRPr="002646CB">
          <w:rPr>
            <w:rFonts w:hint="eastAsia"/>
            <w:rPrChange w:id="6262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Pr="002646CB">
          <w:rPr>
            <w:rPrChange w:id="626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264" w:author="ETRI-김종원" w:date="2019-12-10T10:44:00Z">
              <w:rPr>
                <w:rFonts w:hint="eastAsia"/>
                <w:highlight w:val="yellow"/>
              </w:rPr>
            </w:rPrChange>
          </w:rPr>
          <w:t>태양광발전</w:t>
        </w:r>
        <w:r w:rsidRPr="002646CB">
          <w:rPr>
            <w:rPrChange w:id="6265" w:author="ETRI-김종원" w:date="2019-12-10T10:44:00Z">
              <w:rPr>
                <w:highlight w:val="yellow"/>
              </w:rPr>
            </w:rPrChange>
          </w:rPr>
          <w:t>-</w:t>
        </w:r>
        <w:r w:rsidRPr="002646CB">
          <w:rPr>
            <w:rFonts w:hint="eastAsia"/>
            <w:rPrChange w:id="6266" w:author="ETRI-김종원" w:date="2019-12-10T10:44:00Z">
              <w:rPr>
                <w:rFonts w:hint="eastAsia"/>
                <w:highlight w:val="yellow"/>
              </w:rPr>
            </w:rPrChange>
          </w:rPr>
          <w:t>전기에너지저장장치</w:t>
        </w:r>
        <w:r w:rsidRPr="002646CB">
          <w:rPr>
            <w:rPrChange w:id="6267" w:author="ETRI-김종원" w:date="2019-12-10T10:44:00Z">
              <w:rPr>
                <w:highlight w:val="yellow"/>
              </w:rPr>
            </w:rPrChange>
          </w:rPr>
          <w:t xml:space="preserve"> </w:t>
        </w:r>
        <w:del w:id="6268" w:author="박 진상" w:date="2019-10-28T18:28:00Z">
          <w:r w:rsidRPr="002646CB" w:rsidDel="00DC4888">
            <w:rPr>
              <w:rFonts w:hint="eastAsia"/>
              <w:rPrChange w:id="6269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Pr="002646CB" w:rsidDel="00DC4888">
            <w:rPr>
              <w:rPrChange w:id="6270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6271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6272" w:author="박 진상" w:date="2019-10-28T18:28:00Z">
        <w:r w:rsidR="00DC4888" w:rsidRPr="002646CB">
          <w:rPr>
            <w:rFonts w:hint="eastAsia"/>
            <w:rPrChange w:id="6273" w:author="ETRI-김종원" w:date="2019-12-10T10:44:00Z">
              <w:rPr>
                <w:rFonts w:hint="eastAsia"/>
              </w:rPr>
            </w:rPrChange>
          </w:rPr>
          <w:t>연계시스템</w:t>
        </w:r>
      </w:ins>
      <w:ins w:id="6274" w:author="Windows 사용자" w:date="2019-10-18T10:16:00Z">
        <w:r w:rsidRPr="002646CB">
          <w:rPr>
            <w:rFonts w:hint="eastAsia"/>
            <w:rPrChange w:id="6275" w:author="ETRI-김종원" w:date="2019-12-10T10:44:00Z">
              <w:rPr>
                <w:rFonts w:hint="eastAsia"/>
                <w:highlight w:val="yellow"/>
              </w:rPr>
            </w:rPrChange>
          </w:rPr>
          <w:t>이</w:t>
        </w:r>
        <w:r w:rsidRPr="002646CB">
          <w:rPr>
            <w:rPrChange w:id="6276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6277" w:author="ETRI-김종원" w:date="2019-11-04T20:33:00Z">
        <w:r w:rsidR="00E62138" w:rsidRPr="002646CB">
          <w:rPr>
            <w:rFonts w:hint="eastAsia"/>
            <w:rPrChange w:id="6278" w:author="ETRI-김종원" w:date="2019-12-10T10:44:00Z">
              <w:rPr>
                <w:rFonts w:hint="eastAsia"/>
              </w:rPr>
            </w:rPrChange>
          </w:rPr>
          <w:t>변동</w:t>
        </w:r>
      </w:ins>
      <w:ins w:id="6279" w:author="Windows 사용자" w:date="2019-10-18T10:16:00Z">
        <w:del w:id="6280" w:author="ETRI-김종원" w:date="2019-11-04T20:33:00Z">
          <w:r w:rsidRPr="002646CB" w:rsidDel="00E62138">
            <w:rPr>
              <w:rFonts w:hint="eastAsia"/>
              <w:rPrChange w:id="6281" w:author="ETRI-김종원" w:date="2019-12-10T10:44:00Z">
                <w:rPr>
                  <w:rFonts w:hint="eastAsia"/>
                  <w:highlight w:val="yellow"/>
                </w:rPr>
              </w:rPrChange>
            </w:rPr>
            <w:delText>유연</w:delText>
          </w:r>
        </w:del>
        <w:del w:id="6282" w:author="박 진상" w:date="2019-10-29T12:14:00Z">
          <w:r w:rsidRPr="002646CB" w:rsidDel="005B6627">
            <w:rPr>
              <w:rFonts w:hint="eastAsia"/>
              <w:rPrChange w:id="6283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  <w:r w:rsidRPr="002646CB" w:rsidDel="005B6627">
            <w:rPr>
              <w:rPrChange w:id="628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6285" w:author="ETRI-김종원" w:date="2019-12-10T10:44:00Z">
              <w:rPr>
                <w:rFonts w:hint="eastAsia"/>
                <w:highlight w:val="yellow"/>
              </w:rPr>
            </w:rPrChange>
          </w:rPr>
          <w:t>지표가</w:t>
        </w:r>
        <w:r w:rsidRPr="002646CB">
          <w:rPr>
            <w:rPrChange w:id="628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287" w:author="ETRI-김종원" w:date="2019-12-10T10:44:00Z">
              <w:rPr>
                <w:rFonts w:hint="eastAsia"/>
                <w:highlight w:val="yellow"/>
              </w:rPr>
            </w:rPrChange>
          </w:rPr>
          <w:t>좋은</w:t>
        </w:r>
        <w:r w:rsidRPr="002646CB">
          <w:rPr>
            <w:rPrChange w:id="628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289" w:author="ETRI-김종원" w:date="2019-12-10T10:44:00Z">
              <w:rPr>
                <w:rFonts w:hint="eastAsia"/>
                <w:highlight w:val="yellow"/>
              </w:rPr>
            </w:rPrChange>
          </w:rPr>
          <w:t>운영을</w:t>
        </w:r>
        <w:r w:rsidRPr="002646CB">
          <w:rPr>
            <w:rPrChange w:id="629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291" w:author="ETRI-김종원" w:date="2019-12-10T10:44:00Z">
              <w:rPr>
                <w:rFonts w:hint="eastAsia"/>
                <w:highlight w:val="yellow"/>
              </w:rPr>
            </w:rPrChange>
          </w:rPr>
          <w:t>하는</w:t>
        </w:r>
        <w:r w:rsidRPr="002646CB">
          <w:rPr>
            <w:rPrChange w:id="629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293" w:author="ETRI-김종원" w:date="2019-12-10T10:44:00Z">
              <w:rPr>
                <w:rFonts w:hint="eastAsia"/>
                <w:highlight w:val="yellow"/>
              </w:rPr>
            </w:rPrChange>
          </w:rPr>
          <w:t>경우에</w:t>
        </w:r>
        <w:r w:rsidRPr="002646CB">
          <w:rPr>
            <w:rPrChange w:id="6294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6295" w:author="ETRI-김종원" w:date="2019-11-04T20:33:00Z">
        <w:r w:rsidR="00E62138" w:rsidRPr="002646CB">
          <w:rPr>
            <w:rFonts w:hint="eastAsia"/>
            <w:rPrChange w:id="6296" w:author="ETRI-김종원" w:date="2019-12-10T10:44:00Z">
              <w:rPr>
                <w:rFonts w:hint="eastAsia"/>
              </w:rPr>
            </w:rPrChange>
          </w:rPr>
          <w:t>변동</w:t>
        </w:r>
      </w:ins>
      <w:ins w:id="6297" w:author="Windows 사용자" w:date="2019-10-18T10:16:00Z">
        <w:del w:id="6298" w:author="ETRI-김종원" w:date="2019-11-04T20:33:00Z">
          <w:r w:rsidRPr="002646CB" w:rsidDel="00E62138">
            <w:rPr>
              <w:rFonts w:hint="eastAsia"/>
              <w:rPrChange w:id="6299" w:author="ETRI-김종원" w:date="2019-12-10T10:44:00Z">
                <w:rPr>
                  <w:rFonts w:hint="eastAsia"/>
                  <w:highlight w:val="yellow"/>
                </w:rPr>
              </w:rPrChange>
            </w:rPr>
            <w:delText>유연</w:delText>
          </w:r>
        </w:del>
        <w:del w:id="6300" w:author="박 진상" w:date="2019-10-29T12:14:00Z">
          <w:r w:rsidRPr="002646CB" w:rsidDel="005B6627">
            <w:rPr>
              <w:rFonts w:hint="eastAsia"/>
              <w:rPrChange w:id="6301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  <w:r w:rsidRPr="002646CB" w:rsidDel="005B6627">
            <w:rPr>
              <w:rPrChange w:id="6302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6303" w:author="ETRI-김종원" w:date="2019-12-10T10:44:00Z">
              <w:rPr>
                <w:rFonts w:hint="eastAsia"/>
                <w:highlight w:val="yellow"/>
              </w:rPr>
            </w:rPrChange>
          </w:rPr>
          <w:t>지표의</w:t>
        </w:r>
        <w:r w:rsidRPr="002646CB">
          <w:rPr>
            <w:rPrChange w:id="630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305" w:author="ETRI-김종원" w:date="2019-12-10T10:44:00Z">
              <w:rPr>
                <w:rFonts w:hint="eastAsia"/>
                <w:highlight w:val="yellow"/>
              </w:rPr>
            </w:rPrChange>
          </w:rPr>
          <w:t>값에</w:t>
        </w:r>
        <w:r w:rsidRPr="002646CB">
          <w:rPr>
            <w:rPrChange w:id="630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307" w:author="ETRI-김종원" w:date="2019-12-10T10:44:00Z">
              <w:rPr>
                <w:rFonts w:hint="eastAsia"/>
                <w:highlight w:val="yellow"/>
              </w:rPr>
            </w:rPrChange>
          </w:rPr>
          <w:t>대응하여</w:t>
        </w:r>
        <w:r w:rsidRPr="002646CB">
          <w:rPr>
            <w:rPrChange w:id="630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309" w:author="ETRI-김종원" w:date="2019-12-10T10:44:00Z">
              <w:rPr>
                <w:rFonts w:hint="eastAsia"/>
                <w:highlight w:val="yellow"/>
              </w:rPr>
            </w:rPrChange>
          </w:rPr>
          <w:t>인센티브를</w:t>
        </w:r>
        <w:r w:rsidRPr="002646CB">
          <w:rPr>
            <w:rPrChange w:id="631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311" w:author="ETRI-김종원" w:date="2019-12-10T10:44:00Z">
              <w:rPr>
                <w:rFonts w:hint="eastAsia"/>
                <w:highlight w:val="yellow"/>
              </w:rPr>
            </w:rPrChange>
          </w:rPr>
          <w:t>지급하기</w:t>
        </w:r>
        <w:r w:rsidRPr="002646CB">
          <w:rPr>
            <w:rPrChange w:id="631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313" w:author="ETRI-김종원" w:date="2019-12-10T10:44:00Z">
              <w:rPr>
                <w:rFonts w:hint="eastAsia"/>
                <w:highlight w:val="yellow"/>
              </w:rPr>
            </w:rPrChange>
          </w:rPr>
          <w:t>위한</w:t>
        </w:r>
        <w:r w:rsidRPr="002646CB">
          <w:rPr>
            <w:rPrChange w:id="6314" w:author="ETRI-김종원" w:date="2019-12-10T10:44:00Z">
              <w:rPr>
                <w:highlight w:val="yellow"/>
              </w:rPr>
            </w:rPrChange>
          </w:rPr>
          <w:t xml:space="preserve"> </w:t>
        </w:r>
        <w:del w:id="6315" w:author="박 진상" w:date="2019-10-29T12:20:00Z">
          <w:r w:rsidRPr="002646CB" w:rsidDel="005B6627">
            <w:rPr>
              <w:rFonts w:hint="eastAsia"/>
              <w:rPrChange w:id="6316" w:author="ETRI-김종원" w:date="2019-12-10T10:44:00Z">
                <w:rPr>
                  <w:rFonts w:hint="eastAsia"/>
                  <w:highlight w:val="yellow"/>
                </w:rPr>
              </w:rPrChange>
            </w:rPr>
            <w:delText>인센티브</w:delText>
          </w:r>
          <w:r w:rsidRPr="002646CB" w:rsidDel="005B6627">
            <w:rPr>
              <w:rPrChange w:id="6317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Pr="002646CB" w:rsidDel="005B6627">
            <w:rPr>
              <w:rFonts w:hint="eastAsia"/>
              <w:rPrChange w:id="6318" w:author="ETRI-김종원" w:date="2019-12-10T10:44:00Z">
                <w:rPr>
                  <w:rFonts w:hint="eastAsia"/>
                  <w:highlight w:val="yellow"/>
                </w:rPr>
              </w:rPrChange>
            </w:rPr>
            <w:delText>단가</w:delText>
          </w:r>
        </w:del>
      </w:ins>
      <w:ins w:id="6319" w:author="박 진상" w:date="2019-10-29T12:20:00Z">
        <w:r w:rsidR="005B6627" w:rsidRPr="002646CB">
          <w:rPr>
            <w:rFonts w:hint="eastAsia"/>
            <w:rPrChange w:id="6320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6321" w:author="Windows 사용자" w:date="2019-10-18T10:16:00Z">
        <w:r w:rsidRPr="002646CB">
          <w:rPr>
            <w:rFonts w:hint="eastAsia"/>
            <w:rPrChange w:id="6322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Pr="002646CB">
          <w:rPr>
            <w:rPrChange w:id="632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6324" w:author="ETRI-김종원" w:date="2019-12-10T10:44:00Z">
              <w:rPr>
                <w:rFonts w:hint="eastAsia"/>
                <w:highlight w:val="yellow"/>
              </w:rPr>
            </w:rPrChange>
          </w:rPr>
          <w:t>비율</w:t>
        </w:r>
      </w:ins>
    </w:p>
    <w:p w14:paraId="1014C593" w14:textId="00AF5664" w:rsidR="00025A47" w:rsidRPr="002646CB" w:rsidDel="009744C0" w:rsidRDefault="00025A47" w:rsidP="00025A47">
      <w:pPr>
        <w:rPr>
          <w:ins w:id="6325" w:author="박 진상" w:date="2019-10-09T14:17:00Z"/>
          <w:del w:id="6326" w:author="Windows 사용자" w:date="2019-10-18T10:16:00Z"/>
          <w:rPrChange w:id="6327" w:author="ETRI-김종원" w:date="2019-12-10T10:44:00Z">
            <w:rPr>
              <w:ins w:id="6328" w:author="박 진상" w:date="2019-10-09T14:17:00Z"/>
              <w:del w:id="6329" w:author="Windows 사용자" w:date="2019-10-18T10:16:00Z"/>
            </w:rPr>
          </w:rPrChange>
        </w:rPr>
      </w:pPr>
      <w:ins w:id="6330" w:author="박 진상" w:date="2019-10-09T14:17:00Z">
        <w:del w:id="6331" w:author="Windows 사용자" w:date="2019-10-18T10:16:00Z">
          <w:r w:rsidRPr="002646CB" w:rsidDel="009744C0">
            <w:rPr>
              <w:rPrChange w:id="6332" w:author="ETRI-김종원" w:date="2019-12-10T10:44:00Z">
                <w:rPr/>
              </w:rPrChange>
            </w:rPr>
            <w:delText>CES-MG</w:delText>
          </w:r>
          <w:r w:rsidRPr="002646CB" w:rsidDel="009744C0">
            <w:rPr>
              <w:rFonts w:hint="eastAsia"/>
              <w:rPrChange w:id="6333" w:author="ETRI-김종원" w:date="2019-12-10T10:44:00Z">
                <w:rPr>
                  <w:rFonts w:hint="eastAsia"/>
                </w:rPr>
              </w:rPrChange>
            </w:rPr>
            <w:delText>에서</w:delText>
          </w:r>
          <w:r w:rsidRPr="002646CB" w:rsidDel="009744C0">
            <w:rPr>
              <w:rPrChange w:id="6334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35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9744C0">
            <w:rPr>
              <w:rPrChange w:id="6336" w:author="ETRI-김종원" w:date="2019-12-10T10:44:00Z">
                <w:rPr/>
              </w:rPrChange>
            </w:rPr>
            <w:delText>-</w:delText>
          </w:r>
          <w:r w:rsidRPr="002646CB" w:rsidDel="009744C0">
            <w:rPr>
              <w:rFonts w:hint="eastAsia"/>
              <w:rPrChange w:id="6337" w:author="ETRI-김종원" w:date="2019-12-10T10:44:00Z">
                <w:rPr>
                  <w:rFonts w:hint="eastAsia"/>
                </w:rPr>
              </w:rPrChange>
            </w:rPr>
            <w:delText>전기에너지저장장치</w:delText>
          </w:r>
          <w:r w:rsidRPr="002646CB" w:rsidDel="009744C0">
            <w:rPr>
              <w:rPrChange w:id="6338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39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9744C0">
            <w:rPr>
              <w:rPrChange w:id="6340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41" w:author="ETRI-김종원" w:date="2019-12-10T10:44:00Z">
                <w:rPr>
                  <w:rFonts w:hint="eastAsia"/>
                </w:rPr>
              </w:rPrChange>
            </w:rPr>
            <w:delText>시스템에서</w:delText>
          </w:r>
          <w:r w:rsidRPr="002646CB" w:rsidDel="009744C0">
            <w:rPr>
              <w:rPrChange w:id="6342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43" w:author="ETRI-김종원" w:date="2019-12-10T10:44:00Z">
                <w:rPr>
                  <w:rFonts w:hint="eastAsia"/>
                </w:rPr>
              </w:rPrChange>
            </w:rPr>
            <w:delText>사</w:delText>
          </w:r>
        </w:del>
      </w:ins>
      <w:ins w:id="6344" w:author="박 진상" w:date="2019-10-09T14:20:00Z">
        <w:del w:id="6345" w:author="Windows 사용자" w:date="2019-10-18T10:16:00Z">
          <w:r w:rsidRPr="002646CB" w:rsidDel="009744C0">
            <w:rPr>
              <w:rFonts w:hint="eastAsia"/>
              <w:rPrChange w:id="6346" w:author="ETRI-김종원" w:date="2019-12-10T10:44:00Z">
                <w:rPr>
                  <w:rFonts w:hint="eastAsia"/>
                </w:rPr>
              </w:rPrChange>
            </w:rPr>
            <w:delText>용</w:delText>
          </w:r>
        </w:del>
      </w:ins>
      <w:ins w:id="6347" w:author="박 진상" w:date="2019-10-09T14:17:00Z">
        <w:del w:id="6348" w:author="Windows 사용자" w:date="2019-10-18T10:16:00Z">
          <w:r w:rsidRPr="002646CB" w:rsidDel="009744C0">
            <w:rPr>
              <w:rFonts w:hint="eastAsia"/>
              <w:rPrChange w:id="6349" w:author="ETRI-김종원" w:date="2019-12-10T10:44:00Z">
                <w:rPr>
                  <w:rFonts w:hint="eastAsia"/>
                </w:rPr>
              </w:rPrChange>
            </w:rPr>
            <w:delText>하는</w:delText>
          </w:r>
          <w:r w:rsidRPr="002646CB" w:rsidDel="009744C0">
            <w:rPr>
              <w:rPrChange w:id="6350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51" w:author="ETRI-김종원" w:date="2019-12-10T10:44:00Z">
                <w:rPr>
                  <w:rFonts w:hint="eastAsia"/>
                </w:rPr>
              </w:rPrChange>
            </w:rPr>
            <w:delText>인센티브</w:delText>
          </w:r>
          <w:r w:rsidRPr="002646CB" w:rsidDel="009744C0">
            <w:rPr>
              <w:rPrChange w:id="6352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53" w:author="ETRI-김종원" w:date="2019-12-10T10:44:00Z">
                <w:rPr>
                  <w:rFonts w:hint="eastAsia"/>
                </w:rPr>
              </w:rPrChange>
            </w:rPr>
            <w:delText>지급률의</w:delText>
          </w:r>
          <w:r w:rsidRPr="002646CB" w:rsidDel="009744C0">
            <w:rPr>
              <w:rPrChange w:id="6354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355" w:author="ETRI-김종원" w:date="2019-12-10T10:44:00Z">
                <w:rPr>
                  <w:rFonts w:hint="eastAsia"/>
                </w:rPr>
              </w:rPrChange>
            </w:rPr>
            <w:delText>하나</w:delText>
          </w:r>
        </w:del>
      </w:ins>
    </w:p>
    <w:p w14:paraId="07EC44C3" w14:textId="77777777" w:rsidR="00025A47" w:rsidRPr="002646CB" w:rsidRDefault="00025A47" w:rsidP="00025A47">
      <w:pPr>
        <w:rPr>
          <w:ins w:id="6356" w:author="박 진상" w:date="2019-10-09T14:17:00Z"/>
          <w:rFonts w:ascii="바탕" w:hAnsi="바탕" w:cs="굴림"/>
          <w:b/>
          <w:rPrChange w:id="6357" w:author="ETRI-김종원" w:date="2019-12-10T10:44:00Z">
            <w:rPr>
              <w:ins w:id="6358" w:author="박 진상" w:date="2019-10-09T14:17:00Z"/>
              <w:rFonts w:ascii="바탕" w:hAnsi="바탕" w:cs="굴림"/>
              <w:b/>
              <w:lang w:val="en-US"/>
            </w:rPr>
          </w:rPrChange>
        </w:rPr>
      </w:pPr>
    </w:p>
    <w:p w14:paraId="0E16B4B3" w14:textId="742A15FB" w:rsidR="00025A47" w:rsidRPr="002646CB" w:rsidRDefault="00025A47" w:rsidP="00025A47">
      <w:pPr>
        <w:ind w:left="852" w:hangingChars="434" w:hanging="852"/>
        <w:rPr>
          <w:ins w:id="6359" w:author="박 진상" w:date="2019-10-09T14:17:00Z"/>
          <w:rPrChange w:id="6360" w:author="ETRI-김종원" w:date="2019-12-10T10:44:00Z">
            <w:rPr>
              <w:ins w:id="6361" w:author="박 진상" w:date="2019-10-09T14:17:00Z"/>
            </w:rPr>
          </w:rPrChange>
        </w:rPr>
      </w:pPr>
      <w:ins w:id="6362" w:author="박 진상" w:date="2019-10-09T14:17:00Z">
        <w:r w:rsidRPr="002646CB">
          <w:rPr>
            <w:rFonts w:eastAsia="돋움" w:cs="Arial" w:hint="eastAsia"/>
            <w:b/>
            <w:lang w:val="en-US"/>
            <w:rPrChange w:id="6363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364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6365" w:author="ETRI-김종원" w:date="2019-12-10T10:44:00Z">
              <w:rPr>
                <w:rFonts w:cs="Arial"/>
                <w:lang w:val="en-US"/>
              </w:rPr>
            </w:rPrChange>
          </w:rPr>
          <w:t>1</w:t>
        </w:r>
        <w:r w:rsidRPr="002646CB">
          <w:rPr>
            <w:rFonts w:ascii="바탕" w:hAnsi="바탕" w:cs="굴림"/>
            <w:lang w:val="en-US"/>
            <w:rPrChange w:id="636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367" w:author="박 진상" w:date="2019-10-28T18:26:00Z">
        <w:r w:rsidR="00DC4888" w:rsidRPr="002646CB">
          <w:rPr>
            <w:rFonts w:ascii="바탕" w:hAnsi="바탕" w:cs="굴림" w:hint="eastAsia"/>
            <w:lang w:val="en-US"/>
            <w:rPrChange w:id="636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변동지표</w:t>
        </w:r>
      </w:ins>
      <w:ins w:id="6369" w:author="Windows 사용자" w:date="2019-10-18T10:16:00Z">
        <w:r w:rsidR="009744C0" w:rsidRPr="002646CB">
          <w:rPr>
            <w:rFonts w:ascii="바탕" w:hAnsi="바탕" w:cs="굴림" w:hint="eastAsia"/>
            <w:lang w:val="en-US"/>
            <w:rPrChange w:id="6370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에</w:t>
        </w:r>
        <w:r w:rsidR="009744C0" w:rsidRPr="002646CB">
          <w:rPr>
            <w:rFonts w:ascii="바탕" w:hAnsi="바탕" w:cs="굴림"/>
            <w:lang w:val="en-US"/>
            <w:rPrChange w:id="6371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="009744C0" w:rsidRPr="002646CB">
          <w:rPr>
            <w:rFonts w:ascii="바탕" w:hAnsi="바탕" w:cs="굴림" w:hint="eastAsia"/>
            <w:lang w:val="en-US"/>
            <w:rPrChange w:id="6372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대응하는</w:t>
        </w:r>
      </w:ins>
      <w:ins w:id="6373" w:author="박 진상" w:date="2019-10-09T14:17:00Z">
        <w:del w:id="6374" w:author="Windows 사용자" w:date="2019-10-18T10:16:00Z">
          <w:r w:rsidRPr="002646CB" w:rsidDel="009744C0">
            <w:rPr>
              <w:rFonts w:ascii="바탕" w:hAnsi="바탕" w:cs="굴림"/>
              <w:lang w:val="en-US"/>
              <w:rPrChange w:id="6375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대비</w:delText>
          </w:r>
        </w:del>
        <w:r w:rsidRPr="002646CB">
          <w:rPr>
            <w:rFonts w:ascii="바탕" w:hAnsi="바탕" w:cs="굴림"/>
            <w:lang w:val="en-US"/>
            <w:rPrChange w:id="637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377" w:author="박 진상" w:date="2019-10-28T18:26:00Z">
        <w:r w:rsidR="00DC4888" w:rsidRPr="002646CB">
          <w:rPr>
            <w:rFonts w:ascii="바탕" w:hAnsi="바탕" w:cs="굴림" w:hint="eastAsia"/>
            <w:lang w:val="en-US"/>
            <w:rPrChange w:id="637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변동지표</w:t>
        </w:r>
      </w:ins>
      <w:ins w:id="6379" w:author="박 진상" w:date="2019-10-09T14:17:00Z">
        <w:r w:rsidRPr="002646CB">
          <w:rPr>
            <w:rFonts w:ascii="바탕" w:hAnsi="바탕" w:cs="굴림"/>
            <w:lang w:val="en-US"/>
            <w:rPrChange w:id="6380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381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인센티브지급률은</w:t>
        </w:r>
        <w:r w:rsidRPr="002646CB">
          <w:rPr>
            <w:rFonts w:ascii="바탕" w:hAnsi="바탕" w:cs="굴림"/>
            <w:lang w:val="en-US"/>
            <w:rPrChange w:id="6382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383" w:author="박 진상" w:date="2019-10-29T12:20:00Z">
        <w:r w:rsidR="005B6627" w:rsidRPr="002646CB">
          <w:rPr>
            <w:rFonts w:ascii="바탕" w:hAnsi="바탕" w:cs="굴림" w:hint="eastAsia"/>
            <w:lang w:val="en-US"/>
            <w:rPrChange w:id="638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인센티브단가</w:t>
        </w:r>
      </w:ins>
      <w:ins w:id="6385" w:author="박 진상" w:date="2019-10-09T14:17:00Z">
        <w:r w:rsidRPr="002646CB">
          <w:rPr>
            <w:rFonts w:ascii="바탕" w:hAnsi="바탕" w:cs="굴림" w:hint="eastAsia"/>
            <w:lang w:val="en-US"/>
            <w:rPrChange w:id="6386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의</w:t>
        </w:r>
        <w:r w:rsidRPr="002646CB">
          <w:rPr>
            <w:rFonts w:ascii="바탕" w:hAnsi="바탕" w:cs="굴림"/>
            <w:lang w:val="en-US"/>
            <w:rPrChange w:id="6387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38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배수로</w:t>
        </w:r>
        <w:r w:rsidRPr="002646CB">
          <w:rPr>
            <w:rFonts w:ascii="바탕" w:hAnsi="바탕" w:cs="굴림"/>
            <w:lang w:val="en-US"/>
            <w:rPrChange w:id="6389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del w:id="6390" w:author="Windows 사용자" w:date="2019-10-18T10:17:00Z">
          <w:r w:rsidRPr="002646CB" w:rsidDel="009744C0">
            <w:rPr>
              <w:rFonts w:ascii="바탕" w:hAnsi="바탕" w:cs="굴림" w:hint="eastAsia"/>
              <w:lang w:val="en-US"/>
              <w:rPrChange w:id="6391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표현</w:delText>
          </w:r>
        </w:del>
      </w:ins>
      <w:ins w:id="6392" w:author="Windows 사용자" w:date="2019-10-18T10:17:00Z">
        <w:r w:rsidR="009744C0" w:rsidRPr="002646CB">
          <w:rPr>
            <w:rFonts w:ascii="바탕" w:hAnsi="바탕" w:cs="굴림" w:hint="eastAsia"/>
            <w:lang w:val="en-US"/>
            <w:rPrChange w:id="6393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사용</w:t>
        </w:r>
      </w:ins>
      <w:ins w:id="6394" w:author="박 진상" w:date="2019-10-28T18:28:00Z">
        <w:r w:rsidR="00DC4888" w:rsidRPr="002646CB">
          <w:rPr>
            <w:rFonts w:ascii="바탕" w:hAnsi="바탕" w:cs="굴림" w:hint="eastAsia"/>
            <w:lang w:val="en-US"/>
            <w:rPrChange w:id="6395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한다.</w:t>
        </w:r>
        <w:r w:rsidR="00DC4888" w:rsidRPr="002646CB">
          <w:rPr>
            <w:rFonts w:ascii="바탕" w:hAnsi="바탕" w:cs="굴림"/>
            <w:lang w:val="en-US"/>
            <w:rPrChange w:id="639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397" w:author="박 진상" w:date="2019-10-09T14:17:00Z">
        <w:r w:rsidRPr="002646CB">
          <w:rPr>
            <w:rPrChange w:id="6398" w:author="ETRI-김종원" w:date="2019-12-10T10:44:00Z">
              <w:rPr/>
            </w:rPrChange>
          </w:rPr>
          <w:t xml:space="preserve"> </w:t>
        </w:r>
      </w:ins>
    </w:p>
    <w:p w14:paraId="181EF1EC" w14:textId="4C1D9A63" w:rsidR="00025A47" w:rsidRPr="002646CB" w:rsidRDefault="00025A47" w:rsidP="00025A47">
      <w:pPr>
        <w:rPr>
          <w:ins w:id="6399" w:author="박 진상" w:date="2019-10-09T14:17:00Z"/>
          <w:rPrChange w:id="6400" w:author="ETRI-김종원" w:date="2019-12-10T10:44:00Z">
            <w:rPr>
              <w:ins w:id="6401" w:author="박 진상" w:date="2019-10-09T14:17:00Z"/>
            </w:rPr>
          </w:rPrChange>
        </w:rPr>
      </w:pPr>
      <w:ins w:id="6402" w:author="박 진상" w:date="2019-10-09T14:17:00Z">
        <w:r w:rsidRPr="002646CB">
          <w:rPr>
            <w:rFonts w:eastAsia="돋움" w:cs="Arial" w:hint="eastAsia"/>
            <w:b/>
            <w:lang w:val="en-US"/>
            <w:rPrChange w:id="6403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404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6405" w:author="ETRI-김종원" w:date="2019-12-10T10:44:00Z">
              <w:rPr>
                <w:rFonts w:cs="Arial"/>
                <w:lang w:val="en-US"/>
              </w:rPr>
            </w:rPrChange>
          </w:rPr>
          <w:t>2</w:t>
        </w:r>
        <w:r w:rsidRPr="002646CB">
          <w:rPr>
            <w:rFonts w:ascii="바탕" w:hAnsi="바탕" w:cs="굴림"/>
            <w:lang w:val="en-US"/>
            <w:rPrChange w:id="640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407" w:author="ETRI-김종원" w:date="2019-11-04T20:34:00Z">
        <w:r w:rsidR="00E62138" w:rsidRPr="002646CB">
          <w:rPr>
            <w:rFonts w:ascii="바탕" w:hAnsi="바탕" w:cs="굴림" w:hint="eastAsia"/>
            <w:lang w:val="en-US"/>
            <w:rPrChange w:id="640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부속서 A.</w:t>
        </w:r>
      </w:ins>
      <w:ins w:id="6409" w:author="박 진상" w:date="2019-10-09T14:17:00Z">
        <w:del w:id="6410" w:author="ETRI-김종원" w:date="2019-11-04T20:34:00Z">
          <w:r w:rsidRPr="002646CB" w:rsidDel="00E62138">
            <w:rPr>
              <w:rFonts w:ascii="바탕" w:hAnsi="바탕" w:cs="굴림" w:hint="eastAsia"/>
              <w:lang w:val="en-US"/>
              <w:rPrChange w:id="6411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본문</w:delText>
          </w:r>
          <w:r w:rsidRPr="002646CB" w:rsidDel="00E62138">
            <w:rPr>
              <w:rFonts w:ascii="바탕" w:hAnsi="바탕" w:cs="굴림"/>
              <w:lang w:val="en-US"/>
              <w:rPrChange w:id="6412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7-</w:delText>
          </w:r>
        </w:del>
      </w:ins>
      <w:ins w:id="6413" w:author="박 진상" w:date="2019-10-28T21:39:00Z">
        <w:r w:rsidR="009D2574" w:rsidRPr="002646CB">
          <w:rPr>
            <w:rFonts w:ascii="바탕" w:hAnsi="바탕" w:cs="굴림"/>
            <w:lang w:val="en-US"/>
            <w:rPrChange w:id="6414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3</w:t>
        </w:r>
      </w:ins>
      <w:ins w:id="6415" w:author="박 진상" w:date="2019-10-09T14:17:00Z">
        <w:r w:rsidRPr="002646CB">
          <w:rPr>
            <w:rFonts w:ascii="바탕" w:hAnsi="바탕" w:cs="굴림" w:hint="eastAsia"/>
            <w:lang w:val="en-US"/>
            <w:rPrChange w:id="6416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절</w:t>
        </w:r>
        <w:r w:rsidRPr="002646CB">
          <w:rPr>
            <w:rFonts w:ascii="바탕" w:hAnsi="바탕" w:cs="굴림"/>
            <w:lang w:val="en-US"/>
            <w:rPrChange w:id="6417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41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참조</w:t>
        </w:r>
        <w:r w:rsidRPr="002646CB">
          <w:rPr>
            <w:rPrChange w:id="6419" w:author="ETRI-김종원" w:date="2019-12-10T10:44:00Z">
              <w:rPr/>
            </w:rPrChange>
          </w:rPr>
          <w:t xml:space="preserve"> </w:t>
        </w:r>
      </w:ins>
    </w:p>
    <w:p w14:paraId="3CAF3E4F" w14:textId="77777777" w:rsidR="005766F9" w:rsidRPr="002646CB" w:rsidRDefault="005766F9" w:rsidP="005766F9">
      <w:pPr>
        <w:rPr>
          <w:ins w:id="6420" w:author="박 진상" w:date="2019-10-09T13:18:00Z"/>
          <w:rPrChange w:id="6421" w:author="ETRI-김종원" w:date="2019-12-10T10:44:00Z">
            <w:rPr>
              <w:ins w:id="6422" w:author="박 진상" w:date="2019-10-09T13:18:00Z"/>
            </w:rPr>
          </w:rPrChange>
        </w:rPr>
      </w:pPr>
    </w:p>
    <w:p w14:paraId="15FD2141" w14:textId="77777777" w:rsidR="00D00AD0" w:rsidRPr="002646CB" w:rsidRDefault="00D00AD0" w:rsidP="00E25847">
      <w:pPr>
        <w:pStyle w:val="34"/>
        <w:rPr>
          <w:ins w:id="6423" w:author="박 진상" w:date="2019-10-08T07:03:00Z"/>
          <w:rFonts w:cs="Arial"/>
          <w:lang w:val="en-GB" w:eastAsia="ko-KR"/>
          <w:rPrChange w:id="6424" w:author="ETRI-김종원" w:date="2019-12-10T10:44:00Z">
            <w:rPr>
              <w:ins w:id="6425" w:author="박 진상" w:date="2019-10-08T07:03:00Z"/>
              <w:rFonts w:cs="Arial"/>
              <w:lang w:val="en-GB" w:eastAsia="ko-KR"/>
            </w:rPr>
          </w:rPrChange>
        </w:rPr>
      </w:pPr>
    </w:p>
    <w:p w14:paraId="366BED70" w14:textId="1F8360C5" w:rsidR="00E34BCB" w:rsidRPr="002646CB" w:rsidRDefault="00E34BCB">
      <w:pPr>
        <w:rPr>
          <w:ins w:id="6426" w:author="박 진상" w:date="2019-10-15T20:05:00Z"/>
          <w:rFonts w:ascii="돋움" w:hAnsi="돋움"/>
          <w:rPrChange w:id="6427" w:author="ETRI-김종원" w:date="2019-12-10T10:44:00Z">
            <w:rPr>
              <w:ins w:id="6428" w:author="박 진상" w:date="2019-10-15T20:05:00Z"/>
              <w:rFonts w:cs="Arial"/>
              <w:highlight w:val="yellow"/>
              <w:lang w:val="en-GB" w:eastAsia="ko-KR"/>
            </w:rPr>
          </w:rPrChange>
        </w:rPr>
        <w:pPrChange w:id="6429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6430" w:author="박 진상" w:date="2019-10-15T20:04:00Z">
        <w:r w:rsidRPr="002646CB">
          <w:rPr>
            <w:rFonts w:ascii="돋움" w:eastAsia="돋움" w:hAnsi="돋움" w:hint="eastAsia"/>
            <w:b/>
            <w:rPrChange w:id="6431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결합</w:t>
        </w:r>
      </w:ins>
      <w:ins w:id="6432" w:author="박 진상" w:date="2019-10-15T14:56:00Z">
        <w:r w:rsidR="000E32A6" w:rsidRPr="002646CB">
          <w:rPr>
            <w:rFonts w:ascii="돋움" w:eastAsia="돋움" w:hAnsi="돋움" w:hint="eastAsia"/>
            <w:b/>
            <w:rPrChange w:id="6433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지표</w:t>
        </w:r>
      </w:ins>
      <w:ins w:id="6434" w:author="박 진상" w:date="2019-10-08T06:37:00Z">
        <w:r w:rsidR="00E25847" w:rsidRPr="002646CB">
          <w:rPr>
            <w:rFonts w:ascii="돋움" w:eastAsia="돋움" w:hAnsi="돋움"/>
            <w:b/>
            <w:rPrChange w:id="6435" w:author="ETRI-김종원" w:date="2019-12-10T10:44:00Z">
              <w:rPr>
                <w:b w:val="0"/>
              </w:rPr>
            </w:rPrChange>
          </w:rPr>
          <w:t xml:space="preserve"> </w:t>
        </w:r>
        <w:r w:rsidR="00E25847" w:rsidRPr="002646CB">
          <w:rPr>
            <w:rFonts w:ascii="돋움" w:eastAsia="돋움" w:hAnsi="돋움" w:hint="eastAsia"/>
            <w:b/>
            <w:rPrChange w:id="6436" w:author="ETRI-김종원" w:date="2019-12-10T10:44:00Z">
              <w:rPr>
                <w:rFonts w:hint="eastAsia"/>
                <w:b w:val="0"/>
              </w:rPr>
            </w:rPrChange>
          </w:rPr>
          <w:t>인센티브지급률</w:t>
        </w:r>
        <w:r w:rsidR="00E25847" w:rsidRPr="002646CB">
          <w:rPr>
            <w:rFonts w:ascii="돋움" w:eastAsia="돋움" w:hAnsi="돋움"/>
            <w:b/>
            <w:rPrChange w:id="6437" w:author="ETRI-김종원" w:date="2019-12-10T10:44:00Z">
              <w:rPr>
                <w:b w:val="0"/>
              </w:rPr>
            </w:rPrChange>
          </w:rPr>
          <w:t>(Incentive Rate</w:t>
        </w:r>
      </w:ins>
      <w:ins w:id="6438" w:author="박 진상" w:date="2019-10-15T14:57:00Z">
        <w:r w:rsidR="000E32A6" w:rsidRPr="002646CB">
          <w:rPr>
            <w:rFonts w:ascii="돋움" w:eastAsia="돋움" w:hAnsi="돋움"/>
            <w:b/>
            <w:rPrChange w:id="6439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 xml:space="preserve"> by Combined Index</w:t>
        </w:r>
      </w:ins>
      <w:ins w:id="6440" w:author="박 진상" w:date="2019-10-08T06:37:00Z">
        <w:r w:rsidR="00E25847" w:rsidRPr="002646CB">
          <w:rPr>
            <w:rFonts w:ascii="돋움" w:eastAsia="돋움" w:hAnsi="돋움"/>
            <w:b/>
            <w:rPrChange w:id="6441" w:author="ETRI-김종원" w:date="2019-12-10T10:44:00Z">
              <w:rPr>
                <w:b w:val="0"/>
              </w:rPr>
            </w:rPrChange>
          </w:rPr>
          <w:t xml:space="preserve">; </w:t>
        </w:r>
      </w:ins>
      <w:ins w:id="6442" w:author="박 진상" w:date="2019-10-15T14:56:00Z">
        <w:r w:rsidR="000E32A6" w:rsidRPr="002646CB">
          <w:rPr>
            <w:rFonts w:ascii="돋움" w:eastAsia="돋움" w:hAnsi="돋움"/>
            <w:b/>
            <w:rPrChange w:id="6443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IRC</w:t>
        </w:r>
      </w:ins>
      <w:ins w:id="6444" w:author="박 진상" w:date="2019-10-15T14:57:00Z">
        <w:r w:rsidR="000E32A6" w:rsidRPr="002646CB">
          <w:rPr>
            <w:rFonts w:ascii="돋움" w:eastAsia="돋움" w:hAnsi="돋움"/>
            <w:b/>
            <w:rPrChange w:id="6445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I</w:t>
        </w:r>
      </w:ins>
      <w:ins w:id="6446" w:author="박 진상" w:date="2019-10-08T06:37:00Z">
        <w:r w:rsidR="00E25847" w:rsidRPr="002646CB">
          <w:rPr>
            <w:rFonts w:ascii="돋움" w:eastAsia="돋움" w:hAnsi="돋움"/>
            <w:b/>
            <w:rPrChange w:id="6447" w:author="ETRI-김종원" w:date="2019-12-10T10:44:00Z">
              <w:rPr>
                <w:b w:val="0"/>
              </w:rPr>
            </w:rPrChange>
          </w:rPr>
          <w:t>)</w:t>
        </w:r>
      </w:ins>
      <w:ins w:id="6448" w:author="박 진상" w:date="2019-10-15T20:05:00Z">
        <w:del w:id="6449" w:author="Windows 사용자" w:date="2019-10-18T10:17:00Z">
          <w:r w:rsidRPr="002646CB" w:rsidDel="009744C0">
            <w:rPr>
              <w:rFonts w:ascii="돋움" w:eastAsia="돋움" w:hAnsi="돋움"/>
              <w:b/>
              <w:rPrChange w:id="6450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Pr="002646CB" w:rsidDel="009744C0">
            <w:rPr>
              <w:rFonts w:ascii="돋움" w:eastAsia="돋움" w:hAnsi="돋움"/>
              <w:b/>
              <w:rPrChange w:id="6451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Pr="002646CB" w:rsidDel="009744C0">
            <w:rPr>
              <w:rFonts w:ascii="돋움" w:eastAsia="돋움" w:hAnsi="돋움"/>
              <w:b/>
              <w:rPrChange w:id="6452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Pr="002646CB" w:rsidDel="009744C0">
            <w:rPr>
              <w:rFonts w:ascii="돋움" w:eastAsia="돋움" w:hAnsi="돋움" w:hint="eastAsia"/>
              <w:b/>
              <w:rPrChange w:id="6453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2A417DF9" w14:textId="58DC37EA" w:rsidR="009744C0" w:rsidRPr="002646CB" w:rsidRDefault="009744C0" w:rsidP="009744C0">
      <w:pPr>
        <w:rPr>
          <w:ins w:id="6454" w:author="Windows 사용자" w:date="2019-10-18T10:17:00Z"/>
          <w:rPrChange w:id="6455" w:author="ETRI-김종원" w:date="2019-12-10T10:44:00Z">
            <w:rPr>
              <w:ins w:id="6456" w:author="Windows 사용자" w:date="2019-10-18T10:17:00Z"/>
              <w:highlight w:val="green"/>
            </w:rPr>
          </w:rPrChange>
        </w:rPr>
      </w:pPr>
      <w:ins w:id="6457" w:author="Windows 사용자" w:date="2019-10-18T10:17:00Z">
        <w:r w:rsidRPr="002646CB">
          <w:rPr>
            <w:rPrChange w:id="6458" w:author="ETRI-김종원" w:date="2019-12-10T10:44:00Z">
              <w:rPr>
                <w:highlight w:val="green"/>
              </w:rPr>
            </w:rPrChange>
          </w:rPr>
          <w:lastRenderedPageBreak/>
          <w:t>CES-MG</w:t>
        </w:r>
        <w:r w:rsidRPr="002646CB">
          <w:rPr>
            <w:rFonts w:hint="eastAsia"/>
            <w:rPrChange w:id="6459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Pr="002646CB">
          <w:rPr>
            <w:rPrChange w:id="6460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461" w:author="ETRI-김종원" w:date="2019-12-10T10:44:00Z">
              <w:rPr>
                <w:rFonts w:hint="eastAsia"/>
                <w:highlight w:val="green"/>
              </w:rPr>
            </w:rPrChange>
          </w:rPr>
          <w:t>태양광발전</w:t>
        </w:r>
        <w:r w:rsidRPr="002646CB">
          <w:rPr>
            <w:rPrChange w:id="6462" w:author="ETRI-김종원" w:date="2019-12-10T10:44:00Z">
              <w:rPr>
                <w:highlight w:val="green"/>
              </w:rPr>
            </w:rPrChange>
          </w:rPr>
          <w:t>-</w:t>
        </w:r>
        <w:r w:rsidRPr="002646CB">
          <w:rPr>
            <w:rFonts w:hint="eastAsia"/>
            <w:rPrChange w:id="6463" w:author="ETRI-김종원" w:date="2019-12-10T10:44:00Z">
              <w:rPr>
                <w:rFonts w:hint="eastAsia"/>
                <w:highlight w:val="green"/>
              </w:rPr>
            </w:rPrChange>
          </w:rPr>
          <w:t>전기에너지저장장치</w:t>
        </w:r>
        <w:r w:rsidRPr="002646CB">
          <w:rPr>
            <w:rPrChange w:id="6464" w:author="ETRI-김종원" w:date="2019-12-10T10:44:00Z">
              <w:rPr>
                <w:highlight w:val="green"/>
              </w:rPr>
            </w:rPrChange>
          </w:rPr>
          <w:t xml:space="preserve"> </w:t>
        </w:r>
        <w:del w:id="6465" w:author="박 진상" w:date="2019-10-28T18:28:00Z">
          <w:r w:rsidRPr="002646CB" w:rsidDel="00DC4888">
            <w:rPr>
              <w:rFonts w:hint="eastAsia"/>
              <w:rPrChange w:id="6466" w:author="ETRI-김종원" w:date="2019-12-10T10:44:00Z">
                <w:rPr>
                  <w:rFonts w:hint="eastAsia"/>
                  <w:highlight w:val="green"/>
                </w:rPr>
              </w:rPrChange>
            </w:rPr>
            <w:delText>연계</w:delText>
          </w:r>
          <w:r w:rsidRPr="002646CB" w:rsidDel="00DC4888">
            <w:rPr>
              <w:rPrChange w:id="6467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6468" w:author="ETRI-김종원" w:date="2019-12-10T10:44:00Z">
                <w:rPr>
                  <w:rFonts w:hint="eastAsia"/>
                  <w:highlight w:val="green"/>
                </w:rPr>
              </w:rPrChange>
            </w:rPr>
            <w:delText>시스템</w:delText>
          </w:r>
        </w:del>
      </w:ins>
      <w:ins w:id="6469" w:author="박 진상" w:date="2019-10-28T18:28:00Z">
        <w:r w:rsidR="00DC4888" w:rsidRPr="002646CB">
          <w:rPr>
            <w:rFonts w:hint="eastAsia"/>
            <w:rPrChange w:id="6470" w:author="ETRI-김종원" w:date="2019-12-10T10:44:00Z">
              <w:rPr>
                <w:rFonts w:hint="eastAsia"/>
              </w:rPr>
            </w:rPrChange>
          </w:rPr>
          <w:t>연계시스템</w:t>
        </w:r>
      </w:ins>
      <w:ins w:id="6471" w:author="Windows 사용자" w:date="2019-10-18T10:17:00Z">
        <w:r w:rsidRPr="002646CB">
          <w:rPr>
            <w:rFonts w:hint="eastAsia"/>
            <w:rPrChange w:id="6472" w:author="ETRI-김종원" w:date="2019-12-10T10:44:00Z">
              <w:rPr>
                <w:rFonts w:hint="eastAsia"/>
                <w:highlight w:val="green"/>
              </w:rPr>
            </w:rPrChange>
          </w:rPr>
          <w:t>이</w:t>
        </w:r>
        <w:r w:rsidRPr="002646CB">
          <w:rPr>
            <w:rPrChange w:id="6473" w:author="ETRI-김종원" w:date="2019-12-10T10:44:00Z">
              <w:rPr>
                <w:highlight w:val="green"/>
              </w:rPr>
            </w:rPrChange>
          </w:rPr>
          <w:t xml:space="preserve"> </w:t>
        </w:r>
        <w:del w:id="6474" w:author="박 진상" w:date="2019-10-28T18:24:00Z">
          <w:r w:rsidRPr="002646CB" w:rsidDel="00DC4888">
            <w:rPr>
              <w:rFonts w:hint="eastAsia"/>
              <w:rPrChange w:id="6475" w:author="ETRI-김종원" w:date="2019-12-10T10:44:00Z">
                <w:rPr>
                  <w:rFonts w:hint="eastAsia"/>
                  <w:highlight w:val="green"/>
                </w:rPr>
              </w:rPrChange>
            </w:rPr>
            <w:delText>신뢰성</w:delText>
          </w:r>
        </w:del>
        <w:del w:id="6476" w:author="박 진상" w:date="2019-10-28T18:25:00Z">
          <w:r w:rsidRPr="002646CB" w:rsidDel="00DC4888">
            <w:rPr>
              <w:rPrChange w:id="6477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6478" w:author="ETRI-김종원" w:date="2019-12-10T10:44:00Z">
                <w:rPr>
                  <w:rFonts w:hint="eastAsia"/>
                  <w:highlight w:val="green"/>
                </w:rPr>
              </w:rPrChange>
            </w:rPr>
            <w:delText>지표</w:delText>
          </w:r>
        </w:del>
      </w:ins>
      <w:ins w:id="6479" w:author="박 진상" w:date="2019-10-28T18:25:00Z">
        <w:r w:rsidR="00DC4888" w:rsidRPr="002646CB">
          <w:rPr>
            <w:rFonts w:hint="eastAsia"/>
            <w:rPrChange w:id="6480" w:author="ETRI-김종원" w:date="2019-12-10T10:44:00Z">
              <w:rPr>
                <w:rFonts w:hint="eastAsia"/>
              </w:rPr>
            </w:rPrChange>
          </w:rPr>
          <w:t>신뢰지표</w:t>
        </w:r>
      </w:ins>
      <w:ins w:id="6481" w:author="Windows 사용자" w:date="2019-10-18T10:17:00Z">
        <w:r w:rsidRPr="002646CB">
          <w:rPr>
            <w:rFonts w:hint="eastAsia"/>
            <w:rPrChange w:id="6482" w:author="ETRI-김종원" w:date="2019-12-10T10:44:00Z">
              <w:rPr>
                <w:rFonts w:hint="eastAsia"/>
                <w:highlight w:val="green"/>
              </w:rPr>
            </w:rPrChange>
          </w:rPr>
          <w:t>와</w:t>
        </w:r>
        <w:r w:rsidRPr="002646CB">
          <w:rPr>
            <w:rPrChange w:id="6483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6484" w:author="ETRI-김종원" w:date="2019-11-04T20:34:00Z">
        <w:r w:rsidR="00E62138" w:rsidRPr="002646CB">
          <w:rPr>
            <w:rFonts w:hint="eastAsia"/>
            <w:rPrChange w:id="6485" w:author="ETRI-김종원" w:date="2019-12-10T10:44:00Z">
              <w:rPr>
                <w:rFonts w:hint="eastAsia"/>
              </w:rPr>
            </w:rPrChange>
          </w:rPr>
          <w:t>변동</w:t>
        </w:r>
      </w:ins>
      <w:ins w:id="6486" w:author="Windows 사용자" w:date="2019-10-18T10:17:00Z">
        <w:del w:id="6487" w:author="ETRI-김종원" w:date="2019-11-04T20:34:00Z">
          <w:r w:rsidRPr="002646CB" w:rsidDel="00E62138">
            <w:rPr>
              <w:rFonts w:hint="eastAsia"/>
              <w:rPrChange w:id="6488" w:author="ETRI-김종원" w:date="2019-12-10T10:44:00Z">
                <w:rPr>
                  <w:rFonts w:hint="eastAsia"/>
                  <w:highlight w:val="green"/>
                </w:rPr>
              </w:rPrChange>
            </w:rPr>
            <w:delText>유연</w:delText>
          </w:r>
        </w:del>
        <w:del w:id="6489" w:author="박 진상" w:date="2019-10-29T12:15:00Z">
          <w:r w:rsidRPr="002646CB" w:rsidDel="005B6627">
            <w:rPr>
              <w:rFonts w:hint="eastAsia"/>
              <w:rPrChange w:id="6490" w:author="ETRI-김종원" w:date="2019-12-10T10:44:00Z">
                <w:rPr>
                  <w:rFonts w:hint="eastAsia"/>
                  <w:highlight w:val="green"/>
                </w:rPr>
              </w:rPrChange>
            </w:rPr>
            <w:delText>성</w:delText>
          </w:r>
          <w:r w:rsidRPr="002646CB" w:rsidDel="005B6627">
            <w:rPr>
              <w:rPrChange w:id="6491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6492" w:author="ETRI-김종원" w:date="2019-12-10T10:44:00Z">
              <w:rPr>
                <w:rFonts w:hint="eastAsia"/>
                <w:highlight w:val="green"/>
              </w:rPr>
            </w:rPrChange>
          </w:rPr>
          <w:t>지표가</w:t>
        </w:r>
        <w:r w:rsidRPr="002646CB">
          <w:rPr>
            <w:rPrChange w:id="6493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494" w:author="ETRI-김종원" w:date="2019-12-10T10:44:00Z">
              <w:rPr>
                <w:rFonts w:hint="eastAsia"/>
                <w:highlight w:val="green"/>
              </w:rPr>
            </w:rPrChange>
          </w:rPr>
          <w:t>좋은</w:t>
        </w:r>
        <w:r w:rsidRPr="002646CB">
          <w:rPr>
            <w:rPrChange w:id="6495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496" w:author="ETRI-김종원" w:date="2019-12-10T10:44:00Z">
              <w:rPr>
                <w:rFonts w:hint="eastAsia"/>
                <w:highlight w:val="green"/>
              </w:rPr>
            </w:rPrChange>
          </w:rPr>
          <w:t>운영을</w:t>
        </w:r>
        <w:r w:rsidRPr="002646CB">
          <w:rPr>
            <w:rPrChange w:id="6497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498" w:author="ETRI-김종원" w:date="2019-12-10T10:44:00Z">
              <w:rPr>
                <w:rFonts w:hint="eastAsia"/>
                <w:highlight w:val="green"/>
              </w:rPr>
            </w:rPrChange>
          </w:rPr>
          <w:t>하는</w:t>
        </w:r>
        <w:r w:rsidRPr="002646CB">
          <w:rPr>
            <w:rPrChange w:id="6499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00" w:author="ETRI-김종원" w:date="2019-12-10T10:44:00Z">
              <w:rPr>
                <w:rFonts w:hint="eastAsia"/>
                <w:highlight w:val="green"/>
              </w:rPr>
            </w:rPrChange>
          </w:rPr>
          <w:t>경우에</w:t>
        </w:r>
        <w:r w:rsidRPr="002646CB">
          <w:rPr>
            <w:rPrChange w:id="6501" w:author="ETRI-김종원" w:date="2019-12-10T10:44:00Z">
              <w:rPr>
                <w:highlight w:val="green"/>
              </w:rPr>
            </w:rPrChange>
          </w:rPr>
          <w:t xml:space="preserve"> </w:t>
        </w:r>
        <w:del w:id="6502" w:author="박 진상" w:date="2019-10-28T18:24:00Z">
          <w:r w:rsidRPr="002646CB" w:rsidDel="00DC4888">
            <w:rPr>
              <w:rFonts w:hint="eastAsia"/>
              <w:rPrChange w:id="6503" w:author="ETRI-김종원" w:date="2019-12-10T10:44:00Z">
                <w:rPr>
                  <w:rFonts w:hint="eastAsia"/>
                  <w:highlight w:val="green"/>
                </w:rPr>
              </w:rPrChange>
            </w:rPr>
            <w:delText>신뢰성</w:delText>
          </w:r>
        </w:del>
        <w:del w:id="6504" w:author="박 진상" w:date="2019-10-28T18:25:00Z">
          <w:r w:rsidRPr="002646CB" w:rsidDel="00DC4888">
            <w:rPr>
              <w:rPrChange w:id="6505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6506" w:author="ETRI-김종원" w:date="2019-12-10T10:44:00Z">
                <w:rPr>
                  <w:rFonts w:hint="eastAsia"/>
                  <w:highlight w:val="green"/>
                </w:rPr>
              </w:rPrChange>
            </w:rPr>
            <w:delText>지표</w:delText>
          </w:r>
        </w:del>
      </w:ins>
      <w:ins w:id="6507" w:author="박 진상" w:date="2019-10-28T18:25:00Z">
        <w:r w:rsidR="00DC4888" w:rsidRPr="002646CB">
          <w:rPr>
            <w:rFonts w:hint="eastAsia"/>
            <w:rPrChange w:id="6508" w:author="ETRI-김종원" w:date="2019-12-10T10:44:00Z">
              <w:rPr>
                <w:rFonts w:hint="eastAsia"/>
              </w:rPr>
            </w:rPrChange>
          </w:rPr>
          <w:t>신뢰지표</w:t>
        </w:r>
      </w:ins>
      <w:ins w:id="6509" w:author="Windows 사용자" w:date="2019-10-18T10:17:00Z">
        <w:r w:rsidRPr="002646CB">
          <w:rPr>
            <w:rPrChange w:id="6510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11" w:author="ETRI-김종원" w:date="2019-12-10T10:44:00Z">
              <w:rPr>
                <w:rFonts w:hint="eastAsia"/>
                <w:highlight w:val="green"/>
              </w:rPr>
            </w:rPrChange>
          </w:rPr>
          <w:t>및</w:t>
        </w:r>
        <w:r w:rsidRPr="002646CB">
          <w:rPr>
            <w:rPrChange w:id="6512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6513" w:author="ETRI-김종원" w:date="2019-11-04T20:34:00Z">
        <w:r w:rsidR="00E62138" w:rsidRPr="002646CB">
          <w:rPr>
            <w:rFonts w:hint="eastAsia"/>
            <w:rPrChange w:id="6514" w:author="ETRI-김종원" w:date="2019-12-10T10:44:00Z">
              <w:rPr>
                <w:rFonts w:hint="eastAsia"/>
              </w:rPr>
            </w:rPrChange>
          </w:rPr>
          <w:t>변동</w:t>
        </w:r>
      </w:ins>
      <w:ins w:id="6515" w:author="Windows 사용자" w:date="2019-10-18T10:17:00Z">
        <w:del w:id="6516" w:author="ETRI-김종원" w:date="2019-11-04T20:34:00Z">
          <w:r w:rsidRPr="002646CB" w:rsidDel="00E62138">
            <w:rPr>
              <w:rFonts w:hint="eastAsia"/>
              <w:rPrChange w:id="6517" w:author="ETRI-김종원" w:date="2019-12-10T10:44:00Z">
                <w:rPr>
                  <w:rFonts w:hint="eastAsia"/>
                  <w:highlight w:val="green"/>
                </w:rPr>
              </w:rPrChange>
            </w:rPr>
            <w:delText>유연</w:delText>
          </w:r>
        </w:del>
        <w:del w:id="6518" w:author="박 진상" w:date="2019-10-29T12:15:00Z">
          <w:r w:rsidRPr="002646CB" w:rsidDel="005B6627">
            <w:rPr>
              <w:rFonts w:hint="eastAsia"/>
              <w:rPrChange w:id="6519" w:author="ETRI-김종원" w:date="2019-12-10T10:44:00Z">
                <w:rPr>
                  <w:rFonts w:hint="eastAsia"/>
                  <w:highlight w:val="green"/>
                </w:rPr>
              </w:rPrChange>
            </w:rPr>
            <w:delText>성</w:delText>
          </w:r>
          <w:r w:rsidRPr="002646CB" w:rsidDel="005B6627">
            <w:rPr>
              <w:rPrChange w:id="652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6521" w:author="ETRI-김종원" w:date="2019-12-10T10:44:00Z">
              <w:rPr>
                <w:rFonts w:hint="eastAsia"/>
                <w:highlight w:val="green"/>
              </w:rPr>
            </w:rPrChange>
          </w:rPr>
          <w:t>지표</w:t>
        </w:r>
      </w:ins>
      <w:ins w:id="6522" w:author="Windows 사용자" w:date="2019-10-18T10:18:00Z">
        <w:r w:rsidRPr="002646CB">
          <w:rPr>
            <w:rFonts w:hint="eastAsia"/>
            <w:rPrChange w:id="6523" w:author="ETRI-김종원" w:date="2019-12-10T10:44:00Z">
              <w:rPr>
                <w:rFonts w:hint="eastAsia"/>
                <w:highlight w:val="green"/>
              </w:rPr>
            </w:rPrChange>
          </w:rPr>
          <w:t>를</w:t>
        </w:r>
        <w:r w:rsidRPr="002646CB">
          <w:rPr>
            <w:rPrChange w:id="6524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25" w:author="ETRI-김종원" w:date="2019-12-10T10:44:00Z">
              <w:rPr>
                <w:rFonts w:hint="eastAsia"/>
                <w:highlight w:val="green"/>
              </w:rPr>
            </w:rPrChange>
          </w:rPr>
          <w:t>통해</w:t>
        </w:r>
        <w:r w:rsidRPr="002646CB">
          <w:rPr>
            <w:rPrChange w:id="6526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27" w:author="ETRI-김종원" w:date="2019-12-10T10:44:00Z">
              <w:rPr>
                <w:rFonts w:hint="eastAsia"/>
                <w:highlight w:val="green"/>
              </w:rPr>
            </w:rPrChange>
          </w:rPr>
          <w:t>만들어진</w:t>
        </w:r>
        <w:r w:rsidRPr="002646CB">
          <w:rPr>
            <w:rPrChange w:id="6528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29" w:author="ETRI-김종원" w:date="2019-12-10T10:44:00Z">
              <w:rPr>
                <w:rFonts w:hint="eastAsia"/>
                <w:highlight w:val="green"/>
              </w:rPr>
            </w:rPrChange>
          </w:rPr>
          <w:t>결합지표</w:t>
        </w:r>
      </w:ins>
      <w:ins w:id="6530" w:author="Windows 사용자" w:date="2019-10-18T10:17:00Z">
        <w:r w:rsidRPr="002646CB">
          <w:rPr>
            <w:rFonts w:hint="eastAsia"/>
            <w:rPrChange w:id="6531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Pr="002646CB">
          <w:rPr>
            <w:rPrChange w:id="6532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33" w:author="ETRI-김종원" w:date="2019-12-10T10:44:00Z">
              <w:rPr>
                <w:rFonts w:hint="eastAsia"/>
                <w:highlight w:val="green"/>
              </w:rPr>
            </w:rPrChange>
          </w:rPr>
          <w:t>값에</w:t>
        </w:r>
        <w:r w:rsidRPr="002646CB">
          <w:rPr>
            <w:rPrChange w:id="6534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35" w:author="ETRI-김종원" w:date="2019-12-10T10:44:00Z">
              <w:rPr>
                <w:rFonts w:hint="eastAsia"/>
                <w:highlight w:val="green"/>
              </w:rPr>
            </w:rPrChange>
          </w:rPr>
          <w:t>대응하여</w:t>
        </w:r>
        <w:r w:rsidRPr="002646CB">
          <w:rPr>
            <w:rPrChange w:id="6536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37" w:author="ETRI-김종원" w:date="2019-12-10T10:44:00Z">
              <w:rPr>
                <w:rFonts w:hint="eastAsia"/>
                <w:highlight w:val="green"/>
              </w:rPr>
            </w:rPrChange>
          </w:rPr>
          <w:t>인센티브를</w:t>
        </w:r>
        <w:r w:rsidRPr="002646CB">
          <w:rPr>
            <w:rPrChange w:id="6538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39" w:author="ETRI-김종원" w:date="2019-12-10T10:44:00Z">
              <w:rPr>
                <w:rFonts w:hint="eastAsia"/>
                <w:highlight w:val="green"/>
              </w:rPr>
            </w:rPrChange>
          </w:rPr>
          <w:t>지급하기</w:t>
        </w:r>
        <w:r w:rsidRPr="002646CB">
          <w:rPr>
            <w:rPrChange w:id="6540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41" w:author="ETRI-김종원" w:date="2019-12-10T10:44:00Z">
              <w:rPr>
                <w:rFonts w:hint="eastAsia"/>
                <w:highlight w:val="green"/>
              </w:rPr>
            </w:rPrChange>
          </w:rPr>
          <w:t>위한</w:t>
        </w:r>
        <w:r w:rsidRPr="002646CB">
          <w:rPr>
            <w:rPrChange w:id="6542" w:author="ETRI-김종원" w:date="2019-12-10T10:44:00Z">
              <w:rPr>
                <w:highlight w:val="green"/>
              </w:rPr>
            </w:rPrChange>
          </w:rPr>
          <w:t xml:space="preserve"> </w:t>
        </w:r>
        <w:del w:id="6543" w:author="박 진상" w:date="2019-10-29T12:20:00Z">
          <w:r w:rsidRPr="002646CB" w:rsidDel="005B6627">
            <w:rPr>
              <w:rFonts w:hint="eastAsia"/>
              <w:rPrChange w:id="6544" w:author="ETRI-김종원" w:date="2019-12-10T10:44:00Z">
                <w:rPr>
                  <w:rFonts w:hint="eastAsia"/>
                  <w:highlight w:val="green"/>
                </w:rPr>
              </w:rPrChange>
            </w:rPr>
            <w:delText>인센티브</w:delText>
          </w:r>
          <w:r w:rsidRPr="002646CB" w:rsidDel="005B6627">
            <w:rPr>
              <w:rPrChange w:id="6545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5B6627">
            <w:rPr>
              <w:rFonts w:hint="eastAsia"/>
              <w:rPrChange w:id="6546" w:author="ETRI-김종원" w:date="2019-12-10T10:44:00Z">
                <w:rPr>
                  <w:rFonts w:hint="eastAsia"/>
                  <w:highlight w:val="green"/>
                </w:rPr>
              </w:rPrChange>
            </w:rPr>
            <w:delText>단가</w:delText>
          </w:r>
        </w:del>
      </w:ins>
      <w:ins w:id="6547" w:author="박 진상" w:date="2019-10-29T12:20:00Z">
        <w:r w:rsidR="005B6627" w:rsidRPr="002646CB">
          <w:rPr>
            <w:rFonts w:hint="eastAsia"/>
            <w:rPrChange w:id="6548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6549" w:author="Windows 사용자" w:date="2019-10-18T10:17:00Z">
        <w:r w:rsidRPr="002646CB">
          <w:rPr>
            <w:rFonts w:hint="eastAsia"/>
            <w:rPrChange w:id="6550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Pr="002646CB">
          <w:rPr>
            <w:rPrChange w:id="6551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6552" w:author="ETRI-김종원" w:date="2019-12-10T10:44:00Z">
              <w:rPr>
                <w:rFonts w:hint="eastAsia"/>
                <w:highlight w:val="green"/>
              </w:rPr>
            </w:rPrChange>
          </w:rPr>
          <w:t>비율</w:t>
        </w:r>
      </w:ins>
    </w:p>
    <w:p w14:paraId="4DAA8F20" w14:textId="23CA7D9C" w:rsidR="00025A47" w:rsidRPr="002646CB" w:rsidDel="009744C0" w:rsidRDefault="00025A47" w:rsidP="00025A47">
      <w:pPr>
        <w:rPr>
          <w:ins w:id="6553" w:author="박 진상" w:date="2019-10-09T14:18:00Z"/>
          <w:del w:id="6554" w:author="Windows 사용자" w:date="2019-10-18T10:17:00Z"/>
          <w:rPrChange w:id="6555" w:author="ETRI-김종원" w:date="2019-12-10T10:44:00Z">
            <w:rPr>
              <w:ins w:id="6556" w:author="박 진상" w:date="2019-10-09T14:18:00Z"/>
              <w:del w:id="6557" w:author="Windows 사용자" w:date="2019-10-18T10:17:00Z"/>
            </w:rPr>
          </w:rPrChange>
        </w:rPr>
      </w:pPr>
      <w:ins w:id="6558" w:author="박 진상" w:date="2019-10-09T14:18:00Z">
        <w:del w:id="6559" w:author="Windows 사용자" w:date="2019-10-18T10:17:00Z">
          <w:r w:rsidRPr="002646CB" w:rsidDel="009744C0">
            <w:rPr>
              <w:rPrChange w:id="6560" w:author="ETRI-김종원" w:date="2019-12-10T10:44:00Z">
                <w:rPr/>
              </w:rPrChange>
            </w:rPr>
            <w:delText>CES-MG</w:delText>
          </w:r>
          <w:r w:rsidRPr="002646CB" w:rsidDel="009744C0">
            <w:rPr>
              <w:rFonts w:hint="eastAsia"/>
              <w:rPrChange w:id="6561" w:author="ETRI-김종원" w:date="2019-12-10T10:44:00Z">
                <w:rPr>
                  <w:rFonts w:hint="eastAsia"/>
                </w:rPr>
              </w:rPrChange>
            </w:rPr>
            <w:delText>에서</w:delText>
          </w:r>
          <w:r w:rsidRPr="002646CB" w:rsidDel="009744C0">
            <w:rPr>
              <w:rPrChange w:id="6562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63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9744C0">
            <w:rPr>
              <w:rPrChange w:id="6564" w:author="ETRI-김종원" w:date="2019-12-10T10:44:00Z">
                <w:rPr/>
              </w:rPrChange>
            </w:rPr>
            <w:delText>-</w:delText>
          </w:r>
          <w:r w:rsidRPr="002646CB" w:rsidDel="009744C0">
            <w:rPr>
              <w:rFonts w:hint="eastAsia"/>
              <w:rPrChange w:id="6565" w:author="ETRI-김종원" w:date="2019-12-10T10:44:00Z">
                <w:rPr>
                  <w:rFonts w:hint="eastAsia"/>
                </w:rPr>
              </w:rPrChange>
            </w:rPr>
            <w:delText>전기에너지저장장치</w:delText>
          </w:r>
          <w:r w:rsidRPr="002646CB" w:rsidDel="009744C0">
            <w:rPr>
              <w:rPrChange w:id="6566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67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9744C0">
            <w:rPr>
              <w:rPrChange w:id="6568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69" w:author="ETRI-김종원" w:date="2019-12-10T10:44:00Z">
                <w:rPr>
                  <w:rFonts w:hint="eastAsia"/>
                </w:rPr>
              </w:rPrChange>
            </w:rPr>
            <w:delText>시스템에서</w:delText>
          </w:r>
          <w:r w:rsidRPr="002646CB" w:rsidDel="009744C0">
            <w:rPr>
              <w:rPrChange w:id="6570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71" w:author="ETRI-김종원" w:date="2019-12-10T10:44:00Z">
                <w:rPr>
                  <w:rFonts w:hint="eastAsia"/>
                </w:rPr>
              </w:rPrChange>
            </w:rPr>
            <w:delText>사</w:delText>
          </w:r>
        </w:del>
      </w:ins>
      <w:ins w:id="6572" w:author="박 진상" w:date="2019-10-09T14:19:00Z">
        <w:del w:id="6573" w:author="Windows 사용자" w:date="2019-10-18T10:17:00Z">
          <w:r w:rsidRPr="002646CB" w:rsidDel="009744C0">
            <w:rPr>
              <w:rFonts w:hint="eastAsia"/>
              <w:rPrChange w:id="6574" w:author="ETRI-김종원" w:date="2019-12-10T10:44:00Z">
                <w:rPr>
                  <w:rFonts w:hint="eastAsia"/>
                </w:rPr>
              </w:rPrChange>
            </w:rPr>
            <w:delText>용</w:delText>
          </w:r>
        </w:del>
      </w:ins>
      <w:ins w:id="6575" w:author="박 진상" w:date="2019-10-09T14:18:00Z">
        <w:del w:id="6576" w:author="Windows 사용자" w:date="2019-10-18T10:17:00Z">
          <w:r w:rsidRPr="002646CB" w:rsidDel="009744C0">
            <w:rPr>
              <w:rFonts w:hint="eastAsia"/>
              <w:rPrChange w:id="6577" w:author="ETRI-김종원" w:date="2019-12-10T10:44:00Z">
                <w:rPr>
                  <w:rFonts w:hint="eastAsia"/>
                </w:rPr>
              </w:rPrChange>
            </w:rPr>
            <w:delText>하는</w:delText>
          </w:r>
          <w:r w:rsidRPr="002646CB" w:rsidDel="009744C0">
            <w:rPr>
              <w:rPrChange w:id="6578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79" w:author="ETRI-김종원" w:date="2019-12-10T10:44:00Z">
                <w:rPr>
                  <w:rFonts w:hint="eastAsia"/>
                </w:rPr>
              </w:rPrChange>
            </w:rPr>
            <w:delText>인센티브</w:delText>
          </w:r>
          <w:r w:rsidRPr="002646CB" w:rsidDel="009744C0">
            <w:rPr>
              <w:rPrChange w:id="6580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81" w:author="ETRI-김종원" w:date="2019-12-10T10:44:00Z">
                <w:rPr>
                  <w:rFonts w:hint="eastAsia"/>
                </w:rPr>
              </w:rPrChange>
            </w:rPr>
            <w:delText>지급률의</w:delText>
          </w:r>
          <w:r w:rsidRPr="002646CB" w:rsidDel="009744C0">
            <w:rPr>
              <w:rPrChange w:id="6582" w:author="ETRI-김종원" w:date="2019-12-10T10:44:00Z">
                <w:rPr/>
              </w:rPrChange>
            </w:rPr>
            <w:delText xml:space="preserve"> </w:delText>
          </w:r>
          <w:r w:rsidRPr="002646CB" w:rsidDel="009744C0">
            <w:rPr>
              <w:rFonts w:hint="eastAsia"/>
              <w:rPrChange w:id="6583" w:author="ETRI-김종원" w:date="2019-12-10T10:44:00Z">
                <w:rPr>
                  <w:rFonts w:hint="eastAsia"/>
                </w:rPr>
              </w:rPrChange>
            </w:rPr>
            <w:delText>하나</w:delText>
          </w:r>
        </w:del>
      </w:ins>
    </w:p>
    <w:p w14:paraId="234199F7" w14:textId="77777777" w:rsidR="00025A47" w:rsidRPr="002646CB" w:rsidRDefault="00025A47" w:rsidP="00025A47">
      <w:pPr>
        <w:rPr>
          <w:ins w:id="6584" w:author="박 진상" w:date="2019-10-09T14:18:00Z"/>
          <w:rFonts w:ascii="바탕" w:hAnsi="바탕" w:cs="굴림"/>
          <w:b/>
          <w:rPrChange w:id="6585" w:author="ETRI-김종원" w:date="2019-12-10T10:44:00Z">
            <w:rPr>
              <w:ins w:id="6586" w:author="박 진상" w:date="2019-10-09T14:18:00Z"/>
              <w:rFonts w:ascii="바탕" w:hAnsi="바탕" w:cs="굴림"/>
              <w:b/>
            </w:rPr>
          </w:rPrChange>
        </w:rPr>
      </w:pPr>
    </w:p>
    <w:p w14:paraId="26BC5C51" w14:textId="3F89DA2A" w:rsidR="00025A47" w:rsidRPr="002646CB" w:rsidRDefault="00025A47" w:rsidP="00025A47">
      <w:pPr>
        <w:ind w:left="852" w:hangingChars="434" w:hanging="852"/>
        <w:rPr>
          <w:ins w:id="6587" w:author="Windows 사용자" w:date="2019-10-18T10:18:00Z"/>
          <w:rPrChange w:id="6588" w:author="ETRI-김종원" w:date="2019-12-10T10:44:00Z">
            <w:rPr>
              <w:ins w:id="6589" w:author="Windows 사용자" w:date="2019-10-18T10:18:00Z"/>
              <w:highlight w:val="yellow"/>
            </w:rPr>
          </w:rPrChange>
        </w:rPr>
      </w:pPr>
      <w:ins w:id="6590" w:author="박 진상" w:date="2019-10-09T14:18:00Z">
        <w:r w:rsidRPr="002646CB">
          <w:rPr>
            <w:rFonts w:eastAsia="돋움" w:cs="Arial" w:hint="eastAsia"/>
            <w:b/>
            <w:lang w:val="en-US"/>
            <w:rPrChange w:id="6591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592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6593" w:author="ETRI-김종원" w:date="2019-12-10T10:44:00Z">
              <w:rPr>
                <w:rFonts w:cs="Arial"/>
                <w:lang w:val="en-US"/>
              </w:rPr>
            </w:rPrChange>
          </w:rPr>
          <w:t>1</w:t>
        </w:r>
        <w:r w:rsidRPr="002646CB">
          <w:rPr>
            <w:rFonts w:ascii="바탕" w:hAnsi="바탕" w:cs="굴림"/>
            <w:lang w:val="en-US"/>
            <w:rPrChange w:id="6594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595" w:author="박 진상" w:date="2019-10-28T18:26:00Z">
        <w:r w:rsidR="00DC4888" w:rsidRPr="002646CB">
          <w:rPr>
            <w:rFonts w:ascii="바탕" w:hAnsi="바탕" w:cs="굴림" w:hint="eastAsia"/>
            <w:lang w:val="en-US"/>
            <w:rPrChange w:id="6596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변동지표</w:t>
        </w:r>
      </w:ins>
      <w:ins w:id="6597" w:author="박 진상" w:date="2019-10-09T14:19:00Z">
        <w:r w:rsidRPr="002646CB">
          <w:rPr>
            <w:rFonts w:ascii="바탕" w:hAnsi="바탕" w:cs="굴림" w:hint="eastAsia"/>
            <w:lang w:val="en-US"/>
            <w:rPrChange w:id="659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가</w:t>
        </w:r>
        <w:r w:rsidRPr="002646CB">
          <w:rPr>
            <w:rFonts w:ascii="바탕" w:hAnsi="바탕" w:cs="굴림"/>
            <w:lang w:val="en-US"/>
            <w:rPrChange w:id="6599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600" w:author="Windows 사용자" w:date="2019-10-18T10:20:00Z">
        <w:r w:rsidR="009744C0" w:rsidRPr="002646CB">
          <w:rPr>
            <w:rFonts w:ascii="바탕" w:hAnsi="바탕" w:cs="굴림" w:hint="eastAsia"/>
            <w:lang w:val="en-US"/>
            <w:rPrChange w:id="660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미리</w:t>
        </w:r>
        <w:r w:rsidR="009744C0" w:rsidRPr="002646CB">
          <w:rPr>
            <w:rFonts w:ascii="바탕" w:hAnsi="바탕" w:cs="굴림"/>
            <w:lang w:val="en-US"/>
            <w:rPrChange w:id="660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6603" w:author="박 진상" w:date="2019-10-09T14:19:00Z">
        <w:del w:id="6604" w:author="Windows 사용자" w:date="2019-10-18T10:19:00Z">
          <w:r w:rsidRPr="002646CB" w:rsidDel="009744C0">
            <w:rPr>
              <w:rFonts w:ascii="바탕" w:hAnsi="바탕" w:cs="굴림"/>
              <w:lang w:val="en-US"/>
              <w:rPrChange w:id="6605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미리 </w:delText>
          </w:r>
        </w:del>
        <w:r w:rsidRPr="002646CB">
          <w:rPr>
            <w:rFonts w:ascii="바탕" w:hAnsi="바탕" w:cs="굴림"/>
            <w:lang w:val="en-US"/>
            <w:rPrChange w:id="660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정해진 범위 </w:t>
        </w:r>
      </w:ins>
      <w:ins w:id="6607" w:author="박 진상" w:date="2019-10-09T14:20:00Z">
        <w:r w:rsidRPr="002646CB">
          <w:rPr>
            <w:rFonts w:ascii="바탕" w:hAnsi="바탕" w:cs="굴림" w:hint="eastAsia"/>
            <w:lang w:val="en-US"/>
            <w:rPrChange w:id="660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이내</w:t>
        </w:r>
      </w:ins>
      <w:ins w:id="6609" w:author="Windows 사용자" w:date="2019-10-18T10:20:00Z">
        <w:r w:rsidR="009744C0" w:rsidRPr="002646CB">
          <w:rPr>
            <w:rFonts w:ascii="바탕" w:hAnsi="바탕" w:cs="굴림" w:hint="eastAsia"/>
            <w:lang w:val="en-US"/>
            <w:rPrChange w:id="6610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를</w:t>
        </w:r>
        <w:r w:rsidR="009744C0" w:rsidRPr="002646CB">
          <w:rPr>
            <w:rFonts w:ascii="바탕" w:hAnsi="바탕" w:cs="굴림"/>
            <w:lang w:val="en-US"/>
            <w:rPrChange w:id="6611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="009744C0" w:rsidRPr="002646CB">
          <w:rPr>
            <w:rFonts w:ascii="바탕" w:hAnsi="바탕" w:cs="굴림" w:hint="eastAsia"/>
            <w:lang w:val="en-US"/>
            <w:rPrChange w:id="6612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만족하는</w:t>
        </w:r>
      </w:ins>
      <w:ins w:id="6613" w:author="박 진상" w:date="2019-10-09T14:20:00Z">
        <w:del w:id="6614" w:author="Windows 사용자" w:date="2019-10-18T10:20:00Z">
          <w:r w:rsidRPr="002646CB" w:rsidDel="009744C0">
            <w:rPr>
              <w:rFonts w:ascii="바탕" w:hAnsi="바탕" w:cs="굴림" w:hint="eastAsia"/>
              <w:lang w:val="en-US"/>
              <w:rPrChange w:id="6615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의</w:delText>
          </w:r>
        </w:del>
        <w:r w:rsidRPr="002646CB">
          <w:rPr>
            <w:rFonts w:ascii="바탕" w:hAnsi="바탕" w:cs="굴림"/>
            <w:lang w:val="en-US"/>
            <w:rPrChange w:id="6616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617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조건에서</w:t>
        </w:r>
        <w:r w:rsidRPr="002646CB">
          <w:rPr>
            <w:rFonts w:ascii="바탕" w:hAnsi="바탕" w:cs="굴림"/>
            <w:lang w:val="en-US"/>
            <w:rPrChange w:id="6618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</w:ins>
      <w:ins w:id="6619" w:author="박 진상" w:date="2019-10-28T18:25:00Z">
        <w:r w:rsidR="00DC4888" w:rsidRPr="002646CB">
          <w:rPr>
            <w:rFonts w:ascii="바탕" w:hAnsi="바탕" w:cs="굴림" w:hint="eastAsia"/>
            <w:lang w:val="en-US"/>
            <w:rPrChange w:id="6620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신뢰지표</w:t>
        </w:r>
      </w:ins>
      <w:ins w:id="6621" w:author="박 진상" w:date="2019-10-09T14:20:00Z">
        <w:r w:rsidRPr="002646CB">
          <w:rPr>
            <w:rFonts w:ascii="바탕" w:hAnsi="바탕" w:cs="굴림" w:hint="eastAsia"/>
            <w:lang w:val="en-US"/>
            <w:rPrChange w:id="6622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에</w:t>
        </w:r>
      </w:ins>
      <w:ins w:id="6623" w:author="Windows 사용자" w:date="2019-10-18T10:19:00Z">
        <w:r w:rsidR="009744C0" w:rsidRPr="002646CB">
          <w:rPr>
            <w:rFonts w:ascii="바탕" w:hAnsi="바탕" w:cs="굴림"/>
            <w:lang w:val="en-US"/>
            <w:rPrChange w:id="6624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의해 결</w:t>
        </w:r>
      </w:ins>
      <w:ins w:id="6625" w:author="Windows 사용자" w:date="2019-10-18T10:20:00Z">
        <w:r w:rsidR="009744C0" w:rsidRPr="002646CB">
          <w:rPr>
            <w:rFonts w:ascii="바탕" w:hAnsi="바탕" w:cs="굴림" w:hint="eastAsia"/>
            <w:lang w:val="en-US"/>
            <w:rPrChange w:id="6626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정되</w:t>
        </w:r>
      </w:ins>
      <w:ins w:id="6627" w:author="Windows 사용자" w:date="2019-10-18T10:19:00Z">
        <w:r w:rsidR="009744C0" w:rsidRPr="002646CB">
          <w:rPr>
            <w:rFonts w:ascii="바탕" w:hAnsi="바탕" w:cs="굴림" w:hint="eastAsia"/>
            <w:lang w:val="en-US"/>
            <w:rPrChange w:id="6628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는</w:t>
        </w:r>
        <w:r w:rsidR="009744C0" w:rsidRPr="002646CB">
          <w:rPr>
            <w:rFonts w:ascii="바탕" w:hAnsi="바탕" w:cs="굴림"/>
            <w:lang w:val="en-US"/>
            <w:rPrChange w:id="6629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결합 </w:t>
        </w:r>
      </w:ins>
      <w:ins w:id="6630" w:author="박 진상" w:date="2019-10-09T14:20:00Z">
        <w:del w:id="6631" w:author="Windows 사용자" w:date="2019-10-18T10:19:00Z">
          <w:r w:rsidRPr="002646CB" w:rsidDel="009744C0">
            <w:rPr>
              <w:rFonts w:ascii="바탕" w:hAnsi="바탕" w:cs="굴림"/>
              <w:lang w:val="en-US"/>
              <w:rPrChange w:id="6632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  <w:rPrChange w:id="6633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의한</w:delText>
          </w:r>
          <w:r w:rsidRPr="002646CB" w:rsidDel="009744C0">
            <w:rPr>
              <w:rFonts w:ascii="바탕" w:hAnsi="바탕" w:cs="굴림"/>
              <w:lang w:val="en-US"/>
              <w:rPrChange w:id="6634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  <w:rPrChange w:id="6635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전체</w:delText>
          </w:r>
          <w:r w:rsidRPr="002646CB" w:rsidDel="009744C0">
            <w:rPr>
              <w:rFonts w:ascii="바탕" w:hAnsi="바탕" w:cs="굴림"/>
              <w:lang w:val="en-US"/>
              <w:rPrChange w:id="6636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</w:del>
      </w:ins>
      <w:ins w:id="6637" w:author="박 진상" w:date="2019-10-29T12:15:00Z">
        <w:r w:rsidR="005B6627" w:rsidRPr="002646CB">
          <w:rPr>
            <w:rFonts w:ascii="바탕" w:hAnsi="바탕" w:cs="굴림" w:hint="eastAsia"/>
            <w:lang w:val="en-US"/>
            <w:rPrChange w:id="6638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인센티브지급률</w:t>
        </w:r>
      </w:ins>
      <w:ins w:id="6639" w:author="박 진상" w:date="2019-10-09T14:20:00Z">
        <w:del w:id="6640" w:author="Windows 사용자" w:date="2019-10-18T10:19:00Z">
          <w:r w:rsidRPr="002646CB" w:rsidDel="009744C0">
            <w:rPr>
              <w:rFonts w:ascii="바탕" w:hAnsi="바탕" w:cs="굴림" w:hint="eastAsia"/>
              <w:lang w:val="en-US"/>
              <w:rPrChange w:id="6641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이며</w:delText>
          </w:r>
          <w:r w:rsidRPr="002646CB" w:rsidDel="009744C0">
            <w:rPr>
              <w:rFonts w:ascii="바탕" w:hAnsi="바탕" w:cs="굴림"/>
              <w:lang w:val="en-US"/>
              <w:rPrChange w:id="6642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  <w:rPrChange w:id="6643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단가의</w:delText>
          </w:r>
          <w:r w:rsidRPr="002646CB" w:rsidDel="009744C0">
            <w:rPr>
              <w:rFonts w:ascii="바탕" w:hAnsi="바탕" w:cs="굴림"/>
              <w:lang w:val="en-US"/>
              <w:rPrChange w:id="6644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  <w:rPrChange w:id="6645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배수로</w:delText>
          </w:r>
          <w:r w:rsidRPr="002646CB" w:rsidDel="009744C0">
            <w:rPr>
              <w:rFonts w:ascii="바탕" w:hAnsi="바탕" w:cs="굴림"/>
              <w:lang w:val="en-US"/>
              <w:rPrChange w:id="6646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  <w:rPrChange w:id="6647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표현됨</w:delText>
          </w:r>
        </w:del>
      </w:ins>
      <w:ins w:id="6648" w:author="박 진상" w:date="2019-10-09T14:18:00Z">
        <w:del w:id="6649" w:author="Windows 사용자" w:date="2019-10-18T10:19:00Z">
          <w:r w:rsidRPr="002646CB" w:rsidDel="009744C0">
            <w:rPr>
              <w:rPrChange w:id="6650" w:author="ETRI-김종원" w:date="2019-12-10T10:44:00Z">
                <w:rPr/>
              </w:rPrChange>
            </w:rPr>
            <w:delText xml:space="preserve"> </w:delText>
          </w:r>
        </w:del>
      </w:ins>
    </w:p>
    <w:p w14:paraId="45676D69" w14:textId="6F1667C7" w:rsidR="009744C0" w:rsidRPr="002646CB" w:rsidRDefault="009744C0" w:rsidP="009744C0">
      <w:pPr>
        <w:ind w:left="852" w:hangingChars="434" w:hanging="852"/>
        <w:rPr>
          <w:ins w:id="6651" w:author="Windows 사용자" w:date="2019-10-18T10:18:00Z"/>
          <w:rPrChange w:id="6652" w:author="ETRI-김종원" w:date="2019-12-10T10:44:00Z">
            <w:rPr>
              <w:ins w:id="6653" w:author="Windows 사용자" w:date="2019-10-18T10:18:00Z"/>
              <w:highlight w:val="green"/>
            </w:rPr>
          </w:rPrChange>
        </w:rPr>
      </w:pPr>
      <w:ins w:id="6654" w:author="Windows 사용자" w:date="2019-10-18T10:18:00Z">
        <w:r w:rsidRPr="002646CB">
          <w:rPr>
            <w:rFonts w:eastAsia="돋움" w:cs="Arial" w:hint="eastAsia"/>
            <w:b/>
            <w:lang w:val="en-US"/>
            <w:rPrChange w:id="6655" w:author="ETRI-김종원" w:date="2019-12-10T10:44:00Z">
              <w:rPr>
                <w:rFonts w:eastAsia="돋움" w:cs="Arial" w:hint="eastAsia"/>
                <w:b/>
                <w:highlight w:val="green"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656" w:author="ETRI-김종원" w:date="2019-12-10T10:44:00Z">
              <w:rPr>
                <w:rFonts w:ascii="바탕" w:hAnsi="바탕" w:cs="굴림"/>
                <w:b/>
                <w:highlight w:val="green"/>
                <w:lang w:val="en-US"/>
              </w:rPr>
            </w:rPrChange>
          </w:rPr>
          <w:t xml:space="preserve"> 2</w:t>
        </w:r>
        <w:r w:rsidRPr="002646CB">
          <w:rPr>
            <w:rFonts w:ascii="바탕" w:hAnsi="바탕" w:cs="굴림"/>
            <w:lang w:val="en-US"/>
            <w:rPrChange w:id="6657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ab/>
        </w:r>
      </w:ins>
      <w:ins w:id="6658" w:author="Windows 사용자" w:date="2019-10-18T10:19:00Z">
        <w:r w:rsidRPr="002646CB">
          <w:rPr>
            <w:rFonts w:ascii="바탕" w:hAnsi="바탕" w:cs="굴림" w:hint="eastAsia"/>
            <w:lang w:val="en-US"/>
            <w:rPrChange w:id="6659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결합</w:t>
        </w:r>
      </w:ins>
      <w:ins w:id="6660" w:author="Windows 사용자" w:date="2019-10-18T10:18:00Z">
        <w:r w:rsidRPr="002646CB">
          <w:rPr>
            <w:rFonts w:ascii="바탕" w:hAnsi="바탕" w:cs="굴림" w:hint="eastAsia"/>
            <w:lang w:val="en-US"/>
            <w:rPrChange w:id="6661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지표에</w:t>
        </w:r>
        <w:r w:rsidRPr="002646CB">
          <w:rPr>
            <w:rFonts w:ascii="바탕" w:hAnsi="바탕" w:cs="굴림"/>
            <w:lang w:val="en-US"/>
            <w:rPrChange w:id="6662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663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대응하는</w:t>
        </w:r>
        <w:r w:rsidRPr="002646CB">
          <w:rPr>
            <w:rFonts w:ascii="바탕" w:hAnsi="바탕" w:cs="굴림"/>
            <w:lang w:val="en-US"/>
            <w:rPrChange w:id="6664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</w:ins>
      <w:ins w:id="6665" w:author="Windows 사용자" w:date="2019-10-18T10:19:00Z">
        <w:r w:rsidRPr="002646CB">
          <w:rPr>
            <w:rFonts w:ascii="바탕" w:hAnsi="바탕" w:cs="굴림" w:hint="eastAsia"/>
            <w:lang w:val="en-US"/>
            <w:rPrChange w:id="6666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결합</w:t>
        </w:r>
      </w:ins>
      <w:ins w:id="6667" w:author="Windows 사용자" w:date="2019-10-18T10:18:00Z">
        <w:r w:rsidRPr="002646CB">
          <w:rPr>
            <w:rFonts w:ascii="바탕" w:hAnsi="바탕" w:cs="굴림" w:hint="eastAsia"/>
            <w:lang w:val="en-US"/>
            <w:rPrChange w:id="6668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지표</w:t>
        </w:r>
        <w:r w:rsidRPr="002646CB">
          <w:rPr>
            <w:rFonts w:ascii="바탕" w:hAnsi="바탕" w:cs="굴림"/>
            <w:lang w:val="en-US"/>
            <w:rPrChange w:id="6669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del w:id="6670" w:author="박 진상" w:date="2019-10-29T12:15:00Z">
          <w:r w:rsidRPr="002646CB" w:rsidDel="005B6627">
            <w:rPr>
              <w:rFonts w:ascii="바탕" w:hAnsi="바탕" w:cs="굴림" w:hint="eastAsia"/>
              <w:lang w:val="en-US"/>
              <w:rPrChange w:id="6671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인센티브</w:delText>
          </w:r>
          <w:r w:rsidRPr="002646CB" w:rsidDel="005B6627">
            <w:rPr>
              <w:rFonts w:ascii="바탕" w:hAnsi="바탕" w:cs="굴림"/>
              <w:lang w:val="en-US"/>
              <w:rPrChange w:id="6672" w:author="ETRI-김종원" w:date="2019-12-10T10:44:00Z">
                <w:rPr>
                  <w:rFonts w:ascii="바탕" w:hAnsi="바탕" w:cs="굴림"/>
                  <w:highlight w:val="green"/>
                  <w:lang w:val="en-US"/>
                </w:rPr>
              </w:rPrChange>
            </w:rPr>
            <w:delText xml:space="preserve"> </w:delText>
          </w:r>
          <w:r w:rsidRPr="002646CB" w:rsidDel="005B6627">
            <w:rPr>
              <w:rFonts w:ascii="바탕" w:hAnsi="바탕" w:cs="굴림" w:hint="eastAsia"/>
              <w:lang w:val="en-US"/>
              <w:rPrChange w:id="6673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지급률</w:delText>
          </w:r>
        </w:del>
      </w:ins>
      <w:ins w:id="6674" w:author="박 진상" w:date="2019-10-29T12:15:00Z">
        <w:r w:rsidR="005B6627" w:rsidRPr="002646CB">
          <w:rPr>
            <w:rFonts w:ascii="바탕" w:hAnsi="바탕" w:cs="굴림" w:hint="eastAsia"/>
            <w:lang w:val="en-US"/>
            <w:rPrChange w:id="6675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인센티브지급률</w:t>
        </w:r>
      </w:ins>
      <w:ins w:id="6676" w:author="Windows 사용자" w:date="2019-10-18T10:18:00Z">
        <w:r w:rsidRPr="002646CB">
          <w:rPr>
            <w:rFonts w:ascii="바탕" w:hAnsi="바탕" w:cs="굴림" w:hint="eastAsia"/>
            <w:lang w:val="en-US"/>
            <w:rPrChange w:id="6677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은</w:t>
        </w:r>
        <w:r w:rsidRPr="002646CB">
          <w:rPr>
            <w:rFonts w:ascii="바탕" w:hAnsi="바탕" w:cs="굴림"/>
            <w:lang w:val="en-US"/>
            <w:rPrChange w:id="6678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del w:id="6679" w:author="박 진상" w:date="2019-10-29T12:20:00Z">
          <w:r w:rsidRPr="002646CB" w:rsidDel="005B6627">
            <w:rPr>
              <w:rFonts w:ascii="바탕" w:hAnsi="바탕" w:cs="굴림" w:hint="eastAsia"/>
              <w:lang w:val="en-US"/>
              <w:rPrChange w:id="6680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인센티브</w:delText>
          </w:r>
          <w:r w:rsidRPr="002646CB" w:rsidDel="005B6627">
            <w:rPr>
              <w:rFonts w:ascii="바탕" w:hAnsi="바탕" w:cs="굴림"/>
              <w:lang w:val="en-US"/>
              <w:rPrChange w:id="6681" w:author="ETRI-김종원" w:date="2019-12-10T10:44:00Z">
                <w:rPr>
                  <w:rFonts w:ascii="바탕" w:hAnsi="바탕" w:cs="굴림"/>
                  <w:highlight w:val="green"/>
                  <w:lang w:val="en-US"/>
                </w:rPr>
              </w:rPrChange>
            </w:rPr>
            <w:delText xml:space="preserve"> </w:delText>
          </w:r>
          <w:r w:rsidRPr="002646CB" w:rsidDel="005B6627">
            <w:rPr>
              <w:rFonts w:ascii="바탕" w:hAnsi="바탕" w:cs="굴림" w:hint="eastAsia"/>
              <w:lang w:val="en-US"/>
              <w:rPrChange w:id="6682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단가</w:delText>
          </w:r>
        </w:del>
      </w:ins>
      <w:ins w:id="6683" w:author="박 진상" w:date="2019-10-29T12:20:00Z">
        <w:r w:rsidR="005B6627" w:rsidRPr="002646CB">
          <w:rPr>
            <w:rFonts w:ascii="바탕" w:hAnsi="바탕" w:cs="굴림" w:hint="eastAsia"/>
            <w:lang w:val="en-US"/>
            <w:rPrChange w:id="668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인센티브단가</w:t>
        </w:r>
      </w:ins>
      <w:ins w:id="6685" w:author="Windows 사용자" w:date="2019-10-18T10:18:00Z">
        <w:r w:rsidRPr="002646CB">
          <w:rPr>
            <w:rFonts w:ascii="바탕" w:hAnsi="바탕" w:cs="굴림" w:hint="eastAsia"/>
            <w:lang w:val="en-US"/>
            <w:rPrChange w:id="6686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의</w:t>
        </w:r>
        <w:r w:rsidRPr="002646CB">
          <w:rPr>
            <w:rFonts w:ascii="바탕" w:hAnsi="바탕" w:cs="굴림"/>
            <w:lang w:val="en-US"/>
            <w:rPrChange w:id="6687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688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배수로</w:t>
        </w:r>
        <w:r w:rsidRPr="002646CB">
          <w:rPr>
            <w:rFonts w:ascii="바탕" w:hAnsi="바탕" w:cs="굴림"/>
            <w:lang w:val="en-US"/>
            <w:rPrChange w:id="6689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690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사용</w:t>
        </w:r>
      </w:ins>
      <w:ins w:id="6691" w:author="박 진상" w:date="2019-10-28T18:28:00Z">
        <w:r w:rsidR="00DC4888" w:rsidRPr="002646CB">
          <w:rPr>
            <w:rFonts w:ascii="바탕" w:hAnsi="바탕" w:cs="굴림" w:hint="eastAsia"/>
            <w:lang w:val="en-US"/>
            <w:rPrChange w:id="6692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한다.</w:t>
        </w:r>
      </w:ins>
      <w:ins w:id="6693" w:author="Windows 사용자" w:date="2019-10-18T10:18:00Z">
        <w:del w:id="6694" w:author="박 진상" w:date="2019-10-28T18:28:00Z">
          <w:r w:rsidRPr="002646CB" w:rsidDel="00DC4888">
            <w:rPr>
              <w:rFonts w:ascii="바탕" w:hAnsi="바탕" w:cs="굴림" w:hint="eastAsia"/>
              <w:lang w:val="en-US"/>
              <w:rPrChange w:id="6695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됨</w:delText>
          </w:r>
        </w:del>
        <w:r w:rsidRPr="002646CB">
          <w:rPr>
            <w:rPrChange w:id="6696" w:author="ETRI-김종원" w:date="2019-12-10T10:44:00Z">
              <w:rPr>
                <w:highlight w:val="green"/>
              </w:rPr>
            </w:rPrChange>
          </w:rPr>
          <w:t xml:space="preserve"> </w:t>
        </w:r>
      </w:ins>
    </w:p>
    <w:p w14:paraId="750BBBA8" w14:textId="77777777" w:rsidR="009744C0" w:rsidRPr="002646CB" w:rsidRDefault="009744C0" w:rsidP="00025A47">
      <w:pPr>
        <w:ind w:left="868" w:hangingChars="434" w:hanging="868"/>
        <w:rPr>
          <w:ins w:id="6697" w:author="박 진상" w:date="2019-10-09T14:18:00Z"/>
          <w:rPrChange w:id="6698" w:author="ETRI-김종원" w:date="2019-12-10T10:44:00Z">
            <w:rPr>
              <w:ins w:id="6699" w:author="박 진상" w:date="2019-10-09T14:18:00Z"/>
            </w:rPr>
          </w:rPrChange>
        </w:rPr>
      </w:pPr>
    </w:p>
    <w:p w14:paraId="232E631F" w14:textId="40154187" w:rsidR="00025A47" w:rsidRPr="002646CB" w:rsidRDefault="00025A47" w:rsidP="00025A47">
      <w:pPr>
        <w:rPr>
          <w:ins w:id="6700" w:author="박 진상" w:date="2019-10-09T14:18:00Z"/>
          <w:rPrChange w:id="6701" w:author="ETRI-김종원" w:date="2019-12-10T10:44:00Z">
            <w:rPr>
              <w:ins w:id="6702" w:author="박 진상" w:date="2019-10-09T14:18:00Z"/>
            </w:rPr>
          </w:rPrChange>
        </w:rPr>
      </w:pPr>
      <w:ins w:id="6703" w:author="박 진상" w:date="2019-10-09T14:18:00Z">
        <w:r w:rsidRPr="002646CB">
          <w:rPr>
            <w:rFonts w:eastAsia="돋움" w:cs="Arial" w:hint="eastAsia"/>
            <w:b/>
            <w:lang w:val="en-US"/>
            <w:rPrChange w:id="6704" w:author="ETRI-김종원" w:date="2019-12-10T10:44:00Z">
              <w:rPr>
                <w:rFonts w:eastAsia="돋움" w:cs="Arial" w:hint="eastAsia"/>
                <w:b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6705" w:author="ETRI-김종원" w:date="2019-12-10T10:44:00Z">
              <w:rPr>
                <w:rFonts w:ascii="바탕" w:hAnsi="바탕" w:cs="굴림"/>
                <w:b/>
                <w:lang w:val="en-US"/>
              </w:rPr>
            </w:rPrChange>
          </w:rPr>
          <w:t xml:space="preserve"> </w:t>
        </w:r>
      </w:ins>
      <w:ins w:id="6706" w:author="Windows 사용자" w:date="2019-10-18T10:18:00Z">
        <w:r w:rsidR="009744C0" w:rsidRPr="002646CB">
          <w:rPr>
            <w:rFonts w:cs="Arial"/>
            <w:lang w:val="en-US"/>
            <w:rPrChange w:id="6707" w:author="ETRI-김종원" w:date="2019-12-10T10:44:00Z">
              <w:rPr>
                <w:rFonts w:cs="Arial"/>
                <w:highlight w:val="yellow"/>
                <w:lang w:val="en-US"/>
              </w:rPr>
            </w:rPrChange>
          </w:rPr>
          <w:t>3</w:t>
        </w:r>
      </w:ins>
      <w:ins w:id="6708" w:author="박 진상" w:date="2019-10-09T14:18:00Z">
        <w:del w:id="6709" w:author="Windows 사용자" w:date="2019-10-18T10:18:00Z">
          <w:r w:rsidRPr="002646CB" w:rsidDel="009744C0">
            <w:rPr>
              <w:rFonts w:cs="Arial"/>
              <w:lang w:val="en-US"/>
              <w:rPrChange w:id="6710" w:author="ETRI-김종원" w:date="2019-12-10T10:44:00Z">
                <w:rPr>
                  <w:rFonts w:cs="Arial"/>
                  <w:lang w:val="en-US"/>
                </w:rPr>
              </w:rPrChange>
            </w:rPr>
            <w:delText>2</w:delText>
          </w:r>
        </w:del>
        <w:r w:rsidRPr="002646CB">
          <w:rPr>
            <w:rFonts w:ascii="바탕" w:hAnsi="바탕" w:cs="굴림"/>
            <w:lang w:val="en-US"/>
            <w:rPrChange w:id="6711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ab/>
        </w:r>
      </w:ins>
      <w:ins w:id="6712" w:author="ETRI-김종원" w:date="2019-11-04T20:34:00Z">
        <w:r w:rsidR="00E62138" w:rsidRPr="002646CB">
          <w:rPr>
            <w:rFonts w:ascii="바탕" w:hAnsi="바탕" w:cs="굴림" w:hint="eastAsia"/>
            <w:lang w:val="en-US"/>
            <w:rPrChange w:id="6713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부속서 </w:t>
        </w:r>
        <w:r w:rsidR="00E62138" w:rsidRPr="002646CB">
          <w:rPr>
            <w:rFonts w:ascii="바탕" w:hAnsi="바탕" w:cs="굴림"/>
            <w:lang w:val="en-US"/>
            <w:rPrChange w:id="6714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A.</w:t>
        </w:r>
      </w:ins>
      <w:ins w:id="6715" w:author="박 진상" w:date="2019-10-09T14:18:00Z">
        <w:del w:id="6716" w:author="ETRI-김종원" w:date="2019-11-04T20:34:00Z">
          <w:r w:rsidRPr="002646CB" w:rsidDel="00E62138">
            <w:rPr>
              <w:rFonts w:ascii="바탕" w:hAnsi="바탕" w:cs="굴림" w:hint="eastAsia"/>
              <w:lang w:val="en-US"/>
              <w:rPrChange w:id="6717" w:author="ETRI-김종원" w:date="2019-12-10T10:44:00Z">
                <w:rPr>
                  <w:rFonts w:ascii="바탕" w:hAnsi="바탕" w:cs="굴림" w:hint="eastAsia"/>
                  <w:lang w:val="en-US"/>
                </w:rPr>
              </w:rPrChange>
            </w:rPr>
            <w:delText>본문</w:delText>
          </w:r>
          <w:r w:rsidRPr="002646CB" w:rsidDel="00E62138">
            <w:rPr>
              <w:rFonts w:ascii="바탕" w:hAnsi="바탕" w:cs="굴림"/>
              <w:lang w:val="en-US"/>
              <w:rPrChange w:id="6718" w:author="ETRI-김종원" w:date="2019-12-10T10:44:00Z">
                <w:rPr>
                  <w:rFonts w:ascii="바탕" w:hAnsi="바탕" w:cs="굴림"/>
                  <w:lang w:val="en-US"/>
                </w:rPr>
              </w:rPrChange>
            </w:rPr>
            <w:delText xml:space="preserve"> 7-</w:delText>
          </w:r>
        </w:del>
      </w:ins>
      <w:ins w:id="6719" w:author="박 진상" w:date="2019-10-28T21:39:00Z">
        <w:r w:rsidR="009D2574" w:rsidRPr="002646CB">
          <w:rPr>
            <w:rFonts w:ascii="바탕" w:hAnsi="바탕" w:cs="굴림"/>
            <w:lang w:val="en-US"/>
            <w:rPrChange w:id="6720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>4</w:t>
        </w:r>
      </w:ins>
      <w:ins w:id="6721" w:author="박 진상" w:date="2019-10-09T14:18:00Z">
        <w:r w:rsidRPr="002646CB">
          <w:rPr>
            <w:rFonts w:ascii="바탕" w:hAnsi="바탕" w:cs="굴림" w:hint="eastAsia"/>
            <w:lang w:val="en-US"/>
            <w:rPrChange w:id="6722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절</w:t>
        </w:r>
        <w:r w:rsidRPr="002646CB">
          <w:rPr>
            <w:rFonts w:ascii="바탕" w:hAnsi="바탕" w:cs="굴림"/>
            <w:lang w:val="en-US"/>
            <w:rPrChange w:id="6723" w:author="ETRI-김종원" w:date="2019-12-10T10:44:00Z">
              <w:rPr>
                <w:rFonts w:ascii="바탕" w:hAnsi="바탕" w:cs="굴림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672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참조</w:t>
        </w:r>
        <w:r w:rsidRPr="002646CB">
          <w:rPr>
            <w:rPrChange w:id="6725" w:author="ETRI-김종원" w:date="2019-12-10T10:44:00Z">
              <w:rPr/>
            </w:rPrChange>
          </w:rPr>
          <w:t xml:space="preserve"> </w:t>
        </w:r>
      </w:ins>
    </w:p>
    <w:p w14:paraId="459D71FB" w14:textId="77777777" w:rsidR="00025A47" w:rsidRPr="002646CB" w:rsidRDefault="00025A47" w:rsidP="00025A47">
      <w:pPr>
        <w:rPr>
          <w:ins w:id="6726" w:author="박 진상" w:date="2019-10-09T14:18:00Z"/>
          <w:rPrChange w:id="6727" w:author="ETRI-김종원" w:date="2019-12-10T10:44:00Z">
            <w:rPr>
              <w:ins w:id="6728" w:author="박 진상" w:date="2019-10-09T14:18:00Z"/>
            </w:rPr>
          </w:rPrChange>
        </w:rPr>
      </w:pPr>
    </w:p>
    <w:p w14:paraId="5A7A0B95" w14:textId="77777777" w:rsidR="003865CF" w:rsidRPr="002646CB" w:rsidRDefault="003865CF">
      <w:pPr>
        <w:rPr>
          <w:ins w:id="6729" w:author="박 진상" w:date="2019-10-08T06:37:00Z"/>
          <w:rPrChange w:id="6730" w:author="ETRI-김종원" w:date="2019-12-10T10:44:00Z">
            <w:rPr>
              <w:ins w:id="6731" w:author="박 진상" w:date="2019-10-08T06:37:00Z"/>
            </w:rPr>
          </w:rPrChange>
        </w:rPr>
        <w:pPrChange w:id="6732" w:author="박 진상" w:date="2019-10-08T07:08:00Z">
          <w:pPr>
            <w:pStyle w:val="34"/>
          </w:pPr>
        </w:pPrChange>
      </w:pPr>
    </w:p>
    <w:p w14:paraId="684DC8C8" w14:textId="3D4D679F" w:rsidR="00703D2A" w:rsidRPr="002646CB" w:rsidDel="00E25847" w:rsidRDefault="00703D2A">
      <w:pPr>
        <w:pStyle w:val="34"/>
        <w:numPr>
          <w:ilvl w:val="0"/>
          <w:numId w:val="0"/>
        </w:numPr>
        <w:rPr>
          <w:del w:id="6733" w:author="박 진상" w:date="2019-10-08T04:39:00Z"/>
          <w:rFonts w:ascii="바탕" w:eastAsia="바탕" w:hAnsi="바탕" w:cs="굴림"/>
          <w:b w:val="0"/>
          <w:lang w:val="en-US" w:eastAsia="ko-KR"/>
          <w:rPrChange w:id="6734" w:author="ETRI-김종원" w:date="2019-12-10T10:44:00Z">
            <w:rPr>
              <w:del w:id="6735" w:author="박 진상" w:date="2019-10-08T04:39:00Z"/>
              <w:rFonts w:cs="Arial"/>
            </w:rPr>
          </w:rPrChange>
        </w:rPr>
        <w:pPrChange w:id="6736" w:author="박 진상" w:date="2019-10-08T07:03:00Z">
          <w:pPr>
            <w:pStyle w:val="34"/>
          </w:pPr>
        </w:pPrChange>
      </w:pPr>
      <w:del w:id="6737" w:author="박 진상" w:date="2019-10-08T04:39:00Z">
        <w:r w:rsidRPr="002646CB" w:rsidDel="00B762CB">
          <w:rPr>
            <w:rFonts w:ascii="바탕" w:eastAsia="바탕" w:hAnsi="바탕" w:cs="굴림" w:hint="eastAsia"/>
            <w:lang w:val="en-US" w:eastAsia="ko-KR"/>
            <w:rPrChange w:id="6738" w:author="ETRI-김종원" w:date="2019-12-10T10:44:00Z">
              <w:rPr>
                <w:rFonts w:cs="Arial" w:hint="eastAsia"/>
              </w:rPr>
            </w:rPrChange>
          </w:rPr>
          <w:delText>드룹</w:delText>
        </w:r>
        <w:r w:rsidRPr="002646CB" w:rsidDel="00B762CB">
          <w:rPr>
            <w:rFonts w:ascii="바탕" w:eastAsia="바탕" w:hAnsi="바탕" w:cs="굴림"/>
            <w:lang w:val="en-US" w:eastAsia="ko-KR"/>
            <w:rPrChange w:id="6739" w:author="ETRI-김종원" w:date="2019-12-10T10:44:00Z">
              <w:rPr>
                <w:rFonts w:cs="Arial"/>
              </w:rPr>
            </w:rPrChange>
          </w:rPr>
          <w:delText xml:space="preserve">(Droop) </w:delText>
        </w:r>
        <w:r w:rsidRPr="002646CB" w:rsidDel="00B762CB">
          <w:rPr>
            <w:rFonts w:ascii="바탕" w:eastAsia="바탕" w:hAnsi="바탕" w:cs="굴림" w:hint="eastAsia"/>
            <w:lang w:val="en-US" w:eastAsia="ko-KR"/>
            <w:rPrChange w:id="6740" w:author="ETRI-김종원" w:date="2019-12-10T10:44:00Z">
              <w:rPr>
                <w:rFonts w:cs="Arial" w:hint="eastAsia"/>
              </w:rPr>
            </w:rPrChange>
          </w:rPr>
          <w:delText>운전</w:delText>
        </w:r>
        <w:r w:rsidRPr="002646CB" w:rsidDel="00B762CB">
          <w:rPr>
            <w:rFonts w:ascii="바탕" w:eastAsia="바탕" w:hAnsi="바탕" w:cs="굴림"/>
            <w:lang w:val="en-US" w:eastAsia="ko-KR"/>
            <w:rPrChange w:id="6741" w:author="ETRI-김종원" w:date="2019-12-10T10:44:00Z">
              <w:rPr>
                <w:rFonts w:cs="Arial"/>
              </w:rPr>
            </w:rPrChange>
          </w:rPr>
          <w:delText>/</w:delText>
        </w:r>
        <w:r w:rsidRPr="002646CB" w:rsidDel="00B762CB">
          <w:rPr>
            <w:rFonts w:ascii="바탕" w:eastAsia="바탕" w:hAnsi="바탕" w:cs="굴림" w:hint="eastAsia"/>
            <w:lang w:val="en-US" w:eastAsia="ko-KR"/>
            <w:rPrChange w:id="6742" w:author="ETRI-김종원" w:date="2019-12-10T10:44:00Z">
              <w:rPr>
                <w:rFonts w:cs="Arial" w:hint="eastAsia"/>
              </w:rPr>
            </w:rPrChange>
          </w:rPr>
          <w:delText>제어</w:delText>
        </w:r>
        <w:bookmarkStart w:id="6743" w:name="_Toc23188887"/>
        <w:bookmarkStart w:id="6744" w:name="_Toc23191265"/>
        <w:bookmarkStart w:id="6745" w:name="_Toc23244283"/>
        <w:bookmarkStart w:id="6746" w:name="_Toc23793813"/>
        <w:bookmarkStart w:id="6747" w:name="_Toc23794136"/>
        <w:bookmarkStart w:id="6748" w:name="_Toc23794459"/>
        <w:bookmarkStart w:id="6749" w:name="_Toc23795304"/>
        <w:bookmarkStart w:id="6750" w:name="_Toc23839681"/>
        <w:bookmarkStart w:id="6751" w:name="_Toc26200470"/>
        <w:bookmarkStart w:id="6752" w:name="_Toc26867567"/>
        <w:bookmarkEnd w:id="6743"/>
        <w:bookmarkEnd w:id="6744"/>
        <w:bookmarkEnd w:id="6745"/>
        <w:bookmarkEnd w:id="6746"/>
        <w:bookmarkEnd w:id="6747"/>
        <w:bookmarkEnd w:id="6748"/>
        <w:bookmarkEnd w:id="6749"/>
        <w:bookmarkEnd w:id="6750"/>
        <w:bookmarkEnd w:id="6751"/>
        <w:bookmarkEnd w:id="6752"/>
      </w:del>
    </w:p>
    <w:p w14:paraId="31419C1F" w14:textId="18C3001E" w:rsidR="00703D2A" w:rsidRPr="002646CB" w:rsidDel="00B762CB" w:rsidRDefault="00703D2A" w:rsidP="00DB2BCC">
      <w:pPr>
        <w:rPr>
          <w:del w:id="6753" w:author="박 진상" w:date="2019-10-08T04:39:00Z"/>
          <w:rPrChange w:id="6754" w:author="ETRI-김종원" w:date="2019-12-10T10:44:00Z">
            <w:rPr>
              <w:del w:id="6755" w:author="박 진상" w:date="2019-10-08T04:39:00Z"/>
            </w:rPr>
          </w:rPrChange>
        </w:rPr>
      </w:pPr>
      <w:del w:id="6756" w:author="박 진상" w:date="2019-10-08T04:39:00Z">
        <w:r w:rsidRPr="002646CB" w:rsidDel="00B762CB">
          <w:rPr>
            <w:rPrChange w:id="6757" w:author="ETRI-김종원" w:date="2019-12-10T10:44:00Z">
              <w:rPr/>
            </w:rPrChange>
          </w:rPr>
          <w:delText>주</w:delText>
        </w:r>
        <w:r w:rsidRPr="002646CB" w:rsidDel="00B762CB">
          <w:rPr>
            <w:rFonts w:hint="eastAsia"/>
            <w:rPrChange w:id="6758" w:author="ETRI-김종원" w:date="2019-12-10T10:44:00Z">
              <w:rPr>
                <w:rFonts w:hint="eastAsia"/>
              </w:rPr>
            </w:rPrChange>
          </w:rPr>
          <w:delText>파수</w:delText>
        </w:r>
        <w:r w:rsidRPr="002646CB" w:rsidDel="00B762CB">
          <w:rPr>
            <w:rFonts w:hint="eastAsia"/>
            <w:rPrChange w:id="67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60" w:author="ETRI-김종원" w:date="2019-12-10T10:44:00Z">
              <w:rPr>
                <w:rFonts w:hint="eastAsia"/>
              </w:rPr>
            </w:rPrChange>
          </w:rPr>
          <w:delText>차</w:delText>
        </w:r>
        <w:r w:rsidRPr="002646CB" w:rsidDel="00B762CB">
          <w:rPr>
            <w:rFonts w:hint="eastAsia"/>
            <w:rPrChange w:id="67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62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B762CB">
          <w:rPr>
            <w:rFonts w:hint="eastAsia"/>
            <w:rPrChange w:id="67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64" w:author="ETRI-김종원" w:date="2019-12-10T10:44:00Z">
              <w:rPr>
                <w:rFonts w:hint="eastAsia"/>
              </w:rPr>
            </w:rPrChange>
          </w:rPr>
          <w:delText>전압</w:delText>
        </w:r>
        <w:r w:rsidRPr="002646CB" w:rsidDel="00B762CB">
          <w:rPr>
            <w:rFonts w:hint="eastAsia"/>
            <w:rPrChange w:id="67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66" w:author="ETRI-김종원" w:date="2019-12-10T10:44:00Z">
              <w:rPr>
                <w:rFonts w:hint="eastAsia"/>
              </w:rPr>
            </w:rPrChange>
          </w:rPr>
          <w:delText>차에</w:delText>
        </w:r>
        <w:r w:rsidRPr="002646CB" w:rsidDel="00B762CB">
          <w:rPr>
            <w:rFonts w:hint="eastAsia"/>
            <w:rPrChange w:id="67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68" w:author="ETRI-김종원" w:date="2019-12-10T10:44:00Z">
              <w:rPr>
                <w:rFonts w:hint="eastAsia"/>
              </w:rPr>
            </w:rPrChange>
          </w:rPr>
          <w:delText>따라</w:delText>
        </w:r>
        <w:r w:rsidRPr="002646CB" w:rsidDel="00B762CB">
          <w:rPr>
            <w:rFonts w:hint="eastAsia"/>
            <w:rPrChange w:id="67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70" w:author="ETRI-김종원" w:date="2019-12-10T10:44:00Z">
              <w:rPr>
                <w:rFonts w:hint="eastAsia"/>
              </w:rPr>
            </w:rPrChange>
          </w:rPr>
          <w:delText>미리</w:delText>
        </w:r>
        <w:r w:rsidRPr="002646CB" w:rsidDel="00B762CB">
          <w:rPr>
            <w:rFonts w:hint="eastAsia"/>
            <w:rPrChange w:id="67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72" w:author="ETRI-김종원" w:date="2019-12-10T10:44:00Z">
              <w:rPr>
                <w:rFonts w:hint="eastAsia"/>
              </w:rPr>
            </w:rPrChange>
          </w:rPr>
          <w:delText>설정된</w:delText>
        </w:r>
        <w:r w:rsidRPr="002646CB" w:rsidDel="00B762CB">
          <w:rPr>
            <w:rFonts w:hint="eastAsia"/>
            <w:rPrChange w:id="677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74" w:author="ETRI-김종원" w:date="2019-12-10T10:44:00Z">
              <w:rPr>
                <w:rFonts w:hint="eastAsia"/>
              </w:rPr>
            </w:rPrChange>
          </w:rPr>
          <w:delText>계수에</w:delText>
        </w:r>
        <w:r w:rsidRPr="002646CB" w:rsidDel="00B762CB">
          <w:rPr>
            <w:rFonts w:hint="eastAsia"/>
            <w:rPrChange w:id="677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76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B762CB">
          <w:rPr>
            <w:rFonts w:hint="eastAsia"/>
            <w:rPrChange w:id="67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78" w:author="ETRI-김종원" w:date="2019-12-10T10:44:00Z">
              <w:rPr>
                <w:rFonts w:hint="eastAsia"/>
              </w:rPr>
            </w:rPrChange>
          </w:rPr>
          <w:delText>출력을</w:delText>
        </w:r>
        <w:r w:rsidRPr="002646CB" w:rsidDel="00B762CB">
          <w:rPr>
            <w:rFonts w:hint="eastAsia"/>
            <w:rPrChange w:id="677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80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B762CB">
          <w:rPr>
            <w:rFonts w:hint="eastAsia"/>
            <w:rPrChange w:id="67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82" w:author="ETRI-김종원" w:date="2019-12-10T10:44:00Z">
              <w:rPr>
                <w:rFonts w:hint="eastAsia"/>
              </w:rPr>
            </w:rPrChange>
          </w:rPr>
          <w:delText>또는</w:delText>
        </w:r>
        <w:r w:rsidRPr="002646CB" w:rsidDel="00B762CB">
          <w:rPr>
            <w:rFonts w:hint="eastAsia"/>
            <w:rPrChange w:id="67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84" w:author="ETRI-김종원" w:date="2019-12-10T10:44:00Z">
              <w:rPr>
                <w:rFonts w:hint="eastAsia"/>
              </w:rPr>
            </w:rPrChange>
          </w:rPr>
          <w:delText>제어하는</w:delText>
        </w:r>
        <w:r w:rsidRPr="002646CB" w:rsidDel="00B762CB">
          <w:rPr>
            <w:rFonts w:hint="eastAsia"/>
            <w:rPrChange w:id="67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B2BCC" w:rsidRPr="002646CB" w:rsidDel="00B762CB">
          <w:rPr>
            <w:rFonts w:hint="eastAsia"/>
            <w:rPrChange w:id="6786" w:author="ETRI-김종원" w:date="2019-12-10T10:44:00Z">
              <w:rPr>
                <w:rFonts w:hint="eastAsia"/>
              </w:rPr>
            </w:rPrChange>
          </w:rPr>
          <w:delText>방법</w:delText>
        </w:r>
        <w:r w:rsidR="00DB2BCC" w:rsidRPr="002646CB" w:rsidDel="00B762CB">
          <w:rPr>
            <w:rFonts w:hint="eastAsia"/>
            <w:rPrChange w:id="6787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B762CB">
          <w:rPr>
            <w:rFonts w:hint="eastAsia"/>
            <w:rPrChange w:id="6788" w:author="ETRI-김종원" w:date="2019-12-10T10:44:00Z">
              <w:rPr>
                <w:rFonts w:hint="eastAsia"/>
              </w:rPr>
            </w:rPrChange>
          </w:rPr>
          <w:delText>발전기가</w:delText>
        </w:r>
        <w:r w:rsidRPr="002646CB" w:rsidDel="00B762CB">
          <w:rPr>
            <w:rFonts w:hint="eastAsia"/>
            <w:rPrChange w:id="67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90" w:author="ETRI-김종원" w:date="2019-12-10T10:44:00Z">
              <w:rPr>
                <w:rFonts w:hint="eastAsia"/>
              </w:rPr>
            </w:rPrChange>
          </w:rPr>
          <w:delText>계통에</w:delText>
        </w:r>
        <w:r w:rsidRPr="002646CB" w:rsidDel="00B762CB">
          <w:rPr>
            <w:rFonts w:hint="eastAsia"/>
            <w:rPrChange w:id="67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92" w:author="ETRI-김종원" w:date="2019-12-10T10:44:00Z">
              <w:rPr>
                <w:rFonts w:hint="eastAsia"/>
              </w:rPr>
            </w:rPrChange>
          </w:rPr>
          <w:delText>연</w:delText>
        </w:r>
        <w:r w:rsidR="00A92B61" w:rsidRPr="002646CB" w:rsidDel="00B762CB">
          <w:rPr>
            <w:rFonts w:hint="eastAsia"/>
            <w:rPrChange w:id="6793" w:author="ETRI-김종원" w:date="2019-12-10T10:44:00Z">
              <w:rPr>
                <w:rFonts w:hint="eastAsia"/>
              </w:rPr>
            </w:rPrChange>
          </w:rPr>
          <w:delText>계</w:delText>
        </w:r>
        <w:r w:rsidRPr="002646CB" w:rsidDel="00B762CB">
          <w:rPr>
            <w:rFonts w:hint="eastAsia"/>
            <w:rPrChange w:id="6794" w:author="ETRI-김종원" w:date="2019-12-10T10:44:00Z">
              <w:rPr>
                <w:rFonts w:hint="eastAsia"/>
              </w:rPr>
            </w:rPrChange>
          </w:rPr>
          <w:delText>되어</w:delText>
        </w:r>
        <w:r w:rsidRPr="002646CB" w:rsidDel="00B762CB">
          <w:rPr>
            <w:rFonts w:hint="eastAsia"/>
            <w:rPrChange w:id="67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96" w:author="ETRI-김종원" w:date="2019-12-10T10:44:00Z">
              <w:rPr>
                <w:rFonts w:hint="eastAsia"/>
              </w:rPr>
            </w:rPrChange>
          </w:rPr>
          <w:delText>실제</w:delText>
        </w:r>
        <w:r w:rsidRPr="002646CB" w:rsidDel="00B762CB">
          <w:rPr>
            <w:rFonts w:hint="eastAsia"/>
            <w:rPrChange w:id="67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798" w:author="ETRI-김종원" w:date="2019-12-10T10:44:00Z">
              <w:rPr>
                <w:rFonts w:hint="eastAsia"/>
              </w:rPr>
            </w:rPrChange>
          </w:rPr>
          <w:delText>터빈</w:delText>
        </w:r>
        <w:r w:rsidRPr="002646CB" w:rsidDel="00B762CB">
          <w:rPr>
            <w:rFonts w:hint="eastAsia"/>
            <w:rPrChange w:id="67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00" w:author="ETRI-김종원" w:date="2019-12-10T10:44:00Z">
              <w:rPr>
                <w:rFonts w:hint="eastAsia"/>
              </w:rPr>
            </w:rPrChange>
          </w:rPr>
          <w:delText>속도와</w:delText>
        </w:r>
        <w:r w:rsidRPr="002646CB" w:rsidDel="00B762CB">
          <w:rPr>
            <w:rFonts w:hint="eastAsia"/>
            <w:rPrChange w:id="680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02" w:author="ETRI-김종원" w:date="2019-12-10T10:44:00Z">
              <w:rPr>
                <w:rFonts w:hint="eastAsia"/>
              </w:rPr>
            </w:rPrChange>
          </w:rPr>
          <w:delText>속도</w:delText>
        </w:r>
        <w:r w:rsidRPr="002646CB" w:rsidDel="00B762CB">
          <w:rPr>
            <w:rFonts w:hint="eastAsia"/>
            <w:rPrChange w:id="680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04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B762CB">
          <w:rPr>
            <w:rFonts w:hint="eastAsia"/>
            <w:rPrChange w:id="680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06" w:author="ETRI-김종원" w:date="2019-12-10T10:44:00Z">
              <w:rPr>
                <w:rFonts w:hint="eastAsia"/>
              </w:rPr>
            </w:rPrChange>
          </w:rPr>
          <w:delText>신호의</w:delText>
        </w:r>
        <w:r w:rsidRPr="002646CB" w:rsidDel="00B762CB">
          <w:rPr>
            <w:rFonts w:hint="eastAsia"/>
            <w:rPrChange w:id="680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08" w:author="ETRI-김종원" w:date="2019-12-10T10:44:00Z">
              <w:rPr>
                <w:rFonts w:hint="eastAsia"/>
              </w:rPr>
            </w:rPrChange>
          </w:rPr>
          <w:delText>차에</w:delText>
        </w:r>
        <w:r w:rsidRPr="002646CB" w:rsidDel="00B762CB">
          <w:rPr>
            <w:rFonts w:hint="eastAsia"/>
            <w:rPrChange w:id="68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10" w:author="ETRI-김종원" w:date="2019-12-10T10:44:00Z">
              <w:rPr>
                <w:rFonts w:hint="eastAsia"/>
              </w:rPr>
            </w:rPrChange>
          </w:rPr>
          <w:delText>비례하여</w:delText>
        </w:r>
        <w:r w:rsidRPr="002646CB" w:rsidDel="00B762CB">
          <w:rPr>
            <w:rFonts w:hint="eastAsia"/>
            <w:rPrChange w:id="681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12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B762CB">
          <w:rPr>
            <w:rFonts w:hint="eastAsia"/>
            <w:rPrChange w:id="681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14" w:author="ETRI-김종원" w:date="2019-12-10T10:44:00Z">
              <w:rPr>
                <w:rFonts w:hint="eastAsia"/>
              </w:rPr>
            </w:rPrChange>
          </w:rPr>
          <w:delText>신호를</w:delText>
        </w:r>
        <w:r w:rsidRPr="002646CB" w:rsidDel="00B762CB">
          <w:rPr>
            <w:rFonts w:hint="eastAsia"/>
            <w:rPrChange w:id="681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16" w:author="ETRI-김종원" w:date="2019-12-10T10:44:00Z">
              <w:rPr>
                <w:rFonts w:hint="eastAsia"/>
              </w:rPr>
            </w:rPrChange>
          </w:rPr>
          <w:delText>변화시켜</w:delText>
        </w:r>
        <w:r w:rsidRPr="002646CB" w:rsidDel="00B762CB">
          <w:rPr>
            <w:rFonts w:hint="eastAsia"/>
            <w:rPrChange w:id="681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18" w:author="ETRI-김종원" w:date="2019-12-10T10:44:00Z">
              <w:rPr>
                <w:rFonts w:hint="eastAsia"/>
              </w:rPr>
            </w:rPrChange>
          </w:rPr>
          <w:delText>계통에</w:delText>
        </w:r>
        <w:r w:rsidRPr="002646CB" w:rsidDel="00B762CB">
          <w:rPr>
            <w:rFonts w:hint="eastAsia"/>
            <w:rPrChange w:id="68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20" w:author="ETRI-김종원" w:date="2019-12-10T10:44:00Z">
              <w:rPr>
                <w:rFonts w:hint="eastAsia"/>
              </w:rPr>
            </w:rPrChange>
          </w:rPr>
          <w:delText>연결된</w:delText>
        </w:r>
        <w:r w:rsidRPr="002646CB" w:rsidDel="00B762CB">
          <w:rPr>
            <w:rFonts w:hint="eastAsia"/>
            <w:rPrChange w:id="682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22" w:author="ETRI-김종원" w:date="2019-12-10T10:44:00Z">
              <w:rPr>
                <w:rFonts w:hint="eastAsia"/>
              </w:rPr>
            </w:rPrChange>
          </w:rPr>
          <w:delText>터빈이</w:delText>
        </w:r>
        <w:r w:rsidRPr="002646CB" w:rsidDel="00B762CB">
          <w:rPr>
            <w:rFonts w:hint="eastAsia"/>
            <w:rPrChange w:id="68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24" w:author="ETRI-김종원" w:date="2019-12-10T10:44:00Z">
              <w:rPr>
                <w:rFonts w:hint="eastAsia"/>
              </w:rPr>
            </w:rPrChange>
          </w:rPr>
          <w:delText>일정한</w:delText>
        </w:r>
        <w:r w:rsidRPr="002646CB" w:rsidDel="00B762CB">
          <w:rPr>
            <w:rFonts w:hint="eastAsia"/>
            <w:rPrChange w:id="682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26" w:author="ETRI-김종원" w:date="2019-12-10T10:44:00Z">
              <w:rPr>
                <w:rFonts w:hint="eastAsia"/>
              </w:rPr>
            </w:rPrChange>
          </w:rPr>
          <w:delText>출력</w:delText>
        </w:r>
        <w:r w:rsidRPr="002646CB" w:rsidDel="00B762CB">
          <w:rPr>
            <w:rFonts w:hint="eastAsia"/>
            <w:rPrChange w:id="68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28" w:author="ETRI-김종원" w:date="2019-12-10T10:44:00Z">
              <w:rPr>
                <w:rFonts w:hint="eastAsia"/>
              </w:rPr>
            </w:rPrChange>
          </w:rPr>
          <w:delText>하에</w:delText>
        </w:r>
        <w:r w:rsidRPr="002646CB" w:rsidDel="00B762CB">
          <w:rPr>
            <w:rFonts w:hint="eastAsia"/>
            <w:rPrChange w:id="682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30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B762CB">
          <w:rPr>
            <w:rFonts w:hint="eastAsia"/>
            <w:rPrChange w:id="683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32" w:author="ETRI-김종원" w:date="2019-12-10T10:44:00Z">
              <w:rPr>
                <w:rFonts w:hint="eastAsia"/>
              </w:rPr>
            </w:rPrChange>
          </w:rPr>
          <w:delText>주파수를</w:delText>
        </w:r>
        <w:r w:rsidRPr="002646CB" w:rsidDel="00B762CB">
          <w:rPr>
            <w:rFonts w:hint="eastAsia"/>
            <w:rPrChange w:id="683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34" w:author="ETRI-김종원" w:date="2019-12-10T10:44:00Z">
              <w:rPr>
                <w:rFonts w:hint="eastAsia"/>
              </w:rPr>
            </w:rPrChange>
          </w:rPr>
          <w:delText>유지하도록</w:delText>
        </w:r>
        <w:r w:rsidRPr="002646CB" w:rsidDel="00B762CB">
          <w:rPr>
            <w:rFonts w:hint="eastAsia"/>
            <w:rPrChange w:id="683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36" w:author="ETRI-김종원" w:date="2019-12-10T10:44:00Z">
              <w:rPr>
                <w:rFonts w:hint="eastAsia"/>
              </w:rPr>
            </w:rPrChange>
          </w:rPr>
          <w:delText>하는</w:delText>
        </w:r>
        <w:r w:rsidRPr="002646CB" w:rsidDel="00B762CB">
          <w:rPr>
            <w:rFonts w:hint="eastAsia"/>
            <w:rPrChange w:id="683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B762CB">
          <w:rPr>
            <w:rFonts w:hint="eastAsia"/>
            <w:rPrChange w:id="6838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B762CB">
          <w:rPr>
            <w:rFonts w:hint="eastAsia"/>
            <w:rPrChange w:id="6839" w:author="ETRI-김종원" w:date="2019-12-10T10:44:00Z">
              <w:rPr>
                <w:rFonts w:hint="eastAsia"/>
              </w:rPr>
            </w:rPrChange>
          </w:rPr>
          <w:delText>/</w:delText>
        </w:r>
        <w:r w:rsidRPr="002646CB" w:rsidDel="00B762CB">
          <w:rPr>
            <w:rFonts w:hint="eastAsia"/>
            <w:rPrChange w:id="6840" w:author="ETRI-김종원" w:date="2019-12-10T10:44:00Z">
              <w:rPr>
                <w:rFonts w:hint="eastAsia"/>
              </w:rPr>
            </w:rPrChange>
          </w:rPr>
          <w:delText>제어</w:delText>
        </w:r>
        <w:bookmarkStart w:id="6841" w:name="_Toc21525029"/>
        <w:bookmarkStart w:id="6842" w:name="_Toc23141868"/>
        <w:bookmarkStart w:id="6843" w:name="_Toc23173113"/>
        <w:bookmarkStart w:id="6844" w:name="_Toc23188888"/>
        <w:bookmarkStart w:id="6845" w:name="_Toc23191266"/>
        <w:bookmarkStart w:id="6846" w:name="_Toc23244284"/>
        <w:bookmarkStart w:id="6847" w:name="_Toc23793814"/>
        <w:bookmarkStart w:id="6848" w:name="_Toc23794137"/>
        <w:bookmarkStart w:id="6849" w:name="_Toc23794460"/>
        <w:bookmarkStart w:id="6850" w:name="_Toc23795305"/>
        <w:bookmarkStart w:id="6851" w:name="_Toc23839682"/>
        <w:bookmarkStart w:id="6852" w:name="_Toc26200471"/>
        <w:bookmarkStart w:id="6853" w:name="_Toc26867568"/>
        <w:bookmarkEnd w:id="6841"/>
        <w:bookmarkEnd w:id="6842"/>
        <w:bookmarkEnd w:id="6843"/>
        <w:bookmarkEnd w:id="6844"/>
        <w:bookmarkEnd w:id="6845"/>
        <w:bookmarkEnd w:id="6846"/>
        <w:bookmarkEnd w:id="6847"/>
        <w:bookmarkEnd w:id="6848"/>
        <w:bookmarkEnd w:id="6849"/>
        <w:bookmarkEnd w:id="6850"/>
        <w:bookmarkEnd w:id="6851"/>
        <w:bookmarkEnd w:id="6852"/>
        <w:bookmarkEnd w:id="6853"/>
      </w:del>
    </w:p>
    <w:p w14:paraId="0BD561F8" w14:textId="67798C2E" w:rsidR="00791087" w:rsidRPr="002646CB" w:rsidDel="00E201B2" w:rsidRDefault="00791087" w:rsidP="00DB2BCC">
      <w:pPr>
        <w:rPr>
          <w:del w:id="6854" w:author="박 진상" w:date="2019-10-08T07:09:00Z"/>
          <w:rPrChange w:id="6855" w:author="ETRI-김종원" w:date="2019-12-10T10:44:00Z">
            <w:rPr>
              <w:del w:id="6856" w:author="박 진상" w:date="2019-10-08T07:09:00Z"/>
            </w:rPr>
          </w:rPrChange>
        </w:rPr>
      </w:pPr>
      <w:bookmarkStart w:id="6857" w:name="_Toc21525030"/>
      <w:bookmarkStart w:id="6858" w:name="_Toc23141869"/>
      <w:bookmarkStart w:id="6859" w:name="_Toc23173114"/>
      <w:bookmarkStart w:id="6860" w:name="_Toc23188889"/>
      <w:bookmarkStart w:id="6861" w:name="_Toc23191267"/>
      <w:bookmarkStart w:id="6862" w:name="_Toc23244285"/>
      <w:bookmarkStart w:id="6863" w:name="_Toc23793815"/>
      <w:bookmarkStart w:id="6864" w:name="_Toc23794138"/>
      <w:bookmarkStart w:id="6865" w:name="_Toc23794461"/>
      <w:bookmarkStart w:id="6866" w:name="_Toc23795306"/>
      <w:bookmarkStart w:id="6867" w:name="_Toc23839683"/>
      <w:bookmarkStart w:id="6868" w:name="_Toc26200472"/>
      <w:bookmarkStart w:id="6869" w:name="_Toc26867569"/>
      <w:bookmarkEnd w:id="6857"/>
      <w:bookmarkEnd w:id="6858"/>
      <w:bookmarkEnd w:id="6859"/>
      <w:bookmarkEnd w:id="6860"/>
      <w:bookmarkEnd w:id="6861"/>
      <w:bookmarkEnd w:id="6862"/>
      <w:bookmarkEnd w:id="6863"/>
      <w:bookmarkEnd w:id="6864"/>
      <w:bookmarkEnd w:id="6865"/>
      <w:bookmarkEnd w:id="6866"/>
      <w:bookmarkEnd w:id="6867"/>
      <w:bookmarkEnd w:id="6868"/>
      <w:bookmarkEnd w:id="6869"/>
    </w:p>
    <w:p w14:paraId="3A7D1471" w14:textId="77777777" w:rsidR="00D244C5" w:rsidRPr="002646CB" w:rsidRDefault="00391212" w:rsidP="001C3C69">
      <w:pPr>
        <w:pStyle w:val="24"/>
        <w:wordWrap/>
        <w:rPr>
          <w:rFonts w:ascii="바탕" w:hAnsi="바탕" w:cs="굴림"/>
          <w:rPrChange w:id="6870" w:author="ETRI-김종원" w:date="2019-12-10T10:44:00Z">
            <w:rPr>
              <w:rFonts w:ascii="바탕" w:hAnsi="바탕" w:cs="굴림"/>
            </w:rPr>
          </w:rPrChange>
        </w:rPr>
      </w:pPr>
      <w:bookmarkStart w:id="6871" w:name="_Toc499831353"/>
      <w:bookmarkStart w:id="6872" w:name="_Toc500752970"/>
      <w:bookmarkStart w:id="6873" w:name="_Toc500753021"/>
      <w:bookmarkStart w:id="6874" w:name="_Toc26867570"/>
      <w:r w:rsidRPr="002646CB">
        <w:rPr>
          <w:rPrChange w:id="6875" w:author="ETRI-김종원" w:date="2019-12-10T10:44:00Z">
            <w:rPr/>
          </w:rPrChange>
        </w:rPr>
        <w:t>약어</w:t>
      </w:r>
      <w:bookmarkEnd w:id="6871"/>
      <w:bookmarkEnd w:id="6872"/>
      <w:bookmarkEnd w:id="6873"/>
      <w:bookmarkEnd w:id="6874"/>
    </w:p>
    <w:p w14:paraId="6B85FA4E" w14:textId="77777777" w:rsidR="00EB6CDB" w:rsidRPr="002646CB" w:rsidRDefault="00EB6CDB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6876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0DE07894" w14:textId="77777777" w:rsidR="00391212" w:rsidRPr="002646CB" w:rsidRDefault="00B471AE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6877" w:author="ETRI-김종원" w:date="2019-12-10T10:44:00Z">
            <w:rPr>
              <w:rFonts w:ascii="바탕" w:hAnsi="바탕" w:cs="굴림"/>
              <w:lang w:val="en-US"/>
            </w:rPr>
          </w:rPrChange>
        </w:rPr>
      </w:pPr>
      <w:r w:rsidRPr="002646CB">
        <w:rPr>
          <w:rFonts w:ascii="바탕" w:hAnsi="바탕" w:cs="굴림" w:hint="eastAsia"/>
          <w:lang w:val="en-US"/>
          <w:rPrChange w:id="6878" w:author="ETRI-김종원" w:date="2019-12-10T10:44:00Z">
            <w:rPr>
              <w:rFonts w:ascii="바탕" w:hAnsi="바탕" w:cs="굴림" w:hint="eastAsia"/>
              <w:lang w:val="en-US"/>
            </w:rPr>
          </w:rPrChange>
        </w:rPr>
        <w:t>위의 정의에서 사용된 약어는 다음과 같다.</w:t>
      </w:r>
    </w:p>
    <w:p w14:paraId="777E6B27" w14:textId="77777777" w:rsidR="00B471AE" w:rsidRPr="002646CB" w:rsidRDefault="00B471AE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6879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47E1A982" w14:textId="57EF66D6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880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/>
          <w:lang w:val="en-US"/>
          <w:rPrChange w:id="6881" w:author="ETRI-김종원" w:date="2019-12-10T10:44:00Z">
            <w:rPr>
              <w:rFonts w:cs="Arial"/>
              <w:lang w:val="en-US"/>
            </w:rPr>
          </w:rPrChange>
        </w:rPr>
        <w:t>CES</w:t>
      </w:r>
      <w:r w:rsidRPr="002646CB">
        <w:rPr>
          <w:rFonts w:cs="Arial"/>
          <w:lang w:val="en-US"/>
          <w:rPrChange w:id="6882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83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84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85" w:author="ETRI-김종원" w:date="2019-12-10T10:44:00Z">
            <w:rPr>
              <w:rFonts w:cs="Arial"/>
              <w:lang w:val="en-US"/>
            </w:rPr>
          </w:rPrChange>
        </w:rPr>
        <w:tab/>
        <w:t>Community Energy System</w:t>
      </w:r>
      <w:r w:rsidRPr="002646CB">
        <w:rPr>
          <w:rFonts w:cs="Arial"/>
          <w:lang w:val="en-US"/>
          <w:rPrChange w:id="688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87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88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 w:hint="eastAsia"/>
          <w:lang w:val="en-US"/>
          <w:rPrChange w:id="6889" w:author="ETRI-김종원" w:date="2019-12-10T10:44:00Z">
            <w:rPr>
              <w:rFonts w:cs="Arial" w:hint="eastAsia"/>
              <w:lang w:val="en-US"/>
            </w:rPr>
          </w:rPrChange>
        </w:rPr>
        <w:t>구역형</w:t>
      </w:r>
      <w:r w:rsidRPr="002646CB">
        <w:rPr>
          <w:rFonts w:cs="Arial" w:hint="eastAsia"/>
          <w:lang w:val="en-US"/>
          <w:rPrChange w:id="6890" w:author="ETRI-김종원" w:date="2019-12-10T10:44:00Z">
            <w:rPr>
              <w:rFonts w:cs="Arial" w:hint="eastAsia"/>
              <w:lang w:val="en-US"/>
            </w:rPr>
          </w:rPrChange>
        </w:rPr>
        <w:t xml:space="preserve"> </w:t>
      </w:r>
      <w:r w:rsidRPr="002646CB">
        <w:rPr>
          <w:rFonts w:cs="Arial" w:hint="eastAsia"/>
          <w:lang w:val="en-US"/>
          <w:rPrChange w:id="6891" w:author="ETRI-김종원" w:date="2019-12-10T10:44:00Z">
            <w:rPr>
              <w:rFonts w:cs="Arial" w:hint="eastAsia"/>
              <w:lang w:val="en-US"/>
            </w:rPr>
          </w:rPrChange>
        </w:rPr>
        <w:t>집단에너지</w:t>
      </w:r>
    </w:p>
    <w:p w14:paraId="3730C142" w14:textId="164913F5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892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/>
          <w:lang w:val="en-US"/>
          <w:rPrChange w:id="6893" w:author="ETRI-김종원" w:date="2019-12-10T10:44:00Z">
            <w:rPr>
              <w:rFonts w:cs="Arial"/>
              <w:lang w:val="en-US"/>
            </w:rPr>
          </w:rPrChange>
        </w:rPr>
        <w:t>CHP</w:t>
      </w:r>
      <w:r w:rsidRPr="002646CB">
        <w:rPr>
          <w:rFonts w:cs="Arial"/>
          <w:lang w:val="en-US"/>
          <w:rPrChange w:id="6894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9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9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97" w:author="ETRI-김종원" w:date="2019-12-10T10:44:00Z">
            <w:rPr>
              <w:rFonts w:cs="Arial"/>
              <w:lang w:val="en-US"/>
            </w:rPr>
          </w:rPrChange>
        </w:rPr>
        <w:tab/>
        <w:t>Combined Heat Power</w:t>
      </w:r>
      <w:r w:rsidRPr="002646CB">
        <w:rPr>
          <w:rFonts w:cs="Arial"/>
          <w:lang w:val="en-US"/>
          <w:rPrChange w:id="6898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899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0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1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2" w:author="ETRI-김종원" w:date="2019-12-10T10:44:00Z">
            <w:rPr>
              <w:rFonts w:cs="Arial"/>
              <w:lang w:val="en-US"/>
            </w:rPr>
          </w:rPrChange>
        </w:rPr>
        <w:t>열병합발전</w:t>
      </w:r>
    </w:p>
    <w:p w14:paraId="6472E36E" w14:textId="0C8F6D48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903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/>
          <w:lang w:val="en-US"/>
          <w:rPrChange w:id="6904" w:author="ETRI-김종원" w:date="2019-12-10T10:44:00Z">
            <w:rPr>
              <w:rFonts w:cs="Arial"/>
              <w:lang w:val="en-US"/>
            </w:rPr>
          </w:rPrChange>
        </w:rPr>
        <w:t>MG</w:t>
      </w:r>
      <w:r w:rsidRPr="002646CB">
        <w:rPr>
          <w:rFonts w:cs="Arial"/>
          <w:lang w:val="en-US"/>
          <w:rPrChange w:id="690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7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8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09" w:author="ETRI-김종원" w:date="2019-12-10T10:44:00Z">
            <w:rPr>
              <w:rFonts w:cs="Arial"/>
              <w:lang w:val="en-US"/>
            </w:rPr>
          </w:rPrChange>
        </w:rPr>
        <w:tab/>
        <w:t>Microgrid</w:t>
      </w:r>
      <w:r w:rsidRPr="002646CB">
        <w:rPr>
          <w:rFonts w:cs="Arial"/>
          <w:lang w:val="en-US"/>
          <w:rPrChange w:id="6910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1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2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3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4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17" w:author="ETRI-김종원" w:date="2019-12-10T10:44:00Z">
            <w:rPr>
              <w:rFonts w:cs="Arial"/>
              <w:lang w:val="en-US"/>
            </w:rPr>
          </w:rPrChange>
        </w:rPr>
        <w:t>마이크로그리드</w:t>
      </w:r>
    </w:p>
    <w:p w14:paraId="268BE6BA" w14:textId="75601D5F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918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/>
          <w:lang w:val="en-US"/>
          <w:rPrChange w:id="6919" w:author="ETRI-김종원" w:date="2019-12-10T10:44:00Z">
            <w:rPr>
              <w:rFonts w:cs="Arial"/>
              <w:lang w:val="en-US"/>
            </w:rPr>
          </w:rPrChange>
        </w:rPr>
        <w:t>EMS</w:t>
      </w:r>
      <w:r w:rsidRPr="002646CB">
        <w:rPr>
          <w:rFonts w:cs="Arial"/>
          <w:lang w:val="en-US"/>
          <w:rPrChange w:id="6920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21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22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23" w:author="ETRI-김종원" w:date="2019-12-10T10:44:00Z">
            <w:rPr>
              <w:rFonts w:cs="Arial"/>
              <w:lang w:val="en-US"/>
            </w:rPr>
          </w:rPrChange>
        </w:rPr>
        <w:tab/>
        <w:t>Energy Management System</w:t>
      </w:r>
      <w:r w:rsidRPr="002646CB">
        <w:rPr>
          <w:rFonts w:cs="Arial"/>
          <w:lang w:val="en-US"/>
          <w:rPrChange w:id="6924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2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2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27" w:author="ETRI-김종원" w:date="2019-12-10T10:44:00Z">
            <w:rPr>
              <w:rFonts w:cs="Arial"/>
              <w:lang w:val="en-US"/>
            </w:rPr>
          </w:rPrChange>
        </w:rPr>
        <w:t>에너지관리시스템</w:t>
      </w:r>
    </w:p>
    <w:p w14:paraId="601F3965" w14:textId="183968E8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928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/>
          <w:lang w:val="en-US"/>
          <w:rPrChange w:id="6929" w:author="ETRI-김종원" w:date="2019-12-10T10:44:00Z">
            <w:rPr>
              <w:rFonts w:cs="Arial"/>
              <w:lang w:val="en-US"/>
            </w:rPr>
          </w:rPrChange>
        </w:rPr>
        <w:t>EES</w:t>
      </w:r>
      <w:r w:rsidRPr="002646CB">
        <w:rPr>
          <w:rFonts w:cs="Arial"/>
          <w:lang w:val="en-US"/>
          <w:rPrChange w:id="6930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 w:hint="eastAsia"/>
          <w:lang w:val="en-US"/>
          <w:rPrChange w:id="6931" w:author="ETRI-김종원" w:date="2019-12-10T10:44:00Z">
            <w:rPr>
              <w:rFonts w:cs="Arial" w:hint="eastAsia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32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33" w:author="ETRI-김종원" w:date="2019-12-10T10:44:00Z">
            <w:rPr>
              <w:rFonts w:cs="Arial"/>
              <w:lang w:val="en-US"/>
            </w:rPr>
          </w:rPrChange>
        </w:rPr>
        <w:tab/>
        <w:t>Electric Energy Storage</w:t>
      </w:r>
      <w:r w:rsidRPr="002646CB">
        <w:rPr>
          <w:rFonts w:cs="Arial" w:hint="eastAsia"/>
          <w:lang w:val="en-US"/>
          <w:rPrChange w:id="6934" w:author="ETRI-김종원" w:date="2019-12-10T10:44:00Z">
            <w:rPr>
              <w:rFonts w:cs="Arial" w:hint="eastAsia"/>
              <w:lang w:val="en-US"/>
            </w:rPr>
          </w:rPrChange>
        </w:rPr>
        <w:t xml:space="preserve"> </w:t>
      </w:r>
      <w:r w:rsidRPr="002646CB">
        <w:rPr>
          <w:rFonts w:cs="Arial"/>
          <w:lang w:val="en-US"/>
          <w:rPrChange w:id="693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3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 w:hint="eastAsia"/>
          <w:lang w:val="en-US"/>
          <w:rPrChange w:id="6937" w:author="ETRI-김종원" w:date="2019-12-10T10:44:00Z">
            <w:rPr>
              <w:rFonts w:cs="Arial" w:hint="eastAsia"/>
              <w:lang w:val="en-US"/>
            </w:rPr>
          </w:rPrChange>
        </w:rPr>
        <w:tab/>
      </w:r>
      <w:r w:rsidRPr="002646CB">
        <w:rPr>
          <w:rFonts w:cs="Arial" w:hint="eastAsia"/>
          <w:lang w:val="en-US"/>
          <w:rPrChange w:id="6938" w:author="ETRI-김종원" w:date="2019-12-10T10:44:00Z">
            <w:rPr>
              <w:rFonts w:cs="Arial" w:hint="eastAsia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39" w:author="ETRI-김종원" w:date="2019-12-10T10:44:00Z">
            <w:rPr>
              <w:rFonts w:cs="Arial"/>
              <w:lang w:val="en-US"/>
            </w:rPr>
          </w:rPrChange>
        </w:rPr>
        <w:t>전기에너지저장</w:t>
      </w:r>
      <w:ins w:id="6940" w:author="ETRI-김종원" w:date="2019-12-03T09:37:00Z">
        <w:r w:rsidR="00B558AD" w:rsidRPr="002646CB">
          <w:rPr>
            <w:rFonts w:cs="Arial" w:hint="eastAsia"/>
            <w:lang w:val="en-US"/>
            <w:rPrChange w:id="6941" w:author="ETRI-김종원" w:date="2019-12-10T10:44:00Z">
              <w:rPr>
                <w:rFonts w:cs="Arial" w:hint="eastAsia"/>
                <w:lang w:val="en-US"/>
              </w:rPr>
            </w:rPrChange>
          </w:rPr>
          <w:t>장치</w:t>
        </w:r>
      </w:ins>
    </w:p>
    <w:p w14:paraId="2D03C9C3" w14:textId="409B263B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942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/>
          <w:lang w:val="en-US"/>
          <w:rPrChange w:id="6943" w:author="ETRI-김종원" w:date="2019-12-10T10:44:00Z">
            <w:rPr>
              <w:rFonts w:cs="Arial"/>
              <w:lang w:val="en-US"/>
            </w:rPr>
          </w:rPrChange>
        </w:rPr>
        <w:t>DER</w:t>
      </w:r>
      <w:r w:rsidRPr="002646CB">
        <w:rPr>
          <w:rFonts w:cs="Arial"/>
          <w:lang w:val="en-US"/>
          <w:rPrChange w:id="6944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4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4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47" w:author="ETRI-김종원" w:date="2019-12-10T10:44:00Z">
            <w:rPr>
              <w:rFonts w:cs="Arial"/>
              <w:lang w:val="en-US"/>
            </w:rPr>
          </w:rPrChange>
        </w:rPr>
        <w:tab/>
        <w:t>Distributed Energy Resource</w:t>
      </w:r>
      <w:r w:rsidRPr="002646CB">
        <w:rPr>
          <w:rFonts w:cs="Arial"/>
          <w:lang w:val="en-US"/>
          <w:rPrChange w:id="6948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49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50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51" w:author="ETRI-김종원" w:date="2019-12-10T10:44:00Z">
            <w:rPr>
              <w:rFonts w:cs="Arial"/>
              <w:lang w:val="en-US"/>
            </w:rPr>
          </w:rPrChange>
        </w:rPr>
        <w:t>분산</w:t>
      </w:r>
      <w:r w:rsidRPr="002646CB">
        <w:rPr>
          <w:rFonts w:cs="Arial" w:hint="eastAsia"/>
          <w:lang w:val="en-US"/>
          <w:rPrChange w:id="6952" w:author="ETRI-김종원" w:date="2019-12-10T10:44:00Z">
            <w:rPr>
              <w:rFonts w:cs="Arial" w:hint="eastAsia"/>
              <w:lang w:val="en-US"/>
            </w:rPr>
          </w:rPrChange>
        </w:rPr>
        <w:t>자원</w:t>
      </w:r>
    </w:p>
    <w:p w14:paraId="056012BD" w14:textId="768B86C9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  <w:rPrChange w:id="6953" w:author="ETRI-김종원" w:date="2019-12-10T10:44:00Z">
            <w:rPr>
              <w:rFonts w:cs="Arial"/>
              <w:lang w:val="en-US"/>
            </w:rPr>
          </w:rPrChange>
        </w:rPr>
      </w:pPr>
      <w:r w:rsidRPr="002646CB">
        <w:rPr>
          <w:rFonts w:cs="Arial" w:hint="eastAsia"/>
          <w:lang w:val="en-US"/>
          <w:rPrChange w:id="6954" w:author="ETRI-김종원" w:date="2019-12-10T10:44:00Z">
            <w:rPr>
              <w:rFonts w:cs="Arial" w:hint="eastAsia"/>
              <w:lang w:val="en-US"/>
            </w:rPr>
          </w:rPrChange>
        </w:rPr>
        <w:t>C</w:t>
      </w:r>
      <w:r w:rsidRPr="002646CB">
        <w:rPr>
          <w:rFonts w:cs="Arial"/>
          <w:lang w:val="en-US"/>
          <w:rPrChange w:id="6955" w:author="ETRI-김종원" w:date="2019-12-10T10:44:00Z">
            <w:rPr>
              <w:rFonts w:cs="Arial"/>
              <w:lang w:val="en-US"/>
            </w:rPr>
          </w:rPrChange>
        </w:rPr>
        <w:t xml:space="preserve">ES MG </w:t>
      </w:r>
      <w:r w:rsidRPr="002646CB">
        <w:rPr>
          <w:rFonts w:cs="Arial"/>
          <w:lang w:val="en-US"/>
          <w:rPrChange w:id="695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57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58" w:author="ETRI-김종원" w:date="2019-12-10T10:44:00Z">
            <w:rPr>
              <w:rFonts w:cs="Arial"/>
              <w:lang w:val="en-US"/>
            </w:rPr>
          </w:rPrChange>
        </w:rPr>
        <w:tab/>
      </w:r>
      <w:ins w:id="6959" w:author="ETRI-김종원" w:date="2019-12-02T17:11:00Z">
        <w:r w:rsidR="005429DC" w:rsidRPr="002646CB">
          <w:rPr>
            <w:rFonts w:cs="Arial"/>
            <w:lang w:val="en-US"/>
            <w:rPrChange w:id="6960" w:author="ETRI-김종원" w:date="2019-12-10T10:44:00Z">
              <w:rPr>
                <w:rFonts w:cs="Arial"/>
                <w:lang w:val="en-US"/>
              </w:rPr>
            </w:rPrChange>
          </w:rPr>
          <w:t>CES</w:t>
        </w:r>
      </w:ins>
      <w:del w:id="6961" w:author="ETRI-김종원" w:date="2019-12-02T17:11:00Z">
        <w:r w:rsidR="00791087" w:rsidRPr="002646CB" w:rsidDel="005429DC">
          <w:rPr>
            <w:rFonts w:cs="Arial"/>
            <w:lang w:val="en-US"/>
            <w:rPrChange w:id="6962" w:author="ETRI-김종원" w:date="2019-12-10T10:44:00Z">
              <w:rPr>
                <w:rFonts w:cs="Arial"/>
                <w:lang w:val="en-US"/>
              </w:rPr>
            </w:rPrChange>
          </w:rPr>
          <w:delText>MG</w:delText>
        </w:r>
      </w:del>
      <w:ins w:id="6963" w:author="ETRI-김종원" w:date="2019-12-02T17:11:00Z">
        <w:r w:rsidR="005429DC" w:rsidRPr="002646CB">
          <w:rPr>
            <w:rFonts w:cs="Arial"/>
            <w:lang w:val="en-US"/>
            <w:rPrChange w:id="6964" w:author="ETRI-김종원" w:date="2019-12-10T10:44:00Z">
              <w:rPr>
                <w:rFonts w:cs="Arial"/>
                <w:lang w:val="en-US"/>
              </w:rPr>
            </w:rPrChange>
          </w:rPr>
          <w:t>-</w:t>
        </w:r>
      </w:ins>
      <w:del w:id="6965" w:author="ETRI-김종원" w:date="2019-12-02T17:11:00Z">
        <w:r w:rsidR="00791087" w:rsidRPr="002646CB" w:rsidDel="005429DC">
          <w:rPr>
            <w:rFonts w:cs="Arial"/>
            <w:lang w:val="en-US"/>
            <w:rPrChange w:id="6966" w:author="ETRI-김종원" w:date="2019-12-10T10:44:00Z">
              <w:rPr>
                <w:rFonts w:cs="Arial"/>
                <w:lang w:val="en-US"/>
              </w:rPr>
            </w:rPrChange>
          </w:rPr>
          <w:delText xml:space="preserve"> </w:delText>
        </w:r>
      </w:del>
      <w:r w:rsidRPr="002646CB">
        <w:rPr>
          <w:rFonts w:cs="Arial"/>
          <w:lang w:val="en-US"/>
          <w:rPrChange w:id="6967" w:author="ETRI-김종원" w:date="2019-12-10T10:44:00Z">
            <w:rPr>
              <w:rFonts w:cs="Arial"/>
              <w:lang w:val="en-US"/>
            </w:rPr>
          </w:rPrChange>
        </w:rPr>
        <w:t>based</w:t>
      </w:r>
      <w:r w:rsidR="00791087" w:rsidRPr="002646CB">
        <w:rPr>
          <w:rFonts w:cs="Arial"/>
          <w:lang w:val="en-US"/>
          <w:rPrChange w:id="6968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ins w:id="6969" w:author="ETRI-김종원" w:date="2019-12-02T17:11:00Z">
        <w:r w:rsidR="005429DC" w:rsidRPr="002646CB">
          <w:rPr>
            <w:rFonts w:cs="Arial"/>
            <w:lang w:val="en-US"/>
            <w:rPrChange w:id="6970" w:author="ETRI-김종원" w:date="2019-12-10T10:44:00Z">
              <w:rPr>
                <w:rFonts w:cs="Arial"/>
                <w:lang w:val="en-US"/>
              </w:rPr>
            </w:rPrChange>
          </w:rPr>
          <w:t>MG</w:t>
        </w:r>
      </w:ins>
      <w:del w:id="6971" w:author="ETRI-김종원" w:date="2019-12-02T17:11:00Z">
        <w:r w:rsidR="00791087" w:rsidRPr="002646CB" w:rsidDel="005429DC">
          <w:rPr>
            <w:rFonts w:cs="Arial"/>
            <w:lang w:val="en-US"/>
            <w:rPrChange w:id="6972" w:author="ETRI-김종원" w:date="2019-12-10T10:44:00Z">
              <w:rPr>
                <w:rFonts w:cs="Arial"/>
                <w:lang w:val="en-US"/>
              </w:rPr>
            </w:rPrChange>
          </w:rPr>
          <w:delText>CES</w:delText>
        </w:r>
        <w:r w:rsidRPr="002646CB" w:rsidDel="005429DC">
          <w:rPr>
            <w:rFonts w:cs="Arial"/>
            <w:lang w:val="en-US"/>
            <w:rPrChange w:id="6973" w:author="ETRI-김종원" w:date="2019-12-10T10:44:00Z">
              <w:rPr>
                <w:rFonts w:cs="Arial"/>
                <w:lang w:val="en-US"/>
              </w:rPr>
            </w:rPrChange>
          </w:rPr>
          <w:tab/>
        </w:r>
      </w:del>
      <w:r w:rsidRPr="002646CB">
        <w:rPr>
          <w:rFonts w:cs="Arial"/>
          <w:lang w:val="en-US"/>
          <w:rPrChange w:id="6974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75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76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/>
          <w:lang w:val="en-US"/>
          <w:rPrChange w:id="6977" w:author="ETRI-김종원" w:date="2019-12-10T10:44:00Z">
            <w:rPr>
              <w:rFonts w:cs="Arial"/>
              <w:lang w:val="en-US"/>
            </w:rPr>
          </w:rPrChange>
        </w:rPr>
        <w:tab/>
      </w:r>
      <w:ins w:id="6978" w:author="ETRI-김종원" w:date="2019-12-02T17:11:00Z">
        <w:r w:rsidR="005429DC" w:rsidRPr="002646CB">
          <w:rPr>
            <w:rFonts w:cs="Arial"/>
            <w:lang w:val="en-US"/>
            <w:rPrChange w:id="6979" w:author="ETRI-김종원" w:date="2019-12-10T10:44:00Z">
              <w:rPr>
                <w:rFonts w:cs="Arial"/>
                <w:lang w:val="en-US"/>
              </w:rPr>
            </w:rPrChange>
          </w:rPr>
          <w:t xml:space="preserve">     </w:t>
        </w:r>
      </w:ins>
      <w:r w:rsidRPr="002646CB">
        <w:rPr>
          <w:rFonts w:cs="Arial"/>
          <w:lang w:val="en-US"/>
          <w:rPrChange w:id="6980" w:author="ETRI-김종원" w:date="2019-12-10T10:44:00Z">
            <w:rPr>
              <w:rFonts w:cs="Arial"/>
              <w:lang w:val="en-US"/>
            </w:rPr>
          </w:rPrChange>
        </w:rPr>
        <w:tab/>
      </w:r>
      <w:r w:rsidRPr="002646CB">
        <w:rPr>
          <w:rFonts w:cs="Arial" w:hint="eastAsia"/>
          <w:lang w:val="en-US"/>
          <w:rPrChange w:id="6981" w:author="ETRI-김종원" w:date="2019-12-10T10:44:00Z">
            <w:rPr>
              <w:rFonts w:cs="Arial" w:hint="eastAsia"/>
              <w:lang w:val="en-US"/>
            </w:rPr>
          </w:rPrChange>
        </w:rPr>
        <w:t>C</w:t>
      </w:r>
      <w:r w:rsidRPr="002646CB">
        <w:rPr>
          <w:rFonts w:cs="Arial"/>
          <w:lang w:val="en-US"/>
          <w:rPrChange w:id="6982" w:author="ETRI-김종원" w:date="2019-12-10T10:44:00Z">
            <w:rPr>
              <w:rFonts w:cs="Arial"/>
              <w:lang w:val="en-US"/>
            </w:rPr>
          </w:rPrChange>
        </w:rPr>
        <w:t xml:space="preserve">ES </w:t>
      </w:r>
      <w:r w:rsidRPr="002646CB">
        <w:rPr>
          <w:rFonts w:cs="Arial" w:hint="eastAsia"/>
          <w:lang w:val="en-US"/>
          <w:rPrChange w:id="6983" w:author="ETRI-김종원" w:date="2019-12-10T10:44:00Z">
            <w:rPr>
              <w:rFonts w:cs="Arial" w:hint="eastAsia"/>
              <w:lang w:val="en-US"/>
            </w:rPr>
          </w:rPrChange>
        </w:rPr>
        <w:t>시설기반</w:t>
      </w:r>
      <w:r w:rsidRPr="002646CB">
        <w:rPr>
          <w:rFonts w:cs="Arial" w:hint="eastAsia"/>
          <w:lang w:val="en-US"/>
          <w:rPrChange w:id="6984" w:author="ETRI-김종원" w:date="2019-12-10T10:44:00Z">
            <w:rPr>
              <w:rFonts w:cs="Arial" w:hint="eastAsia"/>
              <w:lang w:val="en-US"/>
            </w:rPr>
          </w:rPrChange>
        </w:rPr>
        <w:t xml:space="preserve"> </w:t>
      </w:r>
      <w:r w:rsidRPr="002646CB">
        <w:rPr>
          <w:rFonts w:cs="Arial" w:hint="eastAsia"/>
          <w:lang w:val="en-US"/>
          <w:rPrChange w:id="6985" w:author="ETRI-김종원" w:date="2019-12-10T10:44:00Z">
            <w:rPr>
              <w:rFonts w:cs="Arial" w:hint="eastAsia"/>
              <w:lang w:val="en-US"/>
            </w:rPr>
          </w:rPrChange>
        </w:rPr>
        <w:t>마이크로그리드</w:t>
      </w:r>
    </w:p>
    <w:p w14:paraId="6131467B" w14:textId="4C93DF5F" w:rsidR="00582991" w:rsidRPr="002646CB" w:rsidRDefault="00582991">
      <w:pPr>
        <w:tabs>
          <w:tab w:val="left" w:pos="2036"/>
          <w:tab w:val="left" w:pos="5576"/>
        </w:tabs>
        <w:rPr>
          <w:ins w:id="6986" w:author="박 진상" w:date="2019-10-28T18:12:00Z"/>
          <w:rPrChange w:id="6987" w:author="ETRI-김종원" w:date="2019-12-10T10:44:00Z">
            <w:rPr>
              <w:ins w:id="6988" w:author="박 진상" w:date="2019-10-28T18:12:00Z"/>
            </w:rPr>
          </w:rPrChange>
        </w:rPr>
      </w:pPr>
      <w:ins w:id="6989" w:author="박 진상" w:date="2019-10-28T18:12:00Z">
        <w:r w:rsidRPr="002646CB">
          <w:rPr>
            <w:rFonts w:hint="eastAsia"/>
            <w:rPrChange w:id="6990" w:author="ETRI-김종원" w:date="2019-12-10T10:44:00Z">
              <w:rPr>
                <w:rFonts w:hint="eastAsia"/>
              </w:rPr>
            </w:rPrChange>
          </w:rPr>
          <w:t>S</w:t>
        </w:r>
        <w:r w:rsidRPr="002646CB">
          <w:rPr>
            <w:rPrChange w:id="6991" w:author="ETRI-김종원" w:date="2019-12-10T10:44:00Z">
              <w:rPr/>
            </w:rPrChange>
          </w:rPr>
          <w:t>M</w:t>
        </w:r>
        <w:r w:rsidRPr="002646CB">
          <w:rPr>
            <w:rPrChange w:id="6992" w:author="ETRI-김종원" w:date="2019-12-10T10:44:00Z">
              <w:rPr/>
            </w:rPrChange>
          </w:rPr>
          <w:tab/>
        </w:r>
        <w:r w:rsidRPr="002646CB">
          <w:rPr>
            <w:rFonts w:hint="eastAsia"/>
            <w:rPrChange w:id="6993" w:author="ETRI-김종원" w:date="2019-12-10T10:44:00Z">
              <w:rPr>
                <w:rFonts w:hint="eastAsia"/>
              </w:rPr>
            </w:rPrChange>
          </w:rPr>
          <w:t>S</w:t>
        </w:r>
        <w:r w:rsidRPr="002646CB">
          <w:rPr>
            <w:rPrChange w:id="6994" w:author="ETRI-김종원" w:date="2019-12-10T10:44:00Z">
              <w:rPr/>
            </w:rPrChange>
          </w:rPr>
          <w:t>mart Meter</w:t>
        </w:r>
        <w:r w:rsidRPr="002646CB">
          <w:rPr>
            <w:rPrChange w:id="6995" w:author="ETRI-김종원" w:date="2019-12-10T10:44:00Z">
              <w:rPr/>
            </w:rPrChange>
          </w:rPr>
          <w:tab/>
        </w:r>
        <w:r w:rsidRPr="002646CB">
          <w:rPr>
            <w:rFonts w:hint="eastAsia"/>
            <w:rPrChange w:id="6996" w:author="ETRI-김종원" w:date="2019-12-10T10:44:00Z">
              <w:rPr>
                <w:rFonts w:hint="eastAsia"/>
              </w:rPr>
            </w:rPrChange>
          </w:rPr>
          <w:t>스마트미터</w:t>
        </w:r>
      </w:ins>
    </w:p>
    <w:p w14:paraId="57A6D744" w14:textId="34A2B61D" w:rsidR="00582991" w:rsidRPr="002646CB" w:rsidRDefault="00C86CEE">
      <w:pPr>
        <w:tabs>
          <w:tab w:val="left" w:pos="2036"/>
          <w:tab w:val="left" w:pos="5576"/>
        </w:tabs>
        <w:rPr>
          <w:ins w:id="6997" w:author="박 진상" w:date="2019-10-28T18:12:00Z"/>
          <w:noProof w:val="0"/>
          <w:rPrChange w:id="6998" w:author="ETRI-김종원" w:date="2019-12-10T10:44:00Z">
            <w:rPr>
              <w:ins w:id="6999" w:author="박 진상" w:date="2019-10-28T18:12:00Z"/>
              <w:noProof w:val="0"/>
            </w:rPr>
          </w:rPrChange>
        </w:rPr>
      </w:pPr>
      <w:ins w:id="7000" w:author="박 진상" w:date="2019-10-08T05:33:00Z">
        <w:r w:rsidRPr="002646CB">
          <w:rPr>
            <w:rPrChange w:id="7001" w:author="ETRI-김종원" w:date="2019-12-10T10:44:00Z">
              <w:rPr/>
            </w:rPrChange>
          </w:rPr>
          <w:t>PV</w:t>
        </w:r>
        <w:r w:rsidRPr="002646CB">
          <w:rPr>
            <w:rPrChange w:id="7002" w:author="ETRI-김종원" w:date="2019-12-10T10:44:00Z">
              <w:rPr/>
            </w:rPrChange>
          </w:rPr>
          <w:tab/>
          <w:t>Photo Voltaic</w:t>
        </w:r>
        <w:r w:rsidRPr="002646CB">
          <w:rPr>
            <w:rPrChange w:id="7003" w:author="ETRI-김종원" w:date="2019-12-10T10:44:00Z">
              <w:rPr/>
            </w:rPrChange>
          </w:rPr>
          <w:tab/>
        </w:r>
        <w:r w:rsidRPr="002646CB">
          <w:rPr>
            <w:rFonts w:hint="eastAsia"/>
            <w:rPrChange w:id="7004" w:author="ETRI-김종원" w:date="2019-12-10T10:44:00Z">
              <w:rPr>
                <w:rFonts w:hint="eastAsia"/>
              </w:rPr>
            </w:rPrChange>
          </w:rPr>
          <w:t>태양광발전</w:t>
        </w:r>
      </w:ins>
    </w:p>
    <w:p w14:paraId="20912C17" w14:textId="7A74DA90" w:rsidR="00C86CEE" w:rsidRPr="002646CB" w:rsidDel="00E62138" w:rsidRDefault="00C86CEE">
      <w:pPr>
        <w:tabs>
          <w:tab w:val="left" w:pos="2036"/>
          <w:tab w:val="left" w:pos="5576"/>
        </w:tabs>
        <w:rPr>
          <w:ins w:id="7005" w:author="박 진상" w:date="2019-10-08T05:33:00Z"/>
          <w:del w:id="7006" w:author="ETRI-김종원" w:date="2019-11-04T20:36:00Z"/>
          <w:rPrChange w:id="7007" w:author="ETRI-김종원" w:date="2019-12-10T10:44:00Z">
            <w:rPr>
              <w:ins w:id="7008" w:author="박 진상" w:date="2019-10-08T05:33:00Z"/>
              <w:del w:id="7009" w:author="ETRI-김종원" w:date="2019-11-04T20:36:00Z"/>
            </w:rPr>
          </w:rPrChange>
        </w:rPr>
        <w:pPrChange w:id="7010" w:author="박 진상" w:date="2019-10-08T05:36:00Z">
          <w:pPr>
            <w:tabs>
              <w:tab w:val="left" w:pos="1843"/>
              <w:tab w:val="left" w:pos="5670"/>
            </w:tabs>
          </w:pPr>
        </w:pPrChange>
      </w:pPr>
      <w:ins w:id="7011" w:author="박 진상" w:date="2019-10-08T05:33:00Z">
        <w:del w:id="7012" w:author="ETRI-김종원" w:date="2019-11-04T20:36:00Z">
          <w:r w:rsidRPr="002646CB" w:rsidDel="00E62138">
            <w:rPr>
              <w:rPrChange w:id="7013" w:author="ETRI-김종원" w:date="2019-12-10T10:44:00Z">
                <w:rPr/>
              </w:rPrChange>
            </w:rPr>
            <w:delText>ESS</w:delText>
          </w:r>
          <w:r w:rsidRPr="002646CB" w:rsidDel="00E62138">
            <w:rPr>
              <w:rPrChange w:id="7014" w:author="ETRI-김종원" w:date="2019-12-10T10:44:00Z">
                <w:rPr/>
              </w:rPrChange>
            </w:rPr>
            <w:tab/>
            <w:delText>Energy Storage System</w:delText>
          </w:r>
          <w:r w:rsidRPr="002646CB" w:rsidDel="00E62138">
            <w:rPr>
              <w:rPrChange w:id="7015" w:author="ETRI-김종원" w:date="2019-12-10T10:44:00Z">
                <w:rPr/>
              </w:rPrChange>
            </w:rPr>
            <w:tab/>
          </w:r>
          <w:r w:rsidRPr="002646CB" w:rsidDel="00E62138">
            <w:rPr>
              <w:rFonts w:hint="eastAsia"/>
              <w:rPrChange w:id="7016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</w:del>
      </w:ins>
    </w:p>
    <w:p w14:paraId="7C552460" w14:textId="5492D367" w:rsidR="00C86CEE" w:rsidRPr="002646CB" w:rsidRDefault="00C86CEE">
      <w:pPr>
        <w:tabs>
          <w:tab w:val="left" w:pos="2036"/>
          <w:tab w:val="left" w:pos="5576"/>
        </w:tabs>
        <w:rPr>
          <w:ins w:id="7017" w:author="박 진상" w:date="2019-10-08T05:33:00Z"/>
          <w:rPrChange w:id="7018" w:author="ETRI-김종원" w:date="2019-12-10T10:44:00Z">
            <w:rPr>
              <w:ins w:id="7019" w:author="박 진상" w:date="2019-10-08T05:33:00Z"/>
            </w:rPr>
          </w:rPrChange>
        </w:rPr>
        <w:pPrChange w:id="7020" w:author="박 진상" w:date="2019-10-08T05:36:00Z">
          <w:pPr>
            <w:tabs>
              <w:tab w:val="left" w:pos="1843"/>
              <w:tab w:val="left" w:pos="5670"/>
            </w:tabs>
          </w:pPr>
        </w:pPrChange>
      </w:pPr>
      <w:ins w:id="7021" w:author="박 진상" w:date="2019-10-08T05:33:00Z">
        <w:r w:rsidRPr="002646CB">
          <w:rPr>
            <w:rPrChange w:id="7022" w:author="ETRI-김종원" w:date="2019-12-10T10:44:00Z">
              <w:rPr/>
            </w:rPrChange>
          </w:rPr>
          <w:t>PCS</w:t>
        </w:r>
        <w:r w:rsidRPr="002646CB">
          <w:rPr>
            <w:rPrChange w:id="7023" w:author="ETRI-김종원" w:date="2019-12-10T10:44:00Z">
              <w:rPr/>
            </w:rPrChange>
          </w:rPr>
          <w:tab/>
          <w:t>Power Conversion System</w:t>
        </w:r>
        <w:r w:rsidRPr="002646CB">
          <w:rPr>
            <w:rPrChange w:id="7024" w:author="ETRI-김종원" w:date="2019-12-10T10:44:00Z">
              <w:rPr/>
            </w:rPrChange>
          </w:rPr>
          <w:tab/>
        </w:r>
        <w:r w:rsidRPr="002646CB">
          <w:rPr>
            <w:rFonts w:hint="eastAsia"/>
            <w:rPrChange w:id="7025" w:author="ETRI-김종원" w:date="2019-12-10T10:44:00Z">
              <w:rPr>
                <w:rFonts w:hint="eastAsia"/>
              </w:rPr>
            </w:rPrChange>
          </w:rPr>
          <w:t>전력변환시스템</w:t>
        </w:r>
      </w:ins>
    </w:p>
    <w:p w14:paraId="1424A5A3" w14:textId="721ACA82" w:rsidR="003865CF" w:rsidRPr="002646CB" w:rsidRDefault="003865CF">
      <w:pPr>
        <w:tabs>
          <w:tab w:val="left" w:pos="2036"/>
          <w:tab w:val="left" w:pos="5576"/>
        </w:tabs>
        <w:rPr>
          <w:ins w:id="7026" w:author="박 진상" w:date="2019-10-08T07:25:00Z"/>
          <w:rPrChange w:id="7027" w:author="ETRI-김종원" w:date="2019-12-10T10:44:00Z">
            <w:rPr>
              <w:ins w:id="7028" w:author="박 진상" w:date="2019-10-08T07:25:00Z"/>
            </w:rPr>
          </w:rPrChange>
        </w:rPr>
      </w:pPr>
      <w:ins w:id="7029" w:author="박 진상" w:date="2019-10-08T07:25:00Z">
        <w:r w:rsidRPr="002646CB">
          <w:rPr>
            <w:rPrChange w:id="7030" w:author="ETRI-김종원" w:date="2019-12-10T10:44:00Z">
              <w:rPr/>
            </w:rPrChange>
          </w:rPr>
          <w:t>RI</w:t>
        </w:r>
        <w:r w:rsidRPr="002646CB">
          <w:rPr>
            <w:rPrChange w:id="7031" w:author="ETRI-김종원" w:date="2019-12-10T10:44:00Z">
              <w:rPr/>
            </w:rPrChange>
          </w:rPr>
          <w:tab/>
          <w:t>Reliabilty Index</w:t>
        </w:r>
        <w:r w:rsidRPr="002646CB">
          <w:rPr>
            <w:rPrChange w:id="7032" w:author="ETRI-김종원" w:date="2019-12-10T10:44:00Z">
              <w:rPr/>
            </w:rPrChange>
          </w:rPr>
          <w:tab/>
        </w:r>
      </w:ins>
      <w:ins w:id="7033" w:author="박 진상" w:date="2019-10-28T18:24:00Z">
        <w:r w:rsidR="00DC4888" w:rsidRPr="002646CB">
          <w:rPr>
            <w:rFonts w:hint="eastAsia"/>
            <w:rPrChange w:id="7034" w:author="ETRI-김종원" w:date="2019-12-10T10:44:00Z">
              <w:rPr>
                <w:rFonts w:hint="eastAsia"/>
              </w:rPr>
            </w:rPrChange>
          </w:rPr>
          <w:t>신뢰</w:t>
        </w:r>
      </w:ins>
      <w:ins w:id="7035" w:author="박 진상" w:date="2019-10-08T07:25:00Z">
        <w:r w:rsidRPr="002646CB">
          <w:rPr>
            <w:rFonts w:hint="eastAsia"/>
            <w:rPrChange w:id="7036" w:author="ETRI-김종원" w:date="2019-12-10T10:44:00Z">
              <w:rPr>
                <w:rFonts w:hint="eastAsia"/>
              </w:rPr>
            </w:rPrChange>
          </w:rPr>
          <w:t>지표</w:t>
        </w:r>
      </w:ins>
    </w:p>
    <w:p w14:paraId="739484B5" w14:textId="6F56EB90" w:rsidR="003865CF" w:rsidRPr="002646CB" w:rsidRDefault="00660107">
      <w:pPr>
        <w:tabs>
          <w:tab w:val="left" w:pos="2036"/>
          <w:tab w:val="left" w:pos="5576"/>
        </w:tabs>
        <w:rPr>
          <w:ins w:id="7037" w:author="박 진상" w:date="2019-10-08T07:25:00Z"/>
          <w:rPrChange w:id="7038" w:author="ETRI-김종원" w:date="2019-12-10T10:44:00Z">
            <w:rPr>
              <w:ins w:id="7039" w:author="박 진상" w:date="2019-10-08T07:25:00Z"/>
            </w:rPr>
          </w:rPrChange>
        </w:rPr>
      </w:pPr>
      <w:ins w:id="7040" w:author="박 진상" w:date="2019-10-15T15:15:00Z">
        <w:r w:rsidRPr="002646CB">
          <w:rPr>
            <w:rPrChange w:id="7041" w:author="ETRI-김종원" w:date="2019-12-10T10:44:00Z">
              <w:rPr>
                <w:highlight w:val="yellow"/>
              </w:rPr>
            </w:rPrChange>
          </w:rPr>
          <w:t>V</w:t>
        </w:r>
      </w:ins>
      <w:ins w:id="7042" w:author="박 진상" w:date="2019-10-08T07:25:00Z">
        <w:r w:rsidR="003865CF" w:rsidRPr="002646CB">
          <w:rPr>
            <w:rPrChange w:id="7043" w:author="ETRI-김종원" w:date="2019-12-10T10:44:00Z">
              <w:rPr/>
            </w:rPrChange>
          </w:rPr>
          <w:t>I</w:t>
        </w:r>
        <w:r w:rsidR="003865CF" w:rsidRPr="002646CB">
          <w:rPr>
            <w:rPrChange w:id="7044" w:author="ETRI-김종원" w:date="2019-12-10T10:44:00Z">
              <w:rPr/>
            </w:rPrChange>
          </w:rPr>
          <w:tab/>
        </w:r>
      </w:ins>
      <w:ins w:id="7045" w:author="박 진상" w:date="2019-10-15T15:14:00Z">
        <w:r w:rsidRPr="002646CB">
          <w:rPr>
            <w:rPrChange w:id="7046" w:author="ETRI-김종원" w:date="2019-12-10T10:44:00Z">
              <w:rPr>
                <w:highlight w:val="yellow"/>
              </w:rPr>
            </w:rPrChange>
          </w:rPr>
          <w:t>Vari</w:t>
        </w:r>
      </w:ins>
      <w:ins w:id="7047" w:author="박 진상" w:date="2019-10-15T15:15:00Z">
        <w:r w:rsidRPr="002646CB">
          <w:rPr>
            <w:rPrChange w:id="7048" w:author="ETRI-김종원" w:date="2019-12-10T10:44:00Z">
              <w:rPr>
                <w:highlight w:val="yellow"/>
              </w:rPr>
            </w:rPrChange>
          </w:rPr>
          <w:t>ance Index</w:t>
        </w:r>
      </w:ins>
      <w:ins w:id="7049" w:author="박 진상" w:date="2019-10-08T07:25:00Z">
        <w:r w:rsidR="003865CF" w:rsidRPr="002646CB">
          <w:rPr>
            <w:rPrChange w:id="7050" w:author="ETRI-김종원" w:date="2019-12-10T10:44:00Z">
              <w:rPr/>
            </w:rPrChange>
          </w:rPr>
          <w:tab/>
        </w:r>
      </w:ins>
      <w:ins w:id="7051" w:author="박 진상" w:date="2019-10-28T18:24:00Z">
        <w:r w:rsidR="00DC4888" w:rsidRPr="002646CB">
          <w:rPr>
            <w:rFonts w:hint="eastAsia"/>
            <w:rPrChange w:id="7052" w:author="ETRI-김종원" w:date="2019-12-10T10:44:00Z">
              <w:rPr>
                <w:rFonts w:hint="eastAsia"/>
              </w:rPr>
            </w:rPrChange>
          </w:rPr>
          <w:t>변동</w:t>
        </w:r>
      </w:ins>
      <w:ins w:id="7053" w:author="박 진상" w:date="2019-10-08T07:25:00Z">
        <w:r w:rsidR="003865CF" w:rsidRPr="002646CB">
          <w:rPr>
            <w:rFonts w:hint="eastAsia"/>
            <w:rPrChange w:id="7054" w:author="ETRI-김종원" w:date="2019-12-10T10:44:00Z">
              <w:rPr>
                <w:rFonts w:hint="eastAsia"/>
              </w:rPr>
            </w:rPrChange>
          </w:rPr>
          <w:t>지표</w:t>
        </w:r>
      </w:ins>
    </w:p>
    <w:p w14:paraId="7661A94B" w14:textId="4BF87446" w:rsidR="003865CF" w:rsidRPr="002646CB" w:rsidRDefault="003865CF">
      <w:pPr>
        <w:tabs>
          <w:tab w:val="left" w:pos="2036"/>
          <w:tab w:val="left" w:pos="5576"/>
        </w:tabs>
        <w:rPr>
          <w:ins w:id="7055" w:author="박 진상" w:date="2019-10-08T07:25:00Z"/>
          <w:rPrChange w:id="7056" w:author="ETRI-김종원" w:date="2019-12-10T10:44:00Z">
            <w:rPr>
              <w:ins w:id="7057" w:author="박 진상" w:date="2019-10-08T07:25:00Z"/>
            </w:rPr>
          </w:rPrChange>
        </w:rPr>
      </w:pPr>
      <w:ins w:id="7058" w:author="박 진상" w:date="2019-10-08T07:25:00Z">
        <w:r w:rsidRPr="002646CB">
          <w:rPr>
            <w:rPrChange w:id="7059" w:author="ETRI-김종원" w:date="2019-12-10T10:44:00Z">
              <w:rPr/>
            </w:rPrChange>
          </w:rPr>
          <w:t>CI</w:t>
        </w:r>
        <w:r w:rsidRPr="002646CB">
          <w:rPr>
            <w:rPrChange w:id="7060" w:author="ETRI-김종원" w:date="2019-12-10T10:44:00Z">
              <w:rPr/>
            </w:rPrChange>
          </w:rPr>
          <w:tab/>
          <w:t>Com</w:t>
        </w:r>
      </w:ins>
      <w:ins w:id="7061" w:author="박 진상" w:date="2019-10-15T14:55:00Z">
        <w:r w:rsidR="000E32A6" w:rsidRPr="002646CB">
          <w:rPr>
            <w:rPrChange w:id="7062" w:author="ETRI-김종원" w:date="2019-12-10T10:44:00Z">
              <w:rPr>
                <w:highlight w:val="yellow"/>
              </w:rPr>
            </w:rPrChange>
          </w:rPr>
          <w:t>bined</w:t>
        </w:r>
      </w:ins>
      <w:ins w:id="7063" w:author="박 진상" w:date="2019-10-08T07:25:00Z">
        <w:r w:rsidRPr="002646CB">
          <w:rPr>
            <w:rPrChange w:id="7064" w:author="ETRI-김종원" w:date="2019-12-10T10:44:00Z">
              <w:rPr/>
            </w:rPrChange>
          </w:rPr>
          <w:t xml:space="preserve"> Index</w:t>
        </w:r>
        <w:r w:rsidRPr="002646CB">
          <w:rPr>
            <w:rPrChange w:id="7065" w:author="ETRI-김종원" w:date="2019-12-10T10:44:00Z">
              <w:rPr/>
            </w:rPrChange>
          </w:rPr>
          <w:tab/>
        </w:r>
      </w:ins>
      <w:ins w:id="7066" w:author="박 진상" w:date="2019-10-15T14:56:00Z">
        <w:r w:rsidR="000E32A6" w:rsidRPr="002646CB">
          <w:rPr>
            <w:rFonts w:hint="eastAsia"/>
            <w:rPrChange w:id="7067" w:author="ETRI-김종원" w:date="2019-12-10T10:44:00Z">
              <w:rPr>
                <w:rFonts w:hint="eastAsia"/>
                <w:highlight w:val="yellow"/>
              </w:rPr>
            </w:rPrChange>
          </w:rPr>
          <w:t>결합</w:t>
        </w:r>
      </w:ins>
      <w:ins w:id="7068" w:author="박 진상" w:date="2019-10-08T07:26:00Z">
        <w:r w:rsidRPr="002646CB">
          <w:rPr>
            <w:rFonts w:hint="eastAsia"/>
            <w:rPrChange w:id="7069" w:author="ETRI-김종원" w:date="2019-12-10T10:44:00Z">
              <w:rPr>
                <w:rFonts w:hint="eastAsia"/>
              </w:rPr>
            </w:rPrChange>
          </w:rPr>
          <w:t>지표</w:t>
        </w:r>
      </w:ins>
    </w:p>
    <w:p w14:paraId="696175A7" w14:textId="4443613B" w:rsidR="00C86CEE" w:rsidRPr="002646CB" w:rsidRDefault="00C86CEE">
      <w:pPr>
        <w:tabs>
          <w:tab w:val="left" w:pos="2036"/>
          <w:tab w:val="left" w:pos="5576"/>
        </w:tabs>
        <w:rPr>
          <w:ins w:id="7070" w:author="박 진상" w:date="2019-10-08T05:33:00Z"/>
          <w:rPrChange w:id="7071" w:author="ETRI-김종원" w:date="2019-12-10T10:44:00Z">
            <w:rPr>
              <w:ins w:id="7072" w:author="박 진상" w:date="2019-10-08T05:33:00Z"/>
            </w:rPr>
          </w:rPrChange>
        </w:rPr>
        <w:pPrChange w:id="7073" w:author="박 진상" w:date="2019-10-08T05:36:00Z">
          <w:pPr>
            <w:tabs>
              <w:tab w:val="left" w:pos="1843"/>
              <w:tab w:val="left" w:pos="5670"/>
            </w:tabs>
          </w:pPr>
        </w:pPrChange>
      </w:pPr>
      <w:ins w:id="7074" w:author="박 진상" w:date="2019-10-08T05:33:00Z">
        <w:r w:rsidRPr="002646CB">
          <w:rPr>
            <w:rPrChange w:id="7075" w:author="ETRI-김종원" w:date="2019-12-10T10:44:00Z">
              <w:rPr/>
            </w:rPrChange>
          </w:rPr>
          <w:t>IRRI</w:t>
        </w:r>
        <w:r w:rsidRPr="002646CB">
          <w:rPr>
            <w:rPrChange w:id="7076" w:author="ETRI-김종원" w:date="2019-12-10T10:44:00Z">
              <w:rPr/>
            </w:rPrChange>
          </w:rPr>
          <w:tab/>
          <w:t>Incentive Rate by Reliability Index</w:t>
        </w:r>
        <w:r w:rsidRPr="002646CB">
          <w:rPr>
            <w:rPrChange w:id="7077" w:author="ETRI-김종원" w:date="2019-12-10T10:44:00Z">
              <w:rPr/>
            </w:rPrChange>
          </w:rPr>
          <w:tab/>
        </w:r>
      </w:ins>
      <w:ins w:id="7078" w:author="박 진상" w:date="2019-10-28T18:24:00Z">
        <w:r w:rsidR="00DC4888" w:rsidRPr="002646CB">
          <w:rPr>
            <w:rFonts w:hint="eastAsia"/>
            <w:rPrChange w:id="7079" w:author="ETRI-김종원" w:date="2019-12-10T10:44:00Z">
              <w:rPr>
                <w:rFonts w:hint="eastAsia"/>
              </w:rPr>
            </w:rPrChange>
          </w:rPr>
          <w:t>신뢰</w:t>
        </w:r>
      </w:ins>
      <w:ins w:id="7080" w:author="박 진상" w:date="2019-10-08T05:33:00Z">
        <w:r w:rsidRPr="002646CB">
          <w:rPr>
            <w:rFonts w:hint="eastAsia"/>
            <w:rPrChange w:id="7081" w:author="ETRI-김종원" w:date="2019-12-10T10:44:00Z">
              <w:rPr>
                <w:rFonts w:hint="eastAsia"/>
              </w:rPr>
            </w:rPrChange>
          </w:rPr>
          <w:t>지표</w:t>
        </w:r>
        <w:r w:rsidRPr="002646CB">
          <w:rPr>
            <w:rPrChange w:id="708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7083" w:author="ETRI-김종원" w:date="2019-12-10T10:44:00Z">
              <w:rPr>
                <w:rFonts w:hint="eastAsia"/>
              </w:rPr>
            </w:rPrChange>
          </w:rPr>
          <w:t>인센티브지급율</w:t>
        </w:r>
      </w:ins>
    </w:p>
    <w:p w14:paraId="5AEB6E65" w14:textId="67F5FE74" w:rsidR="00C86CEE" w:rsidRPr="002646CB" w:rsidRDefault="00C86CEE">
      <w:pPr>
        <w:tabs>
          <w:tab w:val="left" w:pos="2036"/>
          <w:tab w:val="left" w:pos="5576"/>
        </w:tabs>
        <w:rPr>
          <w:ins w:id="7084" w:author="박 진상" w:date="2019-10-08T05:33:00Z"/>
          <w:rPrChange w:id="7085" w:author="ETRI-김종원" w:date="2019-12-10T10:44:00Z">
            <w:rPr>
              <w:ins w:id="7086" w:author="박 진상" w:date="2019-10-08T05:33:00Z"/>
            </w:rPr>
          </w:rPrChange>
        </w:rPr>
        <w:pPrChange w:id="7087" w:author="박 진상" w:date="2019-10-08T05:37:00Z">
          <w:pPr>
            <w:tabs>
              <w:tab w:val="left" w:pos="1843"/>
              <w:tab w:val="left" w:pos="5670"/>
            </w:tabs>
          </w:pPr>
        </w:pPrChange>
      </w:pPr>
      <w:ins w:id="7088" w:author="박 진상" w:date="2019-10-08T05:33:00Z">
        <w:r w:rsidRPr="002646CB">
          <w:rPr>
            <w:rPrChange w:id="7089" w:author="ETRI-김종원" w:date="2019-12-10T10:44:00Z">
              <w:rPr/>
            </w:rPrChange>
          </w:rPr>
          <w:t>IR</w:t>
        </w:r>
      </w:ins>
      <w:ins w:id="7090" w:author="박 진상" w:date="2019-10-15T15:03:00Z">
        <w:r w:rsidR="00B51514" w:rsidRPr="002646CB">
          <w:rPr>
            <w:rPrChange w:id="7091" w:author="ETRI-김종원" w:date="2019-12-10T10:44:00Z">
              <w:rPr>
                <w:highlight w:val="yellow"/>
              </w:rPr>
            </w:rPrChange>
          </w:rPr>
          <w:t>V</w:t>
        </w:r>
      </w:ins>
      <w:ins w:id="7092" w:author="박 진상" w:date="2019-10-08T05:33:00Z">
        <w:r w:rsidRPr="002646CB">
          <w:rPr>
            <w:rPrChange w:id="7093" w:author="ETRI-김종원" w:date="2019-12-10T10:44:00Z">
              <w:rPr/>
            </w:rPrChange>
          </w:rPr>
          <w:t>I</w:t>
        </w:r>
        <w:r w:rsidRPr="002646CB">
          <w:rPr>
            <w:rPrChange w:id="7094" w:author="ETRI-김종원" w:date="2019-12-10T10:44:00Z">
              <w:rPr/>
            </w:rPrChange>
          </w:rPr>
          <w:tab/>
          <w:t xml:space="preserve">Incentive Rate by </w:t>
        </w:r>
      </w:ins>
      <w:ins w:id="7095" w:author="박 진상" w:date="2019-10-15T15:03:00Z">
        <w:r w:rsidR="000E32A6" w:rsidRPr="002646CB">
          <w:rPr>
            <w:rPrChange w:id="7096" w:author="ETRI-김종원" w:date="2019-12-10T10:44:00Z">
              <w:rPr>
                <w:highlight w:val="yellow"/>
              </w:rPr>
            </w:rPrChange>
          </w:rPr>
          <w:t>Vari</w:t>
        </w:r>
      </w:ins>
      <w:ins w:id="7097" w:author="박 진상" w:date="2019-10-15T15:15:00Z">
        <w:r w:rsidR="00660107" w:rsidRPr="002646CB">
          <w:rPr>
            <w:rPrChange w:id="7098" w:author="ETRI-김종원" w:date="2019-12-10T10:44:00Z">
              <w:rPr>
                <w:highlight w:val="yellow"/>
              </w:rPr>
            </w:rPrChange>
          </w:rPr>
          <w:t>ance</w:t>
        </w:r>
      </w:ins>
      <w:ins w:id="7099" w:author="박 진상" w:date="2019-10-08T05:33:00Z">
        <w:r w:rsidRPr="002646CB">
          <w:rPr>
            <w:rPrChange w:id="7100" w:author="ETRI-김종원" w:date="2019-12-10T10:44:00Z">
              <w:rPr/>
            </w:rPrChange>
          </w:rPr>
          <w:t xml:space="preserve"> Index</w:t>
        </w:r>
        <w:r w:rsidRPr="002646CB">
          <w:rPr>
            <w:rPrChange w:id="7101" w:author="ETRI-김종원" w:date="2019-12-10T10:44:00Z">
              <w:rPr/>
            </w:rPrChange>
          </w:rPr>
          <w:tab/>
        </w:r>
      </w:ins>
      <w:ins w:id="7102" w:author="박 진상" w:date="2019-10-28T18:24:00Z">
        <w:r w:rsidR="00DC4888" w:rsidRPr="002646CB">
          <w:rPr>
            <w:rFonts w:hint="eastAsia"/>
            <w:rPrChange w:id="7103" w:author="ETRI-김종원" w:date="2019-12-10T10:44:00Z">
              <w:rPr>
                <w:rFonts w:hint="eastAsia"/>
              </w:rPr>
            </w:rPrChange>
          </w:rPr>
          <w:t>변동</w:t>
        </w:r>
      </w:ins>
      <w:ins w:id="7104" w:author="박 진상" w:date="2019-10-08T05:33:00Z">
        <w:r w:rsidRPr="002646CB">
          <w:rPr>
            <w:rFonts w:hint="eastAsia"/>
            <w:rPrChange w:id="7105" w:author="ETRI-김종원" w:date="2019-12-10T10:44:00Z">
              <w:rPr>
                <w:rFonts w:hint="eastAsia"/>
              </w:rPr>
            </w:rPrChange>
          </w:rPr>
          <w:t>지표</w:t>
        </w:r>
        <w:r w:rsidRPr="002646CB">
          <w:rPr>
            <w:rPrChange w:id="710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7107" w:author="ETRI-김종원" w:date="2019-12-10T10:44:00Z">
              <w:rPr>
                <w:rFonts w:hint="eastAsia"/>
              </w:rPr>
            </w:rPrChange>
          </w:rPr>
          <w:t>인센티브지급율</w:t>
        </w:r>
      </w:ins>
    </w:p>
    <w:p w14:paraId="51BB886B" w14:textId="632FA92A" w:rsidR="00E2631E" w:rsidRPr="002646CB" w:rsidRDefault="000E32A6" w:rsidP="00C86CEE">
      <w:pPr>
        <w:widowControl/>
        <w:wordWrap/>
        <w:autoSpaceDE/>
        <w:autoSpaceDN/>
        <w:snapToGrid w:val="0"/>
        <w:rPr>
          <w:ins w:id="7108" w:author="박 진상" w:date="2019-10-08T05:33:00Z"/>
          <w:rFonts w:ascii="바탕" w:hAnsi="바탕" w:cs="굴림"/>
          <w:lang w:val="en-US"/>
          <w:rPrChange w:id="7109" w:author="ETRI-김종원" w:date="2019-12-10T10:44:00Z">
            <w:rPr>
              <w:ins w:id="7110" w:author="박 진상" w:date="2019-10-08T05:33:00Z"/>
              <w:rFonts w:ascii="바탕" w:hAnsi="바탕" w:cs="굴림"/>
              <w:lang w:val="en-US"/>
            </w:rPr>
          </w:rPrChange>
        </w:rPr>
      </w:pPr>
      <w:ins w:id="7111" w:author="박 진상" w:date="2019-10-15T14:54:00Z">
        <w:r w:rsidRPr="002646CB">
          <w:rPr>
            <w:rPrChange w:id="7112" w:author="ETRI-김종원" w:date="2019-12-10T10:44:00Z">
              <w:rPr>
                <w:highlight w:val="yellow"/>
              </w:rPr>
            </w:rPrChange>
          </w:rPr>
          <w:t>IRCI</w:t>
        </w:r>
      </w:ins>
      <w:ins w:id="7113" w:author="박 진상" w:date="2019-10-08T05:33:00Z">
        <w:r w:rsidR="00C86CEE" w:rsidRPr="002646CB">
          <w:rPr>
            <w:rPrChange w:id="7114" w:author="ETRI-김종원" w:date="2019-12-10T10:44:00Z">
              <w:rPr/>
            </w:rPrChange>
          </w:rPr>
          <w:tab/>
        </w:r>
      </w:ins>
      <w:ins w:id="7115" w:author="박 진상" w:date="2019-10-08T05:35:00Z">
        <w:r w:rsidR="00C86CEE" w:rsidRPr="002646CB">
          <w:rPr>
            <w:rPrChange w:id="7116" w:author="ETRI-김종원" w:date="2019-12-10T10:44:00Z">
              <w:rPr/>
            </w:rPrChange>
          </w:rPr>
          <w:tab/>
        </w:r>
        <w:r w:rsidR="00C86CEE" w:rsidRPr="002646CB">
          <w:rPr>
            <w:rPrChange w:id="7117" w:author="ETRI-김종원" w:date="2019-12-10T10:44:00Z">
              <w:rPr/>
            </w:rPrChange>
          </w:rPr>
          <w:tab/>
        </w:r>
        <w:r w:rsidR="00C86CEE" w:rsidRPr="002646CB">
          <w:rPr>
            <w:rPrChange w:id="7118" w:author="ETRI-김종원" w:date="2019-12-10T10:44:00Z">
              <w:rPr/>
            </w:rPrChange>
          </w:rPr>
          <w:tab/>
        </w:r>
      </w:ins>
      <w:ins w:id="7119" w:author="박 진상" w:date="2019-10-15T14:53:00Z">
        <w:r w:rsidRPr="002646CB">
          <w:rPr>
            <w:rPrChange w:id="7120" w:author="ETRI-김종원" w:date="2019-12-10T10:44:00Z">
              <w:rPr>
                <w:highlight w:val="yellow"/>
              </w:rPr>
            </w:rPrChange>
          </w:rPr>
          <w:t>Incentive Rate by Com</w:t>
        </w:r>
      </w:ins>
      <w:ins w:id="7121" w:author="박 진상" w:date="2019-10-15T14:55:00Z">
        <w:r w:rsidRPr="002646CB">
          <w:rPr>
            <w:rPrChange w:id="7122" w:author="ETRI-김종원" w:date="2019-12-10T10:44:00Z">
              <w:rPr>
                <w:highlight w:val="yellow"/>
              </w:rPr>
            </w:rPrChange>
          </w:rPr>
          <w:t>binded</w:t>
        </w:r>
      </w:ins>
      <w:ins w:id="7123" w:author="박 진상" w:date="2019-10-15T14:53:00Z">
        <w:r w:rsidRPr="002646CB">
          <w:rPr>
            <w:rPrChange w:id="7124" w:author="ETRI-김종원" w:date="2019-12-10T10:44:00Z">
              <w:rPr>
                <w:highlight w:val="yellow"/>
              </w:rPr>
            </w:rPrChange>
          </w:rPr>
          <w:t xml:space="preserve"> Index</w:t>
        </w:r>
      </w:ins>
      <w:ins w:id="7125" w:author="박 진상" w:date="2019-10-08T05:35:00Z">
        <w:r w:rsidR="00C86CEE" w:rsidRPr="002646CB">
          <w:rPr>
            <w:rPrChange w:id="7126" w:author="ETRI-김종원" w:date="2019-12-10T10:44:00Z">
              <w:rPr/>
            </w:rPrChange>
          </w:rPr>
          <w:tab/>
        </w:r>
        <w:r w:rsidR="00C86CEE" w:rsidRPr="002646CB">
          <w:rPr>
            <w:rPrChange w:id="7127" w:author="ETRI-김종원" w:date="2019-12-10T10:44:00Z">
              <w:rPr/>
            </w:rPrChange>
          </w:rPr>
          <w:tab/>
        </w:r>
      </w:ins>
      <w:ins w:id="7128" w:author="박 진상" w:date="2019-10-15T14:56:00Z">
        <w:r w:rsidRPr="002646CB">
          <w:rPr>
            <w:rFonts w:hint="eastAsia"/>
            <w:rPrChange w:id="7129" w:author="ETRI-김종원" w:date="2019-12-10T10:44:00Z">
              <w:rPr>
                <w:rFonts w:hint="eastAsia"/>
                <w:highlight w:val="yellow"/>
              </w:rPr>
            </w:rPrChange>
          </w:rPr>
          <w:t>결합</w:t>
        </w:r>
      </w:ins>
      <w:ins w:id="7130" w:author="박 진상" w:date="2019-10-15T14:54:00Z">
        <w:r w:rsidRPr="002646CB">
          <w:rPr>
            <w:rFonts w:hint="eastAsia"/>
            <w:rPrChange w:id="7131" w:author="ETRI-김종원" w:date="2019-12-10T10:44:00Z">
              <w:rPr>
                <w:rFonts w:hint="eastAsia"/>
                <w:highlight w:val="yellow"/>
              </w:rPr>
            </w:rPrChange>
          </w:rPr>
          <w:t>지표</w:t>
        </w:r>
      </w:ins>
      <w:ins w:id="7132" w:author="박 진상" w:date="2019-10-08T05:33:00Z">
        <w:r w:rsidR="00C86CEE" w:rsidRPr="002646CB">
          <w:rPr>
            <w:rPrChange w:id="7133" w:author="ETRI-김종원" w:date="2019-12-10T10:44:00Z">
              <w:rPr/>
            </w:rPrChange>
          </w:rPr>
          <w:t xml:space="preserve"> </w:t>
        </w:r>
        <w:r w:rsidR="00C86CEE" w:rsidRPr="002646CB">
          <w:rPr>
            <w:rFonts w:hint="eastAsia"/>
            <w:rPrChange w:id="7134" w:author="ETRI-김종원" w:date="2019-12-10T10:44:00Z">
              <w:rPr>
                <w:rFonts w:hint="eastAsia"/>
              </w:rPr>
            </w:rPrChange>
          </w:rPr>
          <w:t>인센티브지급율</w:t>
        </w:r>
      </w:ins>
    </w:p>
    <w:p w14:paraId="17A73068" w14:textId="03F8CDF1" w:rsidR="00C86CEE" w:rsidRPr="002646CB" w:rsidRDefault="00C86CEE" w:rsidP="001F1128">
      <w:pPr>
        <w:widowControl/>
        <w:wordWrap/>
        <w:autoSpaceDE/>
        <w:autoSpaceDN/>
        <w:snapToGrid w:val="0"/>
        <w:rPr>
          <w:ins w:id="7135" w:author="박 진상" w:date="2019-10-08T05:33:00Z"/>
          <w:rFonts w:ascii="바탕" w:hAnsi="바탕" w:cs="굴림"/>
          <w:lang w:val="en-US"/>
          <w:rPrChange w:id="7136" w:author="ETRI-김종원" w:date="2019-12-10T10:44:00Z">
            <w:rPr>
              <w:ins w:id="7137" w:author="박 진상" w:date="2019-10-08T05:33:00Z"/>
              <w:rFonts w:ascii="바탕" w:hAnsi="바탕" w:cs="굴림"/>
              <w:lang w:val="en-US"/>
            </w:rPr>
          </w:rPrChange>
        </w:rPr>
      </w:pPr>
    </w:p>
    <w:p w14:paraId="7B0146F4" w14:textId="5F448A62" w:rsidR="00E25847" w:rsidRPr="002646CB" w:rsidRDefault="00E25847">
      <w:pPr>
        <w:widowControl/>
        <w:wordWrap/>
        <w:autoSpaceDE/>
        <w:autoSpaceDN/>
        <w:spacing w:line="240" w:lineRule="auto"/>
        <w:jc w:val="left"/>
        <w:rPr>
          <w:ins w:id="7138" w:author="박 진상" w:date="2019-10-08T06:38:00Z"/>
          <w:rFonts w:ascii="바탕" w:hAnsi="바탕" w:cs="굴림"/>
          <w:lang w:val="en-US"/>
          <w:rPrChange w:id="7139" w:author="ETRI-김종원" w:date="2019-12-10T10:44:00Z">
            <w:rPr>
              <w:ins w:id="7140" w:author="박 진상" w:date="2019-10-08T06:38:00Z"/>
              <w:rFonts w:ascii="바탕" w:hAnsi="바탕" w:cs="굴림"/>
              <w:lang w:val="en-US"/>
            </w:rPr>
          </w:rPrChange>
        </w:rPr>
      </w:pPr>
      <w:ins w:id="7141" w:author="박 진상" w:date="2019-10-08T06:38:00Z">
        <w:r w:rsidRPr="002646CB">
          <w:rPr>
            <w:rFonts w:ascii="바탕" w:hAnsi="바탕" w:cs="굴림"/>
            <w:lang w:val="en-US"/>
            <w:rPrChange w:id="7142" w:author="ETRI-김종원" w:date="2019-12-10T10:44:00Z">
              <w:rPr>
                <w:rFonts w:ascii="바탕" w:hAnsi="바탕" w:cs="굴림"/>
                <w:lang w:val="en-US"/>
              </w:rPr>
            </w:rPrChange>
          </w:rPr>
          <w:br w:type="page"/>
        </w:r>
      </w:ins>
    </w:p>
    <w:p w14:paraId="637DC597" w14:textId="6B121E0D" w:rsidR="00C86CEE" w:rsidRPr="002646CB" w:rsidDel="00E25847" w:rsidRDefault="00C86CEE" w:rsidP="001F1128">
      <w:pPr>
        <w:widowControl/>
        <w:wordWrap/>
        <w:autoSpaceDE/>
        <w:autoSpaceDN/>
        <w:snapToGrid w:val="0"/>
        <w:rPr>
          <w:del w:id="7143" w:author="박 진상" w:date="2019-10-08T06:38:00Z"/>
          <w:rFonts w:ascii="바탕" w:hAnsi="바탕" w:cs="굴림"/>
          <w:lang w:val="en-US"/>
          <w:rPrChange w:id="7144" w:author="ETRI-김종원" w:date="2019-12-10T10:44:00Z">
            <w:rPr>
              <w:del w:id="7145" w:author="박 진상" w:date="2019-10-08T06:38:00Z"/>
              <w:rFonts w:ascii="바탕" w:hAnsi="바탕" w:cs="굴림"/>
              <w:lang w:val="en-US"/>
            </w:rPr>
          </w:rPrChange>
        </w:rPr>
      </w:pPr>
      <w:bookmarkStart w:id="7146" w:name="_Toc21525032"/>
      <w:bookmarkStart w:id="7147" w:name="_Toc23141871"/>
      <w:bookmarkStart w:id="7148" w:name="_Toc23173116"/>
      <w:bookmarkStart w:id="7149" w:name="_Toc23188891"/>
      <w:bookmarkStart w:id="7150" w:name="_Toc23191269"/>
      <w:bookmarkStart w:id="7151" w:name="_Toc23244287"/>
      <w:bookmarkStart w:id="7152" w:name="_Toc23793817"/>
      <w:bookmarkStart w:id="7153" w:name="_Toc23794140"/>
      <w:bookmarkStart w:id="7154" w:name="_Toc23794463"/>
      <w:bookmarkStart w:id="7155" w:name="_Toc23795308"/>
      <w:bookmarkStart w:id="7156" w:name="_Toc23839685"/>
      <w:bookmarkStart w:id="7157" w:name="_Toc26200474"/>
      <w:bookmarkStart w:id="7158" w:name="_Toc26867571"/>
      <w:bookmarkEnd w:id="7146"/>
      <w:bookmarkEnd w:id="7147"/>
      <w:bookmarkEnd w:id="7148"/>
      <w:bookmarkEnd w:id="7149"/>
      <w:bookmarkEnd w:id="7150"/>
      <w:bookmarkEnd w:id="7151"/>
      <w:bookmarkEnd w:id="7152"/>
      <w:bookmarkEnd w:id="7153"/>
      <w:bookmarkEnd w:id="7154"/>
      <w:bookmarkEnd w:id="7155"/>
      <w:bookmarkEnd w:id="7156"/>
      <w:bookmarkEnd w:id="7157"/>
      <w:bookmarkEnd w:id="7158"/>
    </w:p>
    <w:p w14:paraId="226D4DB6" w14:textId="68451A7A" w:rsidR="00D244C5" w:rsidRPr="002646CB" w:rsidRDefault="0039799F" w:rsidP="001F1128">
      <w:pPr>
        <w:pStyle w:val="13"/>
        <w:wordWrap/>
        <w:rPr>
          <w:rFonts w:ascii="바탕" w:hAnsi="바탕" w:cs="굴림"/>
          <w:rPrChange w:id="7159" w:author="ETRI-김종원" w:date="2019-12-10T10:44:00Z">
            <w:rPr>
              <w:rFonts w:ascii="바탕" w:hAnsi="바탕" w:cs="굴림"/>
            </w:rPr>
          </w:rPrChange>
        </w:rPr>
      </w:pPr>
      <w:bookmarkStart w:id="7160" w:name="_Toc26867572"/>
      <w:ins w:id="7161" w:author="박 진상" w:date="2019-10-08T05:44:00Z">
        <w:r w:rsidRPr="002646CB">
          <w:rPr>
            <w:rFonts w:hint="eastAsia"/>
            <w:lang w:eastAsia="ko-KR"/>
            <w:rPrChange w:id="7162" w:author="ETRI-김종원" w:date="2019-12-10T10:44:00Z">
              <w:rPr>
                <w:rFonts w:hint="eastAsia"/>
                <w:lang w:eastAsia="ko-KR"/>
              </w:rPr>
            </w:rPrChange>
          </w:rPr>
          <w:t>분산자원</w:t>
        </w:r>
        <w:r w:rsidRPr="002646CB">
          <w:rPr>
            <w:lang w:eastAsia="ko-KR"/>
            <w:rPrChange w:id="7163" w:author="ETRI-김종원" w:date="2019-12-10T10:44:00Z">
              <w:rPr>
                <w:lang w:eastAsia="ko-KR"/>
              </w:rPr>
            </w:rPrChange>
          </w:rPr>
          <w:t xml:space="preserve">(DER) </w:t>
        </w:r>
        <w:r w:rsidRPr="002646CB">
          <w:rPr>
            <w:rFonts w:hint="eastAsia"/>
            <w:lang w:eastAsia="ko-KR"/>
            <w:rPrChange w:id="7164" w:author="ETRI-김종원" w:date="2019-12-10T10:44:00Z">
              <w:rPr>
                <w:rFonts w:hint="eastAsia"/>
                <w:lang w:eastAsia="ko-KR"/>
              </w:rPr>
            </w:rPrChange>
          </w:rPr>
          <w:t>시스템</w:t>
        </w:r>
        <w:r w:rsidRPr="002646CB">
          <w:rPr>
            <w:rFonts w:hint="eastAsia"/>
            <w:lang w:eastAsia="ko-KR"/>
            <w:rPrChange w:id="7165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7166" w:author="ETRI-김종원" w:date="2019-12-10T10:44:00Z">
              <w:rPr>
                <w:rFonts w:hint="eastAsia"/>
                <w:lang w:eastAsia="ko-KR"/>
              </w:rPr>
            </w:rPrChange>
          </w:rPr>
          <w:t>구성</w:t>
        </w:r>
      </w:ins>
      <w:bookmarkEnd w:id="7160"/>
      <w:del w:id="7167" w:author="박 진상" w:date="2019-10-08T05:44:00Z">
        <w:r w:rsidRPr="002646CB" w:rsidDel="0039799F">
          <w:rPr>
            <w:rFonts w:hint="eastAsia"/>
            <w:lang w:eastAsia="ko-KR"/>
            <w:rPrChange w:id="7168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</w:del>
    </w:p>
    <w:p w14:paraId="049C6945" w14:textId="77777777" w:rsidR="0057371D" w:rsidRPr="002646CB" w:rsidRDefault="0057371D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7169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01B9BB1D" w14:textId="40492407" w:rsidR="00BF2D25" w:rsidRPr="002646CB" w:rsidRDefault="00BF2D25" w:rsidP="00BF2D25">
      <w:pPr>
        <w:pStyle w:val="24"/>
        <w:rPr>
          <w:rPrChange w:id="7170" w:author="ETRI-김종원" w:date="2019-12-10T10:44:00Z">
            <w:rPr/>
          </w:rPrChange>
        </w:rPr>
      </w:pPr>
      <w:bookmarkStart w:id="7171" w:name="_Toc26867573"/>
      <w:r w:rsidRPr="002646CB">
        <w:rPr>
          <w:rFonts w:hint="eastAsia"/>
          <w:lang w:eastAsia="ko-KR"/>
          <w:rPrChange w:id="7172" w:author="ETRI-김종원" w:date="2019-12-10T10:44:00Z">
            <w:rPr>
              <w:rFonts w:hint="eastAsia"/>
              <w:lang w:eastAsia="ko-KR"/>
            </w:rPr>
          </w:rPrChange>
        </w:rPr>
        <w:t>일반사항</w:t>
      </w:r>
      <w:bookmarkEnd w:id="7171"/>
    </w:p>
    <w:p w14:paraId="4D4C04D3" w14:textId="77777777" w:rsidR="00BF2D25" w:rsidRPr="002646CB" w:rsidRDefault="00BF2D25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7173" w:author="ETRI-김종원" w:date="2019-12-10T10:44:00Z">
            <w:rPr>
              <w:rFonts w:ascii="바탕" w:hAnsi="바탕" w:cs="굴림"/>
              <w:lang w:val="en-US"/>
            </w:rPr>
          </w:rPrChange>
        </w:rPr>
      </w:pPr>
    </w:p>
    <w:p w14:paraId="7F7F2E0A" w14:textId="645426B7" w:rsidR="003029D7" w:rsidRPr="002646CB" w:rsidRDefault="00BB6D15" w:rsidP="00BF4D3D">
      <w:pPr>
        <w:rPr>
          <w:rPrChange w:id="7174" w:author="ETRI-김종원" w:date="2019-12-10T10:44:00Z">
            <w:rPr/>
          </w:rPrChange>
        </w:rPr>
      </w:pPr>
      <w:r w:rsidRPr="002646CB">
        <w:rPr>
          <w:rFonts w:hint="eastAsia"/>
          <w:rPrChange w:id="7175" w:author="ETRI-김종원" w:date="2019-12-10T10:44:00Z">
            <w:rPr>
              <w:rFonts w:hint="eastAsia"/>
            </w:rPr>
          </w:rPrChange>
        </w:rPr>
        <w:t xml:space="preserve">CES </w:t>
      </w:r>
      <w:r w:rsidRPr="002646CB">
        <w:rPr>
          <w:rFonts w:hint="eastAsia"/>
          <w:rPrChange w:id="7176" w:author="ETRI-김종원" w:date="2019-12-10T10:44:00Z">
            <w:rPr>
              <w:rFonts w:hint="eastAsia"/>
            </w:rPr>
          </w:rPrChange>
        </w:rPr>
        <w:t>시설은</w:t>
      </w:r>
      <w:r w:rsidRPr="002646CB">
        <w:rPr>
          <w:rFonts w:hint="eastAsia"/>
          <w:rPrChange w:id="717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78" w:author="ETRI-김종원" w:date="2019-12-10T10:44:00Z">
            <w:rPr>
              <w:rFonts w:hint="eastAsia"/>
            </w:rPr>
          </w:rPrChange>
        </w:rPr>
        <w:t>에너지</w:t>
      </w:r>
      <w:r w:rsidRPr="002646CB">
        <w:rPr>
          <w:rFonts w:hint="eastAsia"/>
          <w:rPrChange w:id="717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80" w:author="ETRI-김종원" w:date="2019-12-10T10:44:00Z">
            <w:rPr>
              <w:rFonts w:hint="eastAsia"/>
            </w:rPr>
          </w:rPrChange>
        </w:rPr>
        <w:t>소비</w:t>
      </w:r>
      <w:r w:rsidRPr="002646CB">
        <w:rPr>
          <w:rFonts w:hint="eastAsia"/>
          <w:rPrChange w:id="718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82" w:author="ETRI-김종원" w:date="2019-12-10T10:44:00Z">
            <w:rPr>
              <w:rFonts w:hint="eastAsia"/>
            </w:rPr>
          </w:rPrChange>
        </w:rPr>
        <w:t>밀집지역을</w:t>
      </w:r>
      <w:r w:rsidRPr="002646CB">
        <w:rPr>
          <w:rFonts w:hint="eastAsia"/>
          <w:rPrChange w:id="718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84" w:author="ETRI-김종원" w:date="2019-12-10T10:44:00Z">
            <w:rPr>
              <w:rFonts w:hint="eastAsia"/>
            </w:rPr>
          </w:rPrChange>
        </w:rPr>
        <w:t>대상으로</w:t>
      </w:r>
      <w:r w:rsidRPr="002646CB">
        <w:rPr>
          <w:rFonts w:hint="eastAsia"/>
          <w:rPrChange w:id="7185" w:author="ETRI-김종원" w:date="2019-12-10T10:44:00Z">
            <w:rPr>
              <w:rFonts w:hint="eastAsia"/>
            </w:rPr>
          </w:rPrChange>
        </w:rPr>
        <w:t xml:space="preserve"> </w:t>
      </w:r>
      <w:r w:rsidR="00255D3C" w:rsidRPr="002646CB">
        <w:rPr>
          <w:rFonts w:hint="eastAsia"/>
          <w:rPrChange w:id="7186" w:author="ETRI-김종원" w:date="2019-12-10T10:44:00Z">
            <w:rPr>
              <w:rFonts w:hint="eastAsia"/>
            </w:rPr>
          </w:rPrChange>
        </w:rPr>
        <w:t>열병합발전</w:t>
      </w:r>
      <w:r w:rsidR="00255D3C" w:rsidRPr="002646CB">
        <w:rPr>
          <w:rFonts w:hint="eastAsia"/>
          <w:rPrChange w:id="7187" w:author="ETRI-김종원" w:date="2019-12-10T10:44:00Z">
            <w:rPr>
              <w:rFonts w:hint="eastAsia"/>
            </w:rPr>
          </w:rPrChange>
        </w:rPr>
        <w:t xml:space="preserve">(CHP, </w:t>
      </w:r>
      <w:r w:rsidR="00255D3C" w:rsidRPr="002646CB">
        <w:rPr>
          <w:rFonts w:cs="Arial"/>
          <w:lang w:val="en-US"/>
          <w:rPrChange w:id="7188" w:author="ETRI-김종원" w:date="2019-12-10T10:44:00Z">
            <w:rPr>
              <w:rFonts w:cs="Arial"/>
              <w:lang w:val="en-US"/>
            </w:rPr>
          </w:rPrChange>
        </w:rPr>
        <w:t>열병합발전</w:t>
      </w:r>
      <w:r w:rsidR="00255D3C" w:rsidRPr="002646CB">
        <w:rPr>
          <w:rFonts w:cs="Arial" w:hint="eastAsia"/>
          <w:lang w:val="en-US"/>
          <w:rPrChange w:id="7189" w:author="ETRI-김종원" w:date="2019-12-10T10:44:00Z">
            <w:rPr>
              <w:rFonts w:cs="Arial" w:hint="eastAsia"/>
              <w:lang w:val="en-US"/>
            </w:rPr>
          </w:rPrChange>
        </w:rPr>
        <w:t>)</w:t>
      </w:r>
      <w:r w:rsidRPr="002646CB">
        <w:rPr>
          <w:rFonts w:hint="eastAsia"/>
          <w:rPrChange w:id="7190" w:author="ETRI-김종원" w:date="2019-12-10T10:44:00Z">
            <w:rPr>
              <w:rFonts w:hint="eastAsia"/>
            </w:rPr>
          </w:rPrChange>
        </w:rPr>
        <w:t>을</w:t>
      </w:r>
      <w:r w:rsidRPr="002646CB">
        <w:rPr>
          <w:rFonts w:hint="eastAsia"/>
          <w:rPrChange w:id="719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92" w:author="ETRI-김종원" w:date="2019-12-10T10:44:00Z">
            <w:rPr>
              <w:rFonts w:hint="eastAsia"/>
            </w:rPr>
          </w:rPrChange>
        </w:rPr>
        <w:t>활용하여</w:t>
      </w:r>
      <w:r w:rsidRPr="002646CB">
        <w:rPr>
          <w:rFonts w:hint="eastAsia"/>
          <w:rPrChange w:id="719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94" w:author="ETRI-김종원" w:date="2019-12-10T10:44:00Z">
            <w:rPr>
              <w:rFonts w:hint="eastAsia"/>
            </w:rPr>
          </w:rPrChange>
        </w:rPr>
        <w:t>일정</w:t>
      </w:r>
      <w:r w:rsidRPr="002646CB">
        <w:rPr>
          <w:rFonts w:hint="eastAsia"/>
          <w:rPrChange w:id="719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96" w:author="ETRI-김종원" w:date="2019-12-10T10:44:00Z">
            <w:rPr>
              <w:rFonts w:hint="eastAsia"/>
            </w:rPr>
          </w:rPrChange>
        </w:rPr>
        <w:t>범위의</w:t>
      </w:r>
      <w:r w:rsidRPr="002646CB">
        <w:rPr>
          <w:rFonts w:hint="eastAsia"/>
          <w:rPrChange w:id="719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198" w:author="ETRI-김종원" w:date="2019-12-10T10:44:00Z">
            <w:rPr>
              <w:rFonts w:hint="eastAsia"/>
            </w:rPr>
          </w:rPrChange>
        </w:rPr>
        <w:t>지역에</w:t>
      </w:r>
      <w:r w:rsidRPr="002646CB">
        <w:rPr>
          <w:rFonts w:hint="eastAsia"/>
          <w:rPrChange w:id="719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00" w:author="ETRI-김종원" w:date="2019-12-10T10:44:00Z">
            <w:rPr>
              <w:rFonts w:hint="eastAsia"/>
            </w:rPr>
          </w:rPrChange>
        </w:rPr>
        <w:t>열과</w:t>
      </w:r>
      <w:r w:rsidRPr="002646CB">
        <w:rPr>
          <w:rFonts w:hint="eastAsia"/>
          <w:rPrChange w:id="720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02" w:author="ETRI-김종원" w:date="2019-12-10T10:44:00Z">
            <w:rPr>
              <w:rFonts w:hint="eastAsia"/>
            </w:rPr>
          </w:rPrChange>
        </w:rPr>
        <w:t>전기를</w:t>
      </w:r>
      <w:r w:rsidRPr="002646CB">
        <w:rPr>
          <w:rFonts w:hint="eastAsia"/>
          <w:rPrChange w:id="720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04" w:author="ETRI-김종원" w:date="2019-12-10T10:44:00Z">
            <w:rPr>
              <w:rFonts w:hint="eastAsia"/>
            </w:rPr>
          </w:rPrChange>
        </w:rPr>
        <w:t>공급하는</w:t>
      </w:r>
      <w:r w:rsidRPr="002646CB">
        <w:rPr>
          <w:rFonts w:hint="eastAsia"/>
          <w:rPrChange w:id="720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06" w:author="ETRI-김종원" w:date="2019-12-10T10:44:00Z">
            <w:rPr>
              <w:rFonts w:hint="eastAsia"/>
            </w:rPr>
          </w:rPrChange>
        </w:rPr>
        <w:t>에너지</w:t>
      </w:r>
      <w:r w:rsidRPr="002646CB">
        <w:rPr>
          <w:rFonts w:hint="eastAsia"/>
          <w:rPrChange w:id="7207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08" w:author="ETRI-김종원" w:date="2019-12-10T10:44:00Z">
            <w:rPr>
              <w:rFonts w:hint="eastAsia"/>
            </w:rPr>
          </w:rPrChange>
        </w:rPr>
        <w:t>공급</w:t>
      </w:r>
      <w:r w:rsidRPr="002646CB">
        <w:rPr>
          <w:rFonts w:hint="eastAsia"/>
          <w:rPrChange w:id="720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10" w:author="ETRI-김종원" w:date="2019-12-10T10:44:00Z">
            <w:rPr>
              <w:rFonts w:hint="eastAsia"/>
            </w:rPr>
          </w:rPrChange>
        </w:rPr>
        <w:t>사업자</w:t>
      </w:r>
      <w:r w:rsidRPr="002646CB">
        <w:rPr>
          <w:rFonts w:hint="eastAsia"/>
          <w:rPrChange w:id="7211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12" w:author="ETRI-김종원" w:date="2019-12-10T10:44:00Z">
            <w:rPr>
              <w:rFonts w:hint="eastAsia"/>
            </w:rPr>
          </w:rPrChange>
        </w:rPr>
        <w:t>시설을</w:t>
      </w:r>
      <w:r w:rsidRPr="002646CB">
        <w:rPr>
          <w:rFonts w:hint="eastAsia"/>
          <w:rPrChange w:id="7213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14" w:author="ETRI-김종원" w:date="2019-12-10T10:44:00Z">
            <w:rPr>
              <w:rFonts w:hint="eastAsia"/>
            </w:rPr>
          </w:rPrChange>
        </w:rPr>
        <w:t>일컫는다</w:t>
      </w:r>
      <w:r w:rsidRPr="002646CB">
        <w:rPr>
          <w:rFonts w:hint="eastAsia"/>
          <w:rPrChange w:id="7215" w:author="ETRI-김종원" w:date="2019-12-10T10:44:00Z">
            <w:rPr>
              <w:rFonts w:hint="eastAsia"/>
            </w:rPr>
          </w:rPrChange>
        </w:rPr>
        <w:t xml:space="preserve">. </w:t>
      </w:r>
    </w:p>
    <w:p w14:paraId="4D163BC1" w14:textId="77777777" w:rsidR="003029D7" w:rsidRPr="002646CB" w:rsidRDefault="003029D7" w:rsidP="00BF4D3D">
      <w:pPr>
        <w:rPr>
          <w:rPrChange w:id="7216" w:author="ETRI-김종원" w:date="2019-12-10T10:44:00Z">
            <w:rPr/>
          </w:rPrChange>
        </w:rPr>
      </w:pPr>
    </w:p>
    <w:p w14:paraId="4B1DFC29" w14:textId="4AFE1154" w:rsidR="00BB6D15" w:rsidRPr="002646CB" w:rsidRDefault="00791087" w:rsidP="00791087">
      <w:pPr>
        <w:rPr>
          <w:rPrChange w:id="7217" w:author="ETRI-김종원" w:date="2019-12-10T10:44:00Z">
            <w:rPr/>
          </w:rPrChange>
        </w:rPr>
      </w:pPr>
      <w:r w:rsidRPr="002646CB">
        <w:rPr>
          <w:rFonts w:hint="eastAsia"/>
          <w:rPrChange w:id="7218" w:author="ETRI-김종원" w:date="2019-12-10T10:44:00Z">
            <w:rPr>
              <w:rFonts w:hint="eastAsia"/>
            </w:rPr>
          </w:rPrChange>
        </w:rPr>
        <w:t>CES-MG</w:t>
      </w:r>
      <w:r w:rsidR="00BB6D15" w:rsidRPr="002646CB">
        <w:rPr>
          <w:rFonts w:hint="eastAsia"/>
          <w:rPrChange w:id="7219" w:author="ETRI-김종원" w:date="2019-12-10T10:44:00Z">
            <w:rPr>
              <w:rFonts w:hint="eastAsia"/>
            </w:rPr>
          </w:rPrChange>
        </w:rPr>
        <w:t>는</w:t>
      </w:r>
      <w:r w:rsidR="00BB6D15" w:rsidRPr="002646CB">
        <w:rPr>
          <w:rFonts w:hint="eastAsia"/>
          <w:rPrChange w:id="7220" w:author="ETRI-김종원" w:date="2019-12-10T10:44:00Z">
            <w:rPr>
              <w:rFonts w:hint="eastAsia"/>
            </w:rPr>
          </w:rPrChange>
        </w:rPr>
        <w:t xml:space="preserve"> </w:t>
      </w:r>
      <w:r w:rsidR="00057894" w:rsidRPr="002646CB">
        <w:rPr>
          <w:rFonts w:hint="eastAsia"/>
          <w:rPrChange w:id="7221" w:author="ETRI-김종원" w:date="2019-12-10T10:44:00Z">
            <w:rPr>
              <w:rFonts w:hint="eastAsia"/>
            </w:rPr>
          </w:rPrChange>
        </w:rPr>
        <w:t>설치</w:t>
      </w:r>
      <w:del w:id="7222" w:author="박 진상" w:date="2019-10-28T18:29:00Z">
        <w:r w:rsidR="00BB6D15" w:rsidRPr="002646CB" w:rsidDel="00DC4888">
          <w:rPr>
            <w:rFonts w:hint="eastAsia"/>
            <w:rPrChange w:id="7223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BB6D15" w:rsidRPr="002646CB">
        <w:rPr>
          <w:rFonts w:hint="eastAsia"/>
          <w:rPrChange w:id="7224" w:author="ETRI-김종원" w:date="2019-12-10T10:44:00Z">
            <w:rPr>
              <w:rFonts w:hint="eastAsia"/>
            </w:rPr>
          </w:rPrChange>
        </w:rPr>
        <w:t>목적</w:t>
      </w:r>
      <w:r w:rsidR="00BB6D15" w:rsidRPr="002646CB">
        <w:rPr>
          <w:rFonts w:hint="eastAsia"/>
          <w:rPrChange w:id="7225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26" w:author="ETRI-김종원" w:date="2019-12-10T10:44:00Z">
            <w:rPr>
              <w:rFonts w:hint="eastAsia"/>
            </w:rPr>
          </w:rPrChange>
        </w:rPr>
        <w:t>및</w:t>
      </w:r>
      <w:r w:rsidR="00BB6D15" w:rsidRPr="002646CB">
        <w:rPr>
          <w:rFonts w:hint="eastAsia"/>
          <w:rPrChange w:id="7227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28" w:author="ETRI-김종원" w:date="2019-12-10T10:44:00Z">
            <w:rPr>
              <w:rFonts w:hint="eastAsia"/>
            </w:rPr>
          </w:rPrChange>
        </w:rPr>
        <w:t>주변</w:t>
      </w:r>
      <w:r w:rsidR="00BB6D15" w:rsidRPr="002646CB">
        <w:rPr>
          <w:rFonts w:hint="eastAsia"/>
          <w:rPrChange w:id="7229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30" w:author="ETRI-김종원" w:date="2019-12-10T10:44:00Z">
            <w:rPr>
              <w:rFonts w:hint="eastAsia"/>
            </w:rPr>
          </w:rPrChange>
        </w:rPr>
        <w:t>환경</w:t>
      </w:r>
      <w:del w:id="7231" w:author="박 진상" w:date="2019-10-28T18:29:00Z">
        <w:r w:rsidR="00BB6D15" w:rsidRPr="002646CB" w:rsidDel="00DC4888">
          <w:rPr>
            <w:rFonts w:hint="eastAsia"/>
            <w:rPrChange w:id="7232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BB6D15" w:rsidRPr="002646CB">
        <w:rPr>
          <w:rFonts w:hint="eastAsia"/>
          <w:rPrChange w:id="7233" w:author="ETRI-김종원" w:date="2019-12-10T10:44:00Z">
            <w:rPr>
              <w:rFonts w:hint="eastAsia"/>
            </w:rPr>
          </w:rPrChange>
        </w:rPr>
        <w:t>여건에</w:t>
      </w:r>
      <w:r w:rsidR="00BB6D15" w:rsidRPr="002646CB">
        <w:rPr>
          <w:rFonts w:hint="eastAsia"/>
          <w:rPrChange w:id="7234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35" w:author="ETRI-김종원" w:date="2019-12-10T10:44:00Z">
            <w:rPr>
              <w:rFonts w:hint="eastAsia"/>
            </w:rPr>
          </w:rPrChange>
        </w:rPr>
        <w:t>따라</w:t>
      </w:r>
      <w:r w:rsidR="00BB6D15" w:rsidRPr="002646CB">
        <w:rPr>
          <w:rFonts w:hint="eastAsia"/>
          <w:rPrChange w:id="7236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37" w:author="ETRI-김종원" w:date="2019-12-10T10:44:00Z">
            <w:rPr>
              <w:rFonts w:hint="eastAsia"/>
            </w:rPr>
          </w:rPrChange>
        </w:rPr>
        <w:t>대형</w:t>
      </w:r>
      <w:r w:rsidR="00BB6D15" w:rsidRPr="002646CB">
        <w:rPr>
          <w:rFonts w:hint="eastAsia"/>
          <w:rPrChange w:id="7238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39" w:author="ETRI-김종원" w:date="2019-12-10T10:44:00Z">
            <w:rPr>
              <w:rFonts w:hint="eastAsia"/>
            </w:rPr>
          </w:rPrChange>
        </w:rPr>
        <w:t>전력</w:t>
      </w:r>
      <w:r w:rsidR="00BB6D15" w:rsidRPr="002646CB">
        <w:rPr>
          <w:rFonts w:hint="eastAsia"/>
          <w:rPrChange w:id="7240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41" w:author="ETRI-김종원" w:date="2019-12-10T10:44:00Z">
            <w:rPr>
              <w:rFonts w:hint="eastAsia"/>
            </w:rPr>
          </w:rPrChange>
        </w:rPr>
        <w:t>사업자의</w:t>
      </w:r>
      <w:r w:rsidR="00BB6D15" w:rsidRPr="002646CB">
        <w:rPr>
          <w:rFonts w:hint="eastAsia"/>
          <w:rPrChange w:id="7242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43" w:author="ETRI-김종원" w:date="2019-12-10T10:44:00Z">
            <w:rPr>
              <w:rFonts w:hint="eastAsia"/>
            </w:rPr>
          </w:rPrChange>
        </w:rPr>
        <w:t>계통과</w:t>
      </w:r>
      <w:r w:rsidR="00BB6D15" w:rsidRPr="002646CB">
        <w:rPr>
          <w:rFonts w:hint="eastAsia"/>
          <w:rPrChange w:id="7244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45" w:author="ETRI-김종원" w:date="2019-12-10T10:44:00Z">
            <w:rPr>
              <w:rFonts w:hint="eastAsia"/>
            </w:rPr>
          </w:rPrChange>
        </w:rPr>
        <w:t>연계되어</w:t>
      </w:r>
      <w:r w:rsidR="00BB6D15" w:rsidRPr="002646CB">
        <w:rPr>
          <w:rFonts w:hint="eastAsia"/>
          <w:rPrChange w:id="7246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47" w:author="ETRI-김종원" w:date="2019-12-10T10:44:00Z">
            <w:rPr>
              <w:rFonts w:hint="eastAsia"/>
            </w:rPr>
          </w:rPrChange>
        </w:rPr>
        <w:t>구성되거나</w:t>
      </w:r>
      <w:r w:rsidR="00BB6D15" w:rsidRPr="002646CB">
        <w:rPr>
          <w:rFonts w:hint="eastAsia"/>
          <w:rPrChange w:id="7248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49" w:author="ETRI-김종원" w:date="2019-12-10T10:44:00Z">
            <w:rPr>
              <w:rFonts w:hint="eastAsia"/>
            </w:rPr>
          </w:rPrChange>
        </w:rPr>
        <w:t>분리되어</w:t>
      </w:r>
      <w:r w:rsidR="00BB6D15" w:rsidRPr="002646CB">
        <w:rPr>
          <w:rFonts w:hint="eastAsia"/>
          <w:rPrChange w:id="7250" w:author="ETRI-김종원" w:date="2019-12-10T10:44:00Z">
            <w:rPr>
              <w:rFonts w:hint="eastAsia"/>
            </w:rPr>
          </w:rPrChange>
        </w:rPr>
        <w:t xml:space="preserve"> </w:t>
      </w:r>
      <w:r w:rsidR="00DB2BCC" w:rsidRPr="002646CB">
        <w:rPr>
          <w:rFonts w:hint="eastAsia"/>
          <w:rPrChange w:id="7251" w:author="ETRI-김종원" w:date="2019-12-10T10:44:00Z">
            <w:rPr>
              <w:rFonts w:hint="eastAsia"/>
            </w:rPr>
          </w:rPrChange>
        </w:rPr>
        <w:t>독립</w:t>
      </w:r>
      <w:r w:rsidR="00BB6D15" w:rsidRPr="002646CB">
        <w:rPr>
          <w:rFonts w:hint="eastAsia"/>
          <w:rPrChange w:id="7252" w:author="ETRI-김종원" w:date="2019-12-10T10:44:00Z">
            <w:rPr>
              <w:rFonts w:hint="eastAsia"/>
            </w:rPr>
          </w:rPrChange>
        </w:rPr>
        <w:t>적으로</w:t>
      </w:r>
      <w:r w:rsidR="00BB6D15" w:rsidRPr="002646CB">
        <w:rPr>
          <w:rFonts w:hint="eastAsia"/>
          <w:rPrChange w:id="7253" w:author="ETRI-김종원" w:date="2019-12-10T10:44:00Z">
            <w:rPr>
              <w:rFonts w:hint="eastAsia"/>
            </w:rPr>
          </w:rPrChange>
        </w:rPr>
        <w:t xml:space="preserve"> </w:t>
      </w:r>
      <w:r w:rsidR="002559F2" w:rsidRPr="002646CB">
        <w:rPr>
          <w:rFonts w:hint="eastAsia"/>
          <w:rPrChange w:id="7254" w:author="ETRI-김종원" w:date="2019-12-10T10:44:00Z">
            <w:rPr>
              <w:rFonts w:hint="eastAsia"/>
            </w:rPr>
          </w:rPrChange>
        </w:rPr>
        <w:t>운전</w:t>
      </w:r>
      <w:r w:rsidR="00BB6D15" w:rsidRPr="002646CB">
        <w:rPr>
          <w:rFonts w:hint="eastAsia"/>
          <w:rPrChange w:id="7255" w:author="ETRI-김종원" w:date="2019-12-10T10:44:00Z">
            <w:rPr>
              <w:rFonts w:hint="eastAsia"/>
            </w:rPr>
          </w:rPrChange>
        </w:rPr>
        <w:t>될</w:t>
      </w:r>
      <w:r w:rsidR="00BB6D15" w:rsidRPr="002646CB">
        <w:rPr>
          <w:rFonts w:hint="eastAsia"/>
          <w:rPrChange w:id="7256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57" w:author="ETRI-김종원" w:date="2019-12-10T10:44:00Z">
            <w:rPr>
              <w:rFonts w:hint="eastAsia"/>
            </w:rPr>
          </w:rPrChange>
        </w:rPr>
        <w:t>수</w:t>
      </w:r>
      <w:r w:rsidR="00BB6D15" w:rsidRPr="002646CB">
        <w:rPr>
          <w:rFonts w:hint="eastAsia"/>
          <w:rPrChange w:id="7258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59" w:author="ETRI-김종원" w:date="2019-12-10T10:44:00Z">
            <w:rPr>
              <w:rFonts w:hint="eastAsia"/>
            </w:rPr>
          </w:rPrChange>
        </w:rPr>
        <w:t>있어야</w:t>
      </w:r>
      <w:r w:rsidR="00BB6D15" w:rsidRPr="002646CB">
        <w:rPr>
          <w:rFonts w:hint="eastAsia"/>
          <w:rPrChange w:id="7260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61" w:author="ETRI-김종원" w:date="2019-12-10T10:44:00Z">
            <w:rPr>
              <w:rFonts w:hint="eastAsia"/>
            </w:rPr>
          </w:rPrChange>
        </w:rPr>
        <w:t>한다</w:t>
      </w:r>
      <w:r w:rsidR="00BB6D15" w:rsidRPr="002646CB">
        <w:rPr>
          <w:rFonts w:hint="eastAsia"/>
          <w:rPrChange w:id="7262" w:author="ETRI-김종원" w:date="2019-12-10T10:44:00Z">
            <w:rPr>
              <w:rFonts w:hint="eastAsia"/>
            </w:rPr>
          </w:rPrChange>
        </w:rPr>
        <w:t xml:space="preserve">. </w:t>
      </w:r>
      <w:r w:rsidR="00571394" w:rsidRPr="002646CB">
        <w:rPr>
          <w:rFonts w:hint="eastAsia"/>
          <w:rPrChange w:id="7263" w:author="ETRI-김종원" w:date="2019-12-10T10:44:00Z">
            <w:rPr>
              <w:rFonts w:hint="eastAsia"/>
            </w:rPr>
          </w:rPrChange>
        </w:rPr>
        <w:t>이러한</w:t>
      </w:r>
      <w:r w:rsidR="00571394" w:rsidRPr="002646CB">
        <w:rPr>
          <w:rFonts w:hint="eastAsia"/>
          <w:rPrChange w:id="7264" w:author="ETRI-김종원" w:date="2019-12-10T10:44:00Z">
            <w:rPr>
              <w:rFonts w:hint="eastAsia"/>
            </w:rPr>
          </w:rPrChange>
        </w:rPr>
        <w:t xml:space="preserve"> </w:t>
      </w:r>
      <w:r w:rsidR="00571394" w:rsidRPr="002646CB">
        <w:rPr>
          <w:rFonts w:hint="eastAsia"/>
          <w:rPrChange w:id="7265" w:author="ETRI-김종원" w:date="2019-12-10T10:44:00Z">
            <w:rPr>
              <w:rFonts w:hint="eastAsia"/>
            </w:rPr>
          </w:rPrChange>
        </w:rPr>
        <w:t>특성을</w:t>
      </w:r>
      <w:r w:rsidR="00571394" w:rsidRPr="002646CB">
        <w:rPr>
          <w:rFonts w:hint="eastAsia"/>
          <w:rPrChange w:id="7266" w:author="ETRI-김종원" w:date="2019-12-10T10:44:00Z">
            <w:rPr>
              <w:rFonts w:hint="eastAsia"/>
            </w:rPr>
          </w:rPrChange>
        </w:rPr>
        <w:t xml:space="preserve"> </w:t>
      </w:r>
      <w:r w:rsidR="00571394" w:rsidRPr="002646CB">
        <w:rPr>
          <w:rFonts w:hint="eastAsia"/>
          <w:rPrChange w:id="7267" w:author="ETRI-김종원" w:date="2019-12-10T10:44:00Z">
            <w:rPr>
              <w:rFonts w:hint="eastAsia"/>
            </w:rPr>
          </w:rPrChange>
        </w:rPr>
        <w:t>고려하여</w:t>
      </w:r>
      <w:r w:rsidR="00571394" w:rsidRPr="002646CB">
        <w:rPr>
          <w:rFonts w:hint="eastAsia"/>
          <w:rPrChange w:id="726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69" w:author="ETRI-김종원" w:date="2019-12-10T10:44:00Z">
            <w:rPr>
              <w:rFonts w:hint="eastAsia"/>
            </w:rPr>
          </w:rPrChange>
        </w:rPr>
        <w:t>CES-MG</w:t>
      </w:r>
      <w:r w:rsidR="00BB6D15" w:rsidRPr="002646CB">
        <w:rPr>
          <w:rFonts w:hint="eastAsia"/>
          <w:rPrChange w:id="7270" w:author="ETRI-김종원" w:date="2019-12-10T10:44:00Z">
            <w:rPr>
              <w:rFonts w:hint="eastAsia"/>
            </w:rPr>
          </w:rPrChange>
        </w:rPr>
        <w:t>는</w:t>
      </w:r>
      <w:r w:rsidR="00BB6D15" w:rsidRPr="002646CB">
        <w:rPr>
          <w:rFonts w:hint="eastAsia"/>
          <w:rPrChange w:id="7271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72" w:author="ETRI-김종원" w:date="2019-12-10T10:44:00Z">
            <w:rPr>
              <w:rFonts w:hint="eastAsia"/>
            </w:rPr>
          </w:rPrChange>
        </w:rPr>
        <w:t>대형</w:t>
      </w:r>
      <w:r w:rsidR="00BB6D15" w:rsidRPr="002646CB">
        <w:rPr>
          <w:rFonts w:hint="eastAsia"/>
          <w:rPrChange w:id="7273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74" w:author="ETRI-김종원" w:date="2019-12-10T10:44:00Z">
            <w:rPr>
              <w:rFonts w:hint="eastAsia"/>
            </w:rPr>
          </w:rPrChange>
        </w:rPr>
        <w:t>전력</w:t>
      </w:r>
      <w:r w:rsidR="00BB6D15" w:rsidRPr="002646CB">
        <w:rPr>
          <w:rFonts w:hint="eastAsia"/>
          <w:rPrChange w:id="7275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76" w:author="ETRI-김종원" w:date="2019-12-10T10:44:00Z">
            <w:rPr>
              <w:rFonts w:hint="eastAsia"/>
            </w:rPr>
          </w:rPrChange>
        </w:rPr>
        <w:t>사업자의</w:t>
      </w:r>
      <w:r w:rsidR="00BB6D15" w:rsidRPr="002646CB">
        <w:rPr>
          <w:rFonts w:hint="eastAsia"/>
          <w:rPrChange w:id="7277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78" w:author="ETRI-김종원" w:date="2019-12-10T10:44:00Z">
            <w:rPr>
              <w:rFonts w:hint="eastAsia"/>
            </w:rPr>
          </w:rPrChange>
        </w:rPr>
        <w:t>계통과의</w:t>
      </w:r>
      <w:r w:rsidR="00BB6D15" w:rsidRPr="002646CB">
        <w:rPr>
          <w:rFonts w:hint="eastAsia"/>
          <w:rPrChange w:id="7279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80" w:author="ETRI-김종원" w:date="2019-12-10T10:44:00Z">
            <w:rPr>
              <w:rFonts w:hint="eastAsia"/>
            </w:rPr>
          </w:rPrChange>
        </w:rPr>
        <w:t>연계성에</w:t>
      </w:r>
      <w:r w:rsidR="00BB6D15" w:rsidRPr="002646CB">
        <w:rPr>
          <w:rFonts w:hint="eastAsia"/>
          <w:rPrChange w:id="7281" w:author="ETRI-김종원" w:date="2019-12-10T10:44:00Z">
            <w:rPr>
              <w:rFonts w:hint="eastAsia"/>
            </w:rPr>
          </w:rPrChange>
        </w:rPr>
        <w:t xml:space="preserve"> </w:t>
      </w:r>
      <w:r w:rsidR="00BB6D15" w:rsidRPr="002646CB">
        <w:rPr>
          <w:rFonts w:hint="eastAsia"/>
          <w:rPrChange w:id="7282" w:author="ETRI-김종원" w:date="2019-12-10T10:44:00Z">
            <w:rPr>
              <w:rFonts w:hint="eastAsia"/>
            </w:rPr>
          </w:rPrChange>
        </w:rPr>
        <w:t>따라</w:t>
      </w:r>
      <w:r w:rsidR="00BB6D15" w:rsidRPr="002646CB">
        <w:rPr>
          <w:rFonts w:hint="eastAsia"/>
          <w:rPrChange w:id="7283" w:author="ETRI-김종원" w:date="2019-12-10T10:44:00Z">
            <w:rPr>
              <w:rFonts w:hint="eastAsia"/>
            </w:rPr>
          </w:rPrChange>
        </w:rPr>
        <w:t xml:space="preserve"> </w:t>
      </w:r>
      <w:r w:rsidR="00571394" w:rsidRPr="002646CB">
        <w:rPr>
          <w:rFonts w:hint="eastAsia"/>
          <w:rPrChange w:id="7284" w:author="ETRI-김종원" w:date="2019-12-10T10:44:00Z">
            <w:rPr>
              <w:rFonts w:hint="eastAsia"/>
            </w:rPr>
          </w:rPrChange>
        </w:rPr>
        <w:t>계통연계형</w:t>
      </w:r>
      <w:r w:rsidR="00571394" w:rsidRPr="002646CB">
        <w:rPr>
          <w:rFonts w:hint="eastAsia"/>
          <w:rPrChange w:id="7285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286" w:author="ETRI-김종원" w:date="2019-12-10T10:44:00Z">
            <w:rPr>
              <w:rFonts w:hint="eastAsia"/>
            </w:rPr>
          </w:rPrChange>
        </w:rPr>
        <w:t>CES-MG</w:t>
      </w:r>
      <w:r w:rsidR="00571394" w:rsidRPr="002646CB">
        <w:rPr>
          <w:rFonts w:hint="eastAsia"/>
          <w:rPrChange w:id="7287" w:author="ETRI-김종원" w:date="2019-12-10T10:44:00Z">
            <w:rPr>
              <w:rFonts w:hint="eastAsia"/>
            </w:rPr>
          </w:rPrChange>
        </w:rPr>
        <w:t>와</w:t>
      </w:r>
      <w:r w:rsidR="00571394" w:rsidRPr="002646CB">
        <w:rPr>
          <w:rFonts w:hint="eastAsia"/>
          <w:rPrChange w:id="7288" w:author="ETRI-김종원" w:date="2019-12-10T10:44:00Z">
            <w:rPr>
              <w:rFonts w:hint="eastAsia"/>
            </w:rPr>
          </w:rPrChange>
        </w:rPr>
        <w:t xml:space="preserve"> </w:t>
      </w:r>
      <w:r w:rsidR="00730936" w:rsidRPr="002646CB">
        <w:rPr>
          <w:rFonts w:hint="eastAsia"/>
          <w:rPrChange w:id="7289" w:author="ETRI-김종원" w:date="2019-12-10T10:44:00Z">
            <w:rPr>
              <w:rFonts w:hint="eastAsia"/>
            </w:rPr>
          </w:rPrChange>
        </w:rPr>
        <w:t>독립형</w:t>
      </w:r>
      <w:r w:rsidR="00571394" w:rsidRPr="002646CB">
        <w:rPr>
          <w:rFonts w:hint="eastAsia"/>
          <w:rPrChange w:id="7290" w:author="ETRI-김종원" w:date="2019-12-10T10:44:00Z">
            <w:rPr>
              <w:rFonts w:hint="eastAsia"/>
            </w:rPr>
          </w:rPrChange>
        </w:rPr>
        <w:t xml:space="preserve"> </w:t>
      </w:r>
      <w:r w:rsidR="00FE3106" w:rsidRPr="002646CB">
        <w:rPr>
          <w:rFonts w:cs="Arial" w:hint="eastAsia"/>
          <w:rPrChange w:id="7291" w:author="ETRI-김종원" w:date="2019-12-10T10:44:00Z">
            <w:rPr>
              <w:rFonts w:cs="Arial" w:hint="eastAsia"/>
              <w:color w:val="000000" w:themeColor="text1"/>
            </w:rPr>
          </w:rPrChange>
        </w:rPr>
        <w:t>CES-MG</w:t>
      </w:r>
      <w:del w:id="7292" w:author="ETRI-김종원" w:date="2019-11-04T20:36:00Z">
        <w:r w:rsidR="00FE3106" w:rsidRPr="002646CB" w:rsidDel="00E62138">
          <w:rPr>
            <w:rFonts w:hint="eastAsia"/>
            <w:rPrChange w:id="7293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571394" w:rsidRPr="002646CB">
        <w:rPr>
          <w:rFonts w:hint="eastAsia"/>
          <w:rPrChange w:id="7294" w:author="ETRI-김종원" w:date="2019-12-10T10:44:00Z">
            <w:rPr>
              <w:rFonts w:hint="eastAsia"/>
            </w:rPr>
          </w:rPrChange>
        </w:rPr>
        <w:t>로</w:t>
      </w:r>
      <w:r w:rsidR="00571394" w:rsidRPr="002646CB">
        <w:rPr>
          <w:rFonts w:hint="eastAsia"/>
          <w:rPrChange w:id="7295" w:author="ETRI-김종원" w:date="2019-12-10T10:44:00Z">
            <w:rPr>
              <w:rFonts w:hint="eastAsia"/>
            </w:rPr>
          </w:rPrChange>
        </w:rPr>
        <w:t xml:space="preserve"> </w:t>
      </w:r>
      <w:r w:rsidR="00571394" w:rsidRPr="002646CB">
        <w:rPr>
          <w:rFonts w:hint="eastAsia"/>
          <w:rPrChange w:id="7296" w:author="ETRI-김종원" w:date="2019-12-10T10:44:00Z">
            <w:rPr>
              <w:rFonts w:hint="eastAsia"/>
            </w:rPr>
          </w:rPrChange>
        </w:rPr>
        <w:t>구분</w:t>
      </w:r>
      <w:ins w:id="7297" w:author="박 진상" w:date="2019-10-28T18:29:00Z">
        <w:r w:rsidR="00DC4888" w:rsidRPr="002646CB">
          <w:rPr>
            <w:rFonts w:hint="eastAsia"/>
            <w:rPrChange w:id="7298" w:author="ETRI-김종원" w:date="2019-12-10T10:44:00Z">
              <w:rPr>
                <w:rFonts w:hint="eastAsia"/>
              </w:rPr>
            </w:rPrChange>
          </w:rPr>
          <w:t>한다</w:t>
        </w:r>
        <w:r w:rsidR="00DC4888" w:rsidRPr="002646CB">
          <w:rPr>
            <w:rFonts w:hint="eastAsia"/>
            <w:rPrChange w:id="7299" w:author="ETRI-김종원" w:date="2019-12-10T10:44:00Z">
              <w:rPr>
                <w:rFonts w:hint="eastAsia"/>
              </w:rPr>
            </w:rPrChange>
          </w:rPr>
          <w:t>.</w:t>
        </w:r>
      </w:ins>
      <w:del w:id="7300" w:author="박 진상" w:date="2019-10-28T18:29:00Z">
        <w:r w:rsidR="00571394" w:rsidRPr="002646CB" w:rsidDel="00DC4888">
          <w:rPr>
            <w:rFonts w:hint="eastAsia"/>
            <w:rPrChange w:id="7301" w:author="ETRI-김종원" w:date="2019-12-10T10:44:00Z">
              <w:rPr>
                <w:rFonts w:hint="eastAsia"/>
              </w:rPr>
            </w:rPrChange>
          </w:rPr>
          <w:delText>된다</w:delText>
        </w:r>
        <w:r w:rsidR="00571394" w:rsidRPr="002646CB" w:rsidDel="00DC4888">
          <w:rPr>
            <w:rFonts w:hint="eastAsia"/>
            <w:rPrChange w:id="7302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0FE4A75C" w14:textId="77777777" w:rsidR="00BF4D3D" w:rsidRPr="002646CB" w:rsidRDefault="00BF4D3D" w:rsidP="00BF4D3D">
      <w:pPr>
        <w:rPr>
          <w:rPrChange w:id="7303" w:author="ETRI-김종원" w:date="2019-12-10T10:44:00Z">
            <w:rPr/>
          </w:rPrChange>
        </w:rPr>
      </w:pPr>
    </w:p>
    <w:p w14:paraId="51F53575" w14:textId="0FEBA154" w:rsidR="003029D7" w:rsidRPr="002646CB" w:rsidRDefault="00791087" w:rsidP="00C7207B">
      <w:pPr>
        <w:rPr>
          <w:rPrChange w:id="7304" w:author="ETRI-김종원" w:date="2019-12-10T10:44:00Z">
            <w:rPr/>
          </w:rPrChange>
        </w:rPr>
      </w:pPr>
      <w:r w:rsidRPr="002646CB">
        <w:rPr>
          <w:rFonts w:hint="eastAsia"/>
          <w:rPrChange w:id="7305" w:author="ETRI-김종원" w:date="2019-12-10T10:44:00Z">
            <w:rPr>
              <w:rFonts w:hint="eastAsia"/>
            </w:rPr>
          </w:rPrChange>
        </w:rPr>
        <w:t>CES-MG</w:t>
      </w:r>
      <w:r w:rsidR="00C7207B" w:rsidRPr="002646CB">
        <w:rPr>
          <w:rFonts w:hint="eastAsia"/>
          <w:rPrChange w:id="7306" w:author="ETRI-김종원" w:date="2019-12-10T10:44:00Z">
            <w:rPr>
              <w:rFonts w:hint="eastAsia"/>
            </w:rPr>
          </w:rPrChange>
        </w:rPr>
        <w:t>는</w:t>
      </w:r>
      <w:r w:rsidR="00C7207B" w:rsidRPr="002646CB">
        <w:rPr>
          <w:rFonts w:hint="eastAsia"/>
          <w:rPrChange w:id="7307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08" w:author="ETRI-김종원" w:date="2019-12-10T10:44:00Z">
            <w:rPr>
              <w:rFonts w:hint="eastAsia"/>
            </w:rPr>
          </w:rPrChange>
        </w:rPr>
        <w:t>우발적인</w:t>
      </w:r>
      <w:r w:rsidR="00C7207B" w:rsidRPr="002646CB">
        <w:rPr>
          <w:rFonts w:hint="eastAsia"/>
          <w:rPrChange w:id="7309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10" w:author="ETRI-김종원" w:date="2019-12-10T10:44:00Z">
            <w:rPr>
              <w:rFonts w:hint="eastAsia"/>
            </w:rPr>
          </w:rPrChange>
        </w:rPr>
        <w:t>상황의</w:t>
      </w:r>
      <w:r w:rsidR="00C7207B" w:rsidRPr="002646CB">
        <w:rPr>
          <w:rFonts w:hint="eastAsia"/>
          <w:rPrChange w:id="7311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12" w:author="ETRI-김종원" w:date="2019-12-10T10:44:00Z">
            <w:rPr>
              <w:rFonts w:hint="eastAsia"/>
            </w:rPr>
          </w:rPrChange>
        </w:rPr>
        <w:t>발생</w:t>
      </w:r>
      <w:r w:rsidR="00C7207B" w:rsidRPr="002646CB">
        <w:rPr>
          <w:rFonts w:hint="eastAsia"/>
          <w:rPrChange w:id="7313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14" w:author="ETRI-김종원" w:date="2019-12-10T10:44:00Z">
            <w:rPr>
              <w:rFonts w:hint="eastAsia"/>
            </w:rPr>
          </w:rPrChange>
        </w:rPr>
        <w:t>또는</w:t>
      </w:r>
      <w:r w:rsidR="00C7207B" w:rsidRPr="002646CB">
        <w:rPr>
          <w:rFonts w:hint="eastAsia"/>
          <w:rPrChange w:id="7315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16" w:author="ETRI-김종원" w:date="2019-12-10T10:44:00Z">
            <w:rPr>
              <w:rFonts w:hint="eastAsia"/>
            </w:rPr>
          </w:rPrChange>
        </w:rPr>
        <w:t>마이크로그리드</w:t>
      </w:r>
      <w:r w:rsidR="00C7207B" w:rsidRPr="002646CB">
        <w:rPr>
          <w:rFonts w:hint="eastAsia"/>
          <w:rPrChange w:id="7317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18" w:author="ETRI-김종원" w:date="2019-12-10T10:44:00Z">
            <w:rPr>
              <w:rFonts w:hint="eastAsia"/>
            </w:rPr>
          </w:rPrChange>
        </w:rPr>
        <w:t>운영자에</w:t>
      </w:r>
      <w:r w:rsidR="00C7207B" w:rsidRPr="002646CB">
        <w:rPr>
          <w:rFonts w:hint="eastAsia"/>
          <w:rPrChange w:id="7319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20" w:author="ETRI-김종원" w:date="2019-12-10T10:44:00Z">
            <w:rPr>
              <w:rFonts w:hint="eastAsia"/>
            </w:rPr>
          </w:rPrChange>
        </w:rPr>
        <w:t>의해</w:t>
      </w:r>
      <w:r w:rsidR="00C7207B" w:rsidRPr="002646CB">
        <w:rPr>
          <w:rFonts w:hint="eastAsia"/>
          <w:rPrChange w:id="7321" w:author="ETRI-김종원" w:date="2019-12-10T10:44:00Z">
            <w:rPr>
              <w:rFonts w:hint="eastAsia"/>
            </w:rPr>
          </w:rPrChange>
        </w:rPr>
        <w:t xml:space="preserve"> </w:t>
      </w:r>
      <w:r w:rsidR="004C2415" w:rsidRPr="002646CB">
        <w:rPr>
          <w:rFonts w:hint="eastAsia"/>
          <w:rPrChange w:id="7322" w:author="ETRI-김종원" w:date="2019-12-10T10:44:00Z">
            <w:rPr>
              <w:rFonts w:hint="eastAsia"/>
            </w:rPr>
          </w:rPrChange>
        </w:rPr>
        <w:t>계획된</w:t>
      </w:r>
      <w:r w:rsidR="004C2415" w:rsidRPr="002646CB">
        <w:rPr>
          <w:rFonts w:hint="eastAsia"/>
          <w:rPrChange w:id="7323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24" w:author="ETRI-김종원" w:date="2019-12-10T10:44:00Z">
            <w:rPr>
              <w:rFonts w:hint="eastAsia"/>
            </w:rPr>
          </w:rPrChange>
        </w:rPr>
        <w:t>의도에</w:t>
      </w:r>
      <w:r w:rsidR="00C7207B" w:rsidRPr="002646CB">
        <w:rPr>
          <w:rFonts w:hint="eastAsia"/>
          <w:rPrChange w:id="7325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26" w:author="ETRI-김종원" w:date="2019-12-10T10:44:00Z">
            <w:rPr>
              <w:rFonts w:hint="eastAsia"/>
            </w:rPr>
          </w:rPrChange>
        </w:rPr>
        <w:t>의해</w:t>
      </w:r>
      <w:r w:rsidR="00C7207B" w:rsidRPr="002646CB">
        <w:rPr>
          <w:rFonts w:hint="eastAsia"/>
          <w:rPrChange w:id="7327" w:author="ETRI-김종원" w:date="2019-12-10T10:44:00Z">
            <w:rPr>
              <w:rFonts w:hint="eastAsia"/>
            </w:rPr>
          </w:rPrChange>
        </w:rPr>
        <w:t xml:space="preserve"> </w:t>
      </w:r>
      <w:r w:rsidR="00B40887" w:rsidRPr="002646CB">
        <w:rPr>
          <w:rFonts w:hint="eastAsia"/>
          <w:rPrChange w:id="7328" w:author="ETRI-김종원" w:date="2019-12-10T10:44:00Z">
            <w:rPr>
              <w:rFonts w:hint="eastAsia"/>
            </w:rPr>
          </w:rPrChange>
        </w:rPr>
        <w:t>CES-MG</w:t>
      </w:r>
      <w:r w:rsidR="00BF4D3D" w:rsidRPr="002646CB">
        <w:rPr>
          <w:rPrChange w:id="7329" w:author="ETRI-김종원" w:date="2019-12-10T10:44:00Z">
            <w:rPr/>
          </w:rPrChange>
        </w:rPr>
        <w:t>가</w:t>
      </w:r>
      <w:r w:rsidR="00BF4D3D" w:rsidRPr="002646CB">
        <w:rPr>
          <w:rPrChange w:id="7330" w:author="ETRI-김종원" w:date="2019-12-10T10:44:00Z">
            <w:rPr/>
          </w:rPrChange>
        </w:rPr>
        <w:t xml:space="preserve"> </w:t>
      </w:r>
      <w:r w:rsidR="00C7207B" w:rsidRPr="002646CB">
        <w:rPr>
          <w:rFonts w:hint="eastAsia"/>
          <w:rPrChange w:id="7331" w:author="ETRI-김종원" w:date="2019-12-10T10:44:00Z">
            <w:rPr>
              <w:rFonts w:hint="eastAsia"/>
            </w:rPr>
          </w:rPrChange>
        </w:rPr>
        <w:t>계통</w:t>
      </w:r>
      <w:del w:id="7332" w:author="박 진상" w:date="2019-10-28T18:29:00Z">
        <w:r w:rsidR="00C7207B" w:rsidRPr="002646CB" w:rsidDel="00DC4888">
          <w:rPr>
            <w:rFonts w:hint="eastAsia"/>
            <w:rPrChange w:id="7333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C7207B" w:rsidRPr="002646CB">
        <w:rPr>
          <w:rFonts w:hint="eastAsia"/>
          <w:rPrChange w:id="7334" w:author="ETRI-김종원" w:date="2019-12-10T10:44:00Z">
            <w:rPr>
              <w:rFonts w:hint="eastAsia"/>
            </w:rPr>
          </w:rPrChange>
        </w:rPr>
        <w:t>연계운전</w:t>
      </w:r>
      <w:r w:rsidR="00C7207B" w:rsidRPr="002646CB">
        <w:rPr>
          <w:rFonts w:hint="eastAsia"/>
          <w:rPrChange w:id="7335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36" w:author="ETRI-김종원" w:date="2019-12-10T10:44:00Z">
            <w:rPr>
              <w:rFonts w:hint="eastAsia"/>
            </w:rPr>
          </w:rPrChange>
        </w:rPr>
        <w:t>모드</w:t>
      </w:r>
      <w:r w:rsidR="00C7207B" w:rsidRPr="002646CB">
        <w:rPr>
          <w:rFonts w:hint="eastAsia"/>
          <w:rPrChange w:id="7337" w:author="ETRI-김종원" w:date="2019-12-10T10:44:00Z">
            <w:rPr>
              <w:rFonts w:hint="eastAsia"/>
            </w:rPr>
          </w:rPrChange>
        </w:rPr>
        <w:t xml:space="preserve">, </w:t>
      </w:r>
      <w:r w:rsidR="00DB2BCC" w:rsidRPr="002646CB">
        <w:rPr>
          <w:rFonts w:hint="eastAsia"/>
          <w:rPrChange w:id="7338" w:author="ETRI-김종원" w:date="2019-12-10T10:44:00Z">
            <w:rPr>
              <w:rFonts w:hint="eastAsia"/>
            </w:rPr>
          </w:rPrChange>
        </w:rPr>
        <w:t>독립</w:t>
      </w:r>
      <w:r w:rsidR="00C7207B" w:rsidRPr="002646CB">
        <w:rPr>
          <w:rFonts w:hint="eastAsia"/>
          <w:rPrChange w:id="7339" w:author="ETRI-김종원" w:date="2019-12-10T10:44:00Z">
            <w:rPr>
              <w:rFonts w:hint="eastAsia"/>
            </w:rPr>
          </w:rPrChange>
        </w:rPr>
        <w:t>운전</w:t>
      </w:r>
      <w:r w:rsidR="00C7207B" w:rsidRPr="002646CB">
        <w:rPr>
          <w:rFonts w:hint="eastAsia"/>
          <w:rPrChange w:id="7340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41" w:author="ETRI-김종원" w:date="2019-12-10T10:44:00Z">
            <w:rPr>
              <w:rFonts w:hint="eastAsia"/>
            </w:rPr>
          </w:rPrChange>
        </w:rPr>
        <w:t>모드</w:t>
      </w:r>
      <w:r w:rsidR="00C7207B" w:rsidRPr="002646CB">
        <w:rPr>
          <w:rFonts w:hint="eastAsia"/>
          <w:rPrChange w:id="7342" w:author="ETRI-김종원" w:date="2019-12-10T10:44:00Z">
            <w:rPr>
              <w:rFonts w:hint="eastAsia"/>
            </w:rPr>
          </w:rPrChange>
        </w:rPr>
        <w:t>,</w:t>
      </w:r>
      <w:r w:rsidR="00BF4D3D" w:rsidRPr="002646CB">
        <w:rPr>
          <w:rPrChange w:id="7343" w:author="ETRI-김종원" w:date="2019-12-10T10:44:00Z">
            <w:rPr/>
          </w:rPrChange>
        </w:rPr>
        <w:t xml:space="preserve"> </w:t>
      </w:r>
      <w:r w:rsidR="00BF4D3D" w:rsidRPr="002646CB">
        <w:rPr>
          <w:rPrChange w:id="7344" w:author="ETRI-김종원" w:date="2019-12-10T10:44:00Z">
            <w:rPr/>
          </w:rPrChange>
        </w:rPr>
        <w:t>또는</w:t>
      </w:r>
      <w:r w:rsidR="00BF4D3D" w:rsidRPr="002646CB">
        <w:rPr>
          <w:rPrChange w:id="7345" w:author="ETRI-김종원" w:date="2019-12-10T10:44:00Z">
            <w:rPr/>
          </w:rPrChange>
        </w:rPr>
        <w:t xml:space="preserve"> </w:t>
      </w:r>
      <w:r w:rsidR="00BF4D3D" w:rsidRPr="002646CB">
        <w:rPr>
          <w:rPrChange w:id="7346" w:author="ETRI-김종원" w:date="2019-12-10T10:44:00Z">
            <w:rPr/>
          </w:rPrChange>
        </w:rPr>
        <w:t>이들</w:t>
      </w:r>
      <w:r w:rsidR="00BF4D3D" w:rsidRPr="002646CB">
        <w:rPr>
          <w:rPrChange w:id="7347" w:author="ETRI-김종원" w:date="2019-12-10T10:44:00Z">
            <w:rPr/>
          </w:rPrChange>
        </w:rPr>
        <w:t xml:space="preserve"> </w:t>
      </w:r>
      <w:r w:rsidR="00BF4D3D" w:rsidRPr="002646CB">
        <w:rPr>
          <w:rPrChange w:id="7348" w:author="ETRI-김종원" w:date="2019-12-10T10:44:00Z">
            <w:rPr/>
          </w:rPrChange>
        </w:rPr>
        <w:t>사이에서</w:t>
      </w:r>
      <w:r w:rsidR="00C7207B" w:rsidRPr="002646CB">
        <w:rPr>
          <w:rFonts w:hint="eastAsia"/>
          <w:rPrChange w:id="7349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50" w:author="ETRI-김종원" w:date="2019-12-10T10:44:00Z">
            <w:rPr>
              <w:rFonts w:hint="eastAsia"/>
            </w:rPr>
          </w:rPrChange>
        </w:rPr>
        <w:t>운전</w:t>
      </w:r>
      <w:r w:rsidR="00C7207B" w:rsidRPr="002646CB">
        <w:rPr>
          <w:rFonts w:hint="eastAsia"/>
          <w:rPrChange w:id="7351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52" w:author="ETRI-김종원" w:date="2019-12-10T10:44:00Z">
            <w:rPr>
              <w:rFonts w:hint="eastAsia"/>
            </w:rPr>
          </w:rPrChange>
        </w:rPr>
        <w:t>모드</w:t>
      </w:r>
      <w:r w:rsidR="00C7207B" w:rsidRPr="002646CB">
        <w:rPr>
          <w:rFonts w:hint="eastAsia"/>
          <w:rPrChange w:id="7353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54" w:author="ETRI-김종원" w:date="2019-12-10T10:44:00Z">
            <w:rPr>
              <w:rFonts w:hint="eastAsia"/>
            </w:rPr>
          </w:rPrChange>
        </w:rPr>
        <w:t>전환이</w:t>
      </w:r>
      <w:r w:rsidR="00C7207B" w:rsidRPr="002646CB">
        <w:rPr>
          <w:rFonts w:hint="eastAsia"/>
          <w:rPrChange w:id="7355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56" w:author="ETRI-김종원" w:date="2019-12-10T10:44:00Z">
            <w:rPr>
              <w:rFonts w:hint="eastAsia"/>
            </w:rPr>
          </w:rPrChange>
        </w:rPr>
        <w:t>이루어질</w:t>
      </w:r>
      <w:r w:rsidR="00C7207B" w:rsidRPr="002646CB">
        <w:rPr>
          <w:rFonts w:hint="eastAsia"/>
          <w:rPrChange w:id="7357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58" w:author="ETRI-김종원" w:date="2019-12-10T10:44:00Z">
            <w:rPr>
              <w:rFonts w:hint="eastAsia"/>
            </w:rPr>
          </w:rPrChange>
        </w:rPr>
        <w:t>때</w:t>
      </w:r>
      <w:r w:rsidR="00C7207B" w:rsidRPr="002646CB">
        <w:rPr>
          <w:rFonts w:hint="eastAsia"/>
          <w:rPrChange w:id="7359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60" w:author="ETRI-김종원" w:date="2019-12-10T10:44:00Z">
            <w:rPr>
              <w:rFonts w:hint="eastAsia"/>
            </w:rPr>
          </w:rPrChange>
        </w:rPr>
        <w:t>가장</w:t>
      </w:r>
      <w:r w:rsidR="00C7207B" w:rsidRPr="002646CB">
        <w:rPr>
          <w:rFonts w:hint="eastAsia"/>
          <w:rPrChange w:id="7361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62" w:author="ETRI-김종원" w:date="2019-12-10T10:44:00Z">
            <w:rPr>
              <w:rFonts w:hint="eastAsia"/>
            </w:rPr>
          </w:rPrChange>
        </w:rPr>
        <w:t>중요한</w:t>
      </w:r>
      <w:r w:rsidR="00C7207B" w:rsidRPr="002646CB">
        <w:rPr>
          <w:rFonts w:hint="eastAsia"/>
          <w:rPrChange w:id="7363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64" w:author="ETRI-김종원" w:date="2019-12-10T10:44:00Z">
            <w:rPr>
              <w:rFonts w:hint="eastAsia"/>
            </w:rPr>
          </w:rPrChange>
        </w:rPr>
        <w:t>사항은</w:t>
      </w:r>
      <w:r w:rsidR="00C7207B" w:rsidRPr="002646CB">
        <w:rPr>
          <w:rFonts w:hint="eastAsia"/>
          <w:rPrChange w:id="7365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66" w:author="ETRI-김종원" w:date="2019-12-10T10:44:00Z">
            <w:rPr>
              <w:rFonts w:hint="eastAsia"/>
            </w:rPr>
          </w:rPrChange>
        </w:rPr>
        <w:t>중요도에</w:t>
      </w:r>
      <w:r w:rsidR="00C7207B" w:rsidRPr="002646CB">
        <w:rPr>
          <w:rFonts w:hint="eastAsia"/>
          <w:rPrChange w:id="7367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68" w:author="ETRI-김종원" w:date="2019-12-10T10:44:00Z">
            <w:rPr>
              <w:rFonts w:hint="eastAsia"/>
            </w:rPr>
          </w:rPrChange>
        </w:rPr>
        <w:t>따라</w:t>
      </w:r>
      <w:r w:rsidR="00C7207B" w:rsidRPr="002646CB">
        <w:rPr>
          <w:rFonts w:hint="eastAsia"/>
          <w:rPrChange w:id="7369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70" w:author="ETRI-김종원" w:date="2019-12-10T10:44:00Z">
            <w:rPr>
              <w:rFonts w:hint="eastAsia"/>
            </w:rPr>
          </w:rPrChange>
        </w:rPr>
        <w:t>분류되는</w:t>
      </w:r>
      <w:r w:rsidR="00C7207B" w:rsidRPr="002646CB">
        <w:rPr>
          <w:rFonts w:hint="eastAsia"/>
          <w:rPrChange w:id="7371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72" w:author="ETRI-김종원" w:date="2019-12-10T10:44:00Z">
            <w:rPr>
              <w:rFonts w:hint="eastAsia"/>
            </w:rPr>
          </w:rPrChange>
        </w:rPr>
        <w:t>민감부하의</w:t>
      </w:r>
      <w:r w:rsidR="00C7207B" w:rsidRPr="002646CB">
        <w:rPr>
          <w:rFonts w:hint="eastAsia"/>
          <w:rPrChange w:id="7373" w:author="ETRI-김종원" w:date="2019-12-10T10:44:00Z">
            <w:rPr>
              <w:rFonts w:hint="eastAsia"/>
            </w:rPr>
          </w:rPrChange>
        </w:rPr>
        <w:t xml:space="preserve"> </w:t>
      </w:r>
      <w:r w:rsidR="00BF4D3D" w:rsidRPr="002646CB">
        <w:rPr>
          <w:rPrChange w:id="7374" w:author="ETRI-김종원" w:date="2019-12-10T10:44:00Z">
            <w:rPr/>
          </w:rPrChange>
        </w:rPr>
        <w:t>정상적인</w:t>
      </w:r>
      <w:r w:rsidR="00BF4D3D" w:rsidRPr="002646CB">
        <w:rPr>
          <w:rPrChange w:id="7375" w:author="ETRI-김종원" w:date="2019-12-10T10:44:00Z">
            <w:rPr/>
          </w:rPrChange>
        </w:rPr>
        <w:t xml:space="preserve"> </w:t>
      </w:r>
      <w:r w:rsidR="00BF4D3D" w:rsidRPr="002646CB">
        <w:rPr>
          <w:rPrChange w:id="7376" w:author="ETRI-김종원" w:date="2019-12-10T10:44:00Z">
            <w:rPr/>
          </w:rPrChange>
        </w:rPr>
        <w:t>작동을</w:t>
      </w:r>
      <w:r w:rsidR="00BF4D3D" w:rsidRPr="002646CB">
        <w:rPr>
          <w:rPrChange w:id="7377" w:author="ETRI-김종원" w:date="2019-12-10T10:44:00Z">
            <w:rPr/>
          </w:rPrChange>
        </w:rPr>
        <w:t xml:space="preserve"> </w:t>
      </w:r>
      <w:r w:rsidR="00BF4D3D" w:rsidRPr="002646CB">
        <w:rPr>
          <w:rPrChange w:id="7378" w:author="ETRI-김종원" w:date="2019-12-10T10:44:00Z">
            <w:rPr/>
          </w:rPrChange>
        </w:rPr>
        <w:t>보장하고</w:t>
      </w:r>
      <w:r w:rsidR="00C7207B" w:rsidRPr="002646CB">
        <w:rPr>
          <w:rFonts w:hint="eastAsia"/>
          <w:rPrChange w:id="7379" w:author="ETRI-김종원" w:date="2019-12-10T10:44:00Z">
            <w:rPr>
              <w:rFonts w:hint="eastAsia"/>
            </w:rPr>
          </w:rPrChange>
        </w:rPr>
        <w:t xml:space="preserve">, </w:t>
      </w:r>
      <w:r w:rsidR="00C7207B" w:rsidRPr="002646CB">
        <w:rPr>
          <w:rFonts w:hint="eastAsia"/>
          <w:rPrChange w:id="7380" w:author="ETRI-김종원" w:date="2019-12-10T10:44:00Z">
            <w:rPr>
              <w:rFonts w:hint="eastAsia"/>
            </w:rPr>
          </w:rPrChange>
        </w:rPr>
        <w:t>대형</w:t>
      </w:r>
      <w:r w:rsidR="00C7207B" w:rsidRPr="002646CB">
        <w:rPr>
          <w:rFonts w:hint="eastAsia"/>
          <w:rPrChange w:id="7381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82" w:author="ETRI-김종원" w:date="2019-12-10T10:44:00Z">
            <w:rPr>
              <w:rFonts w:hint="eastAsia"/>
            </w:rPr>
          </w:rPrChange>
        </w:rPr>
        <w:t>전력</w:t>
      </w:r>
      <w:r w:rsidR="00C7207B" w:rsidRPr="002646CB">
        <w:rPr>
          <w:rFonts w:hint="eastAsia"/>
          <w:rPrChange w:id="7383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84" w:author="ETRI-김종원" w:date="2019-12-10T10:44:00Z">
            <w:rPr>
              <w:rFonts w:hint="eastAsia"/>
            </w:rPr>
          </w:rPrChange>
        </w:rPr>
        <w:t>사업자</w:t>
      </w:r>
      <w:r w:rsidR="00C7207B" w:rsidRPr="002646CB">
        <w:rPr>
          <w:rFonts w:hint="eastAsia"/>
          <w:rPrChange w:id="7385" w:author="ETRI-김종원" w:date="2019-12-10T10:44:00Z">
            <w:rPr>
              <w:rFonts w:hint="eastAsia"/>
            </w:rPr>
          </w:rPrChange>
        </w:rPr>
        <w:t xml:space="preserve"> </w:t>
      </w:r>
      <w:r w:rsidR="00C7207B" w:rsidRPr="002646CB">
        <w:rPr>
          <w:rFonts w:hint="eastAsia"/>
          <w:rPrChange w:id="7386" w:author="ETRI-김종원" w:date="2019-12-10T10:44:00Z">
            <w:rPr>
              <w:rFonts w:hint="eastAsia"/>
            </w:rPr>
          </w:rPrChange>
        </w:rPr>
        <w:t>계통의</w:t>
      </w:r>
      <w:r w:rsidR="00C7207B" w:rsidRPr="002646CB">
        <w:rPr>
          <w:rFonts w:hint="eastAsia"/>
          <w:rPrChange w:id="7387" w:author="ETRI-김종원" w:date="2019-12-10T10:44:00Z">
            <w:rPr>
              <w:rFonts w:hint="eastAsia"/>
            </w:rPr>
          </w:rPrChange>
        </w:rPr>
        <w:t xml:space="preserve"> </w:t>
      </w:r>
      <w:r w:rsidR="00BF4D3D" w:rsidRPr="002646CB">
        <w:rPr>
          <w:rPrChange w:id="7388" w:author="ETRI-김종원" w:date="2019-12-10T10:44:00Z">
            <w:rPr/>
          </w:rPrChange>
        </w:rPr>
        <w:t>무결성이나</w:t>
      </w:r>
      <w:r w:rsidR="00BF4D3D" w:rsidRPr="002646CB">
        <w:rPr>
          <w:rPrChange w:id="7389" w:author="ETRI-김종원" w:date="2019-12-10T10:44:00Z">
            <w:rPr/>
          </w:rPrChange>
        </w:rPr>
        <w:t xml:space="preserve"> </w:t>
      </w:r>
      <w:r w:rsidR="00BF4D3D" w:rsidRPr="002646CB">
        <w:rPr>
          <w:rPrChange w:id="7390" w:author="ETRI-김종원" w:date="2019-12-10T10:44:00Z">
            <w:rPr/>
          </w:rPrChange>
        </w:rPr>
        <w:t>안전을</w:t>
      </w:r>
      <w:r w:rsidR="00BF4D3D" w:rsidRPr="002646CB">
        <w:rPr>
          <w:rPrChange w:id="7391" w:author="ETRI-김종원" w:date="2019-12-10T10:44:00Z">
            <w:rPr/>
          </w:rPrChange>
        </w:rPr>
        <w:t xml:space="preserve"> </w:t>
      </w:r>
      <w:r w:rsidR="00BF4D3D" w:rsidRPr="002646CB">
        <w:rPr>
          <w:rPrChange w:id="7392" w:author="ETRI-김종원" w:date="2019-12-10T10:44:00Z">
            <w:rPr/>
          </w:rPrChange>
        </w:rPr>
        <w:t>해치지</w:t>
      </w:r>
      <w:r w:rsidR="00BF4D3D" w:rsidRPr="002646CB">
        <w:rPr>
          <w:rPrChange w:id="7393" w:author="ETRI-김종원" w:date="2019-12-10T10:44:00Z">
            <w:rPr/>
          </w:rPrChange>
        </w:rPr>
        <w:t xml:space="preserve"> </w:t>
      </w:r>
      <w:r w:rsidR="00BF4D3D" w:rsidRPr="002646CB">
        <w:rPr>
          <w:rPrChange w:id="7394" w:author="ETRI-김종원" w:date="2019-12-10T10:44:00Z">
            <w:rPr/>
          </w:rPrChange>
        </w:rPr>
        <w:t>않는</w:t>
      </w:r>
      <w:r w:rsidR="00BF4D3D" w:rsidRPr="002646CB">
        <w:rPr>
          <w:rPrChange w:id="7395" w:author="ETRI-김종원" w:date="2019-12-10T10:44:00Z">
            <w:rPr/>
          </w:rPrChange>
        </w:rPr>
        <w:t xml:space="preserve"> </w:t>
      </w:r>
      <w:r w:rsidR="00BF4D3D" w:rsidRPr="002646CB">
        <w:rPr>
          <w:rPrChange w:id="7396" w:author="ETRI-김종원" w:date="2019-12-10T10:44:00Z">
            <w:rPr/>
          </w:rPrChange>
        </w:rPr>
        <w:t>것이다</w:t>
      </w:r>
      <w:r w:rsidR="00BF4D3D" w:rsidRPr="002646CB">
        <w:rPr>
          <w:rFonts w:hint="eastAsia"/>
          <w:rPrChange w:id="7397" w:author="ETRI-김종원" w:date="2019-12-10T10:44:00Z">
            <w:rPr>
              <w:rFonts w:hint="eastAsia"/>
            </w:rPr>
          </w:rPrChange>
        </w:rPr>
        <w:t xml:space="preserve">. </w:t>
      </w:r>
    </w:p>
    <w:p w14:paraId="4710BCD2" w14:textId="77777777" w:rsidR="003029D7" w:rsidRPr="002646CB" w:rsidRDefault="003029D7" w:rsidP="00C7207B">
      <w:pPr>
        <w:rPr>
          <w:rPrChange w:id="7398" w:author="ETRI-김종원" w:date="2019-12-10T10:44:00Z">
            <w:rPr/>
          </w:rPrChange>
        </w:rPr>
      </w:pPr>
    </w:p>
    <w:p w14:paraId="68288CAB" w14:textId="4B783487" w:rsidR="00BF4D3D" w:rsidRPr="002646CB" w:rsidRDefault="00B40887" w:rsidP="00C7207B">
      <w:pPr>
        <w:rPr>
          <w:rPrChange w:id="7399" w:author="ETRI-김종원" w:date="2019-12-10T10:44:00Z">
            <w:rPr/>
          </w:rPrChange>
        </w:rPr>
      </w:pPr>
      <w:r w:rsidRPr="002646CB">
        <w:rPr>
          <w:rFonts w:hint="eastAsia"/>
          <w:rPrChange w:id="7400" w:author="ETRI-김종원" w:date="2019-12-10T10:44:00Z">
            <w:rPr>
              <w:rFonts w:hint="eastAsia"/>
            </w:rPr>
          </w:rPrChange>
        </w:rPr>
        <w:t>CES-MG</w:t>
      </w:r>
      <w:r w:rsidR="005F5AED" w:rsidRPr="002646CB">
        <w:rPr>
          <w:rFonts w:hint="eastAsia"/>
          <w:rPrChange w:id="7401" w:author="ETRI-김종원" w:date="2019-12-10T10:44:00Z">
            <w:rPr>
              <w:rFonts w:hint="eastAsia"/>
            </w:rPr>
          </w:rPrChange>
        </w:rPr>
        <w:t>가</w:t>
      </w:r>
      <w:r w:rsidR="005F5AED" w:rsidRPr="002646CB">
        <w:rPr>
          <w:rFonts w:hint="eastAsia"/>
          <w:rPrChange w:id="7402" w:author="ETRI-김종원" w:date="2019-12-10T10:44:00Z">
            <w:rPr>
              <w:rFonts w:hint="eastAsia"/>
            </w:rPr>
          </w:rPrChange>
        </w:rPr>
        <w:t xml:space="preserve"> </w:t>
      </w:r>
      <w:r w:rsidR="005F5AED" w:rsidRPr="002646CB">
        <w:rPr>
          <w:rFonts w:hint="eastAsia"/>
          <w:rPrChange w:id="7403" w:author="ETRI-김종원" w:date="2019-12-10T10:44:00Z">
            <w:rPr>
              <w:rFonts w:hint="eastAsia"/>
            </w:rPr>
          </w:rPrChange>
        </w:rPr>
        <w:t>두</w:t>
      </w:r>
      <w:r w:rsidR="005F5AED" w:rsidRPr="002646CB">
        <w:rPr>
          <w:rFonts w:hint="eastAsia"/>
          <w:rPrChange w:id="7404" w:author="ETRI-김종원" w:date="2019-12-10T10:44:00Z">
            <w:rPr>
              <w:rFonts w:hint="eastAsia"/>
            </w:rPr>
          </w:rPrChange>
        </w:rPr>
        <w:t xml:space="preserve"> </w:t>
      </w:r>
      <w:r w:rsidR="005F5AED" w:rsidRPr="002646CB">
        <w:rPr>
          <w:rFonts w:hint="eastAsia"/>
          <w:rPrChange w:id="7405" w:author="ETRI-김종원" w:date="2019-12-10T10:44:00Z">
            <w:rPr>
              <w:rFonts w:hint="eastAsia"/>
            </w:rPr>
          </w:rPrChange>
        </w:rPr>
        <w:t>운전</w:t>
      </w:r>
      <w:del w:id="7406" w:author="박 진상" w:date="2019-10-28T18:30:00Z">
        <w:r w:rsidR="005F5AED" w:rsidRPr="002646CB" w:rsidDel="00DC4888">
          <w:rPr>
            <w:rFonts w:hint="eastAsia"/>
            <w:rPrChange w:id="7407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5F5AED" w:rsidRPr="002646CB">
        <w:rPr>
          <w:rFonts w:hint="eastAsia"/>
          <w:rPrChange w:id="7408" w:author="ETRI-김종원" w:date="2019-12-10T10:44:00Z">
            <w:rPr>
              <w:rFonts w:hint="eastAsia"/>
            </w:rPr>
          </w:rPrChange>
        </w:rPr>
        <w:t>모드</w:t>
      </w:r>
      <w:r w:rsidR="005F5AED" w:rsidRPr="002646CB">
        <w:rPr>
          <w:rFonts w:hint="eastAsia"/>
          <w:rPrChange w:id="7409" w:author="ETRI-김종원" w:date="2019-12-10T10:44:00Z">
            <w:rPr>
              <w:rFonts w:hint="eastAsia"/>
            </w:rPr>
          </w:rPrChange>
        </w:rPr>
        <w:t xml:space="preserve"> </w:t>
      </w:r>
      <w:r w:rsidR="005F5AED" w:rsidRPr="002646CB">
        <w:rPr>
          <w:rFonts w:hint="eastAsia"/>
          <w:rPrChange w:id="7410" w:author="ETRI-김종원" w:date="2019-12-10T10:44:00Z">
            <w:rPr>
              <w:rFonts w:hint="eastAsia"/>
            </w:rPr>
          </w:rPrChange>
        </w:rPr>
        <w:t>간의</w:t>
      </w:r>
      <w:r w:rsidR="005F5AED" w:rsidRPr="002646CB">
        <w:rPr>
          <w:rFonts w:hint="eastAsia"/>
          <w:rPrChange w:id="7411" w:author="ETRI-김종원" w:date="2019-12-10T10:44:00Z">
            <w:rPr>
              <w:rFonts w:hint="eastAsia"/>
            </w:rPr>
          </w:rPrChange>
        </w:rPr>
        <w:t xml:space="preserve"> </w:t>
      </w:r>
      <w:r w:rsidR="005F5AED" w:rsidRPr="002646CB">
        <w:rPr>
          <w:rFonts w:hint="eastAsia"/>
          <w:rPrChange w:id="7412" w:author="ETRI-김종원" w:date="2019-12-10T10:44:00Z">
            <w:rPr>
              <w:rFonts w:hint="eastAsia"/>
            </w:rPr>
          </w:rPrChange>
        </w:rPr>
        <w:t>모</w:t>
      </w:r>
      <w:r w:rsidR="004C2415" w:rsidRPr="002646CB">
        <w:rPr>
          <w:rFonts w:hint="eastAsia"/>
          <w:rPrChange w:id="7413" w:author="ETRI-김종원" w:date="2019-12-10T10:44:00Z">
            <w:rPr>
              <w:rFonts w:hint="eastAsia"/>
            </w:rPr>
          </w:rPrChange>
        </w:rPr>
        <w:t>드</w:t>
      </w:r>
      <w:del w:id="7414" w:author="박 진상" w:date="2019-10-28T18:30:00Z">
        <w:r w:rsidR="005F5AED" w:rsidRPr="002646CB" w:rsidDel="00DC4888">
          <w:rPr>
            <w:rFonts w:hint="eastAsia"/>
            <w:rPrChange w:id="7415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  <w:r w:rsidR="005F5AED" w:rsidRPr="002646CB">
        <w:rPr>
          <w:rFonts w:hint="eastAsia"/>
          <w:rPrChange w:id="7416" w:author="ETRI-김종원" w:date="2019-12-10T10:44:00Z">
            <w:rPr>
              <w:rFonts w:hint="eastAsia"/>
            </w:rPr>
          </w:rPrChange>
        </w:rPr>
        <w:t>전환</w:t>
      </w:r>
      <w:r w:rsidR="005F5AED" w:rsidRPr="002646CB">
        <w:rPr>
          <w:rFonts w:hint="eastAsia"/>
          <w:rPrChange w:id="7417" w:author="ETRI-김종원" w:date="2019-12-10T10:44:00Z">
            <w:rPr>
              <w:rFonts w:hint="eastAsia"/>
            </w:rPr>
          </w:rPrChange>
        </w:rPr>
        <w:t xml:space="preserve"> </w:t>
      </w:r>
      <w:r w:rsidR="005F5AED" w:rsidRPr="002646CB">
        <w:rPr>
          <w:rFonts w:hint="eastAsia"/>
          <w:rPrChange w:id="7418" w:author="ETRI-김종원" w:date="2019-12-10T10:44:00Z">
            <w:rPr>
              <w:rFonts w:hint="eastAsia"/>
            </w:rPr>
          </w:rPrChange>
        </w:rPr>
        <w:t>시</w:t>
      </w:r>
      <w:r w:rsidR="005F5AED" w:rsidRPr="002646CB">
        <w:rPr>
          <w:rFonts w:hint="eastAsia"/>
          <w:rPrChange w:id="7419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7420" w:author="ETRI-김종원" w:date="2019-12-10T10:44:00Z">
            <w:rPr>
              <w:rFonts w:hint="eastAsia"/>
            </w:rPr>
          </w:rPrChange>
        </w:rPr>
        <w:t>CES-MG</w:t>
      </w:r>
      <w:r w:rsidR="005F5AED" w:rsidRPr="002646CB">
        <w:rPr>
          <w:rFonts w:hint="eastAsia"/>
          <w:rPrChange w:id="7421" w:author="ETRI-김종원" w:date="2019-12-10T10:44:00Z">
            <w:rPr>
              <w:rFonts w:hint="eastAsia"/>
            </w:rPr>
          </w:rPrChange>
        </w:rPr>
        <w:t>의</w:t>
      </w:r>
      <w:r w:rsidR="005F5AED" w:rsidRPr="002646CB">
        <w:rPr>
          <w:rFonts w:hint="eastAsia"/>
          <w:rPrChange w:id="7422" w:author="ETRI-김종원" w:date="2019-12-10T10:44:00Z">
            <w:rPr>
              <w:rFonts w:hint="eastAsia"/>
            </w:rPr>
          </w:rPrChange>
        </w:rPr>
        <w:t xml:space="preserve"> </w:t>
      </w:r>
      <w:r w:rsidR="00BF4D3D" w:rsidRPr="002646CB">
        <w:rPr>
          <w:rPrChange w:id="7423" w:author="ETRI-김종원" w:date="2019-12-10T10:44:00Z">
            <w:rPr/>
          </w:rPrChange>
        </w:rPr>
        <w:t>전압과</w:t>
      </w:r>
      <w:r w:rsidR="00BF4D3D" w:rsidRPr="002646CB">
        <w:rPr>
          <w:rPrChange w:id="7424" w:author="ETRI-김종원" w:date="2019-12-10T10:44:00Z">
            <w:rPr/>
          </w:rPrChange>
        </w:rPr>
        <w:t xml:space="preserve"> </w:t>
      </w:r>
      <w:r w:rsidR="00BF4D3D" w:rsidRPr="002646CB">
        <w:rPr>
          <w:rPrChange w:id="7425" w:author="ETRI-김종원" w:date="2019-12-10T10:44:00Z">
            <w:rPr/>
          </w:rPrChange>
        </w:rPr>
        <w:t>주파수는</w:t>
      </w:r>
      <w:r w:rsidR="00BF4D3D" w:rsidRPr="002646CB">
        <w:rPr>
          <w:rPrChange w:id="7426" w:author="ETRI-김종원" w:date="2019-12-10T10:44:00Z">
            <w:rPr/>
          </w:rPrChange>
        </w:rPr>
        <w:t xml:space="preserve"> </w:t>
      </w:r>
      <w:r w:rsidR="00BF4D3D" w:rsidRPr="002646CB">
        <w:rPr>
          <w:rPrChange w:id="7427" w:author="ETRI-김종원" w:date="2019-12-10T10:44:00Z">
            <w:rPr/>
          </w:rPrChange>
        </w:rPr>
        <w:t>허용</w:t>
      </w:r>
      <w:r w:rsidR="00BF4D3D" w:rsidRPr="002646CB">
        <w:rPr>
          <w:rPrChange w:id="7428" w:author="ETRI-김종원" w:date="2019-12-10T10:44:00Z">
            <w:rPr/>
          </w:rPrChange>
        </w:rPr>
        <w:t xml:space="preserve"> </w:t>
      </w:r>
      <w:r w:rsidR="00BF4D3D" w:rsidRPr="002646CB">
        <w:rPr>
          <w:rPrChange w:id="7429" w:author="ETRI-김종원" w:date="2019-12-10T10:44:00Z">
            <w:rPr/>
          </w:rPrChange>
        </w:rPr>
        <w:t>가능한</w:t>
      </w:r>
      <w:r w:rsidR="00BF4D3D" w:rsidRPr="002646CB">
        <w:rPr>
          <w:rPrChange w:id="7430" w:author="ETRI-김종원" w:date="2019-12-10T10:44:00Z">
            <w:rPr/>
          </w:rPrChange>
        </w:rPr>
        <w:t xml:space="preserve"> </w:t>
      </w:r>
      <w:r w:rsidR="00BF4D3D" w:rsidRPr="002646CB">
        <w:rPr>
          <w:rPrChange w:id="7431" w:author="ETRI-김종원" w:date="2019-12-10T10:44:00Z">
            <w:rPr/>
          </w:rPrChange>
        </w:rPr>
        <w:t>한도</w:t>
      </w:r>
      <w:r w:rsidR="00BF4D3D" w:rsidRPr="002646CB">
        <w:rPr>
          <w:rPrChange w:id="7432" w:author="ETRI-김종원" w:date="2019-12-10T10:44:00Z">
            <w:rPr/>
          </w:rPrChange>
        </w:rPr>
        <w:t xml:space="preserve"> </w:t>
      </w:r>
      <w:r w:rsidR="00BF4D3D" w:rsidRPr="002646CB">
        <w:rPr>
          <w:rPrChange w:id="7433" w:author="ETRI-김종원" w:date="2019-12-10T10:44:00Z">
            <w:rPr/>
          </w:rPrChange>
        </w:rPr>
        <w:t>내에</w:t>
      </w:r>
      <w:r w:rsidR="00BF4D3D" w:rsidRPr="002646CB">
        <w:rPr>
          <w:rPrChange w:id="7434" w:author="ETRI-김종원" w:date="2019-12-10T10:44:00Z">
            <w:rPr/>
          </w:rPrChange>
        </w:rPr>
        <w:t xml:space="preserve"> </w:t>
      </w:r>
      <w:r w:rsidR="00BF4D3D" w:rsidRPr="002646CB">
        <w:rPr>
          <w:rPrChange w:id="7435" w:author="ETRI-김종원" w:date="2019-12-10T10:44:00Z">
            <w:rPr/>
          </w:rPrChange>
        </w:rPr>
        <w:t>있어야</w:t>
      </w:r>
      <w:r w:rsidR="003029D7" w:rsidRPr="002646CB">
        <w:rPr>
          <w:rFonts w:hint="eastAsia"/>
          <w:rPrChange w:id="7436" w:author="ETRI-김종원" w:date="2019-12-10T10:44:00Z">
            <w:rPr>
              <w:rFonts w:hint="eastAsia"/>
            </w:rPr>
          </w:rPrChange>
        </w:rPr>
        <w:t xml:space="preserve"> </w:t>
      </w:r>
      <w:r w:rsidR="005F5AED" w:rsidRPr="002646CB">
        <w:rPr>
          <w:rFonts w:hint="eastAsia"/>
          <w:rPrChange w:id="7437" w:author="ETRI-김종원" w:date="2019-12-10T10:44:00Z">
            <w:rPr>
              <w:rFonts w:hint="eastAsia"/>
            </w:rPr>
          </w:rPrChange>
        </w:rPr>
        <w:t>한다</w:t>
      </w:r>
      <w:r w:rsidR="005F5AED" w:rsidRPr="002646CB">
        <w:rPr>
          <w:rFonts w:hint="eastAsia"/>
          <w:rPrChange w:id="7438" w:author="ETRI-김종원" w:date="2019-12-10T10:44:00Z">
            <w:rPr>
              <w:rFonts w:hint="eastAsia"/>
            </w:rPr>
          </w:rPrChange>
        </w:rPr>
        <w:t>.</w:t>
      </w:r>
    </w:p>
    <w:p w14:paraId="76A967CA" w14:textId="1A01B16B" w:rsidR="00BF4D3D" w:rsidRPr="002646CB" w:rsidRDefault="00BF4D3D" w:rsidP="00BF4D3D">
      <w:pPr>
        <w:rPr>
          <w:ins w:id="7439" w:author="박 진상" w:date="2019-10-08T05:45:00Z"/>
          <w:rPrChange w:id="7440" w:author="ETRI-김종원" w:date="2019-12-10T10:44:00Z">
            <w:rPr>
              <w:ins w:id="7441" w:author="박 진상" w:date="2019-10-08T05:45:00Z"/>
            </w:rPr>
          </w:rPrChange>
        </w:rPr>
      </w:pPr>
    </w:p>
    <w:p w14:paraId="634D09D4" w14:textId="2824459D" w:rsidR="0039799F" w:rsidRPr="002646CB" w:rsidRDefault="0039799F" w:rsidP="0039799F">
      <w:pPr>
        <w:pStyle w:val="24"/>
        <w:rPr>
          <w:ins w:id="7442" w:author="박 진상" w:date="2019-10-08T05:45:00Z"/>
          <w:rPrChange w:id="7443" w:author="ETRI-김종원" w:date="2019-12-10T10:44:00Z">
            <w:rPr>
              <w:ins w:id="7444" w:author="박 진상" w:date="2019-10-08T05:45:00Z"/>
            </w:rPr>
          </w:rPrChange>
        </w:rPr>
      </w:pPr>
      <w:bookmarkStart w:id="7445" w:name="_Toc26867574"/>
      <w:ins w:id="7446" w:author="박 진상" w:date="2019-10-08T05:45:00Z">
        <w:r w:rsidRPr="002646CB">
          <w:rPr>
            <w:rFonts w:hint="eastAsia"/>
            <w:lang w:eastAsia="ko-KR"/>
            <w:rPrChange w:id="7447" w:author="ETRI-김종원" w:date="2019-12-10T10:44:00Z">
              <w:rPr>
                <w:rFonts w:hint="eastAsia"/>
                <w:lang w:eastAsia="ko-KR"/>
              </w:rPr>
            </w:rPrChange>
          </w:rPr>
          <w:t>시스템</w:t>
        </w:r>
        <w:r w:rsidRPr="002646CB">
          <w:rPr>
            <w:rFonts w:hint="eastAsia"/>
            <w:lang w:eastAsia="ko-KR"/>
            <w:rPrChange w:id="7448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7449" w:author="ETRI-김종원" w:date="2019-12-10T10:44:00Z">
              <w:rPr>
                <w:rFonts w:hint="eastAsia"/>
                <w:lang w:eastAsia="ko-KR"/>
              </w:rPr>
            </w:rPrChange>
          </w:rPr>
          <w:t>구성</w:t>
        </w:r>
        <w:bookmarkEnd w:id="7445"/>
      </w:ins>
    </w:p>
    <w:p w14:paraId="1D7F03BD" w14:textId="77777777" w:rsidR="0039799F" w:rsidRPr="002646CB" w:rsidRDefault="0039799F" w:rsidP="0039799F">
      <w:pPr>
        <w:widowControl/>
        <w:wordWrap/>
        <w:autoSpaceDE/>
        <w:autoSpaceDN/>
        <w:snapToGrid w:val="0"/>
        <w:rPr>
          <w:ins w:id="7450" w:author="박 진상" w:date="2019-10-08T05:45:00Z"/>
          <w:rFonts w:ascii="바탕" w:hAnsi="바탕" w:cs="굴림"/>
          <w:lang w:val="en-US"/>
          <w:rPrChange w:id="7451" w:author="ETRI-김종원" w:date="2019-12-10T10:44:00Z">
            <w:rPr>
              <w:ins w:id="7452" w:author="박 진상" w:date="2019-10-08T05:45:00Z"/>
              <w:rFonts w:ascii="바탕" w:hAnsi="바탕" w:cs="굴림"/>
              <w:lang w:val="en-US"/>
            </w:rPr>
          </w:rPrChange>
        </w:rPr>
      </w:pPr>
    </w:p>
    <w:p w14:paraId="4C298175" w14:textId="41B1C66C" w:rsidR="0039799F" w:rsidRPr="002646CB" w:rsidRDefault="0039799F" w:rsidP="0039799F">
      <w:pPr>
        <w:rPr>
          <w:ins w:id="7453" w:author="박 진상" w:date="2019-10-08T05:46:00Z"/>
          <w:rFonts w:ascii="바탕" w:hAnsi="바탕"/>
          <w:noProof w:val="0"/>
          <w:lang w:bidi="ko-KR"/>
          <w:rPrChange w:id="7454" w:author="ETRI-김종원" w:date="2019-12-10T10:44:00Z">
            <w:rPr>
              <w:ins w:id="7455" w:author="박 진상" w:date="2019-10-08T05:46:00Z"/>
              <w:noProof w:val="0"/>
              <w:color w:val="000000" w:themeColor="text1"/>
              <w:lang w:bidi="ko-KR"/>
            </w:rPr>
          </w:rPrChange>
        </w:rPr>
      </w:pPr>
      <w:ins w:id="7456" w:author="박 진상" w:date="2019-10-08T05:46:00Z">
        <w:r w:rsidRPr="002646CB">
          <w:rPr>
            <w:rFonts w:ascii="바탕" w:hAnsi="바탕" w:hint="eastAsia"/>
            <w:lang w:bidi="ko-KR"/>
            <w:rPrChange w:id="745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날씨의</w:t>
        </w:r>
        <w:r w:rsidRPr="002646CB">
          <w:rPr>
            <w:rFonts w:ascii="바탕" w:hAnsi="바탕"/>
            <w:lang w:bidi="ko-KR"/>
            <w:rPrChange w:id="745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5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변화에</w:t>
        </w:r>
        <w:r w:rsidRPr="002646CB">
          <w:rPr>
            <w:rFonts w:ascii="바탕" w:hAnsi="바탕"/>
            <w:lang w:bidi="ko-KR"/>
            <w:rPrChange w:id="746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6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따라</w:t>
        </w:r>
        <w:r w:rsidRPr="002646CB">
          <w:rPr>
            <w:rFonts w:ascii="바탕" w:hAnsi="바탕"/>
            <w:lang w:bidi="ko-KR"/>
            <w:rPrChange w:id="746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6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발전량이</w:t>
        </w:r>
        <w:r w:rsidRPr="002646CB">
          <w:rPr>
            <w:rFonts w:ascii="바탕" w:hAnsi="바탕"/>
            <w:lang w:bidi="ko-KR"/>
            <w:rPrChange w:id="746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6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크게</w:t>
        </w:r>
        <w:r w:rsidRPr="002646CB">
          <w:rPr>
            <w:rFonts w:ascii="바탕" w:hAnsi="바탕"/>
            <w:lang w:bidi="ko-KR"/>
            <w:rPrChange w:id="746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6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달라짐으로써</w:t>
        </w:r>
        <w:r w:rsidRPr="002646CB">
          <w:rPr>
            <w:rFonts w:ascii="바탕" w:hAnsi="바탕"/>
            <w:lang w:bidi="ko-KR"/>
            <w:rPrChange w:id="746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6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</w:t>
        </w:r>
        <w:r w:rsidRPr="002646CB">
          <w:rPr>
            <w:rFonts w:ascii="바탕" w:hAnsi="바탕"/>
            <w:lang w:bidi="ko-KR"/>
            <w:rPrChange w:id="747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7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계통으로의</w:t>
        </w:r>
        <w:r w:rsidRPr="002646CB">
          <w:rPr>
            <w:rFonts w:ascii="바탕" w:hAnsi="바탕"/>
            <w:lang w:bidi="ko-KR"/>
            <w:rPrChange w:id="747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473" w:author="ETRI-김종원" w:date="2019-12-02T17:28:00Z">
        <w:r w:rsidR="00647810" w:rsidRPr="002646CB">
          <w:rPr>
            <w:rFonts w:ascii="바탕" w:hAnsi="바탕" w:hint="eastAsia"/>
            <w:lang w:bidi="ko-KR"/>
            <w:rPrChange w:id="7474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발전</w:t>
        </w:r>
      </w:ins>
      <w:ins w:id="7475" w:author="박 진상" w:date="2019-10-08T05:46:00Z">
        <w:del w:id="7476" w:author="ETRI-김종원" w:date="2019-12-02T17:28:00Z">
          <w:r w:rsidRPr="002646CB" w:rsidDel="00647810">
            <w:rPr>
              <w:rFonts w:ascii="바탕" w:hAnsi="바탕" w:hint="eastAsia"/>
              <w:lang w:bidi="ko-KR"/>
              <w:rPrChange w:id="747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출력</w:delText>
          </w:r>
        </w:del>
        <w:r w:rsidRPr="002646CB">
          <w:rPr>
            <w:rFonts w:ascii="바탕" w:hAnsi="바탕"/>
            <w:lang w:bidi="ko-KR"/>
            <w:rPrChange w:id="747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479" w:author="박 진상" w:date="2019-10-28T18:24:00Z">
        <w:r w:rsidR="00DC4888" w:rsidRPr="002646CB">
          <w:rPr>
            <w:rFonts w:ascii="바탕" w:hAnsi="바탕" w:hint="eastAsia"/>
            <w:lang w:bidi="ko-KR"/>
            <w:rPrChange w:id="7480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변동</w:t>
        </w:r>
      </w:ins>
      <w:ins w:id="7481" w:author="박 진상" w:date="2019-10-08T05:46:00Z">
        <w:r w:rsidRPr="002646CB">
          <w:rPr>
            <w:rFonts w:ascii="바탕" w:hAnsi="바탕" w:hint="eastAsia"/>
            <w:lang w:bidi="ko-KR"/>
            <w:rPrChange w:id="748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이</w:t>
        </w:r>
        <w:r w:rsidRPr="002646CB">
          <w:rPr>
            <w:rFonts w:ascii="바탕" w:hAnsi="바탕"/>
            <w:lang w:bidi="ko-KR"/>
            <w:rPrChange w:id="748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8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크게</w:t>
        </w:r>
        <w:r w:rsidRPr="002646CB">
          <w:rPr>
            <w:rFonts w:ascii="바탕" w:hAnsi="바탕"/>
            <w:lang w:bidi="ko-KR"/>
            <w:rPrChange w:id="748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8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나타나는</w:t>
        </w:r>
        <w:r w:rsidRPr="002646CB">
          <w:rPr>
            <w:rFonts w:ascii="바탕" w:hAnsi="바탕"/>
            <w:lang w:bidi="ko-KR"/>
            <w:rPrChange w:id="748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8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태양광발전시스템의</w:t>
        </w:r>
        <w:r w:rsidRPr="002646CB">
          <w:rPr>
            <w:rFonts w:ascii="바탕" w:hAnsi="바탕"/>
            <w:lang w:bidi="ko-KR"/>
            <w:rPrChange w:id="748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9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그리드</w:t>
        </w:r>
        <w:r w:rsidRPr="002646CB">
          <w:rPr>
            <w:rFonts w:ascii="바탕" w:hAnsi="바탕"/>
            <w:lang w:bidi="ko-KR"/>
            <w:rPrChange w:id="749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49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</w:t>
        </w:r>
        <w:r w:rsidRPr="002646CB">
          <w:rPr>
            <w:rFonts w:ascii="바탕" w:hAnsi="바탕"/>
            <w:lang w:bidi="ko-KR"/>
            <w:rPrChange w:id="749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494" w:author="박 진상" w:date="2019-10-28T18:24:00Z">
        <w:r w:rsidR="00DC4888" w:rsidRPr="002646CB">
          <w:rPr>
            <w:rFonts w:ascii="바탕" w:hAnsi="바탕" w:hint="eastAsia"/>
            <w:lang w:bidi="ko-KR"/>
            <w:rPrChange w:id="7495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신뢰</w:t>
        </w:r>
      </w:ins>
      <w:ins w:id="7496" w:author="ETRI-김종원" w:date="2019-12-02T17:15:00Z">
        <w:r w:rsidR="00D520F7" w:rsidRPr="002646CB">
          <w:rPr>
            <w:rFonts w:ascii="바탕" w:hAnsi="바탕" w:hint="eastAsia"/>
            <w:lang w:bidi="ko-KR"/>
            <w:rPrChange w:id="7497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 xml:space="preserve">지표 </w:t>
        </w:r>
      </w:ins>
      <w:ins w:id="7498" w:author="박 진상" w:date="2019-10-08T05:46:00Z">
        <w:r w:rsidRPr="002646CB">
          <w:rPr>
            <w:rFonts w:ascii="바탕" w:hAnsi="바탕" w:hint="eastAsia"/>
            <w:lang w:bidi="ko-KR"/>
            <w:rPrChange w:id="749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향상을</w:t>
        </w:r>
        <w:r w:rsidRPr="002646CB">
          <w:rPr>
            <w:rFonts w:ascii="바탕" w:hAnsi="바탕"/>
            <w:lang w:bidi="ko-KR"/>
            <w:rPrChange w:id="750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0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위해서는</w:t>
        </w:r>
        <w:r w:rsidRPr="002646CB">
          <w:rPr>
            <w:rFonts w:ascii="바탕" w:hAnsi="바탕"/>
            <w:lang w:bidi="ko-KR"/>
            <w:rPrChange w:id="750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0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다음의</w:t>
        </w:r>
        <w:r w:rsidRPr="002646CB">
          <w:rPr>
            <w:rFonts w:ascii="바탕" w:hAnsi="바탕"/>
            <w:lang w:bidi="ko-KR"/>
            <w:rPrChange w:id="750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0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두</w:t>
        </w:r>
        <w:r w:rsidRPr="002646CB">
          <w:rPr>
            <w:rFonts w:ascii="바탕" w:hAnsi="바탕"/>
            <w:lang w:bidi="ko-KR"/>
            <w:rPrChange w:id="750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0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가지</w:t>
        </w:r>
        <w:r w:rsidRPr="002646CB">
          <w:rPr>
            <w:rFonts w:ascii="바탕" w:hAnsi="바탕"/>
            <w:lang w:bidi="ko-KR"/>
            <w:rPrChange w:id="750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0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사항을</w:t>
        </w:r>
        <w:r w:rsidRPr="002646CB">
          <w:rPr>
            <w:rFonts w:ascii="바탕" w:hAnsi="바탕"/>
            <w:lang w:bidi="ko-KR"/>
            <w:rPrChange w:id="751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1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고려하여</w:t>
        </w:r>
        <w:r w:rsidRPr="002646CB">
          <w:rPr>
            <w:rFonts w:ascii="바탕" w:hAnsi="바탕"/>
            <w:lang w:bidi="ko-KR"/>
            <w:rPrChange w:id="751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1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구성할</w:t>
        </w:r>
        <w:r w:rsidRPr="002646CB">
          <w:rPr>
            <w:rFonts w:ascii="바탕" w:hAnsi="바탕"/>
            <w:lang w:bidi="ko-KR"/>
            <w:rPrChange w:id="751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1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수</w:t>
        </w:r>
        <w:r w:rsidRPr="002646CB">
          <w:rPr>
            <w:rFonts w:ascii="바탕" w:hAnsi="바탕"/>
            <w:lang w:bidi="ko-KR"/>
            <w:rPrChange w:id="751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있다</w:t>
        </w:r>
        <w:r w:rsidRPr="002646CB">
          <w:rPr>
            <w:rFonts w:ascii="바탕" w:hAnsi="바탕"/>
            <w:lang w:bidi="ko-KR"/>
            <w:rPrChange w:id="7518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6F585645" w14:textId="77777777" w:rsidR="0039799F" w:rsidRPr="002646CB" w:rsidRDefault="0039799F" w:rsidP="0039799F">
      <w:pPr>
        <w:rPr>
          <w:ins w:id="7519" w:author="박 진상" w:date="2019-10-08T05:46:00Z"/>
          <w:rFonts w:ascii="바탕" w:hAnsi="바탕"/>
          <w:lang w:bidi="ko-KR"/>
          <w:rPrChange w:id="7520" w:author="ETRI-김종원" w:date="2019-12-10T10:44:00Z">
            <w:rPr>
              <w:ins w:id="7521" w:author="박 진상" w:date="2019-10-08T05:46:00Z"/>
              <w:color w:val="000000" w:themeColor="text1"/>
              <w:lang w:bidi="ko-KR"/>
            </w:rPr>
          </w:rPrChange>
        </w:rPr>
      </w:pPr>
    </w:p>
    <w:p w14:paraId="2AF27D12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7522" w:author="박 진상" w:date="2019-10-08T05:46:00Z"/>
          <w:rFonts w:ascii="바탕" w:hAnsi="바탕"/>
          <w:lang w:bidi="ko-KR"/>
          <w:rPrChange w:id="7523" w:author="ETRI-김종원" w:date="2019-12-10T10:44:00Z">
            <w:rPr>
              <w:ins w:id="7524" w:author="박 진상" w:date="2019-10-08T05:46:00Z"/>
              <w:rFonts w:eastAsiaTheme="minorEastAsia"/>
              <w:color w:val="000000" w:themeColor="text1"/>
              <w:lang w:val="de-DE" w:bidi="ko-KR"/>
            </w:rPr>
          </w:rPrChange>
        </w:rPr>
      </w:pPr>
      <w:ins w:id="7525" w:author="박 진상" w:date="2019-10-08T05:46:00Z">
        <w:r w:rsidRPr="002646CB">
          <w:rPr>
            <w:rFonts w:ascii="바탕" w:hAnsi="바탕" w:hint="eastAsia"/>
            <w:lang w:bidi="ko-KR"/>
            <w:rPrChange w:id="752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정확도가</w:t>
        </w:r>
        <w:r w:rsidRPr="002646CB">
          <w:rPr>
            <w:rFonts w:ascii="바탕" w:hAnsi="바탕"/>
            <w:lang w:bidi="ko-KR"/>
            <w:rPrChange w:id="752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2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높은</w:t>
        </w:r>
        <w:r w:rsidRPr="002646CB">
          <w:rPr>
            <w:rFonts w:ascii="바탕" w:hAnsi="바탕"/>
            <w:lang w:bidi="ko-KR"/>
            <w:rPrChange w:id="752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3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753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3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예측</w:t>
        </w:r>
      </w:ins>
    </w:p>
    <w:p w14:paraId="33B4D383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7533" w:author="박 진상" w:date="2019-10-08T05:46:00Z"/>
          <w:rFonts w:ascii="바탕" w:hAnsi="바탕"/>
          <w:lang w:bidi="ko-KR"/>
          <w:rPrChange w:id="7534" w:author="ETRI-김종원" w:date="2019-12-10T10:44:00Z">
            <w:rPr>
              <w:ins w:id="7535" w:author="박 진상" w:date="2019-10-08T05:46:00Z"/>
              <w:rFonts w:eastAsiaTheme="minorEastAsia"/>
              <w:color w:val="000000" w:themeColor="text1"/>
              <w:lang w:val="de-DE"/>
            </w:rPr>
          </w:rPrChange>
        </w:rPr>
      </w:pPr>
      <w:ins w:id="7536" w:author="박 진상" w:date="2019-10-08T05:46:00Z">
        <w:r w:rsidRPr="002646CB">
          <w:rPr>
            <w:rFonts w:ascii="바탕" w:hAnsi="바탕" w:hint="eastAsia"/>
            <w:lang w:bidi="ko-KR"/>
            <w:rPrChange w:id="753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에너지저장장치를</w:t>
        </w:r>
        <w:r w:rsidRPr="002646CB">
          <w:rPr>
            <w:rFonts w:ascii="바탕" w:hAnsi="바탕"/>
            <w:lang w:bidi="ko-KR"/>
            <w:rPrChange w:id="753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3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활용한</w:t>
        </w:r>
        <w:r w:rsidRPr="002646CB">
          <w:rPr>
            <w:rFonts w:ascii="바탕" w:hAnsi="바탕"/>
            <w:lang w:bidi="ko-KR"/>
            <w:rPrChange w:id="754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4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7542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43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예측</w:t>
        </w:r>
        <w:r w:rsidRPr="002646CB">
          <w:rPr>
            <w:rFonts w:ascii="바탕" w:hAnsi="바탕"/>
            <w:lang w:bidi="ko-KR"/>
            <w:rPrChange w:id="7544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4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오차</w:t>
        </w:r>
        <w:r w:rsidRPr="002646CB">
          <w:rPr>
            <w:rFonts w:ascii="바탕" w:hAnsi="바탕"/>
            <w:lang w:bidi="ko-KR"/>
            <w:rPrChange w:id="754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4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보정</w:t>
        </w:r>
        <w:r w:rsidRPr="002646CB">
          <w:rPr>
            <w:rFonts w:ascii="바탕" w:hAnsi="바탕"/>
            <w:lang w:bidi="ko-KR"/>
            <w:rPrChange w:id="754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4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제어</w:t>
        </w:r>
      </w:ins>
    </w:p>
    <w:p w14:paraId="3B23165E" w14:textId="77777777" w:rsidR="0039799F" w:rsidRPr="002646CB" w:rsidRDefault="0039799F" w:rsidP="0039799F">
      <w:pPr>
        <w:rPr>
          <w:ins w:id="7550" w:author="박 진상" w:date="2019-10-08T05:46:00Z"/>
          <w:rFonts w:ascii="바탕" w:hAnsi="바탕"/>
          <w:lang w:bidi="ko-KR"/>
          <w:rPrChange w:id="7551" w:author="ETRI-김종원" w:date="2019-12-10T10:44:00Z">
            <w:rPr>
              <w:ins w:id="7552" w:author="박 진상" w:date="2019-10-08T05:46:00Z"/>
              <w:color w:val="000000" w:themeColor="text1"/>
              <w:lang w:bidi="ko-KR"/>
            </w:rPr>
          </w:rPrChange>
        </w:rPr>
      </w:pPr>
    </w:p>
    <w:p w14:paraId="75D252B1" w14:textId="06C35129" w:rsidR="0039799F" w:rsidRPr="002646CB" w:rsidRDefault="0039799F" w:rsidP="0039799F">
      <w:pPr>
        <w:rPr>
          <w:ins w:id="7553" w:author="박 진상" w:date="2019-10-08T05:45:00Z"/>
          <w:rFonts w:ascii="바탕" w:hAnsi="바탕"/>
          <w:lang w:bidi="ko-KR"/>
          <w:rPrChange w:id="7554" w:author="ETRI-김종원" w:date="2019-12-10T10:44:00Z">
            <w:rPr>
              <w:ins w:id="7555" w:author="박 진상" w:date="2019-10-08T05:45:00Z"/>
            </w:rPr>
          </w:rPrChange>
        </w:rPr>
      </w:pPr>
      <w:ins w:id="7556" w:author="박 진상" w:date="2019-10-08T05:46:00Z">
        <w:r w:rsidRPr="002646CB">
          <w:rPr>
            <w:rFonts w:ascii="바탕" w:hAnsi="바탕" w:hint="eastAsia"/>
            <w:lang w:bidi="ko-KR"/>
            <w:rPrChange w:id="755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본</w:t>
        </w:r>
        <w:r w:rsidRPr="002646CB">
          <w:rPr>
            <w:rFonts w:ascii="바탕" w:hAnsi="바탕"/>
            <w:lang w:bidi="ko-KR"/>
            <w:rPrChange w:id="755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5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표준에서는</w:t>
        </w:r>
        <w:r w:rsidRPr="002646CB">
          <w:rPr>
            <w:rFonts w:ascii="바탕" w:hAnsi="바탕"/>
            <w:lang w:bidi="ko-KR"/>
            <w:rPrChange w:id="756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6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두</w:t>
        </w:r>
        <w:r w:rsidRPr="002646CB">
          <w:rPr>
            <w:rFonts w:ascii="바탕" w:hAnsi="바탕"/>
            <w:lang w:bidi="ko-KR"/>
            <w:rPrChange w:id="756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6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가지</w:t>
        </w:r>
        <w:r w:rsidRPr="002646CB">
          <w:rPr>
            <w:rFonts w:ascii="바탕" w:hAnsi="바탕"/>
            <w:lang w:bidi="ko-KR"/>
            <w:rPrChange w:id="756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6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구성의</w:t>
        </w:r>
        <w:r w:rsidRPr="002646CB">
          <w:rPr>
            <w:rFonts w:ascii="바탕" w:hAnsi="바탕"/>
            <w:lang w:bidi="ko-KR"/>
            <w:rPrChange w:id="756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6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고려사항</w:t>
        </w:r>
        <w:r w:rsidRPr="002646CB">
          <w:rPr>
            <w:rFonts w:ascii="바탕" w:hAnsi="바탕"/>
            <w:lang w:bidi="ko-KR"/>
            <w:rPrChange w:id="756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6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중</w:t>
        </w:r>
        <w:r w:rsidRPr="002646CB">
          <w:rPr>
            <w:rFonts w:ascii="바탕" w:hAnsi="바탕"/>
            <w:lang w:bidi="ko-KR"/>
            <w:rPrChange w:id="757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“</w:t>
        </w:r>
        <w:r w:rsidRPr="002646CB">
          <w:rPr>
            <w:rFonts w:ascii="바탕" w:hAnsi="바탕" w:hint="eastAsia"/>
            <w:lang w:bidi="ko-KR"/>
            <w:rPrChange w:id="757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에너지저장장치를</w:t>
        </w:r>
        <w:r w:rsidRPr="002646CB">
          <w:rPr>
            <w:rFonts w:ascii="바탕" w:hAnsi="바탕"/>
            <w:lang w:bidi="ko-KR"/>
            <w:rPrChange w:id="757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7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활용한</w:t>
        </w:r>
        <w:r w:rsidRPr="002646CB">
          <w:rPr>
            <w:rFonts w:ascii="바탕" w:hAnsi="바탕"/>
            <w:lang w:bidi="ko-KR"/>
            <w:rPrChange w:id="757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7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757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7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예측</w:t>
        </w:r>
        <w:r w:rsidRPr="002646CB">
          <w:rPr>
            <w:rFonts w:ascii="바탕" w:hAnsi="바탕"/>
            <w:lang w:bidi="ko-KR"/>
            <w:rPrChange w:id="757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7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오차</w:t>
        </w:r>
        <w:r w:rsidRPr="002646CB">
          <w:rPr>
            <w:rFonts w:ascii="바탕" w:hAnsi="바탕"/>
            <w:lang w:bidi="ko-KR"/>
            <w:rPrChange w:id="758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8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보정</w:t>
        </w:r>
        <w:r w:rsidRPr="002646CB">
          <w:rPr>
            <w:rFonts w:ascii="바탕" w:hAnsi="바탕"/>
            <w:lang w:bidi="ko-KR"/>
            <w:rPrChange w:id="758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8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제어</w:t>
        </w:r>
        <w:r w:rsidRPr="002646CB">
          <w:rPr>
            <w:rFonts w:ascii="바탕" w:hAnsi="바탕"/>
            <w:lang w:bidi="ko-KR"/>
            <w:rPrChange w:id="758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” </w:t>
        </w:r>
        <w:r w:rsidRPr="002646CB">
          <w:rPr>
            <w:rFonts w:ascii="바탕" w:hAnsi="바탕" w:hint="eastAsia"/>
            <w:lang w:bidi="ko-KR"/>
            <w:rPrChange w:id="758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기능을</w:t>
        </w:r>
        <w:r w:rsidRPr="002646CB">
          <w:rPr>
            <w:rFonts w:ascii="바탕" w:hAnsi="바탕"/>
            <w:lang w:bidi="ko-KR"/>
            <w:rPrChange w:id="758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8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구비한</w:t>
        </w:r>
        <w:r w:rsidRPr="002646CB">
          <w:rPr>
            <w:rFonts w:ascii="바탕" w:hAnsi="바탕"/>
            <w:lang w:bidi="ko-KR"/>
            <w:rPrChange w:id="758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8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태양광발전에</w:t>
        </w:r>
        <w:r w:rsidRPr="002646CB">
          <w:rPr>
            <w:rFonts w:ascii="바탕" w:hAnsi="바탕"/>
            <w:lang w:bidi="ko-KR"/>
            <w:rPrChange w:id="759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9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대하여</w:t>
        </w:r>
        <w:r w:rsidRPr="002646CB">
          <w:rPr>
            <w:rFonts w:ascii="바탕" w:hAnsi="바탕"/>
            <w:lang w:bidi="ko-KR"/>
            <w:rPrChange w:id="759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5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다룬다</w:t>
        </w:r>
      </w:ins>
      <w:ins w:id="7594" w:author="박 진상" w:date="2019-10-28T18:11:00Z">
        <w:r w:rsidR="00582991" w:rsidRPr="002646CB">
          <w:rPr>
            <w:rFonts w:ascii="바탕" w:hAnsi="바탕" w:hint="eastAsia"/>
            <w:lang w:bidi="ko-KR"/>
            <w:rPrChange w:id="7595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.</w:t>
        </w:r>
      </w:ins>
    </w:p>
    <w:p w14:paraId="700E2B15" w14:textId="77777777" w:rsidR="009102DC" w:rsidRPr="002646CB" w:rsidRDefault="009102DC" w:rsidP="0039799F">
      <w:pPr>
        <w:rPr>
          <w:ins w:id="7596" w:author="박 진상" w:date="2019-10-28T18:32:00Z"/>
          <w:rFonts w:ascii="바탕" w:hAnsi="바탕"/>
          <w:lang w:bidi="ko-KR"/>
          <w:rPrChange w:id="7597" w:author="ETRI-김종원" w:date="2019-12-10T10:44:00Z">
            <w:rPr>
              <w:ins w:id="7598" w:author="박 진상" w:date="2019-10-28T18:32:00Z"/>
              <w:rFonts w:ascii="바탕" w:hAnsi="바탕"/>
              <w:color w:val="000000" w:themeColor="text1"/>
              <w:lang w:bidi="ko-KR"/>
            </w:rPr>
          </w:rPrChange>
        </w:rPr>
      </w:pPr>
    </w:p>
    <w:p w14:paraId="01488F73" w14:textId="6E83581F" w:rsidR="0039799F" w:rsidRPr="002646CB" w:rsidRDefault="0039799F" w:rsidP="0039799F">
      <w:pPr>
        <w:rPr>
          <w:ins w:id="7599" w:author="박 진상" w:date="2019-10-08T05:47:00Z"/>
          <w:rFonts w:ascii="바탕" w:hAnsi="바탕"/>
          <w:lang w:bidi="ko-KR"/>
          <w:rPrChange w:id="7600" w:author="ETRI-김종원" w:date="2019-12-10T10:44:00Z">
            <w:rPr>
              <w:ins w:id="7601" w:author="박 진상" w:date="2019-10-08T05:47:00Z"/>
              <w:noProof w:val="0"/>
              <w:color w:val="000000" w:themeColor="text1"/>
              <w:lang w:bidi="ko-KR"/>
            </w:rPr>
          </w:rPrChange>
        </w:rPr>
      </w:pPr>
      <w:ins w:id="7602" w:author="박 진상" w:date="2019-10-08T05:47:00Z">
        <w:r w:rsidRPr="002646CB">
          <w:rPr>
            <w:rFonts w:ascii="바탕" w:hAnsi="바탕" w:hint="eastAsia"/>
            <w:lang w:bidi="ko-KR"/>
            <w:rPrChange w:id="760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에너지저장장치를</w:t>
        </w:r>
        <w:r w:rsidRPr="002646CB">
          <w:rPr>
            <w:rFonts w:ascii="바탕" w:hAnsi="바탕"/>
            <w:lang w:bidi="ko-KR"/>
            <w:rPrChange w:id="760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0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활용하여</w:t>
        </w:r>
        <w:r w:rsidRPr="002646CB">
          <w:rPr>
            <w:rFonts w:ascii="바탕" w:hAnsi="바탕"/>
            <w:lang w:bidi="ko-KR"/>
            <w:rPrChange w:id="760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0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760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0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예측</w:t>
        </w:r>
        <w:r w:rsidRPr="002646CB">
          <w:rPr>
            <w:rFonts w:ascii="바탕" w:hAnsi="바탕"/>
            <w:lang w:bidi="ko-KR"/>
            <w:rPrChange w:id="761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1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오차를</w:t>
        </w:r>
        <w:r w:rsidRPr="002646CB">
          <w:rPr>
            <w:rFonts w:ascii="바탕" w:hAnsi="바탕"/>
            <w:lang w:bidi="ko-KR"/>
            <w:rPrChange w:id="761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1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보정하는</w:t>
        </w:r>
        <w:r w:rsidRPr="002646CB">
          <w:rPr>
            <w:rFonts w:ascii="바탕" w:hAnsi="바탕"/>
            <w:lang w:bidi="ko-KR"/>
            <w:rPrChange w:id="761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1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제어</w:t>
        </w:r>
        <w:r w:rsidRPr="002646CB">
          <w:rPr>
            <w:rFonts w:ascii="바탕" w:hAnsi="바탕"/>
            <w:lang w:bidi="ko-KR"/>
            <w:rPrChange w:id="761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기능을</w:t>
        </w:r>
        <w:r w:rsidRPr="002646CB">
          <w:rPr>
            <w:rFonts w:ascii="바탕" w:hAnsi="바탕"/>
            <w:lang w:bidi="ko-KR"/>
            <w:rPrChange w:id="76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1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구비한</w:t>
        </w:r>
        <w:r w:rsidRPr="002646CB">
          <w:rPr>
            <w:rFonts w:ascii="바탕" w:hAnsi="바탕"/>
            <w:lang w:bidi="ko-KR"/>
            <w:rPrChange w:id="762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621" w:author="ETRI-김종원" w:date="2019-12-02T17:03:00Z">
        <w:r w:rsidR="00F2169F" w:rsidRPr="002646CB">
          <w:rPr>
            <w:rFonts w:hint="eastAsia"/>
            <w:rPrChange w:id="7622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Fonts w:hint="eastAsia"/>
            <w:rPrChange w:id="7623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7624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Fonts w:hint="eastAsia"/>
            <w:rPrChange w:id="7625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7626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7627" w:author="박 진상" w:date="2019-10-08T05:47:00Z">
        <w:del w:id="7628" w:author="ETRI-김종원" w:date="2019-12-02T17:03:00Z">
          <w:r w:rsidRPr="002646CB" w:rsidDel="00F2169F">
            <w:rPr>
              <w:rFonts w:ascii="바탕" w:hAnsi="바탕" w:hint="eastAsia"/>
              <w:lang w:bidi="ko-KR"/>
              <w:rPrChange w:id="762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Pr="002646CB" w:rsidDel="00F2169F">
            <w:rPr>
              <w:rFonts w:ascii="바탕" w:hAnsi="바탕"/>
              <w:lang w:bidi="ko-KR"/>
              <w:rPrChange w:id="763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Pr="002646CB" w:rsidDel="00F2169F">
            <w:rPr>
              <w:rFonts w:ascii="바탕" w:hAnsi="바탕" w:hint="eastAsia"/>
              <w:lang w:bidi="ko-KR"/>
              <w:rPrChange w:id="763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Pr="002646CB" w:rsidDel="00F2169F">
            <w:rPr>
              <w:rFonts w:ascii="바탕" w:hAnsi="바탕"/>
              <w:lang w:bidi="ko-KR"/>
              <w:rPrChange w:id="763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F2169F">
            <w:rPr>
              <w:rFonts w:ascii="바탕" w:hAnsi="바탕" w:hint="eastAsia"/>
              <w:lang w:bidi="ko-KR"/>
              <w:rPrChange w:id="763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연계형</w:delText>
          </w:r>
          <w:r w:rsidRPr="002646CB" w:rsidDel="00F2169F">
            <w:rPr>
              <w:rFonts w:ascii="바탕" w:hAnsi="바탕"/>
              <w:lang w:bidi="ko-KR"/>
              <w:rPrChange w:id="7634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F2169F">
            <w:rPr>
              <w:rFonts w:ascii="바탕" w:hAnsi="바탕" w:hint="eastAsia"/>
              <w:lang w:bidi="ko-KR"/>
              <w:rPrChange w:id="763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발전시스템</w:delText>
          </w:r>
        </w:del>
        <w:r w:rsidRPr="002646CB">
          <w:rPr>
            <w:rFonts w:ascii="바탕" w:hAnsi="바탕" w:hint="eastAsia"/>
            <w:lang w:bidi="ko-KR"/>
            <w:rPrChange w:id="763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의</w:t>
        </w:r>
        <w:r w:rsidRPr="002646CB">
          <w:rPr>
            <w:rFonts w:ascii="바탕" w:hAnsi="바탕"/>
            <w:lang w:bidi="ko-KR"/>
            <w:rPrChange w:id="763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3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구조는</w:t>
        </w:r>
        <w:r w:rsidRPr="002646CB">
          <w:rPr>
            <w:rFonts w:ascii="바탕" w:hAnsi="바탕"/>
            <w:lang w:bidi="ko-KR"/>
            <w:rPrChange w:id="763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4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전력계통</w:t>
        </w:r>
        <w:r w:rsidRPr="002646CB">
          <w:rPr>
            <w:rFonts w:ascii="바탕" w:hAnsi="바탕"/>
            <w:lang w:bidi="ko-KR"/>
            <w:rPrChange w:id="764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4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연계를</w:t>
        </w:r>
        <w:r w:rsidRPr="002646CB">
          <w:rPr>
            <w:rFonts w:ascii="바탕" w:hAnsi="바탕"/>
            <w:lang w:bidi="ko-KR"/>
            <w:rPrChange w:id="764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4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포함하여</w:t>
        </w:r>
        <w:r w:rsidRPr="002646CB">
          <w:rPr>
            <w:rFonts w:ascii="바탕" w:hAnsi="바탕"/>
            <w:lang w:bidi="ko-KR"/>
            <w:rPrChange w:id="764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4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다음과</w:t>
        </w:r>
        <w:r w:rsidRPr="002646CB">
          <w:rPr>
            <w:rFonts w:ascii="바탕" w:hAnsi="바탕"/>
            <w:lang w:bidi="ko-KR"/>
            <w:rPrChange w:id="764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4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같은</w:t>
        </w:r>
        <w:r w:rsidRPr="002646CB">
          <w:rPr>
            <w:rFonts w:ascii="바탕" w:hAnsi="바탕"/>
            <w:lang w:bidi="ko-KR"/>
            <w:rPrChange w:id="764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5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구성요소를</w:t>
        </w:r>
        <w:r w:rsidRPr="002646CB">
          <w:rPr>
            <w:rFonts w:ascii="바탕" w:hAnsi="바탕"/>
            <w:lang w:bidi="ko-KR"/>
            <w:rPrChange w:id="765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65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갖는다</w:t>
        </w:r>
        <w:r w:rsidRPr="002646CB">
          <w:rPr>
            <w:rFonts w:ascii="바탕" w:hAnsi="바탕"/>
            <w:lang w:bidi="ko-KR"/>
            <w:rPrChange w:id="7653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57B3D511" w14:textId="77777777" w:rsidR="0039799F" w:rsidRPr="002646CB" w:rsidRDefault="0039799F" w:rsidP="0039799F">
      <w:pPr>
        <w:rPr>
          <w:ins w:id="7654" w:author="박 진상" w:date="2019-10-08T05:47:00Z"/>
          <w:rFonts w:ascii="바탕" w:hAnsi="바탕"/>
          <w:lang w:bidi="ko-KR"/>
          <w:rPrChange w:id="7655" w:author="ETRI-김종원" w:date="2019-12-10T10:44:00Z">
            <w:rPr>
              <w:ins w:id="7656" w:author="박 진상" w:date="2019-10-08T05:47:00Z"/>
              <w:color w:val="000000" w:themeColor="text1"/>
              <w:lang w:bidi="ko-KR"/>
            </w:rPr>
          </w:rPrChange>
        </w:rPr>
      </w:pPr>
    </w:p>
    <w:p w14:paraId="2901C00D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7657" w:author="박 진상" w:date="2019-10-08T05:47:00Z"/>
          <w:rFonts w:ascii="바탕" w:hAnsi="바탕"/>
          <w:lang w:bidi="ko-KR"/>
          <w:rPrChange w:id="7658" w:author="ETRI-김종원" w:date="2019-12-10T10:44:00Z">
            <w:rPr>
              <w:ins w:id="7659" w:author="박 진상" w:date="2019-10-08T05:47:00Z"/>
              <w:rFonts w:eastAsiaTheme="minorEastAsia"/>
              <w:color w:val="000000" w:themeColor="text1"/>
              <w:lang w:val="de-DE" w:bidi="ko-KR"/>
            </w:rPr>
          </w:rPrChange>
        </w:rPr>
      </w:pPr>
      <w:ins w:id="7660" w:author="박 진상" w:date="2019-10-08T05:47:00Z">
        <w:r w:rsidRPr="002646CB">
          <w:rPr>
            <w:rFonts w:ascii="바탕" w:hAnsi="바탕" w:hint="eastAsia"/>
            <w:lang w:bidi="ko-KR"/>
            <w:rPrChange w:id="7661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태양광발전부</w:t>
        </w:r>
        <w:r w:rsidRPr="002646CB">
          <w:rPr>
            <w:rFonts w:ascii="바탕" w:hAnsi="바탕"/>
            <w:lang w:bidi="ko-KR"/>
            <w:rPrChange w:id="766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(PV)</w:t>
        </w:r>
      </w:ins>
    </w:p>
    <w:p w14:paraId="43316D9E" w14:textId="793FD6B4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7663" w:author="박 진상" w:date="2019-10-08T05:47:00Z"/>
          <w:rFonts w:ascii="바탕" w:hAnsi="바탕"/>
          <w:lang w:bidi="ko-KR"/>
          <w:rPrChange w:id="7664" w:author="ETRI-김종원" w:date="2019-12-10T10:44:00Z">
            <w:rPr>
              <w:ins w:id="7665" w:author="박 진상" w:date="2019-10-08T05:47:00Z"/>
              <w:rFonts w:eastAsiaTheme="minorEastAsia"/>
              <w:color w:val="000000" w:themeColor="text1"/>
              <w:lang w:val="de-DE"/>
            </w:rPr>
          </w:rPrChange>
        </w:rPr>
      </w:pPr>
      <w:ins w:id="7666" w:author="박 진상" w:date="2019-10-08T05:47:00Z">
        <w:r w:rsidRPr="002646CB">
          <w:rPr>
            <w:rFonts w:ascii="바탕" w:hAnsi="바탕" w:hint="eastAsia"/>
            <w:lang w:bidi="ko-KR"/>
            <w:rPrChange w:id="766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에너지저장장치부</w:t>
        </w:r>
        <w:r w:rsidRPr="002646CB">
          <w:rPr>
            <w:rFonts w:ascii="바탕" w:hAnsi="바탕"/>
            <w:lang w:bidi="ko-KR"/>
            <w:rPrChange w:id="766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(E</w:t>
        </w:r>
      </w:ins>
      <w:ins w:id="7669" w:author="ETRI-김종원" w:date="2019-11-04T20:36:00Z">
        <w:r w:rsidR="00E62138" w:rsidRPr="002646CB">
          <w:rPr>
            <w:rFonts w:ascii="바탕" w:hAnsi="바탕" w:hint="eastAsia"/>
            <w:lang w:bidi="ko-KR"/>
            <w:rPrChange w:id="7670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E</w:t>
        </w:r>
      </w:ins>
      <w:ins w:id="7671" w:author="박 진상" w:date="2019-10-08T05:47:00Z">
        <w:del w:id="7672" w:author="ETRI-김종원" w:date="2019-11-04T20:36:00Z">
          <w:r w:rsidRPr="002646CB" w:rsidDel="00E62138">
            <w:rPr>
              <w:rFonts w:ascii="바탕" w:hAnsi="바탕"/>
              <w:lang w:bidi="ko-KR"/>
              <w:rPrChange w:id="767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S</w:delText>
          </w:r>
        </w:del>
        <w:r w:rsidRPr="002646CB">
          <w:rPr>
            <w:rFonts w:ascii="바탕" w:hAnsi="바탕"/>
            <w:lang w:bidi="ko-KR"/>
            <w:rPrChange w:id="7674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S)</w:t>
        </w:r>
      </w:ins>
    </w:p>
    <w:p w14:paraId="5A471765" w14:textId="1291E8A1" w:rsidR="0039799F" w:rsidRPr="002646CB" w:rsidRDefault="00582991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7675" w:author="박 진상" w:date="2019-10-08T05:47:00Z"/>
          <w:rFonts w:ascii="바탕" w:hAnsi="바탕"/>
          <w:lang w:bidi="ko-KR"/>
          <w:rPrChange w:id="7676" w:author="ETRI-김종원" w:date="2019-12-10T10:44:00Z">
            <w:rPr>
              <w:ins w:id="7677" w:author="박 진상" w:date="2019-10-08T05:47:00Z"/>
              <w:rFonts w:eastAsiaTheme="minorEastAsia"/>
              <w:color w:val="000000" w:themeColor="text1"/>
              <w:lang w:val="de-DE"/>
            </w:rPr>
          </w:rPrChange>
        </w:rPr>
      </w:pPr>
      <w:ins w:id="7678" w:author="박 진상" w:date="2019-10-28T18:11:00Z">
        <w:r w:rsidRPr="002646CB">
          <w:rPr>
            <w:rFonts w:ascii="바탕" w:hAnsi="바탕" w:hint="eastAsia"/>
            <w:lang w:bidi="ko-KR"/>
            <w:rPrChange w:id="7679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스마트미터</w:t>
        </w:r>
      </w:ins>
      <w:ins w:id="7680" w:author="박 진상" w:date="2019-10-08T05:47:00Z">
        <w:r w:rsidR="0039799F" w:rsidRPr="002646CB">
          <w:rPr>
            <w:rFonts w:ascii="바탕" w:hAnsi="바탕"/>
            <w:lang w:bidi="ko-KR"/>
            <w:rPrChange w:id="768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(</w:t>
        </w:r>
      </w:ins>
      <w:ins w:id="7682" w:author="박 진상" w:date="2019-10-28T18:11:00Z">
        <w:r w:rsidRPr="002646CB">
          <w:rPr>
            <w:rFonts w:ascii="바탕" w:hAnsi="바탕"/>
            <w:lang w:bidi="ko-KR"/>
            <w:rPrChange w:id="7683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S</w:t>
        </w:r>
      </w:ins>
      <w:ins w:id="7684" w:author="박 진상" w:date="2019-10-08T05:47:00Z">
        <w:r w:rsidR="0039799F" w:rsidRPr="002646CB">
          <w:rPr>
            <w:rFonts w:ascii="바탕" w:hAnsi="바탕"/>
            <w:lang w:bidi="ko-KR"/>
            <w:rPrChange w:id="768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M1, </w:t>
        </w:r>
      </w:ins>
      <w:ins w:id="7686" w:author="박 진상" w:date="2019-10-28T18:12:00Z">
        <w:r w:rsidRPr="002646CB">
          <w:rPr>
            <w:rFonts w:ascii="바탕" w:hAnsi="바탕"/>
            <w:lang w:bidi="ko-KR"/>
            <w:rPrChange w:id="7687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S</w:t>
        </w:r>
      </w:ins>
      <w:ins w:id="7688" w:author="박 진상" w:date="2019-10-08T05:47:00Z">
        <w:r w:rsidR="0039799F" w:rsidRPr="002646CB">
          <w:rPr>
            <w:rFonts w:ascii="바탕" w:hAnsi="바탕"/>
            <w:lang w:bidi="ko-KR"/>
            <w:rPrChange w:id="768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M2, </w:t>
        </w:r>
      </w:ins>
      <w:ins w:id="7690" w:author="박 진상" w:date="2019-10-28T18:12:00Z">
        <w:r w:rsidRPr="002646CB">
          <w:rPr>
            <w:rFonts w:ascii="바탕" w:hAnsi="바탕"/>
            <w:lang w:bidi="ko-KR"/>
            <w:rPrChange w:id="7691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S</w:t>
        </w:r>
      </w:ins>
      <w:ins w:id="7692" w:author="박 진상" w:date="2019-10-08T05:47:00Z">
        <w:r w:rsidR="0039799F" w:rsidRPr="002646CB">
          <w:rPr>
            <w:rFonts w:ascii="바탕" w:hAnsi="바탕"/>
            <w:lang w:bidi="ko-KR"/>
            <w:rPrChange w:id="769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M3)</w:t>
        </w:r>
      </w:ins>
    </w:p>
    <w:p w14:paraId="74596517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7694" w:author="박 진상" w:date="2019-10-08T05:47:00Z"/>
          <w:rFonts w:ascii="바탕" w:hAnsi="바탕"/>
          <w:lang w:bidi="ko-KR"/>
          <w:rPrChange w:id="7695" w:author="ETRI-김종원" w:date="2019-12-10T10:44:00Z">
            <w:rPr>
              <w:ins w:id="7696" w:author="박 진상" w:date="2019-10-08T05:47:00Z"/>
              <w:rFonts w:eastAsiaTheme="minorEastAsia"/>
              <w:color w:val="000000" w:themeColor="text1"/>
              <w:lang w:val="de-DE"/>
            </w:rPr>
          </w:rPrChange>
        </w:rPr>
      </w:pPr>
      <w:ins w:id="7697" w:author="박 진상" w:date="2019-10-08T05:47:00Z">
        <w:r w:rsidRPr="002646CB">
          <w:rPr>
            <w:rFonts w:ascii="바탕" w:hAnsi="바탕" w:hint="eastAsia"/>
            <w:lang w:bidi="ko-KR"/>
            <w:rPrChange w:id="769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케이블</w:t>
        </w:r>
        <w:r w:rsidRPr="002646CB">
          <w:rPr>
            <w:rFonts w:ascii="바탕" w:hAnsi="바탕"/>
            <w:lang w:bidi="ko-KR"/>
            <w:rPrChange w:id="769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70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어셈블리</w:t>
        </w:r>
        <w:r w:rsidRPr="002646CB">
          <w:rPr>
            <w:rFonts w:ascii="바탕" w:hAnsi="바탕"/>
            <w:lang w:bidi="ko-KR"/>
            <w:rPrChange w:id="770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70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등의</w:t>
        </w:r>
        <w:r w:rsidRPr="002646CB">
          <w:rPr>
            <w:rFonts w:ascii="바탕" w:hAnsi="바탕"/>
            <w:lang w:bidi="ko-KR"/>
            <w:rPrChange w:id="770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70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기타</w:t>
        </w:r>
        <w:r w:rsidRPr="002646CB">
          <w:rPr>
            <w:rFonts w:ascii="바탕" w:hAnsi="바탕"/>
            <w:lang w:bidi="ko-KR"/>
            <w:rPrChange w:id="770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70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구성요소</w:t>
        </w:r>
      </w:ins>
    </w:p>
    <w:p w14:paraId="248816AC" w14:textId="77777777" w:rsidR="0039799F" w:rsidRPr="002646CB" w:rsidRDefault="0039799F" w:rsidP="0039799F">
      <w:pPr>
        <w:rPr>
          <w:ins w:id="7707" w:author="박 진상" w:date="2019-10-08T05:47:00Z"/>
          <w:rFonts w:ascii="바탕" w:hAnsi="바탕"/>
          <w:lang w:bidi="ko-KR"/>
          <w:rPrChange w:id="7708" w:author="ETRI-김종원" w:date="2019-12-10T10:44:00Z">
            <w:rPr>
              <w:ins w:id="7709" w:author="박 진상" w:date="2019-10-08T05:47:00Z"/>
              <w:color w:val="000000" w:themeColor="text1"/>
              <w:lang w:val="de-DE" w:bidi="ko-KR"/>
            </w:rPr>
          </w:rPrChange>
        </w:rPr>
      </w:pPr>
    </w:p>
    <w:p w14:paraId="13DA8CF1" w14:textId="2FB60A68" w:rsidR="0039799F" w:rsidRPr="002646CB" w:rsidRDefault="00F2169F">
      <w:pPr>
        <w:rPr>
          <w:ins w:id="7710" w:author="박 진상" w:date="2019-10-08T05:47:00Z"/>
          <w:rFonts w:ascii="바탕" w:hAnsi="바탕"/>
          <w:lang w:bidi="ko-KR"/>
          <w:rPrChange w:id="7711" w:author="ETRI-김종원" w:date="2019-12-10T10:44:00Z">
            <w:rPr>
              <w:ins w:id="7712" w:author="박 진상" w:date="2019-10-08T05:47:00Z"/>
              <w:color w:val="000000" w:themeColor="text1"/>
              <w:lang w:bidi="ko-KR"/>
            </w:rPr>
          </w:rPrChange>
        </w:rPr>
      </w:pPr>
      <w:ins w:id="7713" w:author="ETRI-김종원" w:date="2019-12-02T17:04:00Z">
        <w:r w:rsidRPr="002646CB">
          <w:rPr>
            <w:rFonts w:hint="eastAsia"/>
            <w:rPrChange w:id="771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7715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771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7717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771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>
          <w:rPr>
            <w:rFonts w:ascii="바탕" w:hAnsi="바탕" w:hint="eastAsia"/>
            <w:lang w:bidi="ko-KR"/>
            <w:rPrChange w:id="7719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의</w:t>
        </w:r>
        <w:r w:rsidRPr="002646CB">
          <w:rPr>
            <w:rFonts w:ascii="바탕" w:hAnsi="바탕"/>
            <w:lang w:bidi="ko-KR"/>
            <w:rPrChange w:id="7720" w:author="ETRI-김종원" w:date="2019-12-10T10:44:00Z">
              <w:rPr>
                <w:rFonts w:ascii="바탕" w:hAnsi="바탕"/>
                <w:color w:val="000000" w:themeColor="text1"/>
                <w:lang w:bidi="ko-KR"/>
              </w:rPr>
            </w:rPrChange>
          </w:rPr>
          <w:t xml:space="preserve"> </w:t>
        </w:r>
      </w:ins>
      <w:ins w:id="7721" w:author="박 진상" w:date="2019-10-08T05:47:00Z">
        <w:del w:id="7722" w:author="ETRI-김종원" w:date="2019-12-02T17:04:00Z">
          <w:r w:rsidR="0039799F" w:rsidRPr="002646CB" w:rsidDel="00F2169F">
            <w:rPr>
              <w:rFonts w:ascii="바탕" w:hAnsi="바탕" w:hint="eastAsia"/>
              <w:lang w:bidi="ko-KR"/>
              <w:rPrChange w:id="772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39799F" w:rsidRPr="002646CB" w:rsidDel="00F2169F">
            <w:rPr>
              <w:rFonts w:ascii="바탕" w:hAnsi="바탕"/>
              <w:lang w:bidi="ko-KR"/>
              <w:rPrChange w:id="7724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39799F" w:rsidRPr="002646CB" w:rsidDel="00F2169F">
            <w:rPr>
              <w:rFonts w:ascii="바탕" w:hAnsi="바탕" w:hint="eastAsia"/>
              <w:lang w:bidi="ko-KR"/>
              <w:rPrChange w:id="772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39799F" w:rsidRPr="002646CB" w:rsidDel="00F2169F">
            <w:rPr>
              <w:rFonts w:ascii="바탕" w:hAnsi="바탕"/>
              <w:lang w:bidi="ko-KR"/>
              <w:rPrChange w:id="7726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="0039799F" w:rsidRPr="002646CB" w:rsidDel="00F2169F">
            <w:rPr>
              <w:rFonts w:ascii="바탕" w:hAnsi="바탕" w:hint="eastAsia"/>
              <w:lang w:bidi="ko-KR"/>
              <w:rPrChange w:id="772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연계형</w:delText>
          </w:r>
          <w:r w:rsidR="0039799F" w:rsidRPr="002646CB" w:rsidDel="00F2169F">
            <w:rPr>
              <w:rFonts w:ascii="바탕" w:hAnsi="바탕"/>
              <w:lang w:bidi="ko-KR"/>
              <w:rPrChange w:id="772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="0039799F" w:rsidRPr="002646CB" w:rsidDel="00F2169F">
            <w:rPr>
              <w:rFonts w:ascii="바탕" w:hAnsi="바탕" w:hint="eastAsia"/>
              <w:lang w:bidi="ko-KR"/>
              <w:rPrChange w:id="772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그리드</w:delText>
          </w:r>
          <w:r w:rsidR="0039799F" w:rsidRPr="002646CB" w:rsidDel="00F2169F">
            <w:rPr>
              <w:rFonts w:ascii="바탕" w:hAnsi="바탕"/>
              <w:lang w:bidi="ko-KR"/>
              <w:rPrChange w:id="773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="0039799F" w:rsidRPr="002646CB" w:rsidDel="00F2169F">
            <w:rPr>
              <w:rFonts w:ascii="바탕" w:hAnsi="바탕" w:hint="eastAsia"/>
              <w:lang w:bidi="ko-KR"/>
              <w:rPrChange w:id="773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</w:delText>
          </w:r>
          <w:r w:rsidR="0039799F" w:rsidRPr="002646CB" w:rsidDel="00F2169F">
            <w:rPr>
              <w:rFonts w:ascii="바탕" w:hAnsi="바탕"/>
              <w:lang w:bidi="ko-KR"/>
              <w:rPrChange w:id="773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  <w:r w:rsidR="0039799F" w:rsidRPr="002646CB">
          <w:rPr>
            <w:rFonts w:ascii="바탕" w:hAnsi="바탕" w:hint="eastAsia"/>
            <w:lang w:bidi="ko-KR"/>
            <w:rPrChange w:id="773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안정화</w:t>
        </w:r>
        <w:r w:rsidR="0039799F" w:rsidRPr="002646CB">
          <w:rPr>
            <w:rFonts w:ascii="바탕" w:hAnsi="바탕"/>
            <w:lang w:bidi="ko-KR"/>
            <w:rPrChange w:id="773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735" w:author="ETRI-김종원" w:date="2019-12-02T17:04:00Z">
        <w:r w:rsidRPr="002646CB">
          <w:rPr>
            <w:rFonts w:ascii="바탕" w:hAnsi="바탕" w:hint="eastAsia"/>
            <w:lang w:bidi="ko-KR"/>
            <w:rPrChange w:id="7736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특성</w:t>
        </w:r>
      </w:ins>
      <w:ins w:id="7737" w:author="박 진상" w:date="2019-10-08T05:47:00Z">
        <w:r w:rsidR="0039799F" w:rsidRPr="002646CB">
          <w:rPr>
            <w:rFonts w:ascii="바탕" w:hAnsi="바탕" w:hint="eastAsia"/>
            <w:lang w:bidi="ko-KR"/>
            <w:rPrChange w:id="773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지표의</w:t>
        </w:r>
        <w:r w:rsidR="0039799F" w:rsidRPr="002646CB">
          <w:rPr>
            <w:rFonts w:ascii="바탕" w:hAnsi="바탕"/>
            <w:lang w:bidi="ko-KR"/>
            <w:rPrChange w:id="773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4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평가를</w:t>
        </w:r>
        <w:r w:rsidR="0039799F" w:rsidRPr="002646CB">
          <w:rPr>
            <w:rFonts w:ascii="바탕" w:hAnsi="바탕"/>
            <w:lang w:bidi="ko-KR"/>
            <w:rPrChange w:id="774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4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위해서는</w:t>
        </w:r>
        <w:r w:rsidR="0039799F" w:rsidRPr="002646CB">
          <w:rPr>
            <w:rFonts w:ascii="바탕" w:hAnsi="바탕"/>
            <w:lang w:bidi="ko-KR"/>
            <w:rPrChange w:id="774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4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전력계통과</w:t>
        </w:r>
        <w:r w:rsidR="0039799F" w:rsidRPr="002646CB">
          <w:rPr>
            <w:rFonts w:ascii="바탕" w:hAnsi="바탕"/>
            <w:lang w:bidi="ko-KR"/>
            <w:rPrChange w:id="774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746" w:author="ETRI-김종원" w:date="2019-12-03T10:57:00Z">
        <w:r w:rsidR="0019216A" w:rsidRPr="002646CB">
          <w:rPr>
            <w:rFonts w:ascii="바탕" w:hAnsi="바탕" w:hint="eastAsia"/>
            <w:lang w:bidi="ko-KR"/>
            <w:rPrChange w:id="7747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공</w:t>
        </w:r>
      </w:ins>
      <w:ins w:id="7748" w:author="ETRI-김종원" w:date="2019-12-03T10:58:00Z">
        <w:r w:rsidR="0019216A" w:rsidRPr="002646CB">
          <w:rPr>
            <w:rFonts w:ascii="바탕" w:hAnsi="바탕" w:hint="eastAsia"/>
            <w:lang w:bidi="ko-KR"/>
            <w:rPrChange w:id="7749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>통</w:t>
        </w:r>
      </w:ins>
      <w:ins w:id="7750" w:author="ETRI-김종원" w:date="2019-12-03T10:57:00Z">
        <w:r w:rsidR="0019216A" w:rsidRPr="002646CB">
          <w:rPr>
            <w:rFonts w:ascii="바탕" w:hAnsi="바탕" w:hint="eastAsia"/>
            <w:lang w:bidi="ko-KR"/>
            <w:rPrChange w:id="7751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접속점</w:t>
        </w:r>
      </w:ins>
      <w:ins w:id="7752" w:author="박 진상" w:date="2019-10-08T05:47:00Z">
        <w:del w:id="7753" w:author="ETRI-김종원" w:date="2019-12-03T10:57:00Z">
          <w:r w:rsidR="0039799F" w:rsidRPr="002646CB" w:rsidDel="0019216A">
            <w:rPr>
              <w:rFonts w:ascii="바탕" w:hAnsi="바탕" w:hint="eastAsia"/>
              <w:lang w:bidi="ko-KR"/>
              <w:rPrChange w:id="7754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연계점</w:delText>
          </w:r>
        </w:del>
        <w:r w:rsidR="0039799F" w:rsidRPr="002646CB">
          <w:rPr>
            <w:rFonts w:ascii="바탕" w:hAnsi="바탕" w:hint="eastAsia"/>
            <w:lang w:bidi="ko-KR"/>
            <w:rPrChange w:id="775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</w:t>
        </w:r>
        <w:r w:rsidR="0039799F" w:rsidRPr="002646CB">
          <w:rPr>
            <w:rFonts w:ascii="바탕" w:hAnsi="바탕"/>
            <w:lang w:bidi="ko-KR"/>
            <w:rPrChange w:id="775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757" w:author="박 진상" w:date="2019-10-28T18:33:00Z">
        <w:r w:rsidR="009102DC" w:rsidRPr="002646CB">
          <w:rPr>
            <w:rFonts w:ascii="바탕" w:hAnsi="바탕" w:hint="eastAsia"/>
            <w:lang w:bidi="ko-KR"/>
            <w:rPrChange w:id="7758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스마트미터</w:t>
        </w:r>
      </w:ins>
      <w:ins w:id="7759" w:author="박 진상" w:date="2019-10-08T05:47:00Z">
        <w:r w:rsidR="0039799F" w:rsidRPr="002646CB">
          <w:rPr>
            <w:rFonts w:ascii="바탕" w:hAnsi="바탕" w:hint="eastAsia"/>
            <w:lang w:bidi="ko-KR"/>
            <w:rPrChange w:id="776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를</w:t>
        </w:r>
        <w:r w:rsidR="0039799F" w:rsidRPr="002646CB">
          <w:rPr>
            <w:rFonts w:ascii="바탕" w:hAnsi="바탕"/>
            <w:lang w:bidi="ko-KR"/>
            <w:rPrChange w:id="776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6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구비하여야</w:t>
        </w:r>
        <w:r w:rsidR="0039799F" w:rsidRPr="002646CB">
          <w:rPr>
            <w:rFonts w:ascii="바탕" w:hAnsi="바탕"/>
            <w:lang w:bidi="ko-KR"/>
            <w:rPrChange w:id="776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6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하며</w:t>
        </w:r>
        <w:r w:rsidR="0039799F" w:rsidRPr="002646CB">
          <w:rPr>
            <w:rFonts w:ascii="바탕" w:hAnsi="바탕"/>
            <w:lang w:bidi="ko-KR"/>
            <w:rPrChange w:id="776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, </w:t>
        </w:r>
        <w:r w:rsidR="0039799F" w:rsidRPr="002646CB">
          <w:rPr>
            <w:rFonts w:ascii="바탕" w:hAnsi="바탕" w:hint="eastAsia"/>
            <w:lang w:bidi="ko-KR"/>
            <w:rPrChange w:id="776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이를</w:t>
        </w:r>
        <w:r w:rsidR="0039799F" w:rsidRPr="002646CB">
          <w:rPr>
            <w:rFonts w:ascii="바탕" w:hAnsi="바탕"/>
            <w:lang w:bidi="ko-KR"/>
            <w:rPrChange w:id="776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6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통하여</w:t>
        </w:r>
        <w:r w:rsidR="0039799F" w:rsidRPr="002646CB">
          <w:rPr>
            <w:rFonts w:ascii="바탕" w:hAnsi="바탕"/>
            <w:lang w:bidi="ko-KR"/>
            <w:rPrChange w:id="776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7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주기적으로</w:t>
        </w:r>
        <w:r w:rsidR="0039799F" w:rsidRPr="002646CB">
          <w:rPr>
            <w:rFonts w:ascii="바탕" w:hAnsi="바탕"/>
            <w:lang w:bidi="ko-KR"/>
            <w:rPrChange w:id="777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7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계통으로</w:t>
        </w:r>
        <w:r w:rsidR="0039799F" w:rsidRPr="002646CB">
          <w:rPr>
            <w:rFonts w:ascii="바탕" w:hAnsi="바탕"/>
            <w:lang w:bidi="ko-KR"/>
            <w:rPrChange w:id="777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774" w:author="ETRI-김종원" w:date="2019-12-02T17:28:00Z">
        <w:r w:rsidR="00647810" w:rsidRPr="002646CB">
          <w:rPr>
            <w:rFonts w:ascii="바탕" w:hAnsi="바탕" w:hint="eastAsia"/>
            <w:lang w:bidi="ko-KR"/>
            <w:rPrChange w:id="7775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발전</w:t>
        </w:r>
      </w:ins>
      <w:ins w:id="7776" w:author="박 진상" w:date="2019-10-08T05:47:00Z">
        <w:del w:id="7777" w:author="ETRI-김종원" w:date="2019-12-02T17:28:00Z">
          <w:r w:rsidR="0039799F" w:rsidRPr="002646CB" w:rsidDel="00647810">
            <w:rPr>
              <w:rFonts w:ascii="바탕" w:hAnsi="바탕" w:hint="eastAsia"/>
              <w:lang w:bidi="ko-KR"/>
              <w:rPrChange w:id="7778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출력</w:delText>
          </w:r>
        </w:del>
        <w:r w:rsidR="0039799F" w:rsidRPr="002646CB">
          <w:rPr>
            <w:rFonts w:ascii="바탕" w:hAnsi="바탕" w:hint="eastAsia"/>
            <w:lang w:bidi="ko-KR"/>
            <w:rPrChange w:id="777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되는</w:t>
        </w:r>
        <w:r w:rsidR="0039799F" w:rsidRPr="002646CB">
          <w:rPr>
            <w:rFonts w:ascii="바탕" w:hAnsi="바탕"/>
            <w:lang w:bidi="ko-KR"/>
            <w:rPrChange w:id="778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8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</w:t>
        </w:r>
        <w:r w:rsidR="0039799F" w:rsidRPr="002646CB">
          <w:rPr>
            <w:rFonts w:ascii="바탕" w:hAnsi="바탕"/>
            <w:lang w:bidi="ko-KR"/>
            <w:rPrChange w:id="778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, </w:t>
        </w:r>
        <w:r w:rsidR="0039799F" w:rsidRPr="002646CB">
          <w:rPr>
            <w:rFonts w:ascii="바탕" w:hAnsi="바탕" w:hint="eastAsia"/>
            <w:lang w:bidi="ko-KR"/>
            <w:rPrChange w:id="778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전력량을</w:t>
        </w:r>
        <w:r w:rsidR="0039799F" w:rsidRPr="002646CB">
          <w:rPr>
            <w:rFonts w:ascii="바탕" w:hAnsi="바탕"/>
            <w:lang w:bidi="ko-KR"/>
            <w:rPrChange w:id="778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8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측정</w:t>
        </w:r>
        <w:r w:rsidR="0039799F" w:rsidRPr="002646CB">
          <w:rPr>
            <w:rFonts w:ascii="바탕" w:hAnsi="바탕"/>
            <w:lang w:bidi="ko-KR"/>
            <w:rPrChange w:id="778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8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및</w:t>
        </w:r>
        <w:r w:rsidR="0039799F" w:rsidRPr="002646CB">
          <w:rPr>
            <w:rFonts w:ascii="바탕" w:hAnsi="바탕"/>
            <w:lang w:bidi="ko-KR"/>
            <w:rPrChange w:id="778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8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수집할</w:t>
        </w:r>
        <w:r w:rsidR="0039799F" w:rsidRPr="002646CB">
          <w:rPr>
            <w:rFonts w:ascii="바탕" w:hAnsi="바탕"/>
            <w:lang w:bidi="ko-KR"/>
            <w:rPrChange w:id="779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9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수</w:t>
        </w:r>
        <w:r w:rsidR="0039799F" w:rsidRPr="002646CB">
          <w:rPr>
            <w:rFonts w:ascii="바탕" w:hAnsi="바탕"/>
            <w:lang w:bidi="ko-KR"/>
            <w:rPrChange w:id="779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있어야</w:t>
        </w:r>
        <w:r w:rsidR="0039799F" w:rsidRPr="002646CB">
          <w:rPr>
            <w:rFonts w:ascii="바탕" w:hAnsi="바탕"/>
            <w:lang w:bidi="ko-KR"/>
            <w:rPrChange w:id="779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77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한다</w:t>
        </w:r>
        <w:r w:rsidR="0039799F" w:rsidRPr="002646CB">
          <w:rPr>
            <w:rFonts w:ascii="바탕" w:hAnsi="바탕"/>
            <w:lang w:bidi="ko-KR"/>
            <w:rPrChange w:id="779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. </w:t>
        </w:r>
      </w:ins>
    </w:p>
    <w:p w14:paraId="2F926F05" w14:textId="77777777" w:rsidR="00582991" w:rsidRPr="002646CB" w:rsidRDefault="00582991" w:rsidP="0039799F">
      <w:pPr>
        <w:rPr>
          <w:ins w:id="7797" w:author="박 진상" w:date="2019-10-28T18:11:00Z"/>
          <w:rFonts w:ascii="바탕" w:hAnsi="바탕"/>
          <w:lang w:bidi="ko-KR"/>
          <w:rPrChange w:id="7798" w:author="ETRI-김종원" w:date="2019-12-10T10:44:00Z">
            <w:rPr>
              <w:ins w:id="7799" w:author="박 진상" w:date="2019-10-28T18:11:00Z"/>
              <w:rFonts w:ascii="바탕" w:hAnsi="바탕"/>
              <w:color w:val="000000" w:themeColor="text1"/>
              <w:lang w:bidi="ko-KR"/>
            </w:rPr>
          </w:rPrChange>
        </w:rPr>
      </w:pPr>
    </w:p>
    <w:p w14:paraId="425DC5D4" w14:textId="55B91D9F" w:rsidR="0039799F" w:rsidRPr="002646CB" w:rsidRDefault="0039799F" w:rsidP="0039799F">
      <w:pPr>
        <w:rPr>
          <w:ins w:id="7800" w:author="박 진상" w:date="2019-10-08T05:47:00Z"/>
          <w:rFonts w:ascii="바탕" w:hAnsi="바탕"/>
          <w:lang w:bidi="ko-KR"/>
          <w:rPrChange w:id="7801" w:author="ETRI-김종원" w:date="2019-12-10T10:44:00Z">
            <w:rPr>
              <w:ins w:id="7802" w:author="박 진상" w:date="2019-10-08T05:47:00Z"/>
              <w:color w:val="000000" w:themeColor="text1"/>
              <w:lang w:bidi="ko-KR"/>
            </w:rPr>
          </w:rPrChange>
        </w:rPr>
      </w:pPr>
      <w:ins w:id="7803" w:author="박 진상" w:date="2019-10-08T05:47:00Z">
        <w:r w:rsidRPr="002646CB">
          <w:rPr>
            <w:rFonts w:ascii="바탕" w:hAnsi="바탕" w:hint="eastAsia"/>
            <w:lang w:bidi="ko-KR"/>
            <w:rPrChange w:id="780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전력계통과의</w:t>
        </w:r>
        <w:r w:rsidRPr="002646CB">
          <w:rPr>
            <w:rFonts w:ascii="바탕" w:hAnsi="바탕"/>
            <w:lang w:bidi="ko-KR"/>
            <w:rPrChange w:id="780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806" w:author="ETRI-김종원" w:date="2019-12-03T10:57:00Z">
        <w:r w:rsidR="0019216A" w:rsidRPr="002646CB">
          <w:rPr>
            <w:rFonts w:ascii="바탕" w:hAnsi="바탕" w:hint="eastAsia"/>
            <w:lang w:bidi="ko-KR"/>
            <w:rPrChange w:id="7807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>공통</w:t>
        </w:r>
      </w:ins>
      <w:ins w:id="7808" w:author="ETRI-김종원" w:date="2019-12-03T10:58:00Z">
        <w:r w:rsidR="0019216A" w:rsidRPr="002646CB">
          <w:rPr>
            <w:rFonts w:ascii="바탕" w:hAnsi="바탕" w:hint="eastAsia"/>
            <w:lang w:bidi="ko-KR"/>
            <w:rPrChange w:id="7809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 xml:space="preserve"> </w:t>
        </w:r>
      </w:ins>
      <w:ins w:id="7810" w:author="ETRI-김종원" w:date="2019-12-03T10:57:00Z">
        <w:r w:rsidR="0019216A" w:rsidRPr="002646CB">
          <w:rPr>
            <w:rFonts w:ascii="바탕" w:hAnsi="바탕" w:hint="eastAsia"/>
            <w:lang w:bidi="ko-KR"/>
            <w:rPrChange w:id="7811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>접속점</w:t>
        </w:r>
      </w:ins>
      <w:ins w:id="7812" w:author="박 진상" w:date="2019-10-08T05:47:00Z">
        <w:del w:id="7813" w:author="ETRI-김종원" w:date="2019-12-03T10:57:00Z">
          <w:r w:rsidRPr="002646CB" w:rsidDel="0019216A">
            <w:rPr>
              <w:rFonts w:ascii="바탕" w:hAnsi="바탕" w:hint="eastAsia"/>
              <w:lang w:bidi="ko-KR"/>
              <w:rPrChange w:id="7814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연계접속점</w:delText>
          </w:r>
        </w:del>
        <w:r w:rsidRPr="002646CB">
          <w:rPr>
            <w:rFonts w:ascii="바탕" w:hAnsi="바탕" w:hint="eastAsia"/>
            <w:lang w:bidi="ko-KR"/>
            <w:rPrChange w:id="781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</w:t>
        </w:r>
        <w:r w:rsidRPr="002646CB">
          <w:rPr>
            <w:rFonts w:ascii="바탕" w:hAnsi="바탕"/>
            <w:lang w:bidi="ko-KR"/>
            <w:rPrChange w:id="781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설치된</w:t>
        </w:r>
        <w:r w:rsidRPr="002646CB">
          <w:rPr>
            <w:rFonts w:ascii="바탕" w:hAnsi="바탕"/>
            <w:lang w:bidi="ko-KR"/>
            <w:rPrChange w:id="78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819" w:author="박 진상" w:date="2019-10-28T18:33:00Z">
        <w:r w:rsidR="009102DC" w:rsidRPr="002646CB">
          <w:rPr>
            <w:rFonts w:ascii="바탕" w:hAnsi="바탕" w:hint="eastAsia"/>
            <w:lang w:bidi="ko-KR"/>
            <w:rPrChange w:id="7820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스마트미터</w:t>
        </w:r>
      </w:ins>
      <w:ins w:id="7821" w:author="박 진상" w:date="2019-10-08T05:47:00Z">
        <w:r w:rsidRPr="002646CB">
          <w:rPr>
            <w:rFonts w:ascii="바탕" w:hAnsi="바탕" w:hint="eastAsia"/>
            <w:lang w:bidi="ko-KR"/>
            <w:rPrChange w:id="782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Pr="002646CB">
          <w:rPr>
            <w:rFonts w:ascii="바탕" w:hAnsi="바탕"/>
            <w:lang w:bidi="ko-KR"/>
            <w:rPrChange w:id="782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2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계측되는</w:t>
        </w:r>
        <w:r w:rsidRPr="002646CB">
          <w:rPr>
            <w:rFonts w:ascii="바탕" w:hAnsi="바탕"/>
            <w:lang w:bidi="ko-KR"/>
            <w:rPrChange w:id="782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2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값을</w:t>
        </w:r>
        <w:r w:rsidRPr="002646CB">
          <w:rPr>
            <w:rFonts w:ascii="바탕" w:hAnsi="바탕"/>
            <w:lang w:bidi="ko-KR"/>
            <w:rPrChange w:id="782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2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기준으로</w:t>
        </w:r>
        <w:r w:rsidRPr="002646CB">
          <w:rPr>
            <w:rFonts w:ascii="바탕" w:hAnsi="바탕"/>
            <w:lang w:bidi="ko-KR"/>
            <w:rPrChange w:id="782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3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그리드</w:t>
        </w:r>
        <w:r w:rsidRPr="002646CB">
          <w:rPr>
            <w:rFonts w:ascii="바탕" w:hAnsi="바탕"/>
            <w:lang w:bidi="ko-KR"/>
            <w:rPrChange w:id="783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3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</w:t>
        </w:r>
        <w:r w:rsidRPr="002646CB">
          <w:rPr>
            <w:rFonts w:ascii="바탕" w:hAnsi="바탕"/>
            <w:lang w:bidi="ko-KR"/>
            <w:rPrChange w:id="783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3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안정화</w:t>
        </w:r>
        <w:r w:rsidRPr="002646CB">
          <w:rPr>
            <w:rFonts w:ascii="바탕" w:hAnsi="바탕"/>
            <w:lang w:bidi="ko-KR"/>
            <w:rPrChange w:id="783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3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지표에</w:t>
        </w:r>
        <w:r w:rsidRPr="002646CB">
          <w:rPr>
            <w:rFonts w:ascii="바탕" w:hAnsi="바탕"/>
            <w:lang w:bidi="ko-KR"/>
            <w:rPrChange w:id="783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3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대한</w:t>
        </w:r>
        <w:r w:rsidRPr="002646CB">
          <w:rPr>
            <w:rFonts w:ascii="바탕" w:hAnsi="바탕"/>
            <w:lang w:bidi="ko-KR"/>
            <w:rPrChange w:id="783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4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값이</w:t>
        </w:r>
        <w:r w:rsidRPr="002646CB">
          <w:rPr>
            <w:rFonts w:ascii="바탕" w:hAnsi="바탕"/>
            <w:lang w:bidi="ko-KR"/>
            <w:rPrChange w:id="784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784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산출된다</w:t>
        </w:r>
        <w:r w:rsidRPr="002646CB">
          <w:rPr>
            <w:rFonts w:ascii="바탕" w:hAnsi="바탕"/>
            <w:lang w:bidi="ko-KR"/>
            <w:rPrChange w:id="7843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1FFBCF6C" w14:textId="5583A148" w:rsidR="00D00AD0" w:rsidRPr="002646CB" w:rsidRDefault="00D00AD0">
      <w:pPr>
        <w:widowControl/>
        <w:wordWrap/>
        <w:autoSpaceDE/>
        <w:autoSpaceDN/>
        <w:spacing w:line="240" w:lineRule="auto"/>
        <w:jc w:val="left"/>
        <w:rPr>
          <w:ins w:id="7844" w:author="박 진상" w:date="2019-10-08T07:02:00Z"/>
          <w:rPrChange w:id="7845" w:author="ETRI-김종원" w:date="2019-12-10T10:44:00Z">
            <w:rPr>
              <w:ins w:id="7846" w:author="박 진상" w:date="2019-10-08T07:02:00Z"/>
            </w:rPr>
          </w:rPrChange>
        </w:rPr>
      </w:pPr>
      <w:ins w:id="7847" w:author="박 진상" w:date="2019-10-08T07:02:00Z">
        <w:r w:rsidRPr="002646CB">
          <w:rPr>
            <w:rPrChange w:id="7848" w:author="ETRI-김종원" w:date="2019-12-10T10:44:00Z">
              <w:rPr/>
            </w:rPrChange>
          </w:rPr>
          <w:br w:type="page"/>
        </w:r>
      </w:ins>
    </w:p>
    <w:p w14:paraId="27760355" w14:textId="77777777" w:rsidR="0039799F" w:rsidRPr="002646CB" w:rsidRDefault="0039799F">
      <w:pPr>
        <w:pStyle w:val="24"/>
        <w:rPr>
          <w:ins w:id="7849" w:author="박 진상" w:date="2019-10-08T05:47:00Z"/>
          <w:noProof w:val="0"/>
          <w:lang w:bidi="ko-KR"/>
          <w:rPrChange w:id="7850" w:author="ETRI-김종원" w:date="2019-12-10T10:44:00Z">
            <w:rPr>
              <w:ins w:id="7851" w:author="박 진상" w:date="2019-10-08T05:47:00Z"/>
              <w:noProof w:val="0"/>
              <w:lang w:bidi="ko-KR"/>
            </w:rPr>
          </w:rPrChange>
        </w:rPr>
        <w:pPrChange w:id="7852" w:author="박 진상" w:date="2019-10-08T05:48:00Z">
          <w:pPr>
            <w:pStyle w:val="24"/>
            <w:numPr>
              <w:numId w:val="18"/>
            </w:numPr>
            <w:tabs>
              <w:tab w:val="clear" w:pos="0"/>
              <w:tab w:val="num" w:pos="1985"/>
            </w:tabs>
            <w:ind w:leftChars="-1" w:left="-2" w:firstLine="1"/>
          </w:pPr>
        </w:pPrChange>
      </w:pPr>
      <w:bookmarkStart w:id="7853" w:name="_Toc14099402"/>
      <w:bookmarkStart w:id="7854" w:name="_Toc26867575"/>
      <w:ins w:id="7855" w:author="박 진상" w:date="2019-10-08T05:47:00Z">
        <w:r w:rsidRPr="002646CB">
          <w:rPr>
            <w:rFonts w:hint="eastAsia"/>
            <w:rPrChange w:id="7856" w:author="ETRI-김종원" w:date="2019-12-10T10:44:00Z">
              <w:rPr>
                <w:rFonts w:hint="eastAsia"/>
              </w:rPr>
            </w:rPrChange>
          </w:rPr>
          <w:lastRenderedPageBreak/>
          <w:t>적용</w:t>
        </w:r>
        <w:r w:rsidRPr="002646CB">
          <w:rPr>
            <w:rPrChange w:id="785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7858" w:author="ETRI-김종원" w:date="2019-12-10T10:44:00Z">
              <w:rPr>
                <w:rFonts w:hint="eastAsia"/>
              </w:rPr>
            </w:rPrChange>
          </w:rPr>
          <w:t>시스템</w:t>
        </w:r>
        <w:r w:rsidRPr="002646CB">
          <w:rPr>
            <w:rPrChange w:id="785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7860" w:author="ETRI-김종원" w:date="2019-12-10T10:44:00Z">
              <w:rPr>
                <w:rFonts w:hint="eastAsia"/>
              </w:rPr>
            </w:rPrChange>
          </w:rPr>
          <w:t>구성</w:t>
        </w:r>
        <w:r w:rsidRPr="002646CB">
          <w:rPr>
            <w:rPrChange w:id="786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7862" w:author="ETRI-김종원" w:date="2019-12-10T10:44:00Z">
              <w:rPr>
                <w:rFonts w:hint="eastAsia"/>
              </w:rPr>
            </w:rPrChange>
          </w:rPr>
          <w:t>방법</w:t>
        </w:r>
        <w:bookmarkEnd w:id="7853"/>
        <w:bookmarkEnd w:id="7854"/>
      </w:ins>
    </w:p>
    <w:p w14:paraId="0734FE30" w14:textId="77777777" w:rsidR="002C63BA" w:rsidRPr="002646CB" w:rsidRDefault="002C63BA" w:rsidP="0039799F">
      <w:pPr>
        <w:rPr>
          <w:ins w:id="7863" w:author="박 진상" w:date="2019-10-08T05:48:00Z"/>
          <w:lang w:bidi="ko-KR"/>
          <w:rPrChange w:id="7864" w:author="ETRI-김종원" w:date="2019-12-10T10:44:00Z">
            <w:rPr>
              <w:ins w:id="7865" w:author="박 진상" w:date="2019-10-08T05:48:00Z"/>
              <w:color w:val="000000" w:themeColor="text1"/>
              <w:lang w:bidi="ko-KR"/>
            </w:rPr>
          </w:rPrChange>
        </w:rPr>
      </w:pPr>
    </w:p>
    <w:p w14:paraId="756A9EE1" w14:textId="258573D5" w:rsidR="0039799F" w:rsidRPr="002646CB" w:rsidRDefault="00F2169F" w:rsidP="0039799F">
      <w:pPr>
        <w:rPr>
          <w:ins w:id="7866" w:author="박 진상" w:date="2019-10-08T05:47:00Z"/>
          <w:lang w:bidi="ko-KR"/>
          <w:rPrChange w:id="7867" w:author="ETRI-김종원" w:date="2019-12-10T10:44:00Z">
            <w:rPr>
              <w:ins w:id="7868" w:author="박 진상" w:date="2019-10-08T05:47:00Z"/>
              <w:color w:val="000000" w:themeColor="text1"/>
              <w:lang w:bidi="ko-KR"/>
            </w:rPr>
          </w:rPrChange>
        </w:rPr>
      </w:pPr>
      <w:ins w:id="7869" w:author="ETRI-김종원" w:date="2019-12-02T17:05:00Z">
        <w:r w:rsidRPr="002646CB">
          <w:rPr>
            <w:rFonts w:hint="eastAsia"/>
            <w:rPrChange w:id="7870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7871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7872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7873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7874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7875" w:author="박 진상" w:date="2019-10-08T05:47:00Z">
        <w:del w:id="7876" w:author="ETRI-김종원" w:date="2019-12-02T17:05:00Z">
          <w:r w:rsidR="0039799F" w:rsidRPr="002646CB" w:rsidDel="00F2169F">
            <w:rPr>
              <w:rFonts w:hint="eastAsia"/>
              <w:lang w:bidi="ko-KR"/>
              <w:rPrChange w:id="787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39799F" w:rsidRPr="002646CB" w:rsidDel="00F2169F">
            <w:rPr>
              <w:lang w:bidi="ko-KR"/>
              <w:rPrChange w:id="787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39799F" w:rsidRPr="002646CB" w:rsidDel="00F2169F">
            <w:rPr>
              <w:rFonts w:hint="eastAsia"/>
              <w:lang w:bidi="ko-KR"/>
              <w:rPrChange w:id="787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39799F" w:rsidRPr="002646CB" w:rsidDel="00F2169F">
            <w:rPr>
              <w:lang w:bidi="ko-KR"/>
              <w:rPrChange w:id="788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7881" w:author="박 진상" w:date="2019-10-28T18:28:00Z">
        <w:del w:id="7882" w:author="ETRI-김종원" w:date="2019-12-02T17:05:00Z">
          <w:r w:rsidR="00DC4888" w:rsidRPr="002646CB" w:rsidDel="00F2169F">
            <w:rPr>
              <w:rFonts w:hint="eastAsia"/>
              <w:lang w:bidi="ko-KR"/>
              <w:rPrChange w:id="788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7884" w:author="박 진상" w:date="2019-10-08T05:47:00Z">
        <w:r w:rsidR="0039799F" w:rsidRPr="002646CB">
          <w:rPr>
            <w:rFonts w:hint="eastAsia"/>
            <w:lang w:bidi="ko-KR"/>
            <w:rPrChange w:id="788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의</w:t>
        </w:r>
        <w:r w:rsidR="0039799F" w:rsidRPr="002646CB">
          <w:rPr>
            <w:lang w:bidi="ko-KR"/>
            <w:rPrChange w:id="788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88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</w:t>
        </w:r>
        <w:r w:rsidR="0039799F" w:rsidRPr="002646CB">
          <w:rPr>
            <w:lang w:bidi="ko-KR"/>
            <w:rPrChange w:id="788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88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방법은</w:t>
        </w:r>
        <w:r w:rsidR="0039799F" w:rsidRPr="002646CB">
          <w:rPr>
            <w:lang w:bidi="ko-KR"/>
            <w:rPrChange w:id="789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89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그림</w:t>
        </w:r>
        <w:r w:rsidR="0039799F" w:rsidRPr="002646CB">
          <w:rPr>
            <w:lang w:bidi="ko-KR"/>
            <w:rPrChange w:id="789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1</w:t>
        </w:r>
        <w:r w:rsidR="0039799F" w:rsidRPr="002646CB">
          <w:rPr>
            <w:rFonts w:hint="eastAsia"/>
            <w:lang w:bidi="ko-KR"/>
            <w:rPrChange w:id="78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과</w:t>
        </w:r>
        <w:r w:rsidR="0039799F" w:rsidRPr="002646CB">
          <w:rPr>
            <w:lang w:bidi="ko-KR"/>
            <w:rPrChange w:id="789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8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같다</w:t>
        </w:r>
        <w:r w:rsidR="0039799F" w:rsidRPr="002646CB">
          <w:rPr>
            <w:lang w:bidi="ko-KR"/>
            <w:rPrChange w:id="789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. </w:t>
        </w:r>
        <w:r w:rsidR="0039799F" w:rsidRPr="002646CB">
          <w:rPr>
            <w:rFonts w:hint="eastAsia"/>
            <w:lang w:bidi="ko-KR"/>
            <w:rPrChange w:id="789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그림</w:t>
        </w:r>
        <w:r w:rsidR="0039799F" w:rsidRPr="002646CB">
          <w:rPr>
            <w:lang w:bidi="ko-KR"/>
            <w:rPrChange w:id="789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1</w:t>
        </w:r>
        <w:r w:rsidR="0039799F" w:rsidRPr="002646CB">
          <w:rPr>
            <w:rFonts w:hint="eastAsia"/>
            <w:lang w:bidi="ko-KR"/>
            <w:rPrChange w:id="789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39799F" w:rsidRPr="002646CB">
          <w:rPr>
            <w:lang w:bidi="ko-KR"/>
            <w:rPrChange w:id="790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7901" w:author="ETRI-김종원" w:date="2019-12-02T17:05:00Z">
        <w:r w:rsidRPr="002646CB">
          <w:rPr>
            <w:rFonts w:hint="eastAsia"/>
            <w:rPrChange w:id="7902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7903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7904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7905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7906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7907" w:author="박 진상" w:date="2019-10-08T05:47:00Z">
        <w:del w:id="7908" w:author="ETRI-김종원" w:date="2019-12-02T17:05:00Z">
          <w:r w:rsidR="0039799F" w:rsidRPr="002646CB" w:rsidDel="00F2169F">
            <w:rPr>
              <w:rFonts w:hint="eastAsia"/>
              <w:lang w:bidi="ko-KR"/>
              <w:rPrChange w:id="790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39799F" w:rsidRPr="002646CB" w:rsidDel="00F2169F">
            <w:rPr>
              <w:lang w:bidi="ko-KR"/>
              <w:rPrChange w:id="791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39799F" w:rsidRPr="002646CB" w:rsidDel="00F2169F">
            <w:rPr>
              <w:rFonts w:hint="eastAsia"/>
              <w:lang w:bidi="ko-KR"/>
              <w:rPrChange w:id="791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39799F" w:rsidRPr="002646CB" w:rsidDel="00F2169F">
            <w:rPr>
              <w:lang w:bidi="ko-KR"/>
              <w:rPrChange w:id="791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7913" w:author="박 진상" w:date="2019-10-28T18:28:00Z">
        <w:del w:id="7914" w:author="ETRI-김종원" w:date="2019-12-02T17:05:00Z">
          <w:r w:rsidR="00DC4888" w:rsidRPr="002646CB" w:rsidDel="00F2169F">
            <w:rPr>
              <w:rFonts w:hint="eastAsia"/>
              <w:lang w:bidi="ko-KR"/>
              <w:rPrChange w:id="791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7916" w:author="박 진상" w:date="2019-10-08T05:47:00Z">
        <w:r w:rsidR="0039799F" w:rsidRPr="002646CB">
          <w:rPr>
            <w:rFonts w:hint="eastAsia"/>
            <w:lang w:bidi="ko-KR"/>
            <w:rPrChange w:id="79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은</w:t>
        </w:r>
        <w:r w:rsidR="0039799F" w:rsidRPr="002646CB">
          <w:rPr>
            <w:lang w:bidi="ko-KR"/>
            <w:rPrChange w:id="79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91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태양광발전의</w:t>
        </w:r>
        <w:r w:rsidR="0039799F" w:rsidRPr="002646CB">
          <w:rPr>
            <w:lang w:bidi="ko-KR"/>
            <w:rPrChange w:id="792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AC</w:t>
        </w:r>
      </w:ins>
      <w:ins w:id="7921" w:author="ETRI-김종원" w:date="2019-12-02T17:30:00Z">
        <w:r w:rsidR="00647810" w:rsidRPr="002646CB">
          <w:rPr>
            <w:rFonts w:hint="eastAsia"/>
            <w:lang w:bidi="ko-KR"/>
            <w:rPrChange w:id="792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</w:t>
        </w:r>
      </w:ins>
      <w:ins w:id="7923" w:author="박 진상" w:date="2019-10-08T05:47:00Z">
        <w:del w:id="7924" w:author="ETRI-김종원" w:date="2019-12-02T17:30:00Z">
          <w:r w:rsidR="0039799F" w:rsidRPr="002646CB" w:rsidDel="00647810">
            <w:rPr>
              <w:rFonts w:hint="eastAsia"/>
              <w:lang w:bidi="ko-KR"/>
              <w:rPrChange w:id="792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출력</w:delText>
          </w:r>
        </w:del>
        <w:r w:rsidR="0039799F" w:rsidRPr="002646CB">
          <w:rPr>
            <w:rFonts w:hint="eastAsia"/>
            <w:lang w:bidi="ko-KR"/>
            <w:rPrChange w:id="792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과</w:t>
        </w:r>
        <w:r w:rsidR="0039799F" w:rsidRPr="002646CB">
          <w:rPr>
            <w:lang w:bidi="ko-KR"/>
            <w:rPrChange w:id="792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92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에너지저장장치의</w:t>
        </w:r>
        <w:r w:rsidR="0039799F" w:rsidRPr="002646CB">
          <w:rPr>
            <w:lang w:bidi="ko-KR"/>
            <w:rPrChange w:id="792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AC</w:t>
        </w:r>
        <w:r w:rsidR="0039799F" w:rsidRPr="002646CB">
          <w:rPr>
            <w:rFonts w:hint="eastAsia"/>
            <w:lang w:bidi="ko-KR"/>
            <w:rPrChange w:id="793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출력이</w:t>
        </w:r>
        <w:r w:rsidR="0039799F" w:rsidRPr="002646CB">
          <w:rPr>
            <w:lang w:bidi="ko-KR"/>
            <w:rPrChange w:id="793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93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병합되어</w:t>
        </w:r>
        <w:r w:rsidR="0039799F" w:rsidRPr="002646CB">
          <w:rPr>
            <w:lang w:bidi="ko-KR"/>
            <w:rPrChange w:id="793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93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계통에</w:t>
        </w:r>
        <w:r w:rsidR="0039799F" w:rsidRPr="002646CB">
          <w:rPr>
            <w:lang w:bidi="ko-KR"/>
            <w:rPrChange w:id="793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93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연결되는</w:t>
        </w:r>
        <w:r w:rsidR="0039799F" w:rsidRPr="002646CB">
          <w:rPr>
            <w:lang w:bidi="ko-KR"/>
            <w:rPrChange w:id="793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793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구조이다</w:t>
        </w:r>
        <w:r w:rsidR="0039799F" w:rsidRPr="002646CB">
          <w:rPr>
            <w:lang w:bidi="ko-KR"/>
            <w:rPrChange w:id="793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. </w:t>
        </w:r>
      </w:ins>
    </w:p>
    <w:p w14:paraId="3AF11876" w14:textId="279D619B" w:rsidR="00C90D2D" w:rsidRPr="002646CB" w:rsidRDefault="00C90D2D" w:rsidP="0039799F">
      <w:pPr>
        <w:rPr>
          <w:ins w:id="7940" w:author="박 진상" w:date="2019-10-15T20:24:00Z"/>
          <w:lang w:bidi="ko-KR"/>
          <w:rPrChange w:id="7941" w:author="ETRI-김종원" w:date="2019-12-10T10:44:00Z">
            <w:rPr>
              <w:ins w:id="7942" w:author="박 진상" w:date="2019-10-15T20:24:00Z"/>
              <w:color w:val="000000" w:themeColor="text1"/>
              <w:lang w:bidi="ko-KR"/>
            </w:rPr>
          </w:rPrChange>
        </w:rPr>
      </w:pPr>
    </w:p>
    <w:p w14:paraId="5BB6514C" w14:textId="038CB5ED" w:rsidR="00C90D2D" w:rsidRPr="002646CB" w:rsidRDefault="00C90D2D" w:rsidP="0039799F">
      <w:pPr>
        <w:rPr>
          <w:ins w:id="7943" w:author="박 진상" w:date="2019-10-15T20:24:00Z"/>
          <w:lang w:bidi="ko-KR"/>
          <w:rPrChange w:id="7944" w:author="ETRI-김종원" w:date="2019-12-10T10:44:00Z">
            <w:rPr>
              <w:ins w:id="7945" w:author="박 진상" w:date="2019-10-15T20:24:00Z"/>
              <w:color w:val="000000" w:themeColor="text1"/>
              <w:lang w:bidi="ko-KR"/>
            </w:rPr>
          </w:rPrChange>
        </w:rPr>
      </w:pPr>
      <w:ins w:id="7946" w:author="박 진상" w:date="2019-10-15T20:24:00Z">
        <w:r w:rsidRPr="002646CB">
          <w:rPr>
            <w:rFonts w:eastAsia="돋움" w:cs="Arial" w:hint="eastAsia"/>
            <w:b/>
            <w:lang w:val="en-US"/>
            <w:rPrChange w:id="7947" w:author="ETRI-김종원" w:date="2019-12-10T10:44:00Z">
              <w:rPr>
                <w:rFonts w:eastAsia="돋움" w:cs="Arial" w:hint="eastAsia"/>
                <w:b/>
                <w:highlight w:val="yellow"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7948" w:author="ETRI-김종원" w:date="2019-12-10T10:44:00Z">
              <w:rPr>
                <w:rFonts w:ascii="바탕" w:hAnsi="바탕" w:cs="굴림"/>
                <w:b/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7949" w:author="ETRI-김종원" w:date="2019-12-10T10:44:00Z">
              <w:rPr>
                <w:rFonts w:cs="Arial"/>
                <w:highlight w:val="yellow"/>
                <w:lang w:val="en-US"/>
              </w:rPr>
            </w:rPrChange>
          </w:rPr>
          <w:t>1</w:t>
        </w:r>
        <w:r w:rsidRPr="002646CB">
          <w:rPr>
            <w:rFonts w:ascii="바탕" w:hAnsi="바탕" w:cs="굴림"/>
            <w:lang w:val="en-US"/>
            <w:rPrChange w:id="7950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ab/>
        </w:r>
        <w:r w:rsidRPr="002646CB">
          <w:rPr>
            <w:rFonts w:ascii="바탕" w:hAnsi="바탕" w:cs="굴림" w:hint="eastAsia"/>
            <w:lang w:val="en-US"/>
            <w:rPrChange w:id="795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이</w:t>
        </w:r>
        <w:r w:rsidRPr="002646CB">
          <w:rPr>
            <w:rFonts w:ascii="바탕" w:hAnsi="바탕" w:cs="굴림"/>
            <w:lang w:val="en-US"/>
            <w:rPrChange w:id="795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표준에서는 </w:t>
        </w:r>
      </w:ins>
      <w:ins w:id="7953" w:author="박 진상" w:date="2019-10-15T20:28:00Z">
        <w:r w:rsidRPr="002646CB">
          <w:rPr>
            <w:rFonts w:ascii="바탕" w:hAnsi="바탕" w:cs="굴림"/>
            <w:lang w:val="en-US"/>
            <w:rPrChange w:id="7954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SGSF-011-3-1</w:t>
        </w:r>
      </w:ins>
      <w:ins w:id="7955" w:author="박 진상" w:date="2019-10-15T20:29:00Z">
        <w:r w:rsidRPr="002646CB">
          <w:rPr>
            <w:rFonts w:ascii="바탕" w:hAnsi="바탕" w:cs="굴림"/>
            <w:lang w:val="en-US"/>
            <w:rPrChange w:id="7956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7957" w:author="박 진상" w:date="2019-10-15T20:24:00Z">
        <w:r w:rsidRPr="002646CB">
          <w:rPr>
            <w:rFonts w:ascii="바탕" w:hAnsi="바탕" w:cs="굴림" w:hint="eastAsia"/>
            <w:lang w:val="en-US"/>
            <w:rPrChange w:id="7958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제</w:t>
        </w:r>
        <w:r w:rsidRPr="002646CB">
          <w:rPr>
            <w:rFonts w:ascii="바탕" w:hAnsi="바탕" w:cs="굴림"/>
            <w:lang w:val="en-US"/>
            <w:rPrChange w:id="7959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1부의 </w:t>
        </w:r>
        <w:r w:rsidRPr="002646CB">
          <w:rPr>
            <w:rFonts w:ascii="바탕" w:hAnsi="바탕" w:cs="굴림" w:hint="eastAsia"/>
            <w:lang w:val="en-US"/>
            <w:rPrChange w:id="7960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구성도에서</w:t>
        </w:r>
      </w:ins>
      <w:ins w:id="7961" w:author="박 진상" w:date="2019-10-15T20:25:00Z">
        <w:r w:rsidRPr="002646CB">
          <w:rPr>
            <w:rFonts w:ascii="바탕" w:hAnsi="바탕" w:cs="굴림"/>
            <w:lang w:val="en-US"/>
            <w:rPrChange w:id="796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7963" w:author="박 진상" w:date="2019-10-15T20:29:00Z">
        <w:r w:rsidRPr="002646CB">
          <w:rPr>
            <w:rFonts w:ascii="바탕" w:hAnsi="바탕" w:cs="굴림" w:hint="eastAsia"/>
            <w:lang w:val="en-US"/>
            <w:rPrChange w:id="7964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 xml:space="preserve">설명을 위해 </w:t>
        </w:r>
      </w:ins>
      <w:ins w:id="7965" w:author="박 진상" w:date="2019-10-15T20:25:00Z">
        <w:r w:rsidRPr="002646CB">
          <w:rPr>
            <w:rFonts w:ascii="바탕" w:hAnsi="바탕" w:cs="굴림" w:hint="eastAsia"/>
            <w:lang w:val="en-US"/>
            <w:rPrChange w:id="7966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필요한</w:t>
        </w:r>
        <w:r w:rsidRPr="002646CB">
          <w:rPr>
            <w:rFonts w:ascii="바탕" w:hAnsi="바탕" w:cs="굴림"/>
            <w:lang w:val="en-US"/>
            <w:rPrChange w:id="7967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7968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구성요소를</w:t>
        </w:r>
        <w:r w:rsidRPr="002646CB">
          <w:rPr>
            <w:rFonts w:ascii="바탕" w:hAnsi="바탕" w:cs="굴림"/>
            <w:lang w:val="en-US"/>
            <w:rPrChange w:id="7969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7970" w:author="박 진상" w:date="2019-10-28T18:37:00Z">
        <w:r w:rsidR="00D13941" w:rsidRPr="002646CB">
          <w:rPr>
            <w:rFonts w:ascii="바탕" w:hAnsi="바탕" w:cs="굴림" w:hint="eastAsia"/>
            <w:lang w:val="en-US"/>
            <w:rPrChange w:id="7971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t>스마트미터</w:t>
        </w:r>
      </w:ins>
      <w:ins w:id="7972" w:author="박 진상" w:date="2019-10-15T20:26:00Z">
        <w:r w:rsidRPr="002646CB">
          <w:rPr>
            <w:rFonts w:ascii="바탕" w:hAnsi="바탕" w:cs="굴림"/>
            <w:lang w:val="en-US"/>
            <w:rPrChange w:id="7973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(SM)</w:t>
        </w:r>
      </w:ins>
      <w:ins w:id="7974" w:author="박 진상" w:date="2019-10-15T20:25:00Z">
        <w:r w:rsidRPr="002646CB">
          <w:rPr>
            <w:rFonts w:ascii="바탕" w:hAnsi="바탕" w:cs="굴림"/>
            <w:lang w:val="en-US"/>
            <w:rPrChange w:id="7975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, </w:t>
        </w:r>
        <w:r w:rsidRPr="002646CB">
          <w:rPr>
            <w:rFonts w:ascii="바탕" w:hAnsi="바탕" w:cs="굴림" w:hint="eastAsia"/>
            <w:lang w:val="en-US"/>
            <w:rPrChange w:id="7976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전기에너지저장장치</w:t>
        </w:r>
      </w:ins>
      <w:ins w:id="7977" w:author="박 진상" w:date="2019-10-15T20:26:00Z">
        <w:r w:rsidRPr="002646CB">
          <w:rPr>
            <w:rFonts w:ascii="바탕" w:hAnsi="바탕" w:cs="굴림"/>
            <w:lang w:val="en-US"/>
            <w:rPrChange w:id="7978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(EES)</w:t>
        </w:r>
      </w:ins>
      <w:ins w:id="7979" w:author="박 진상" w:date="2019-10-15T20:25:00Z">
        <w:r w:rsidRPr="002646CB">
          <w:rPr>
            <w:rFonts w:ascii="바탕" w:hAnsi="바탕" w:cs="굴림"/>
            <w:lang w:val="en-US"/>
            <w:rPrChange w:id="7980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, </w:t>
        </w:r>
        <w:r w:rsidRPr="002646CB">
          <w:rPr>
            <w:rFonts w:ascii="바탕" w:hAnsi="바탕" w:cs="굴림" w:hint="eastAsia"/>
            <w:lang w:val="en-US"/>
            <w:rPrChange w:id="798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태양광발전장치</w:t>
        </w:r>
        <w:r w:rsidRPr="002646CB">
          <w:rPr>
            <w:rFonts w:ascii="바탕" w:hAnsi="바탕" w:cs="굴림"/>
            <w:lang w:val="en-US"/>
            <w:rPrChange w:id="798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(PV) </w:t>
        </w:r>
        <w:r w:rsidRPr="002646CB">
          <w:rPr>
            <w:rFonts w:ascii="바탕" w:hAnsi="바탕" w:cs="굴림" w:hint="eastAsia"/>
            <w:lang w:val="en-US"/>
            <w:rPrChange w:id="7983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만을</w:t>
        </w:r>
        <w:r w:rsidRPr="002646CB">
          <w:rPr>
            <w:rFonts w:ascii="바탕" w:hAnsi="바탕" w:cs="굴림"/>
            <w:lang w:val="en-US"/>
            <w:rPrChange w:id="7984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7985" w:author="박 진상" w:date="2019-10-15T20:26:00Z">
        <w:r w:rsidRPr="002646CB">
          <w:rPr>
            <w:rFonts w:ascii="바탕" w:hAnsi="바탕" w:cs="굴림" w:hint="eastAsia"/>
            <w:lang w:val="en-US"/>
            <w:rPrChange w:id="7986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구성한다</w:t>
        </w:r>
        <w:r w:rsidRPr="002646CB">
          <w:rPr>
            <w:rFonts w:ascii="바탕" w:hAnsi="바탕" w:cs="굴림"/>
            <w:lang w:val="en-US"/>
            <w:rPrChange w:id="7987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.</w:t>
        </w:r>
      </w:ins>
    </w:p>
    <w:p w14:paraId="17CA257E" w14:textId="77777777" w:rsidR="00C90D2D" w:rsidRPr="002646CB" w:rsidRDefault="00C90D2D" w:rsidP="0039799F">
      <w:pPr>
        <w:rPr>
          <w:ins w:id="7988" w:author="박 진상" w:date="2019-10-15T20:22:00Z"/>
          <w:lang w:bidi="ko-KR"/>
          <w:rPrChange w:id="7989" w:author="ETRI-김종원" w:date="2019-12-10T10:44:00Z">
            <w:rPr>
              <w:ins w:id="7990" w:author="박 진상" w:date="2019-10-15T20:22:00Z"/>
              <w:color w:val="000000" w:themeColor="text1"/>
              <w:lang w:bidi="ko-KR"/>
            </w:rPr>
          </w:rPrChange>
        </w:rPr>
      </w:pPr>
    </w:p>
    <w:p w14:paraId="3E5F670E" w14:textId="2E788A4D" w:rsidR="009102DC" w:rsidRPr="002646CB" w:rsidRDefault="00D13941" w:rsidP="0039799F">
      <w:pPr>
        <w:rPr>
          <w:ins w:id="7991" w:author="박 진상" w:date="2019-10-28T18:37:00Z"/>
          <w:lang w:val="de-DE" w:bidi="ko-KR"/>
          <w:rPrChange w:id="7992" w:author="ETRI-김종원" w:date="2019-12-10T10:44:00Z">
            <w:rPr>
              <w:ins w:id="7993" w:author="박 진상" w:date="2019-10-28T18:37:00Z"/>
              <w:color w:val="000000" w:themeColor="text1"/>
              <w:lang w:val="de-DE" w:bidi="ko-KR"/>
            </w:rPr>
          </w:rPrChange>
        </w:rPr>
      </w:pPr>
      <w:ins w:id="7994" w:author="박 진상" w:date="2019-10-28T18:37:00Z">
        <w:r w:rsidRPr="002646CB">
          <w:rPr>
            <w:rFonts w:hint="eastAsia"/>
            <w:lang w:bidi="ko-KR"/>
            <w:rPrChange w:id="79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스마트미터</w:t>
        </w:r>
      </w:ins>
      <w:ins w:id="7996" w:author="박 진상" w:date="2019-10-08T05:47:00Z">
        <w:r w:rsidR="0039799F" w:rsidRPr="002646CB">
          <w:rPr>
            <w:lang w:val="de-DE" w:bidi="ko-KR"/>
            <w:rPrChange w:id="799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7998" w:author="박 진상" w:date="2019-10-15T20:22:00Z">
        <w:r w:rsidR="00C90D2D" w:rsidRPr="002646CB">
          <w:rPr>
            <w:rFonts w:hint="eastAsia"/>
            <w:lang w:val="de-DE" w:bidi="ko-KR"/>
            <w:rPrChange w:id="799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S</w:t>
        </w:r>
      </w:ins>
      <w:ins w:id="8000" w:author="박 진상" w:date="2019-10-08T05:47:00Z">
        <w:r w:rsidR="0039799F" w:rsidRPr="002646CB">
          <w:rPr>
            <w:lang w:val="de-DE" w:bidi="ko-KR"/>
            <w:rPrChange w:id="800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M3</w:t>
        </w:r>
        <w:r w:rsidR="0039799F" w:rsidRPr="002646CB">
          <w:rPr>
            <w:rFonts w:hint="eastAsia"/>
            <w:lang w:val="de-DE" w:bidi="ko-KR"/>
            <w:rPrChange w:id="800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는</w:t>
        </w:r>
        <w:r w:rsidR="0039799F" w:rsidRPr="002646CB">
          <w:rPr>
            <w:lang w:val="de-DE" w:bidi="ko-KR"/>
            <w:rPrChange w:id="800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0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태양광발전의</w:t>
        </w:r>
        <w:r w:rsidR="0039799F" w:rsidRPr="002646CB">
          <w:rPr>
            <w:lang w:val="de-DE" w:bidi="ko-KR"/>
            <w:rPrChange w:id="800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0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  <w:r w:rsidR="0039799F" w:rsidRPr="002646CB">
          <w:rPr>
            <w:lang w:val="de-DE" w:bidi="ko-KR"/>
            <w:rPrChange w:id="800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0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전력과</w:t>
        </w:r>
        <w:r w:rsidR="0039799F" w:rsidRPr="002646CB">
          <w:rPr>
            <w:lang w:val="de-DE" w:bidi="ko-KR"/>
            <w:rPrChange w:id="800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1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전력량을</w:t>
        </w:r>
        <w:r w:rsidR="0039799F" w:rsidRPr="002646CB">
          <w:rPr>
            <w:lang w:val="de-DE" w:bidi="ko-KR"/>
            <w:rPrChange w:id="801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1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측정</w:t>
        </w:r>
        <w:r w:rsidR="0039799F" w:rsidRPr="002646CB">
          <w:rPr>
            <w:lang w:val="de-DE" w:bidi="ko-KR"/>
            <w:rPrChange w:id="801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1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801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1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수집하고</w:t>
        </w:r>
        <w:r w:rsidR="0039799F" w:rsidRPr="002646CB">
          <w:rPr>
            <w:lang w:val="de-DE" w:bidi="ko-KR"/>
            <w:rPrChange w:id="801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, </w:t>
        </w:r>
      </w:ins>
      <w:ins w:id="8018" w:author="박 진상" w:date="2019-10-28T18:37:00Z">
        <w:r w:rsidRPr="002646CB">
          <w:rPr>
            <w:rFonts w:hint="eastAsia"/>
            <w:lang w:val="de-DE" w:bidi="ko-KR"/>
            <w:rPrChange w:id="801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스마트미터</w:t>
        </w:r>
      </w:ins>
      <w:ins w:id="8020" w:author="박 진상" w:date="2019-10-08T05:47:00Z">
        <w:r w:rsidR="0039799F" w:rsidRPr="002646CB">
          <w:rPr>
            <w:lang w:val="de-DE" w:bidi="ko-KR"/>
            <w:rPrChange w:id="802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022" w:author="박 진상" w:date="2019-10-15T20:22:00Z">
        <w:r w:rsidR="00C90D2D" w:rsidRPr="002646CB">
          <w:rPr>
            <w:lang w:val="de-DE" w:bidi="ko-KR"/>
            <w:rPrChange w:id="802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S</w:t>
        </w:r>
      </w:ins>
      <w:ins w:id="8024" w:author="박 진상" w:date="2019-10-08T05:47:00Z">
        <w:r w:rsidR="0039799F" w:rsidRPr="002646CB">
          <w:rPr>
            <w:lang w:val="de-DE" w:bidi="ko-KR"/>
            <w:rPrChange w:id="802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M2</w:t>
        </w:r>
        <w:r w:rsidR="0039799F" w:rsidRPr="002646CB">
          <w:rPr>
            <w:rFonts w:hint="eastAsia"/>
            <w:lang w:val="de-DE" w:bidi="ko-KR"/>
            <w:rPrChange w:id="802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는</w:t>
        </w:r>
        <w:r w:rsidR="0039799F" w:rsidRPr="002646CB">
          <w:rPr>
            <w:lang w:val="de-DE" w:bidi="ko-KR"/>
            <w:rPrChange w:id="802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2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태양광발전의</w:t>
        </w:r>
        <w:r w:rsidR="0039799F" w:rsidRPr="002646CB">
          <w:rPr>
            <w:lang w:val="de-DE" w:bidi="ko-KR"/>
            <w:rPrChange w:id="802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3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발전전력을</w:t>
        </w:r>
        <w:r w:rsidR="0039799F" w:rsidRPr="002646CB">
          <w:rPr>
            <w:lang w:val="de-DE" w:bidi="ko-KR"/>
            <w:rPrChange w:id="803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3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충전하거나</w:t>
        </w:r>
        <w:r w:rsidR="0039799F" w:rsidRPr="002646CB">
          <w:rPr>
            <w:lang w:val="de-DE" w:bidi="ko-KR"/>
            <w:rPrChange w:id="803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3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전력계통으로</w:t>
        </w:r>
        <w:r w:rsidR="0039799F" w:rsidRPr="002646CB">
          <w:rPr>
            <w:lang w:val="de-DE" w:bidi="ko-KR"/>
            <w:rPrChange w:id="803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3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방전하는</w:t>
        </w:r>
        <w:r w:rsidR="0039799F" w:rsidRPr="002646CB">
          <w:rPr>
            <w:lang w:val="de-DE" w:bidi="ko-KR"/>
            <w:rPrChange w:id="803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038" w:author="박 진상" w:date="2019-10-15T20:22:00Z">
        <w:r w:rsidR="00C90D2D" w:rsidRPr="002646CB">
          <w:rPr>
            <w:rFonts w:hint="eastAsia"/>
            <w:lang w:val="de-DE" w:bidi="ko-KR"/>
            <w:rPrChange w:id="803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전기에너지</w:t>
        </w:r>
      </w:ins>
      <w:ins w:id="8040" w:author="박 진상" w:date="2019-10-08T05:47:00Z">
        <w:r w:rsidR="0039799F" w:rsidRPr="002646CB">
          <w:rPr>
            <w:rFonts w:hint="eastAsia"/>
            <w:lang w:val="de-DE" w:bidi="ko-KR"/>
            <w:rPrChange w:id="8041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저장장치의</w:t>
        </w:r>
        <w:r w:rsidR="0039799F" w:rsidRPr="002646CB">
          <w:rPr>
            <w:lang w:val="de-DE" w:bidi="ko-KR"/>
            <w:rPrChange w:id="804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4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충전</w:t>
        </w:r>
        <w:r w:rsidR="0039799F" w:rsidRPr="002646CB">
          <w:rPr>
            <w:lang w:val="de-DE" w:bidi="ko-KR"/>
            <w:rPrChange w:id="804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4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8046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4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방전</w:t>
        </w:r>
        <w:r w:rsidR="0039799F" w:rsidRPr="002646CB">
          <w:rPr>
            <w:lang w:val="de-DE" w:bidi="ko-KR"/>
            <w:rPrChange w:id="8048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4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전력과</w:t>
        </w:r>
        <w:r w:rsidR="0039799F" w:rsidRPr="002646CB">
          <w:rPr>
            <w:lang w:val="de-DE" w:bidi="ko-KR"/>
            <w:rPrChange w:id="805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51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전력량을</w:t>
        </w:r>
        <w:r w:rsidR="0039799F" w:rsidRPr="002646CB">
          <w:rPr>
            <w:lang w:val="de-DE" w:bidi="ko-KR"/>
            <w:rPrChange w:id="805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5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측정</w:t>
        </w:r>
        <w:r w:rsidR="0039799F" w:rsidRPr="002646CB">
          <w:rPr>
            <w:lang w:val="de-DE" w:bidi="ko-KR"/>
            <w:rPrChange w:id="805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5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8056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5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수집</w:t>
        </w:r>
      </w:ins>
      <w:ins w:id="8058" w:author="박 진상" w:date="2019-10-28T18:36:00Z">
        <w:r w:rsidR="009102DC" w:rsidRPr="002646CB">
          <w:rPr>
            <w:rFonts w:hint="eastAsia"/>
            <w:lang w:val="de-DE" w:bidi="ko-KR"/>
            <w:rPrChange w:id="805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한다</w:t>
        </w:r>
        <w:r w:rsidR="009102DC" w:rsidRPr="002646CB">
          <w:rPr>
            <w:rFonts w:hint="eastAsia"/>
            <w:lang w:val="de-DE" w:bidi="ko-KR"/>
            <w:rPrChange w:id="806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.</w:t>
        </w:r>
      </w:ins>
    </w:p>
    <w:p w14:paraId="231C94F3" w14:textId="77777777" w:rsidR="00D13941" w:rsidRPr="002646CB" w:rsidRDefault="00D13941" w:rsidP="0039799F">
      <w:pPr>
        <w:rPr>
          <w:ins w:id="8061" w:author="박 진상" w:date="2019-10-28T18:36:00Z"/>
          <w:lang w:val="de-DE" w:bidi="ko-KR"/>
          <w:rPrChange w:id="8062" w:author="ETRI-김종원" w:date="2019-12-10T10:44:00Z">
            <w:rPr>
              <w:ins w:id="8063" w:author="박 진상" w:date="2019-10-28T18:36:00Z"/>
              <w:color w:val="000000" w:themeColor="text1"/>
              <w:lang w:val="de-DE" w:bidi="ko-KR"/>
            </w:rPr>
          </w:rPrChange>
        </w:rPr>
      </w:pPr>
    </w:p>
    <w:p w14:paraId="165E1720" w14:textId="034401FA" w:rsidR="0039799F" w:rsidRPr="002646CB" w:rsidRDefault="00D13941" w:rsidP="0039799F">
      <w:pPr>
        <w:rPr>
          <w:ins w:id="8064" w:author="박 진상" w:date="2019-10-08T05:47:00Z"/>
          <w:lang w:val="de-DE" w:bidi="ko-KR"/>
          <w:rPrChange w:id="8065" w:author="ETRI-김종원" w:date="2019-12-10T10:44:00Z">
            <w:rPr>
              <w:ins w:id="8066" w:author="박 진상" w:date="2019-10-08T05:47:00Z"/>
              <w:color w:val="000000" w:themeColor="text1"/>
              <w:lang w:val="de-DE" w:bidi="ko-KR"/>
            </w:rPr>
          </w:rPrChange>
        </w:rPr>
      </w:pPr>
      <w:ins w:id="8067" w:author="박 진상" w:date="2019-10-28T18:37:00Z">
        <w:r w:rsidRPr="002646CB">
          <w:rPr>
            <w:rFonts w:hint="eastAsia"/>
            <w:lang w:val="de-DE" w:bidi="ko-KR"/>
            <w:rPrChange w:id="806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스마트미터</w:t>
        </w:r>
      </w:ins>
      <w:ins w:id="8069" w:author="박 진상" w:date="2019-10-08T05:47:00Z">
        <w:r w:rsidR="0039799F" w:rsidRPr="002646CB">
          <w:rPr>
            <w:lang w:val="de-DE" w:bidi="ko-KR"/>
            <w:rPrChange w:id="807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071" w:author="박 진상" w:date="2019-10-15T20:23:00Z">
        <w:r w:rsidR="00C90D2D" w:rsidRPr="002646CB">
          <w:rPr>
            <w:lang w:val="de-DE" w:bidi="ko-KR"/>
            <w:rPrChange w:id="807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S</w:t>
        </w:r>
      </w:ins>
      <w:ins w:id="8073" w:author="박 진상" w:date="2019-10-08T05:47:00Z">
        <w:r w:rsidR="0039799F" w:rsidRPr="002646CB">
          <w:rPr>
            <w:lang w:val="de-DE" w:bidi="ko-KR"/>
            <w:rPrChange w:id="807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M1</w:t>
        </w:r>
        <w:r w:rsidR="0039799F" w:rsidRPr="002646CB">
          <w:rPr>
            <w:rFonts w:hint="eastAsia"/>
            <w:lang w:val="de-DE" w:bidi="ko-KR"/>
            <w:rPrChange w:id="807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은</w:t>
        </w:r>
        <w:r w:rsidR="0039799F" w:rsidRPr="002646CB">
          <w:rPr>
            <w:lang w:val="de-DE" w:bidi="ko-KR"/>
            <w:rPrChange w:id="8076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7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태양광발전의</w:t>
        </w:r>
        <w:r w:rsidR="0039799F" w:rsidRPr="002646CB">
          <w:rPr>
            <w:lang w:val="de-DE" w:bidi="ko-KR"/>
            <w:rPrChange w:id="8078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079" w:author="ETRI-김종원" w:date="2019-12-02T17:30:00Z">
        <w:r w:rsidR="00647810" w:rsidRPr="002646CB">
          <w:rPr>
            <w:rFonts w:hint="eastAsia"/>
            <w:lang w:val="de-DE" w:bidi="ko-KR"/>
            <w:rPrChange w:id="808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</w:ins>
      <w:ins w:id="8081" w:author="박 진상" w:date="2019-10-08T05:47:00Z">
        <w:del w:id="8082" w:author="ETRI-김종원" w:date="2019-12-02T17:30:00Z">
          <w:r w:rsidR="0039799F" w:rsidRPr="002646CB" w:rsidDel="00647810">
            <w:rPr>
              <w:rFonts w:hint="eastAsia"/>
              <w:lang w:val="de-DE" w:bidi="ko-KR"/>
              <w:rPrChange w:id="8083" w:author="ETRI-김종원" w:date="2019-12-10T10:44:00Z">
                <w:rPr>
                  <w:rFonts w:hint="eastAsia"/>
                  <w:color w:val="000000" w:themeColor="text1"/>
                  <w:lang w:val="de-DE" w:bidi="ko-KR"/>
                </w:rPr>
              </w:rPrChange>
            </w:rPr>
            <w:delText>출력</w:delText>
          </w:r>
        </w:del>
        <w:r w:rsidR="0039799F" w:rsidRPr="002646CB">
          <w:rPr>
            <w:rFonts w:hint="eastAsia"/>
            <w:lang w:val="de-DE" w:bidi="ko-KR"/>
            <w:rPrChange w:id="808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과</w:t>
        </w:r>
        <w:r w:rsidR="0039799F" w:rsidRPr="002646CB">
          <w:rPr>
            <w:lang w:val="de-DE" w:bidi="ko-KR"/>
            <w:rPrChange w:id="808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086" w:author="박 진상" w:date="2019-10-15T20:23:00Z">
        <w:r w:rsidR="00C90D2D" w:rsidRPr="002646CB">
          <w:rPr>
            <w:rFonts w:hint="eastAsia"/>
            <w:lang w:val="de-DE" w:bidi="ko-KR"/>
            <w:rPrChange w:id="808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전기에너지</w:t>
        </w:r>
      </w:ins>
      <w:ins w:id="8088" w:author="박 진상" w:date="2019-10-08T05:47:00Z">
        <w:r w:rsidR="0039799F" w:rsidRPr="002646CB">
          <w:rPr>
            <w:rFonts w:hint="eastAsia"/>
            <w:lang w:val="de-DE" w:bidi="ko-KR"/>
            <w:rPrChange w:id="808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저장장치의</w:t>
        </w:r>
        <w:r w:rsidR="0039799F" w:rsidRPr="002646CB">
          <w:rPr>
            <w:lang w:val="de-DE" w:bidi="ko-KR"/>
            <w:rPrChange w:id="809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91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출력의</w:t>
        </w:r>
        <w:r w:rsidR="0039799F" w:rsidRPr="002646CB">
          <w:rPr>
            <w:lang w:val="de-DE" w:bidi="ko-KR"/>
            <w:rPrChange w:id="809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9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합이</w:t>
        </w:r>
        <w:r w:rsidR="0039799F" w:rsidRPr="002646CB">
          <w:rPr>
            <w:lang w:val="de-DE" w:bidi="ko-KR"/>
            <w:rPrChange w:id="809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09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전력계통으로</w:t>
        </w:r>
        <w:r w:rsidR="0039799F" w:rsidRPr="002646CB">
          <w:rPr>
            <w:lang w:val="de-DE" w:bidi="ko-KR"/>
            <w:rPrChange w:id="8096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097" w:author="ETRI-김종원" w:date="2019-12-02T17:30:00Z">
        <w:r w:rsidR="00647810" w:rsidRPr="002646CB">
          <w:rPr>
            <w:rFonts w:hint="eastAsia"/>
            <w:lang w:val="de-DE" w:bidi="ko-KR"/>
            <w:rPrChange w:id="809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</w:ins>
      <w:ins w:id="8099" w:author="박 진상" w:date="2019-10-08T05:47:00Z">
        <w:del w:id="8100" w:author="ETRI-김종원" w:date="2019-12-02T17:30:00Z">
          <w:r w:rsidR="0039799F" w:rsidRPr="002646CB" w:rsidDel="00647810">
            <w:rPr>
              <w:rFonts w:hint="eastAsia"/>
              <w:lang w:val="de-DE" w:bidi="ko-KR"/>
              <w:rPrChange w:id="8101" w:author="ETRI-김종원" w:date="2019-12-10T10:44:00Z">
                <w:rPr>
                  <w:rFonts w:hint="eastAsia"/>
                  <w:color w:val="000000" w:themeColor="text1"/>
                  <w:lang w:val="de-DE" w:bidi="ko-KR"/>
                </w:rPr>
              </w:rPrChange>
            </w:rPr>
            <w:delText>출력</w:delText>
          </w:r>
        </w:del>
        <w:r w:rsidR="0039799F" w:rsidRPr="002646CB">
          <w:rPr>
            <w:rFonts w:hint="eastAsia"/>
            <w:lang w:val="de-DE" w:bidi="ko-KR"/>
            <w:rPrChange w:id="810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되는</w:t>
        </w:r>
        <w:r w:rsidR="0039799F" w:rsidRPr="002646CB">
          <w:rPr>
            <w:lang w:val="de-DE" w:bidi="ko-KR"/>
            <w:rPrChange w:id="810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1</w:t>
        </w:r>
        <w:r w:rsidR="0039799F" w:rsidRPr="002646CB">
          <w:rPr>
            <w:rFonts w:hint="eastAsia"/>
            <w:lang w:val="de-DE" w:bidi="ko-KR"/>
            <w:rPrChange w:id="810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분단위</w:t>
        </w:r>
        <w:r w:rsidR="0039799F" w:rsidRPr="002646CB">
          <w:rPr>
            <w:lang w:val="de-DE" w:bidi="ko-KR"/>
            <w:rPrChange w:id="810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106" w:author="박 진상" w:date="2019-10-28T18:28:00Z">
        <w:r w:rsidR="00DC4888" w:rsidRPr="002646CB">
          <w:rPr>
            <w:rFonts w:hint="eastAsia"/>
            <w:lang w:val="de-DE" w:bidi="ko-KR"/>
            <w:rPrChange w:id="810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연계시스템</w:t>
        </w:r>
      </w:ins>
      <w:ins w:id="8108" w:author="박 진상" w:date="2019-10-08T05:47:00Z">
        <w:r w:rsidR="0039799F" w:rsidRPr="002646CB">
          <w:rPr>
            <w:lang w:val="de-DE" w:bidi="ko-KR"/>
            <w:rPrChange w:id="810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1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  <w:r w:rsidR="0039799F" w:rsidRPr="002646CB">
          <w:rPr>
            <w:lang w:val="de-DE" w:bidi="ko-KR"/>
            <w:rPrChange w:id="811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1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전력과</w:t>
        </w:r>
        <w:r w:rsidR="0039799F" w:rsidRPr="002646CB">
          <w:rPr>
            <w:lang w:val="de-DE" w:bidi="ko-KR"/>
            <w:rPrChange w:id="811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5</w:t>
        </w:r>
        <w:r w:rsidR="0039799F" w:rsidRPr="002646CB">
          <w:rPr>
            <w:rFonts w:hint="eastAsia"/>
            <w:lang w:val="de-DE" w:bidi="ko-KR"/>
            <w:rPrChange w:id="811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분단위</w:t>
        </w:r>
        <w:r w:rsidR="0039799F" w:rsidRPr="002646CB">
          <w:rPr>
            <w:lang w:val="de-DE" w:bidi="ko-KR"/>
            <w:rPrChange w:id="811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8116" w:author="박 진상" w:date="2019-10-28T18:28:00Z">
        <w:r w:rsidR="00DC4888" w:rsidRPr="002646CB">
          <w:rPr>
            <w:rFonts w:hint="eastAsia"/>
            <w:lang w:val="de-DE" w:bidi="ko-KR"/>
            <w:rPrChange w:id="811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연계시스템</w:t>
        </w:r>
      </w:ins>
      <w:ins w:id="8118" w:author="박 진상" w:date="2019-10-08T05:47:00Z">
        <w:r w:rsidR="0039799F" w:rsidRPr="002646CB">
          <w:rPr>
            <w:lang w:val="de-DE" w:bidi="ko-KR"/>
            <w:rPrChange w:id="811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2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  <w:r w:rsidR="0039799F" w:rsidRPr="002646CB">
          <w:rPr>
            <w:lang w:val="de-DE" w:bidi="ko-KR"/>
            <w:rPrChange w:id="812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2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전력량을</w:t>
        </w:r>
        <w:r w:rsidR="0039799F" w:rsidRPr="002646CB">
          <w:rPr>
            <w:lang w:val="de-DE" w:bidi="ko-KR"/>
            <w:rPrChange w:id="812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2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측정</w:t>
        </w:r>
        <w:r w:rsidR="0039799F" w:rsidRPr="002646CB">
          <w:rPr>
            <w:lang w:val="de-DE" w:bidi="ko-KR"/>
            <w:rPrChange w:id="812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2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812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812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수집한다</w:t>
        </w:r>
        <w:r w:rsidR="0039799F" w:rsidRPr="002646CB">
          <w:rPr>
            <w:lang w:val="de-DE" w:bidi="ko-KR"/>
            <w:rPrChange w:id="812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.</w:t>
        </w:r>
      </w:ins>
    </w:p>
    <w:p w14:paraId="0461AD4D" w14:textId="259075B8" w:rsidR="0039799F" w:rsidRPr="002646CB" w:rsidRDefault="0039799F" w:rsidP="00BF4D3D">
      <w:pPr>
        <w:rPr>
          <w:ins w:id="8130" w:author="박 진상" w:date="2019-10-15T20:23:00Z"/>
          <w:lang w:val="de-DE"/>
          <w:rPrChange w:id="8131" w:author="ETRI-김종원" w:date="2019-12-10T10:44:00Z">
            <w:rPr>
              <w:ins w:id="8132" w:author="박 진상" w:date="2019-10-15T20:23:00Z"/>
              <w:lang w:val="de-DE"/>
            </w:rPr>
          </w:rPrChange>
        </w:rPr>
      </w:pPr>
    </w:p>
    <w:p w14:paraId="3200DF99" w14:textId="7B247A05" w:rsidR="00C90D2D" w:rsidRPr="002646CB" w:rsidRDefault="00C90D2D" w:rsidP="00BF4D3D">
      <w:pPr>
        <w:rPr>
          <w:ins w:id="8133" w:author="박 진상" w:date="2019-10-08T05:48:00Z"/>
          <w:lang w:val="de-DE"/>
          <w:rPrChange w:id="8134" w:author="ETRI-김종원" w:date="2019-12-10T10:44:00Z">
            <w:rPr>
              <w:ins w:id="8135" w:author="박 진상" w:date="2019-10-08T05:48:00Z"/>
              <w:lang w:val="de-DE"/>
            </w:rPr>
          </w:rPrChange>
        </w:rPr>
      </w:pPr>
    </w:p>
    <w:p w14:paraId="278FC5D5" w14:textId="323F4DCF" w:rsidR="002C63BA" w:rsidRPr="002646CB" w:rsidRDefault="002C63BA" w:rsidP="002C63BA">
      <w:pPr>
        <w:keepNext/>
        <w:jc w:val="center"/>
        <w:rPr>
          <w:ins w:id="8136" w:author="박 진상" w:date="2019-10-08T05:48:00Z"/>
          <w:noProof w:val="0"/>
          <w:rPrChange w:id="8137" w:author="ETRI-김종원" w:date="2019-12-10T10:44:00Z">
            <w:rPr>
              <w:ins w:id="8138" w:author="박 진상" w:date="2019-10-08T05:48:00Z"/>
              <w:noProof w:val="0"/>
            </w:rPr>
          </w:rPrChange>
        </w:rPr>
      </w:pPr>
      <w:del w:id="8139" w:author="박 진상" w:date="2019-10-15T20:21:00Z">
        <w:r w:rsidRPr="002646CB" w:rsidDel="00C90D2D">
          <w:rPr>
            <w:rPrChange w:id="8140" w:author="ETRI-김종원" w:date="2019-12-10T10:44:00Z">
              <w:rPr/>
            </w:rPrChange>
          </w:rPr>
          <w:fldChar w:fldCharType="begin"/>
        </w:r>
        <w:r w:rsidRPr="002646CB" w:rsidDel="00C90D2D">
          <w:rPr>
            <w:rPrChange w:id="8141" w:author="ETRI-김종원" w:date="2019-12-10T10:44:00Z">
              <w:rPr/>
            </w:rPrChange>
          </w:rPr>
          <w:fldChar w:fldCharType="end"/>
        </w:r>
      </w:del>
      <w:ins w:id="8142" w:author="박 진상" w:date="2019-10-28T22:28:00Z">
        <w:del w:id="8143" w:author="ETRI-김종원" w:date="2019-12-10T10:47:00Z">
          <w:r w:rsidR="003C28F9" w:rsidRPr="002646CB" w:rsidDel="0046486D">
            <w:rPr>
              <w:lang w:val="en-US"/>
              <w:rPrChange w:id="8144" w:author="ETRI-김종원" w:date="2019-12-10T10:44:00Z">
                <w:rPr>
                  <w:lang w:val="en-US"/>
                </w:rPr>
              </w:rPrChange>
            </w:rPr>
            <w:drawing>
              <wp:inline distT="0" distB="0" distL="0" distR="0" wp14:anchorId="64B2A505" wp14:editId="189C1BE7">
                <wp:extent cx="5744029" cy="3079115"/>
                <wp:effectExtent l="0" t="0" r="0" b="6985"/>
                <wp:docPr id="1043" name="그림 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556" cy="308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  <w:ins w:id="8145" w:author="ETRI-김종원" w:date="2019-12-10T10:48:00Z">
        <w:r w:rsidR="0046486D" w:rsidRPr="0046486D">
          <w:drawing>
            <wp:inline distT="0" distB="0" distL="0" distR="0" wp14:anchorId="66D0BCEB" wp14:editId="08C1DC0F">
              <wp:extent cx="5939790" cy="2966656"/>
              <wp:effectExtent l="0" t="0" r="0" b="5715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29666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3FFF27" w14:textId="77777777" w:rsidR="00A7689A" w:rsidRPr="002646CB" w:rsidRDefault="00A7689A" w:rsidP="002C63BA">
      <w:pPr>
        <w:pStyle w:val="aff"/>
        <w:jc w:val="center"/>
        <w:rPr>
          <w:ins w:id="8146" w:author="박 진상" w:date="2019-10-09T14:52:00Z"/>
          <w:rPrChange w:id="8147" w:author="ETRI-김종원" w:date="2019-12-10T10:44:00Z">
            <w:rPr>
              <w:ins w:id="8148" w:author="박 진상" w:date="2019-10-09T14:52:00Z"/>
            </w:rPr>
          </w:rPrChange>
        </w:rPr>
      </w:pPr>
    </w:p>
    <w:p w14:paraId="51A53746" w14:textId="238AB7EE" w:rsidR="002C63BA" w:rsidRPr="002646CB" w:rsidRDefault="002C63BA" w:rsidP="002C63BA">
      <w:pPr>
        <w:pStyle w:val="aff"/>
        <w:jc w:val="center"/>
        <w:rPr>
          <w:ins w:id="8149" w:author="박 진상" w:date="2019-10-08T05:48:00Z"/>
          <w:lang w:bidi="ko-KR"/>
          <w:rPrChange w:id="8150" w:author="ETRI-김종원" w:date="2019-12-10T10:44:00Z">
            <w:rPr>
              <w:ins w:id="8151" w:author="박 진상" w:date="2019-10-08T05:48:00Z"/>
              <w:color w:val="FF0000"/>
              <w:lang w:bidi="ko-KR"/>
            </w:rPr>
          </w:rPrChange>
        </w:rPr>
      </w:pPr>
      <w:ins w:id="8152" w:author="박 진상" w:date="2019-10-08T05:48:00Z">
        <w:r w:rsidRPr="002646CB">
          <w:rPr>
            <w:rFonts w:hint="eastAsia"/>
            <w:rPrChange w:id="8153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8154" w:author="ETRI-김종원" w:date="2019-12-10T10:44:00Z">
              <w:rPr/>
            </w:rPrChange>
          </w:rPr>
          <w:t xml:space="preserve"> </w:t>
        </w:r>
        <w:r w:rsidRPr="002646CB">
          <w:rPr>
            <w:rPrChange w:id="8155" w:author="ETRI-김종원" w:date="2019-12-10T10:44:00Z">
              <w:rPr/>
            </w:rPrChange>
          </w:rPr>
          <w:fldChar w:fldCharType="begin"/>
        </w:r>
        <w:r w:rsidRPr="002646CB">
          <w:rPr>
            <w:rPrChange w:id="8156" w:author="ETRI-김종원" w:date="2019-12-10T10:44:00Z">
              <w:rPr/>
            </w:rPrChange>
          </w:rPr>
          <w:instrText xml:space="preserve"> SEQ </w:instrText>
        </w:r>
        <w:r w:rsidRPr="002646CB">
          <w:rPr>
            <w:rFonts w:hint="eastAsia"/>
            <w:rPrChange w:id="8157" w:author="ETRI-김종원" w:date="2019-12-10T10:44:00Z">
              <w:rPr>
                <w:rFonts w:hint="eastAsia"/>
              </w:rPr>
            </w:rPrChange>
          </w:rPr>
          <w:instrText>도</w:instrText>
        </w:r>
        <w:r w:rsidRPr="002646CB">
          <w:rPr>
            <w:rPrChange w:id="8158" w:author="ETRI-김종원" w:date="2019-12-10T10:44:00Z">
              <w:rPr/>
            </w:rPrChange>
          </w:rPr>
          <w:instrText xml:space="preserve"> \* ARABIC </w:instrText>
        </w:r>
        <w:r w:rsidRPr="002646CB">
          <w:rPr>
            <w:rPrChange w:id="8159" w:author="ETRI-김종원" w:date="2019-12-10T10:44:00Z">
              <w:rPr/>
            </w:rPrChange>
          </w:rPr>
          <w:fldChar w:fldCharType="separate"/>
        </w:r>
      </w:ins>
      <w:ins w:id="8160" w:author="ETRI-김종원" w:date="2019-11-04T21:12:00Z">
        <w:r w:rsidR="0080687A" w:rsidRPr="002646CB">
          <w:rPr>
            <w:noProof/>
            <w:rPrChange w:id="8161" w:author="ETRI-김종원" w:date="2019-12-10T10:44:00Z">
              <w:rPr>
                <w:noProof/>
              </w:rPr>
            </w:rPrChange>
          </w:rPr>
          <w:t>1</w:t>
        </w:r>
      </w:ins>
      <w:ins w:id="8162" w:author="박 진상" w:date="2019-10-08T05:48:00Z">
        <w:r w:rsidRPr="002646CB">
          <w:rPr>
            <w:rPrChange w:id="8163" w:author="ETRI-김종원" w:date="2019-12-10T10:44:00Z">
              <w:rPr/>
            </w:rPrChange>
          </w:rPr>
          <w:fldChar w:fldCharType="end"/>
        </w:r>
        <w:r w:rsidRPr="002646CB">
          <w:rPr>
            <w:rPrChange w:id="8164" w:author="ETRI-김종원" w:date="2019-12-10T10:44:00Z">
              <w:rPr/>
            </w:rPrChange>
          </w:rPr>
          <w:t xml:space="preserve">  </w:t>
        </w:r>
        <w:r w:rsidRPr="002646CB">
          <w:rPr>
            <w:rFonts w:hint="eastAsia"/>
            <w:lang w:bidi="ko-KR"/>
            <w:rPrChange w:id="816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</w:t>
        </w:r>
        <w:r w:rsidRPr="002646CB">
          <w:rPr>
            <w:lang w:bidi="ko-KR"/>
            <w:rPrChange w:id="8166" w:author="ETRI-김종원" w:date="2019-12-10T10:44:00Z">
              <w:rPr>
                <w:color w:val="000000" w:themeColor="text1"/>
                <w:lang w:bidi="ko-KR"/>
              </w:rPr>
            </w:rPrChange>
          </w:rPr>
          <w:t>-</w:t>
        </w:r>
      </w:ins>
      <w:ins w:id="8167" w:author="ETRI-김종원" w:date="2019-12-02T17:05:00Z">
        <w:r w:rsidR="00F2169F" w:rsidRPr="002646CB">
          <w:rPr>
            <w:rFonts w:hint="eastAsia"/>
            <w:lang w:bidi="ko-KR"/>
            <w:rPrChange w:id="816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전기</w:t>
        </w:r>
      </w:ins>
      <w:ins w:id="8169" w:author="박 진상" w:date="2019-10-08T05:48:00Z">
        <w:r w:rsidRPr="002646CB">
          <w:rPr>
            <w:rFonts w:hint="eastAsia"/>
            <w:lang w:bidi="ko-KR"/>
            <w:rPrChange w:id="817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</w:t>
        </w:r>
        <w:r w:rsidRPr="002646CB">
          <w:rPr>
            <w:lang w:bidi="ko-KR"/>
            <w:rPrChange w:id="817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8172" w:author="박 진상" w:date="2019-10-28T18:28:00Z">
        <w:r w:rsidR="00DC4888" w:rsidRPr="002646CB">
          <w:rPr>
            <w:rFonts w:hint="eastAsia"/>
            <w:lang w:bidi="ko-KR"/>
            <w:rPrChange w:id="817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연계시스템</w:t>
        </w:r>
      </w:ins>
      <w:ins w:id="8174" w:author="박 진상" w:date="2019-10-08T05:48:00Z">
        <w:r w:rsidRPr="002646CB">
          <w:rPr>
            <w:rFonts w:hint="eastAsia"/>
            <w:lang w:bidi="ko-KR"/>
            <w:rPrChange w:id="817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의</w:t>
        </w:r>
        <w:r w:rsidRPr="002646CB">
          <w:rPr>
            <w:lang w:bidi="ko-KR"/>
            <w:rPrChange w:id="817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rPrChange w:id="8177" w:author="ETRI-김종원" w:date="2019-12-10T10:44:00Z">
              <w:rPr>
                <w:rFonts w:hint="eastAsia"/>
              </w:rPr>
            </w:rPrChange>
          </w:rPr>
          <w:t>구성</w:t>
        </w:r>
        <w:r w:rsidRPr="002646CB">
          <w:rPr>
            <w:rPrChange w:id="817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8179" w:author="ETRI-김종원" w:date="2019-12-10T10:44:00Z">
              <w:rPr>
                <w:rFonts w:hint="eastAsia"/>
              </w:rPr>
            </w:rPrChange>
          </w:rPr>
          <w:t>방법</w:t>
        </w:r>
      </w:ins>
    </w:p>
    <w:p w14:paraId="53AD4AF8" w14:textId="3A22015B" w:rsidR="002C63BA" w:rsidRPr="002646CB" w:rsidRDefault="002C63BA" w:rsidP="00BF4D3D">
      <w:pPr>
        <w:rPr>
          <w:ins w:id="8180" w:author="박 진상" w:date="2019-10-08T05:48:00Z"/>
          <w:rPrChange w:id="8181" w:author="ETRI-김종원" w:date="2019-12-10T10:44:00Z">
            <w:rPr>
              <w:ins w:id="8182" w:author="박 진상" w:date="2019-10-08T05:48:00Z"/>
              <w:lang w:val="de-DE"/>
            </w:rPr>
          </w:rPrChange>
        </w:rPr>
      </w:pPr>
    </w:p>
    <w:p w14:paraId="459AE42A" w14:textId="1CF8BE8B" w:rsidR="0039222C" w:rsidRPr="002646CB" w:rsidRDefault="0039222C">
      <w:pPr>
        <w:widowControl/>
        <w:wordWrap/>
        <w:autoSpaceDE/>
        <w:autoSpaceDN/>
        <w:spacing w:line="240" w:lineRule="auto"/>
        <w:jc w:val="left"/>
        <w:rPr>
          <w:ins w:id="8183" w:author="박 진상" w:date="2019-10-28T07:57:00Z"/>
          <w:lang w:val="de-DE"/>
          <w:rPrChange w:id="8184" w:author="ETRI-김종원" w:date="2019-12-10T10:44:00Z">
            <w:rPr>
              <w:ins w:id="8185" w:author="박 진상" w:date="2019-10-28T07:57:00Z"/>
              <w:lang w:val="de-DE"/>
            </w:rPr>
          </w:rPrChange>
        </w:rPr>
      </w:pPr>
      <w:ins w:id="8186" w:author="박 진상" w:date="2019-10-28T07:57:00Z">
        <w:r w:rsidRPr="002646CB">
          <w:rPr>
            <w:lang w:val="de-DE"/>
            <w:rPrChange w:id="8187" w:author="ETRI-김종원" w:date="2019-12-10T10:44:00Z">
              <w:rPr>
                <w:lang w:val="de-DE"/>
              </w:rPr>
            </w:rPrChange>
          </w:rPr>
          <w:br w:type="page"/>
        </w:r>
      </w:ins>
    </w:p>
    <w:p w14:paraId="0D3EFF07" w14:textId="47C3A914" w:rsidR="002C63BA" w:rsidRPr="002646CB" w:rsidDel="0039222C" w:rsidRDefault="002C63BA" w:rsidP="00BF4D3D">
      <w:pPr>
        <w:rPr>
          <w:del w:id="8188" w:author="박 진상" w:date="2019-10-28T07:57:00Z"/>
          <w:lang w:val="de-DE"/>
          <w:rPrChange w:id="8189" w:author="ETRI-김종원" w:date="2019-12-10T10:44:00Z">
            <w:rPr>
              <w:del w:id="8190" w:author="박 진상" w:date="2019-10-28T07:57:00Z"/>
            </w:rPr>
          </w:rPrChange>
        </w:rPr>
      </w:pPr>
      <w:bookmarkStart w:id="8191" w:name="_Toc23173121"/>
      <w:bookmarkStart w:id="8192" w:name="_Toc23188896"/>
      <w:bookmarkStart w:id="8193" w:name="_Toc23191274"/>
      <w:bookmarkStart w:id="8194" w:name="_Toc23244292"/>
      <w:bookmarkStart w:id="8195" w:name="_Toc23793822"/>
      <w:bookmarkStart w:id="8196" w:name="_Toc23794145"/>
      <w:bookmarkStart w:id="8197" w:name="_Toc23794468"/>
      <w:bookmarkStart w:id="8198" w:name="_Toc23795313"/>
      <w:bookmarkStart w:id="8199" w:name="_Toc23839690"/>
      <w:bookmarkStart w:id="8200" w:name="_Toc26200479"/>
      <w:bookmarkStart w:id="8201" w:name="_Toc26867576"/>
      <w:bookmarkEnd w:id="8191"/>
      <w:bookmarkEnd w:id="8192"/>
      <w:bookmarkEnd w:id="8193"/>
      <w:bookmarkEnd w:id="8194"/>
      <w:bookmarkEnd w:id="8195"/>
      <w:bookmarkEnd w:id="8196"/>
      <w:bookmarkEnd w:id="8197"/>
      <w:bookmarkEnd w:id="8198"/>
      <w:bookmarkEnd w:id="8199"/>
      <w:bookmarkEnd w:id="8200"/>
      <w:bookmarkEnd w:id="8201"/>
    </w:p>
    <w:p w14:paraId="5BFFB142" w14:textId="6DB9F8C4" w:rsidR="00BF4D3D" w:rsidRPr="002646CB" w:rsidDel="0039799F" w:rsidRDefault="005F5AED" w:rsidP="00BF2D25">
      <w:pPr>
        <w:pStyle w:val="24"/>
        <w:rPr>
          <w:del w:id="8202" w:author="박 진상" w:date="2019-10-08T05:43:00Z"/>
          <w:rPrChange w:id="8203" w:author="ETRI-김종원" w:date="2019-12-10T10:44:00Z">
            <w:rPr>
              <w:del w:id="8204" w:author="박 진상" w:date="2019-10-08T05:43:00Z"/>
            </w:rPr>
          </w:rPrChange>
        </w:rPr>
      </w:pPr>
      <w:del w:id="8205" w:author="박 진상" w:date="2019-10-08T05:43:00Z">
        <w:r w:rsidRPr="002646CB" w:rsidDel="0039799F">
          <w:rPr>
            <w:rFonts w:hint="eastAsia"/>
            <w:rPrChange w:id="8206" w:author="ETRI-김종원" w:date="2019-12-10T10:44:00Z">
              <w:rPr>
                <w:rFonts w:hint="eastAsia"/>
              </w:rPr>
            </w:rPrChange>
          </w:rPr>
          <w:delText>계통</w:delText>
        </w:r>
        <w:r w:rsidR="00077FD3" w:rsidRPr="002646CB" w:rsidDel="0039799F">
          <w:rPr>
            <w:rFonts w:hint="eastAsia"/>
            <w:lang w:eastAsia="ko-KR"/>
            <w:rPrChange w:id="820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208" w:author="ETRI-김종원" w:date="2019-12-10T10:44:00Z">
              <w:rPr>
                <w:rFonts w:hint="eastAsia"/>
              </w:rPr>
            </w:rPrChange>
          </w:rPr>
          <w:delText>연계운전</w:delText>
        </w:r>
        <w:r w:rsidR="004C2415" w:rsidRPr="002646CB" w:rsidDel="0039799F">
          <w:rPr>
            <w:rFonts w:hint="eastAsia"/>
            <w:lang w:eastAsia="ko-KR"/>
            <w:rPrChange w:id="820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210" w:author="ETRI-김종원" w:date="2019-12-10T10:44:00Z">
              <w:rPr>
                <w:rFonts w:hint="eastAsia"/>
              </w:rPr>
            </w:rPrChange>
          </w:rPr>
          <w:delText>모드</w:delText>
        </w:r>
        <w:bookmarkStart w:id="8211" w:name="_Toc21525037"/>
        <w:bookmarkStart w:id="8212" w:name="_Toc23173122"/>
        <w:bookmarkStart w:id="8213" w:name="_Toc23188897"/>
        <w:bookmarkStart w:id="8214" w:name="_Toc23191275"/>
        <w:bookmarkStart w:id="8215" w:name="_Toc23244293"/>
        <w:bookmarkStart w:id="8216" w:name="_Toc23793823"/>
        <w:bookmarkStart w:id="8217" w:name="_Toc23794146"/>
        <w:bookmarkStart w:id="8218" w:name="_Toc23794469"/>
        <w:bookmarkStart w:id="8219" w:name="_Toc23795314"/>
        <w:bookmarkStart w:id="8220" w:name="_Toc23839691"/>
        <w:bookmarkStart w:id="8221" w:name="_Toc26200480"/>
        <w:bookmarkStart w:id="8222" w:name="_Toc26867577"/>
        <w:bookmarkEnd w:id="8211"/>
        <w:bookmarkEnd w:id="8212"/>
        <w:bookmarkEnd w:id="8213"/>
        <w:bookmarkEnd w:id="8214"/>
        <w:bookmarkEnd w:id="8215"/>
        <w:bookmarkEnd w:id="8216"/>
        <w:bookmarkEnd w:id="8217"/>
        <w:bookmarkEnd w:id="8218"/>
        <w:bookmarkEnd w:id="8219"/>
        <w:bookmarkEnd w:id="8220"/>
        <w:bookmarkEnd w:id="8221"/>
        <w:bookmarkEnd w:id="8222"/>
      </w:del>
    </w:p>
    <w:p w14:paraId="7B401AFF" w14:textId="4EC05AD6" w:rsidR="00BF4D3D" w:rsidRPr="002646CB" w:rsidDel="0039799F" w:rsidRDefault="00BF4D3D" w:rsidP="00BF4D3D">
      <w:pPr>
        <w:rPr>
          <w:del w:id="8223" w:author="박 진상" w:date="2019-10-08T05:43:00Z"/>
          <w:rPrChange w:id="8224" w:author="ETRI-김종원" w:date="2019-12-10T10:44:00Z">
            <w:rPr>
              <w:del w:id="8225" w:author="박 진상" w:date="2019-10-08T05:43:00Z"/>
            </w:rPr>
          </w:rPrChange>
        </w:rPr>
      </w:pPr>
      <w:bookmarkStart w:id="8226" w:name="_Toc21525038"/>
      <w:bookmarkStart w:id="8227" w:name="_Toc23141877"/>
      <w:bookmarkStart w:id="8228" w:name="_Toc23173123"/>
      <w:bookmarkStart w:id="8229" w:name="_Toc23188898"/>
      <w:bookmarkStart w:id="8230" w:name="_Toc23191276"/>
      <w:bookmarkStart w:id="8231" w:name="_Toc23244294"/>
      <w:bookmarkStart w:id="8232" w:name="_Toc23793824"/>
      <w:bookmarkStart w:id="8233" w:name="_Toc23794147"/>
      <w:bookmarkStart w:id="8234" w:name="_Toc23794470"/>
      <w:bookmarkStart w:id="8235" w:name="_Toc23795315"/>
      <w:bookmarkStart w:id="8236" w:name="_Toc23839692"/>
      <w:bookmarkStart w:id="8237" w:name="_Toc26200481"/>
      <w:bookmarkStart w:id="8238" w:name="_Toc26867578"/>
      <w:bookmarkEnd w:id="8226"/>
      <w:bookmarkEnd w:id="8227"/>
      <w:bookmarkEnd w:id="8228"/>
      <w:bookmarkEnd w:id="8229"/>
      <w:bookmarkEnd w:id="8230"/>
      <w:bookmarkEnd w:id="8231"/>
      <w:bookmarkEnd w:id="8232"/>
      <w:bookmarkEnd w:id="8233"/>
      <w:bookmarkEnd w:id="8234"/>
      <w:bookmarkEnd w:id="8235"/>
      <w:bookmarkEnd w:id="8236"/>
      <w:bookmarkEnd w:id="8237"/>
      <w:bookmarkEnd w:id="8238"/>
    </w:p>
    <w:p w14:paraId="6558A9A9" w14:textId="302DD242" w:rsidR="003029D7" w:rsidRPr="002646CB" w:rsidDel="0039799F" w:rsidRDefault="00D4509B" w:rsidP="00BF4D3D">
      <w:pPr>
        <w:rPr>
          <w:del w:id="8239" w:author="박 진상" w:date="2019-10-08T05:43:00Z"/>
          <w:rPrChange w:id="8240" w:author="ETRI-김종원" w:date="2019-12-10T10:44:00Z">
            <w:rPr>
              <w:del w:id="8241" w:author="박 진상" w:date="2019-10-08T05:43:00Z"/>
            </w:rPr>
          </w:rPrChange>
        </w:rPr>
      </w:pPr>
      <w:del w:id="8242" w:author="박 진상" w:date="2019-10-08T05:43:00Z">
        <w:r w:rsidRPr="002646CB" w:rsidDel="0039799F">
          <w:rPr>
            <w:rPrChange w:id="8243" w:author="ETRI-김종원" w:date="2019-12-10T10:44:00Z">
              <w:rPr/>
            </w:rPrChange>
          </w:rPr>
          <w:delText>계통연계운전</w:delText>
        </w:r>
        <w:r w:rsidR="00FE3106" w:rsidRPr="002646CB" w:rsidDel="0039799F">
          <w:rPr>
            <w:rFonts w:hint="eastAsia"/>
            <w:rPrChange w:id="824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F4D3D" w:rsidRPr="002646CB" w:rsidDel="0039799F">
          <w:rPr>
            <w:rPrChange w:id="8245" w:author="ETRI-김종원" w:date="2019-12-10T10:44:00Z">
              <w:rPr/>
            </w:rPrChange>
          </w:rPr>
          <w:delText>모드에서</w:delText>
        </w:r>
        <w:r w:rsidR="00BF4D3D" w:rsidRPr="002646CB" w:rsidDel="0039799F">
          <w:rPr>
            <w:rPrChange w:id="8246" w:author="ETRI-김종원" w:date="2019-12-10T10:44:00Z">
              <w:rPr/>
            </w:rPrChange>
          </w:rPr>
          <w:delText xml:space="preserve"> </w:delText>
        </w:r>
        <w:r w:rsidR="00B40887" w:rsidRPr="002646CB" w:rsidDel="0039799F">
          <w:rPr>
            <w:rFonts w:hint="eastAsia"/>
            <w:rPrChange w:id="8247" w:author="ETRI-김종원" w:date="2019-12-10T10:44:00Z">
              <w:rPr>
                <w:rFonts w:hint="eastAsia"/>
              </w:rPr>
            </w:rPrChange>
          </w:rPr>
          <w:delText>CES-MG</w:delText>
        </w:r>
        <w:r w:rsidR="00BF4D3D" w:rsidRPr="002646CB" w:rsidDel="0039799F">
          <w:rPr>
            <w:rPrChange w:id="8248" w:author="ETRI-김종원" w:date="2019-12-10T10:44:00Z">
              <w:rPr/>
            </w:rPrChange>
          </w:rPr>
          <w:delText>의</w:delText>
        </w:r>
        <w:r w:rsidR="00BF4D3D" w:rsidRPr="002646CB" w:rsidDel="0039799F">
          <w:rPr>
            <w:rPrChange w:id="8249" w:author="ETRI-김종원" w:date="2019-12-10T10:44:00Z">
              <w:rPr/>
            </w:rPrChange>
          </w:rPr>
          <w:delText xml:space="preserve"> </w:delText>
        </w:r>
        <w:r w:rsidR="00B76B42" w:rsidRPr="002646CB" w:rsidDel="0039799F">
          <w:rPr>
            <w:rFonts w:hint="eastAsia"/>
            <w:rPrChange w:id="8250" w:author="ETRI-김종원" w:date="2019-12-10T10:44:00Z">
              <w:rPr>
                <w:rFonts w:hint="eastAsia"/>
              </w:rPr>
            </w:rPrChange>
          </w:rPr>
          <w:delText>분산자원</w:delText>
        </w:r>
        <w:r w:rsidR="00BF4D3D" w:rsidRPr="002646CB" w:rsidDel="0039799F">
          <w:rPr>
            <w:rFonts w:hint="eastAsia"/>
            <w:rPrChange w:id="82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F4D3D" w:rsidRPr="002646CB" w:rsidDel="0039799F">
          <w:rPr>
            <w:rPrChange w:id="8252" w:author="ETRI-김종원" w:date="2019-12-10T10:44:00Z">
              <w:rPr/>
            </w:rPrChange>
          </w:rPr>
          <w:delText>및</w:delText>
        </w:r>
        <w:r w:rsidR="00BF4D3D" w:rsidRPr="002646CB" w:rsidDel="0039799F">
          <w:rPr>
            <w:rPrChange w:id="8253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54" w:author="ETRI-김종원" w:date="2019-12-10T10:44:00Z">
              <w:rPr/>
            </w:rPrChange>
          </w:rPr>
          <w:delText>기타</w:delText>
        </w:r>
        <w:r w:rsidR="00BF4D3D" w:rsidRPr="002646CB" w:rsidDel="0039799F">
          <w:rPr>
            <w:rPrChange w:id="8255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56" w:author="ETRI-김종원" w:date="2019-12-10T10:44:00Z">
              <w:rPr/>
            </w:rPrChange>
          </w:rPr>
          <w:delText>구성</w:delText>
        </w:r>
        <w:r w:rsidR="00BF4D3D" w:rsidRPr="002646CB" w:rsidDel="0039799F">
          <w:rPr>
            <w:rPrChange w:id="8257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58" w:author="ETRI-김종원" w:date="2019-12-10T10:44:00Z">
              <w:rPr/>
            </w:rPrChange>
          </w:rPr>
          <w:delText>요소는</w:delText>
        </w:r>
        <w:r w:rsidR="00BF4D3D" w:rsidRPr="002646CB" w:rsidDel="0039799F">
          <w:rPr>
            <w:rPrChange w:id="8259" w:author="ETRI-김종원" w:date="2019-12-10T10:44:00Z">
              <w:rPr/>
            </w:rPrChange>
          </w:rPr>
          <w:delText xml:space="preserve"> </w:delText>
        </w:r>
        <w:r w:rsidR="00C849B5" w:rsidRPr="002646CB" w:rsidDel="0039799F">
          <w:rPr>
            <w:rFonts w:hint="eastAsia"/>
            <w:rPrChange w:id="8260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5129" w:rsidRPr="002646CB" w:rsidDel="0039799F">
          <w:rPr>
            <w:rPrChange w:id="8261" w:author="ETRI-김종원" w:date="2019-12-10T10:44:00Z">
              <w:rPr/>
            </w:rPrChange>
          </w:rPr>
          <w:delText xml:space="preserve"> </w:delText>
        </w:r>
        <w:r w:rsidR="00BD5129" w:rsidRPr="002646CB" w:rsidDel="0039799F">
          <w:rPr>
            <w:rPrChange w:id="8262" w:author="ETRI-김종원" w:date="2019-12-10T10:44:00Z">
              <w:rPr/>
            </w:rPrChange>
          </w:rPr>
          <w:delText>계통</w:delText>
        </w:r>
        <w:r w:rsidR="00BF4D3D" w:rsidRPr="002646CB" w:rsidDel="0039799F">
          <w:rPr>
            <w:rPrChange w:id="8263" w:author="ETRI-김종원" w:date="2019-12-10T10:44:00Z">
              <w:rPr/>
            </w:rPrChange>
          </w:rPr>
          <w:delText>의</w:delText>
        </w:r>
        <w:r w:rsidR="00BF4D3D" w:rsidRPr="002646CB" w:rsidDel="0039799F">
          <w:rPr>
            <w:rPrChange w:id="8264" w:author="ETRI-김종원" w:date="2019-12-10T10:44:00Z">
              <w:rPr/>
            </w:rPrChange>
          </w:rPr>
          <w:delText xml:space="preserve"> </w:delText>
        </w:r>
        <w:r w:rsidR="00B76B42" w:rsidRPr="002646CB" w:rsidDel="0039799F">
          <w:rPr>
            <w:rFonts w:hint="eastAsia"/>
            <w:rPrChange w:id="8265" w:author="ETRI-김종원" w:date="2019-12-10T10:44:00Z">
              <w:rPr>
                <w:rFonts w:hint="eastAsia"/>
              </w:rPr>
            </w:rPrChange>
          </w:rPr>
          <w:delText>분산자원과</w:delText>
        </w:r>
        <w:r w:rsidR="00BF4D3D" w:rsidRPr="002646CB" w:rsidDel="0039799F">
          <w:rPr>
            <w:rPrChange w:id="8266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67" w:author="ETRI-김종원" w:date="2019-12-10T10:44:00Z">
              <w:rPr/>
            </w:rPrChange>
          </w:rPr>
          <w:delText>동일한</w:delText>
        </w:r>
        <w:r w:rsidR="00BF4D3D" w:rsidRPr="002646CB" w:rsidDel="0039799F">
          <w:rPr>
            <w:rPrChange w:id="8268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69" w:author="ETRI-김종원" w:date="2019-12-10T10:44:00Z">
              <w:rPr/>
            </w:rPrChange>
          </w:rPr>
          <w:delText>요구</w:delText>
        </w:r>
        <w:r w:rsidR="00BF4D3D" w:rsidRPr="002646CB" w:rsidDel="0039799F">
          <w:rPr>
            <w:rPrChange w:id="8270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71" w:author="ETRI-김종원" w:date="2019-12-10T10:44:00Z">
              <w:rPr/>
            </w:rPrChange>
          </w:rPr>
          <w:delText>사항을</w:delText>
        </w:r>
        <w:r w:rsidR="00BF4D3D" w:rsidRPr="002646CB" w:rsidDel="0039799F">
          <w:rPr>
            <w:rPrChange w:id="8272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73" w:author="ETRI-김종원" w:date="2019-12-10T10:44:00Z">
              <w:rPr/>
            </w:rPrChange>
          </w:rPr>
          <w:delText>따라야</w:delText>
        </w:r>
        <w:r w:rsidR="00BF4D3D" w:rsidRPr="002646CB" w:rsidDel="0039799F">
          <w:rPr>
            <w:rPrChange w:id="8274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275" w:author="ETRI-김종원" w:date="2019-12-10T10:44:00Z">
              <w:rPr/>
            </w:rPrChange>
          </w:rPr>
          <w:delText>한다</w:delText>
        </w:r>
        <w:r w:rsidR="00BF4D3D" w:rsidRPr="002646CB" w:rsidDel="0039799F">
          <w:rPr>
            <w:rFonts w:hint="eastAsia"/>
            <w:rPrChange w:id="8276" w:author="ETRI-김종원" w:date="2019-12-10T10:44:00Z">
              <w:rPr>
                <w:rFonts w:hint="eastAsia"/>
              </w:rPr>
            </w:rPrChange>
          </w:rPr>
          <w:delText xml:space="preserve">. </w:delText>
        </w:r>
        <w:bookmarkStart w:id="8277" w:name="_Toc21525039"/>
        <w:bookmarkStart w:id="8278" w:name="_Toc23141878"/>
        <w:bookmarkStart w:id="8279" w:name="_Toc23173124"/>
        <w:bookmarkStart w:id="8280" w:name="_Toc23188899"/>
        <w:bookmarkStart w:id="8281" w:name="_Toc23191277"/>
        <w:bookmarkStart w:id="8282" w:name="_Toc23244295"/>
        <w:bookmarkStart w:id="8283" w:name="_Toc23793825"/>
        <w:bookmarkStart w:id="8284" w:name="_Toc23794148"/>
        <w:bookmarkStart w:id="8285" w:name="_Toc23794471"/>
        <w:bookmarkStart w:id="8286" w:name="_Toc23795316"/>
        <w:bookmarkStart w:id="8287" w:name="_Toc23839693"/>
        <w:bookmarkStart w:id="8288" w:name="_Toc26200482"/>
        <w:bookmarkStart w:id="8289" w:name="_Toc26867579"/>
        <w:bookmarkEnd w:id="8277"/>
        <w:bookmarkEnd w:id="8278"/>
        <w:bookmarkEnd w:id="8279"/>
        <w:bookmarkEnd w:id="8280"/>
        <w:bookmarkEnd w:id="8281"/>
        <w:bookmarkEnd w:id="8282"/>
        <w:bookmarkEnd w:id="8283"/>
        <w:bookmarkEnd w:id="8284"/>
        <w:bookmarkEnd w:id="8285"/>
        <w:bookmarkEnd w:id="8286"/>
        <w:bookmarkEnd w:id="8287"/>
        <w:bookmarkEnd w:id="8288"/>
        <w:bookmarkEnd w:id="8289"/>
      </w:del>
    </w:p>
    <w:p w14:paraId="1571B082" w14:textId="68E80B8F" w:rsidR="003029D7" w:rsidRPr="002646CB" w:rsidDel="0039799F" w:rsidRDefault="003029D7" w:rsidP="00BF4D3D">
      <w:pPr>
        <w:rPr>
          <w:del w:id="8290" w:author="박 진상" w:date="2019-10-08T05:43:00Z"/>
          <w:rPrChange w:id="8291" w:author="ETRI-김종원" w:date="2019-12-10T10:44:00Z">
            <w:rPr>
              <w:del w:id="8292" w:author="박 진상" w:date="2019-10-08T05:43:00Z"/>
            </w:rPr>
          </w:rPrChange>
        </w:rPr>
      </w:pPr>
      <w:bookmarkStart w:id="8293" w:name="_Toc21525040"/>
      <w:bookmarkStart w:id="8294" w:name="_Toc23141879"/>
      <w:bookmarkStart w:id="8295" w:name="_Toc23173125"/>
      <w:bookmarkStart w:id="8296" w:name="_Toc23188900"/>
      <w:bookmarkStart w:id="8297" w:name="_Toc23191278"/>
      <w:bookmarkStart w:id="8298" w:name="_Toc23244296"/>
      <w:bookmarkStart w:id="8299" w:name="_Toc23793826"/>
      <w:bookmarkStart w:id="8300" w:name="_Toc23794149"/>
      <w:bookmarkStart w:id="8301" w:name="_Toc23794472"/>
      <w:bookmarkStart w:id="8302" w:name="_Toc23795317"/>
      <w:bookmarkStart w:id="8303" w:name="_Toc23839694"/>
      <w:bookmarkStart w:id="8304" w:name="_Toc26200483"/>
      <w:bookmarkStart w:id="8305" w:name="_Toc26867580"/>
      <w:bookmarkEnd w:id="8293"/>
      <w:bookmarkEnd w:id="8294"/>
      <w:bookmarkEnd w:id="8295"/>
      <w:bookmarkEnd w:id="8296"/>
      <w:bookmarkEnd w:id="8297"/>
      <w:bookmarkEnd w:id="8298"/>
      <w:bookmarkEnd w:id="8299"/>
      <w:bookmarkEnd w:id="8300"/>
      <w:bookmarkEnd w:id="8301"/>
      <w:bookmarkEnd w:id="8302"/>
      <w:bookmarkEnd w:id="8303"/>
      <w:bookmarkEnd w:id="8304"/>
      <w:bookmarkEnd w:id="8305"/>
    </w:p>
    <w:p w14:paraId="458D2539" w14:textId="51B8FA04" w:rsidR="00BF4D3D" w:rsidRPr="002646CB" w:rsidDel="0039799F" w:rsidRDefault="00B76B42" w:rsidP="00BF4D3D">
      <w:pPr>
        <w:rPr>
          <w:del w:id="8306" w:author="박 진상" w:date="2019-10-08T05:43:00Z"/>
          <w:rPrChange w:id="8307" w:author="ETRI-김종원" w:date="2019-12-10T10:44:00Z">
            <w:rPr>
              <w:del w:id="8308" w:author="박 진상" w:date="2019-10-08T05:43:00Z"/>
            </w:rPr>
          </w:rPrChange>
        </w:rPr>
      </w:pPr>
      <w:del w:id="8309" w:author="박 진상" w:date="2019-10-08T05:43:00Z">
        <w:r w:rsidRPr="002646CB" w:rsidDel="0039799F">
          <w:rPr>
            <w:rFonts w:hint="eastAsia"/>
            <w:rPrChange w:id="8310" w:author="ETRI-김종원" w:date="2019-12-10T10:44:00Z">
              <w:rPr>
                <w:rFonts w:hint="eastAsia"/>
              </w:rPr>
            </w:rPrChange>
          </w:rPr>
          <w:delText>분산자원</w:delText>
        </w:r>
        <w:r w:rsidR="00BF4D3D" w:rsidRPr="002646CB" w:rsidDel="0039799F">
          <w:rPr>
            <w:rPrChange w:id="8311" w:author="ETRI-김종원" w:date="2019-12-10T10:44:00Z">
              <w:rPr/>
            </w:rPrChange>
          </w:rPr>
          <w:delText>은</w:delText>
        </w:r>
        <w:r w:rsidR="00BF4D3D" w:rsidRPr="002646CB" w:rsidDel="0039799F">
          <w:rPr>
            <w:rPrChange w:id="8312" w:author="ETRI-김종원" w:date="2019-12-10T10:44:00Z">
              <w:rPr/>
            </w:rPrChange>
          </w:rPr>
          <w:delText xml:space="preserve"> </w:delText>
        </w:r>
        <w:r w:rsidR="00B40887" w:rsidRPr="002646CB" w:rsidDel="0039799F">
          <w:rPr>
            <w:rFonts w:hint="eastAsia"/>
            <w:rPrChange w:id="8313" w:author="ETRI-김종원" w:date="2019-12-10T10:44:00Z">
              <w:rPr>
                <w:rFonts w:hint="eastAsia"/>
              </w:rPr>
            </w:rPrChange>
          </w:rPr>
          <w:delText>CES-MG</w:delText>
        </w:r>
        <w:r w:rsidR="004C2415" w:rsidRPr="002646CB" w:rsidDel="0039799F">
          <w:rPr>
            <w:rFonts w:hint="eastAsia"/>
            <w:rPrChange w:id="8314" w:author="ETRI-김종원" w:date="2019-12-10T10:44:00Z">
              <w:rPr>
                <w:rFonts w:hint="eastAsia"/>
              </w:rPr>
            </w:rPrChange>
          </w:rPr>
          <w:delText>에서</w:delText>
        </w:r>
        <w:r w:rsidR="00BF4D3D" w:rsidRPr="002646CB" w:rsidDel="0039799F">
          <w:rPr>
            <w:rPrChange w:id="8315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8316" w:author="ETRI-김종원" w:date="2019-12-10T10:44:00Z">
              <w:rPr>
                <w:rFonts w:hint="eastAsia"/>
              </w:rPr>
            </w:rPrChange>
          </w:rPr>
          <w:delText>POC</w:delText>
        </w:r>
        <w:r w:rsidR="005A510A" w:rsidRPr="002646CB" w:rsidDel="0039799F">
          <w:rPr>
            <w:rFonts w:hint="eastAsia"/>
            <w:rPrChange w:id="8317" w:author="ETRI-김종원" w:date="2019-12-10T10:44:00Z">
              <w:rPr>
                <w:rFonts w:hint="eastAsia"/>
              </w:rPr>
            </w:rPrChange>
          </w:rPr>
          <w:delText>(</w:delText>
        </w:r>
        <w:r w:rsidR="005A510A" w:rsidRPr="002646CB" w:rsidDel="0039799F">
          <w:rPr>
            <w:rFonts w:cs="Arial"/>
            <w:shd w:val="clear" w:color="auto" w:fill="FFFFFF"/>
            <w:rPrChange w:id="8318" w:author="ETRI-김종원" w:date="2019-12-10T10:44:00Z">
              <w:rPr>
                <w:rFonts w:cs="Arial"/>
                <w:shd w:val="clear" w:color="auto" w:fill="FFFFFF"/>
              </w:rPr>
            </w:rPrChange>
          </w:rPr>
          <w:delText>Point of Connection</w:delText>
        </w:r>
        <w:r w:rsidR="005A510A" w:rsidRPr="002646CB" w:rsidDel="0039799F">
          <w:rPr>
            <w:rFonts w:cs="Arial" w:hint="eastAsia"/>
            <w:shd w:val="clear" w:color="auto" w:fill="FFFFFF"/>
            <w:rPrChange w:id="8319" w:author="ETRI-김종원" w:date="2019-12-10T10:44:00Z">
              <w:rPr>
                <w:rFonts w:cs="Arial" w:hint="eastAsia"/>
                <w:shd w:val="clear" w:color="auto" w:fill="FFFFFF"/>
              </w:rPr>
            </w:rPrChange>
          </w:rPr>
          <w:delText>)</w:delText>
        </w:r>
        <w:r w:rsidR="00BF4D3D" w:rsidRPr="002646CB" w:rsidDel="0039799F">
          <w:rPr>
            <w:rFonts w:hint="eastAsia"/>
            <w:rPrChange w:id="832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F4D3D" w:rsidRPr="002646CB" w:rsidDel="0039799F">
          <w:rPr>
            <w:rPrChange w:id="8321" w:author="ETRI-김종원" w:date="2019-12-10T10:44:00Z">
              <w:rPr/>
            </w:rPrChange>
          </w:rPr>
          <w:delText>및</w:delText>
        </w:r>
        <w:r w:rsidR="00BF4D3D" w:rsidRPr="002646CB" w:rsidDel="0039799F">
          <w:rPr>
            <w:rPrChange w:id="8322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Fonts w:hint="eastAsia"/>
            <w:rPrChange w:id="8323" w:author="ETRI-김종원" w:date="2019-12-10T10:44:00Z">
              <w:rPr>
                <w:rFonts w:hint="eastAsia"/>
              </w:rPr>
            </w:rPrChange>
          </w:rPr>
          <w:delText>분산자원</w:delText>
        </w:r>
        <w:r w:rsidR="00BF4D3D" w:rsidRPr="002646CB" w:rsidDel="0039799F">
          <w:rPr>
            <w:rFonts w:hint="eastAsia"/>
            <w:rPrChange w:id="83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F4D3D" w:rsidRPr="002646CB" w:rsidDel="0039799F">
          <w:rPr>
            <w:rPrChange w:id="8325" w:author="ETRI-김종원" w:date="2019-12-10T10:44:00Z">
              <w:rPr/>
            </w:rPrChange>
          </w:rPr>
          <w:delText>인터페이스</w:delText>
        </w:r>
        <w:r w:rsidR="00BF4D3D" w:rsidRPr="002646CB" w:rsidDel="0039799F">
          <w:rPr>
            <w:rPrChange w:id="8326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27" w:author="ETRI-김종원" w:date="2019-12-10T10:44:00Z">
              <w:rPr/>
            </w:rPrChange>
          </w:rPr>
          <w:delText>보호를</w:delText>
        </w:r>
        <w:r w:rsidR="00BF4D3D" w:rsidRPr="002646CB" w:rsidDel="0039799F">
          <w:rPr>
            <w:rPrChange w:id="8328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29" w:author="ETRI-김종원" w:date="2019-12-10T10:44:00Z">
              <w:rPr/>
            </w:rPrChange>
          </w:rPr>
          <w:delText>위한</w:delText>
        </w:r>
        <w:r w:rsidR="00BF4D3D" w:rsidRPr="002646CB" w:rsidDel="0039799F">
          <w:rPr>
            <w:rPrChange w:id="8330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31" w:author="ETRI-김종원" w:date="2019-12-10T10:44:00Z">
              <w:rPr/>
            </w:rPrChange>
          </w:rPr>
          <w:delText>인터페이스의</w:delText>
        </w:r>
        <w:r w:rsidR="00BF4D3D" w:rsidRPr="002646CB" w:rsidDel="0039799F">
          <w:rPr>
            <w:rPrChange w:id="8332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33" w:author="ETRI-김종원" w:date="2019-12-10T10:44:00Z">
              <w:rPr/>
            </w:rPrChange>
          </w:rPr>
          <w:delText>토폴로지</w:delText>
        </w:r>
        <w:r w:rsidR="00BF4D3D" w:rsidRPr="002646CB" w:rsidDel="0039799F">
          <w:rPr>
            <w:rPrChange w:id="8334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35" w:author="ETRI-김종원" w:date="2019-12-10T10:44:00Z">
              <w:rPr/>
            </w:rPrChange>
          </w:rPr>
          <w:delText>및</w:delText>
        </w:r>
        <w:r w:rsidR="00BF4D3D" w:rsidRPr="002646CB" w:rsidDel="0039799F">
          <w:rPr>
            <w:rPrChange w:id="8336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37" w:author="ETRI-김종원" w:date="2019-12-10T10:44:00Z">
              <w:rPr/>
            </w:rPrChange>
          </w:rPr>
          <w:delText>설정에</w:delText>
        </w:r>
        <w:r w:rsidR="00BF4D3D" w:rsidRPr="002646CB" w:rsidDel="0039799F">
          <w:rPr>
            <w:rPrChange w:id="8338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39" w:author="ETRI-김종원" w:date="2019-12-10T10:44:00Z">
              <w:rPr/>
            </w:rPrChange>
          </w:rPr>
          <w:delText>관계</w:delText>
        </w:r>
        <w:r w:rsidR="00BF4D3D" w:rsidRPr="002646CB" w:rsidDel="0039799F">
          <w:rPr>
            <w:rPrChange w:id="8340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41" w:author="ETRI-김종원" w:date="2019-12-10T10:44:00Z">
              <w:rPr/>
            </w:rPrChange>
          </w:rPr>
          <w:delText>없이</w:delText>
        </w:r>
        <w:r w:rsidR="00BF4D3D" w:rsidRPr="002646CB" w:rsidDel="0039799F">
          <w:rPr>
            <w:rPrChange w:id="8342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43" w:author="ETRI-김종원" w:date="2019-12-10T10:44:00Z">
              <w:rPr/>
            </w:rPrChange>
          </w:rPr>
          <w:delText>지정된</w:delText>
        </w:r>
        <w:r w:rsidR="00BF4D3D" w:rsidRPr="002646CB" w:rsidDel="0039799F">
          <w:rPr>
            <w:rPrChange w:id="8344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45" w:author="ETRI-김종원" w:date="2019-12-10T10:44:00Z">
              <w:rPr/>
            </w:rPrChange>
          </w:rPr>
          <w:delText>작동</w:delText>
        </w:r>
        <w:r w:rsidR="00BF4D3D" w:rsidRPr="002646CB" w:rsidDel="0039799F">
          <w:rPr>
            <w:rPrChange w:id="8346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47" w:author="ETRI-김종원" w:date="2019-12-10T10:44:00Z">
              <w:rPr/>
            </w:rPrChange>
          </w:rPr>
          <w:delText>범위에서</w:delText>
        </w:r>
        <w:r w:rsidR="00BF4D3D" w:rsidRPr="002646CB" w:rsidDel="0039799F">
          <w:rPr>
            <w:rPrChange w:id="8348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49" w:author="ETRI-김종원" w:date="2019-12-10T10:44:00Z">
              <w:rPr/>
            </w:rPrChange>
          </w:rPr>
          <w:delText>작동</w:delText>
        </w:r>
        <w:r w:rsidR="00BF4D3D" w:rsidRPr="002646CB" w:rsidDel="0039799F">
          <w:rPr>
            <w:rPrChange w:id="8350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51" w:author="ETRI-김종원" w:date="2019-12-10T10:44:00Z">
              <w:rPr/>
            </w:rPrChange>
          </w:rPr>
          <w:delText>할</w:delText>
        </w:r>
        <w:r w:rsidR="00BF4D3D" w:rsidRPr="002646CB" w:rsidDel="0039799F">
          <w:rPr>
            <w:rPrChange w:id="8352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53" w:author="ETRI-김종원" w:date="2019-12-10T10:44:00Z">
              <w:rPr/>
            </w:rPrChange>
          </w:rPr>
          <w:delText>수</w:delText>
        </w:r>
        <w:r w:rsidR="00BF4D3D" w:rsidRPr="002646CB" w:rsidDel="0039799F">
          <w:rPr>
            <w:rPrChange w:id="8354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55" w:author="ETRI-김종원" w:date="2019-12-10T10:44:00Z">
              <w:rPr/>
            </w:rPrChange>
          </w:rPr>
          <w:delText>있어야</w:delText>
        </w:r>
        <w:r w:rsidR="00BF4D3D" w:rsidRPr="002646CB" w:rsidDel="0039799F">
          <w:rPr>
            <w:rPrChange w:id="8356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57" w:author="ETRI-김종원" w:date="2019-12-10T10:44:00Z">
              <w:rPr/>
            </w:rPrChange>
          </w:rPr>
          <w:delText>한다</w:delText>
        </w:r>
        <w:r w:rsidR="00BF4D3D" w:rsidRPr="002646CB" w:rsidDel="0039799F">
          <w:rPr>
            <w:rFonts w:hint="eastAsia"/>
            <w:rPrChange w:id="8358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D4509B" w:rsidRPr="002646CB" w:rsidDel="0039799F">
          <w:rPr>
            <w:rPrChange w:id="8359" w:author="ETRI-김종원" w:date="2019-12-10T10:44:00Z">
              <w:rPr/>
            </w:rPrChange>
          </w:rPr>
          <w:delText>계통연계운전</w:delText>
        </w:r>
        <w:r w:rsidR="00FE3106" w:rsidRPr="002646CB" w:rsidDel="0039799F">
          <w:rPr>
            <w:rFonts w:hint="eastAsia"/>
            <w:rPrChange w:id="836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F4D3D" w:rsidRPr="002646CB" w:rsidDel="0039799F">
          <w:rPr>
            <w:rPrChange w:id="8361" w:author="ETRI-김종원" w:date="2019-12-10T10:44:00Z">
              <w:rPr/>
            </w:rPrChange>
          </w:rPr>
          <w:delText>모드에서</w:delText>
        </w:r>
        <w:r w:rsidR="00BF4D3D" w:rsidRPr="002646CB" w:rsidDel="0039799F">
          <w:rPr>
            <w:rPrChange w:id="8362" w:author="ETRI-김종원" w:date="2019-12-10T10:44:00Z">
              <w:rPr/>
            </w:rPrChange>
          </w:rPr>
          <w:delText xml:space="preserve"> </w:delText>
        </w:r>
        <w:r w:rsidR="00B40887" w:rsidRPr="002646CB" w:rsidDel="0039799F">
          <w:rPr>
            <w:rFonts w:hint="eastAsia"/>
            <w:rPrChange w:id="8363" w:author="ETRI-김종원" w:date="2019-12-10T10:44:00Z">
              <w:rPr>
                <w:rFonts w:hint="eastAsia"/>
              </w:rPr>
            </w:rPrChange>
          </w:rPr>
          <w:delText>CES-MG</w:delText>
        </w:r>
        <w:r w:rsidR="00BF4D3D" w:rsidRPr="002646CB" w:rsidDel="0039799F">
          <w:rPr>
            <w:rPrChange w:id="8364" w:author="ETRI-김종원" w:date="2019-12-10T10:44:00Z">
              <w:rPr/>
            </w:rPrChange>
          </w:rPr>
          <w:delText>는</w:delText>
        </w:r>
        <w:r w:rsidR="00BF4D3D" w:rsidRPr="002646CB" w:rsidDel="0039799F">
          <w:rPr>
            <w:rPrChange w:id="8365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66" w:author="ETRI-김종원" w:date="2019-12-10T10:44:00Z">
              <w:rPr/>
            </w:rPrChange>
          </w:rPr>
          <w:delText>전체적으로</w:delText>
        </w:r>
        <w:r w:rsidR="00BF4D3D" w:rsidRPr="002646CB" w:rsidDel="0039799F">
          <w:rPr>
            <w:rPrChange w:id="8367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68" w:author="ETRI-김종원" w:date="2019-12-10T10:44:00Z">
              <w:rPr/>
            </w:rPrChange>
          </w:rPr>
          <w:delText>동일한</w:delText>
        </w:r>
        <w:r w:rsidR="00BF4D3D" w:rsidRPr="002646CB" w:rsidDel="0039799F">
          <w:rPr>
            <w:rPrChange w:id="8369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70" w:author="ETRI-김종원" w:date="2019-12-10T10:44:00Z">
              <w:rPr/>
            </w:rPrChange>
          </w:rPr>
          <w:delText>요구</w:delText>
        </w:r>
        <w:r w:rsidR="00BF4D3D" w:rsidRPr="002646CB" w:rsidDel="0039799F">
          <w:rPr>
            <w:rPrChange w:id="8371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72" w:author="ETRI-김종원" w:date="2019-12-10T10:44:00Z">
              <w:rPr/>
            </w:rPrChange>
          </w:rPr>
          <w:delText>사항을</w:delText>
        </w:r>
        <w:r w:rsidR="00BF4D3D" w:rsidRPr="002646CB" w:rsidDel="0039799F">
          <w:rPr>
            <w:rPrChange w:id="8373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74" w:author="ETRI-김종원" w:date="2019-12-10T10:44:00Z">
              <w:rPr/>
            </w:rPrChange>
          </w:rPr>
          <w:delText>따라야</w:delText>
        </w:r>
        <w:r w:rsidR="00BF4D3D" w:rsidRPr="002646CB" w:rsidDel="0039799F">
          <w:rPr>
            <w:rPrChange w:id="8375" w:author="ETRI-김종원" w:date="2019-12-10T10:44:00Z">
              <w:rPr/>
            </w:rPrChange>
          </w:rPr>
          <w:delText xml:space="preserve"> </w:delText>
        </w:r>
        <w:r w:rsidR="00BF4D3D" w:rsidRPr="002646CB" w:rsidDel="0039799F">
          <w:rPr>
            <w:rPrChange w:id="8376" w:author="ETRI-김종원" w:date="2019-12-10T10:44:00Z">
              <w:rPr/>
            </w:rPrChange>
          </w:rPr>
          <w:delText>한다</w:delText>
        </w:r>
        <w:r w:rsidR="00BF4D3D" w:rsidRPr="002646CB" w:rsidDel="0039799F">
          <w:rPr>
            <w:rFonts w:hint="eastAsia"/>
            <w:rPrChange w:id="8377" w:author="ETRI-김종원" w:date="2019-12-10T10:44:00Z">
              <w:rPr>
                <w:rFonts w:hint="eastAsia"/>
              </w:rPr>
            </w:rPrChange>
          </w:rPr>
          <w:delText xml:space="preserve">. </w:delText>
        </w:r>
        <w:bookmarkStart w:id="8378" w:name="_Toc21525041"/>
        <w:bookmarkStart w:id="8379" w:name="_Toc23141880"/>
        <w:bookmarkStart w:id="8380" w:name="_Toc23173126"/>
        <w:bookmarkStart w:id="8381" w:name="_Toc23188901"/>
        <w:bookmarkStart w:id="8382" w:name="_Toc23191279"/>
        <w:bookmarkStart w:id="8383" w:name="_Toc23244297"/>
        <w:bookmarkStart w:id="8384" w:name="_Toc23793827"/>
        <w:bookmarkStart w:id="8385" w:name="_Toc23794150"/>
        <w:bookmarkStart w:id="8386" w:name="_Toc23794473"/>
        <w:bookmarkStart w:id="8387" w:name="_Toc23795318"/>
        <w:bookmarkStart w:id="8388" w:name="_Toc23839695"/>
        <w:bookmarkStart w:id="8389" w:name="_Toc26200484"/>
        <w:bookmarkStart w:id="8390" w:name="_Toc26867581"/>
        <w:bookmarkEnd w:id="8378"/>
        <w:bookmarkEnd w:id="8379"/>
        <w:bookmarkEnd w:id="8380"/>
        <w:bookmarkEnd w:id="8381"/>
        <w:bookmarkEnd w:id="8382"/>
        <w:bookmarkEnd w:id="8383"/>
        <w:bookmarkEnd w:id="8384"/>
        <w:bookmarkEnd w:id="8385"/>
        <w:bookmarkEnd w:id="8386"/>
        <w:bookmarkEnd w:id="8387"/>
        <w:bookmarkEnd w:id="8388"/>
        <w:bookmarkEnd w:id="8389"/>
        <w:bookmarkEnd w:id="8390"/>
      </w:del>
    </w:p>
    <w:p w14:paraId="52D9C5CF" w14:textId="405C41FF" w:rsidR="00BF4D3D" w:rsidRPr="002646CB" w:rsidDel="0039799F" w:rsidRDefault="00BF4D3D" w:rsidP="00BF4D3D">
      <w:pPr>
        <w:rPr>
          <w:del w:id="8391" w:author="박 진상" w:date="2019-10-08T05:43:00Z"/>
          <w:rPrChange w:id="8392" w:author="ETRI-김종원" w:date="2019-12-10T10:44:00Z">
            <w:rPr>
              <w:del w:id="8393" w:author="박 진상" w:date="2019-10-08T05:43:00Z"/>
            </w:rPr>
          </w:rPrChange>
        </w:rPr>
      </w:pPr>
      <w:bookmarkStart w:id="8394" w:name="_Toc21525042"/>
      <w:bookmarkStart w:id="8395" w:name="_Toc23141881"/>
      <w:bookmarkStart w:id="8396" w:name="_Toc23173127"/>
      <w:bookmarkStart w:id="8397" w:name="_Toc23188902"/>
      <w:bookmarkStart w:id="8398" w:name="_Toc23191280"/>
      <w:bookmarkStart w:id="8399" w:name="_Toc23244298"/>
      <w:bookmarkStart w:id="8400" w:name="_Toc23793828"/>
      <w:bookmarkStart w:id="8401" w:name="_Toc23794151"/>
      <w:bookmarkStart w:id="8402" w:name="_Toc23794474"/>
      <w:bookmarkStart w:id="8403" w:name="_Toc23795319"/>
      <w:bookmarkStart w:id="8404" w:name="_Toc23839696"/>
      <w:bookmarkStart w:id="8405" w:name="_Toc26200485"/>
      <w:bookmarkStart w:id="8406" w:name="_Toc26867582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</w:p>
    <w:p w14:paraId="078688B2" w14:textId="0988B5ED" w:rsidR="00BF4D3D" w:rsidRPr="002646CB" w:rsidDel="0039799F" w:rsidRDefault="00BF4D3D" w:rsidP="00BF2D25">
      <w:pPr>
        <w:pStyle w:val="34"/>
        <w:rPr>
          <w:del w:id="8407" w:author="박 진상" w:date="2019-10-08T05:43:00Z"/>
          <w:rPrChange w:id="8408" w:author="ETRI-김종원" w:date="2019-12-10T10:44:00Z">
            <w:rPr>
              <w:del w:id="8409" w:author="박 진상" w:date="2019-10-08T05:43:00Z"/>
            </w:rPr>
          </w:rPrChange>
        </w:rPr>
      </w:pPr>
      <w:del w:id="8410" w:author="박 진상" w:date="2019-10-08T05:43:00Z">
        <w:r w:rsidRPr="002646CB" w:rsidDel="0039799F">
          <w:rPr>
            <w:rPrChange w:id="8411" w:author="ETRI-김종원" w:date="2019-12-10T10:44:00Z">
              <w:rPr/>
            </w:rPrChange>
          </w:rPr>
          <w:delText>전압</w:delText>
        </w:r>
        <w:r w:rsidRPr="002646CB" w:rsidDel="0039799F">
          <w:rPr>
            <w:rPrChange w:id="8412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8413" w:author="ETRI-김종원" w:date="2019-12-10T10:44:00Z">
              <w:rPr/>
            </w:rPrChange>
          </w:rPr>
          <w:delText>응답</w:delText>
        </w:r>
        <w:r w:rsidRPr="002646CB" w:rsidDel="0039799F">
          <w:rPr>
            <w:rPrChange w:id="8414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8415" w:author="ETRI-김종원" w:date="2019-12-10T10:44:00Z">
              <w:rPr/>
            </w:rPrChange>
          </w:rPr>
          <w:delText>특성</w:delText>
        </w:r>
        <w:bookmarkStart w:id="8416" w:name="_Toc21525043"/>
        <w:bookmarkStart w:id="8417" w:name="_Toc23141882"/>
        <w:bookmarkStart w:id="8418" w:name="_Toc23173128"/>
        <w:bookmarkStart w:id="8419" w:name="_Toc23188903"/>
        <w:bookmarkStart w:id="8420" w:name="_Toc23191281"/>
        <w:bookmarkStart w:id="8421" w:name="_Toc23244299"/>
        <w:bookmarkStart w:id="8422" w:name="_Toc23793829"/>
        <w:bookmarkStart w:id="8423" w:name="_Toc23794152"/>
        <w:bookmarkStart w:id="8424" w:name="_Toc23794475"/>
        <w:bookmarkStart w:id="8425" w:name="_Toc23795320"/>
        <w:bookmarkStart w:id="8426" w:name="_Toc23839697"/>
        <w:bookmarkStart w:id="8427" w:name="_Toc26200486"/>
        <w:bookmarkStart w:id="8428" w:name="_Toc26867583"/>
        <w:bookmarkEnd w:id="8416"/>
        <w:bookmarkEnd w:id="8417"/>
        <w:bookmarkEnd w:id="8418"/>
        <w:bookmarkEnd w:id="8419"/>
        <w:bookmarkEnd w:id="8420"/>
        <w:bookmarkEnd w:id="8421"/>
        <w:bookmarkEnd w:id="8422"/>
        <w:bookmarkEnd w:id="8423"/>
        <w:bookmarkEnd w:id="8424"/>
        <w:bookmarkEnd w:id="8425"/>
        <w:bookmarkEnd w:id="8426"/>
        <w:bookmarkEnd w:id="8427"/>
        <w:bookmarkEnd w:id="8428"/>
      </w:del>
    </w:p>
    <w:p w14:paraId="4F36B6C1" w14:textId="5CB808AE" w:rsidR="00BF4D3D" w:rsidRPr="002646CB" w:rsidDel="0039799F" w:rsidRDefault="00BF4D3D" w:rsidP="00BF4D3D">
      <w:pPr>
        <w:rPr>
          <w:del w:id="8429" w:author="박 진상" w:date="2019-10-08T05:43:00Z"/>
          <w:rPrChange w:id="8430" w:author="ETRI-김종원" w:date="2019-12-10T10:44:00Z">
            <w:rPr>
              <w:del w:id="8431" w:author="박 진상" w:date="2019-10-08T05:43:00Z"/>
            </w:rPr>
          </w:rPrChange>
        </w:rPr>
      </w:pPr>
      <w:bookmarkStart w:id="8432" w:name="_Toc21525044"/>
      <w:bookmarkStart w:id="8433" w:name="_Toc23141883"/>
      <w:bookmarkStart w:id="8434" w:name="_Toc23173129"/>
      <w:bookmarkStart w:id="8435" w:name="_Toc23188904"/>
      <w:bookmarkStart w:id="8436" w:name="_Toc23191282"/>
      <w:bookmarkStart w:id="8437" w:name="_Toc23244300"/>
      <w:bookmarkStart w:id="8438" w:name="_Toc23793830"/>
      <w:bookmarkStart w:id="8439" w:name="_Toc23794153"/>
      <w:bookmarkStart w:id="8440" w:name="_Toc23794476"/>
      <w:bookmarkStart w:id="8441" w:name="_Toc23795321"/>
      <w:bookmarkStart w:id="8442" w:name="_Toc23839698"/>
      <w:bookmarkStart w:id="8443" w:name="_Toc26200487"/>
      <w:bookmarkStart w:id="8444" w:name="_Toc26867584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</w:p>
    <w:p w14:paraId="010DFCC2" w14:textId="65E706D8" w:rsidR="001F2AF2" w:rsidRPr="002646CB" w:rsidDel="0039799F" w:rsidRDefault="001F2AF2" w:rsidP="003C2EDD">
      <w:pPr>
        <w:rPr>
          <w:del w:id="8445" w:author="박 진상" w:date="2019-10-08T05:43:00Z"/>
          <w:rPrChange w:id="8446" w:author="ETRI-김종원" w:date="2019-12-10T10:44:00Z">
            <w:rPr>
              <w:del w:id="8447" w:author="박 진상" w:date="2019-10-08T05:43:00Z"/>
            </w:rPr>
          </w:rPrChange>
        </w:rPr>
      </w:pPr>
      <w:del w:id="8448" w:author="박 진상" w:date="2019-10-08T05:43:00Z">
        <w:r w:rsidRPr="002646CB" w:rsidDel="0039799F">
          <w:rPr>
            <w:rFonts w:hint="eastAsia"/>
            <w:rPrChange w:id="8449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39799F">
          <w:rPr>
            <w:rFonts w:hint="eastAsia"/>
            <w:rPrChange w:id="845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451" w:author="ETRI-김종원" w:date="2019-12-10T10:44:00Z">
              <w:rPr>
                <w:rFonts w:hint="eastAsia"/>
              </w:rPr>
            </w:rPrChange>
          </w:rPr>
          <w:delText>연계운전</w:delText>
        </w:r>
        <w:r w:rsidRPr="002646CB" w:rsidDel="0039799F">
          <w:rPr>
            <w:rFonts w:hint="eastAsia"/>
            <w:rPrChange w:id="845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453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Pr="002646CB" w:rsidDel="0039799F">
          <w:rPr>
            <w:rFonts w:hint="eastAsia"/>
            <w:rPrChange w:id="845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455" w:author="ETRI-김종원" w:date="2019-12-10T10:44:00Z">
              <w:rPr>
                <w:rFonts w:hint="eastAsia"/>
              </w:rPr>
            </w:rPrChange>
          </w:rPr>
          <w:delText>전압</w:delText>
        </w:r>
        <w:r w:rsidRPr="002646CB" w:rsidDel="0039799F">
          <w:rPr>
            <w:rFonts w:hint="eastAsia"/>
            <w:rPrChange w:id="84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457" w:author="ETRI-김종원" w:date="2019-12-10T10:44:00Z">
              <w:rPr>
                <w:rFonts w:hint="eastAsia"/>
              </w:rPr>
            </w:rPrChange>
          </w:rPr>
          <w:delText>응답</w:delText>
        </w:r>
        <w:r w:rsidRPr="002646CB" w:rsidDel="0039799F">
          <w:rPr>
            <w:rFonts w:hint="eastAsia"/>
            <w:rPrChange w:id="845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459" w:author="ETRI-김종원" w:date="2019-12-10T10:44:00Z">
              <w:rPr>
                <w:rFonts w:hint="eastAsia"/>
              </w:rPr>
            </w:rPrChange>
          </w:rPr>
          <w:delText>특성은</w:delText>
        </w:r>
        <w:r w:rsidRPr="002646CB" w:rsidDel="0039799F">
          <w:rPr>
            <w:rFonts w:hint="eastAsia"/>
            <w:rPrChange w:id="8460" w:author="ETRI-김종원" w:date="2019-12-10T10:44:00Z">
              <w:rPr>
                <w:rFonts w:hint="eastAsia"/>
              </w:rPr>
            </w:rPrChange>
          </w:rPr>
          <w:delText xml:space="preserve"> IEC TS 62898-2</w:delText>
        </w:r>
        <w:r w:rsidRPr="002646CB" w:rsidDel="0039799F">
          <w:rPr>
            <w:rFonts w:hint="eastAsia"/>
            <w:rPrChange w:id="8461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39799F">
          <w:rPr>
            <w:rFonts w:hint="eastAsia"/>
            <w:rPrChange w:id="8462" w:author="ETRI-김종원" w:date="2019-12-10T10:44:00Z">
              <w:rPr>
                <w:rFonts w:hint="eastAsia"/>
              </w:rPr>
            </w:rPrChange>
          </w:rPr>
          <w:delText xml:space="preserve"> 4.2.2.1</w:delText>
        </w:r>
        <w:r w:rsidRPr="002646CB" w:rsidDel="0039799F">
          <w:rPr>
            <w:rFonts w:hint="eastAsia"/>
            <w:rPrChange w:id="8463" w:author="ETRI-김종원" w:date="2019-12-10T10:44:00Z">
              <w:rPr>
                <w:rFonts w:hint="eastAsia"/>
              </w:rPr>
            </w:rPrChange>
          </w:rPr>
          <w:delText>을</w:delText>
        </w:r>
        <w:r w:rsidRPr="002646CB" w:rsidDel="0039799F">
          <w:rPr>
            <w:rFonts w:hint="eastAsia"/>
            <w:rPrChange w:id="846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465" w:author="ETRI-김종원" w:date="2019-12-10T10:44:00Z">
              <w:rPr>
                <w:rFonts w:hint="eastAsia"/>
              </w:rPr>
            </w:rPrChange>
          </w:rPr>
          <w:delText>준용하며</w:delText>
        </w:r>
        <w:r w:rsidRPr="002646CB" w:rsidDel="0039799F">
          <w:rPr>
            <w:rFonts w:hint="eastAsia"/>
            <w:rPrChange w:id="8466" w:author="ETRI-김종원" w:date="2019-12-10T10:44:00Z">
              <w:rPr>
                <w:rFonts w:hint="eastAsia"/>
              </w:rPr>
            </w:rPrChange>
          </w:rPr>
          <w:delText>, IEC/TS 62786</w:delText>
        </w:r>
        <w:r w:rsidRPr="002646CB" w:rsidDel="0039799F">
          <w:rPr>
            <w:rFonts w:hint="eastAsia"/>
            <w:rPrChange w:id="8467" w:author="ETRI-김종원" w:date="2019-12-10T10:44:00Z">
              <w:rPr>
                <w:rFonts w:hint="eastAsia"/>
              </w:rPr>
            </w:rPrChange>
          </w:rPr>
          <w:delText>을따른다</w:delText>
        </w:r>
        <w:r w:rsidRPr="002646CB" w:rsidDel="0039799F">
          <w:rPr>
            <w:rFonts w:hint="eastAsia"/>
            <w:rPrChange w:id="8468" w:author="ETRI-김종원" w:date="2019-12-10T10:44:00Z">
              <w:rPr>
                <w:rFonts w:hint="eastAsia"/>
              </w:rPr>
            </w:rPrChange>
          </w:rPr>
          <w:delText>.</w:delText>
        </w:r>
        <w:bookmarkStart w:id="8469" w:name="_Toc21525045"/>
        <w:bookmarkStart w:id="8470" w:name="_Toc23141884"/>
        <w:bookmarkStart w:id="8471" w:name="_Toc23173130"/>
        <w:bookmarkStart w:id="8472" w:name="_Toc23188905"/>
        <w:bookmarkStart w:id="8473" w:name="_Toc23191283"/>
        <w:bookmarkStart w:id="8474" w:name="_Toc23244301"/>
        <w:bookmarkStart w:id="8475" w:name="_Toc23793831"/>
        <w:bookmarkStart w:id="8476" w:name="_Toc23794154"/>
        <w:bookmarkStart w:id="8477" w:name="_Toc23794477"/>
        <w:bookmarkStart w:id="8478" w:name="_Toc23795322"/>
        <w:bookmarkStart w:id="8479" w:name="_Toc23839699"/>
        <w:bookmarkStart w:id="8480" w:name="_Toc26200488"/>
        <w:bookmarkStart w:id="8481" w:name="_Toc26867585"/>
        <w:bookmarkEnd w:id="8469"/>
        <w:bookmarkEnd w:id="8470"/>
        <w:bookmarkEnd w:id="8471"/>
        <w:bookmarkEnd w:id="8472"/>
        <w:bookmarkEnd w:id="8473"/>
        <w:bookmarkEnd w:id="8474"/>
        <w:bookmarkEnd w:id="8475"/>
        <w:bookmarkEnd w:id="8476"/>
        <w:bookmarkEnd w:id="8477"/>
        <w:bookmarkEnd w:id="8478"/>
        <w:bookmarkEnd w:id="8479"/>
        <w:bookmarkEnd w:id="8480"/>
        <w:bookmarkEnd w:id="8481"/>
      </w:del>
    </w:p>
    <w:p w14:paraId="10A64E82" w14:textId="6AFE779D" w:rsidR="00BF4D3D" w:rsidRPr="002646CB" w:rsidDel="0039799F" w:rsidRDefault="00BF4D3D" w:rsidP="00BF4D3D">
      <w:pPr>
        <w:rPr>
          <w:del w:id="8482" w:author="박 진상" w:date="2019-10-08T05:43:00Z"/>
          <w:rPrChange w:id="8483" w:author="ETRI-김종원" w:date="2019-12-10T10:44:00Z">
            <w:rPr>
              <w:del w:id="8484" w:author="박 진상" w:date="2019-10-08T05:43:00Z"/>
            </w:rPr>
          </w:rPrChange>
        </w:rPr>
      </w:pPr>
      <w:bookmarkStart w:id="8485" w:name="_Toc21525046"/>
      <w:bookmarkStart w:id="8486" w:name="_Toc23141885"/>
      <w:bookmarkStart w:id="8487" w:name="_Toc23173131"/>
      <w:bookmarkStart w:id="8488" w:name="_Toc23188906"/>
      <w:bookmarkStart w:id="8489" w:name="_Toc23191284"/>
      <w:bookmarkStart w:id="8490" w:name="_Toc23244302"/>
      <w:bookmarkStart w:id="8491" w:name="_Toc23793832"/>
      <w:bookmarkStart w:id="8492" w:name="_Toc23794155"/>
      <w:bookmarkStart w:id="8493" w:name="_Toc23794478"/>
      <w:bookmarkStart w:id="8494" w:name="_Toc23795323"/>
      <w:bookmarkStart w:id="8495" w:name="_Toc23839700"/>
      <w:bookmarkStart w:id="8496" w:name="_Toc26200489"/>
      <w:bookmarkStart w:id="8497" w:name="_Toc26867586"/>
      <w:bookmarkEnd w:id="8485"/>
      <w:bookmarkEnd w:id="8486"/>
      <w:bookmarkEnd w:id="8487"/>
      <w:bookmarkEnd w:id="8488"/>
      <w:bookmarkEnd w:id="8489"/>
      <w:bookmarkEnd w:id="8490"/>
      <w:bookmarkEnd w:id="8491"/>
      <w:bookmarkEnd w:id="8492"/>
      <w:bookmarkEnd w:id="8493"/>
      <w:bookmarkEnd w:id="8494"/>
      <w:bookmarkEnd w:id="8495"/>
      <w:bookmarkEnd w:id="8496"/>
      <w:bookmarkEnd w:id="8497"/>
    </w:p>
    <w:p w14:paraId="571E9543" w14:textId="03307103" w:rsidR="00BF4D3D" w:rsidRPr="002646CB" w:rsidDel="0039799F" w:rsidRDefault="00BF4D3D" w:rsidP="00BF2D25">
      <w:pPr>
        <w:pStyle w:val="34"/>
        <w:rPr>
          <w:del w:id="8498" w:author="박 진상" w:date="2019-10-08T05:43:00Z"/>
          <w:rPrChange w:id="8499" w:author="ETRI-김종원" w:date="2019-12-10T10:44:00Z">
            <w:rPr>
              <w:del w:id="8500" w:author="박 진상" w:date="2019-10-08T05:43:00Z"/>
            </w:rPr>
          </w:rPrChange>
        </w:rPr>
      </w:pPr>
      <w:del w:id="8501" w:author="박 진상" w:date="2019-10-08T05:43:00Z">
        <w:r w:rsidRPr="002646CB" w:rsidDel="0039799F">
          <w:rPr>
            <w:rPrChange w:id="8502" w:author="ETRI-김종원" w:date="2019-12-10T10:44:00Z">
              <w:rPr/>
            </w:rPrChange>
          </w:rPr>
          <w:delText>주파수</w:delText>
        </w:r>
        <w:r w:rsidRPr="002646CB" w:rsidDel="0039799F">
          <w:rPr>
            <w:rPrChange w:id="8503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8504" w:author="ETRI-김종원" w:date="2019-12-10T10:44:00Z">
              <w:rPr/>
            </w:rPrChange>
          </w:rPr>
          <w:delText>응답</w:delText>
        </w:r>
        <w:r w:rsidRPr="002646CB" w:rsidDel="0039799F">
          <w:rPr>
            <w:rPrChange w:id="8505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8506" w:author="ETRI-김종원" w:date="2019-12-10T10:44:00Z">
              <w:rPr/>
            </w:rPrChange>
          </w:rPr>
          <w:delText>특성</w:delText>
        </w:r>
        <w:bookmarkStart w:id="8507" w:name="_Toc21525047"/>
        <w:bookmarkStart w:id="8508" w:name="_Toc23141886"/>
        <w:bookmarkStart w:id="8509" w:name="_Toc23173132"/>
        <w:bookmarkStart w:id="8510" w:name="_Toc23188907"/>
        <w:bookmarkStart w:id="8511" w:name="_Toc23191285"/>
        <w:bookmarkStart w:id="8512" w:name="_Toc23244303"/>
        <w:bookmarkStart w:id="8513" w:name="_Toc23793833"/>
        <w:bookmarkStart w:id="8514" w:name="_Toc23794156"/>
        <w:bookmarkStart w:id="8515" w:name="_Toc23794479"/>
        <w:bookmarkStart w:id="8516" w:name="_Toc23795324"/>
        <w:bookmarkStart w:id="8517" w:name="_Toc23839701"/>
        <w:bookmarkStart w:id="8518" w:name="_Toc26200490"/>
        <w:bookmarkStart w:id="8519" w:name="_Toc26867587"/>
        <w:bookmarkEnd w:id="8507"/>
        <w:bookmarkEnd w:id="8508"/>
        <w:bookmarkEnd w:id="8509"/>
        <w:bookmarkEnd w:id="8510"/>
        <w:bookmarkEnd w:id="8511"/>
        <w:bookmarkEnd w:id="8512"/>
        <w:bookmarkEnd w:id="8513"/>
        <w:bookmarkEnd w:id="8514"/>
        <w:bookmarkEnd w:id="8515"/>
        <w:bookmarkEnd w:id="8516"/>
        <w:bookmarkEnd w:id="8517"/>
        <w:bookmarkEnd w:id="8518"/>
        <w:bookmarkEnd w:id="8519"/>
      </w:del>
    </w:p>
    <w:p w14:paraId="4B510DFC" w14:textId="746C3F07" w:rsidR="00BF4D3D" w:rsidRPr="002646CB" w:rsidDel="0039799F" w:rsidRDefault="00BF4D3D" w:rsidP="00BF4D3D">
      <w:pPr>
        <w:rPr>
          <w:del w:id="8520" w:author="박 진상" w:date="2019-10-08T05:43:00Z"/>
          <w:rPrChange w:id="8521" w:author="ETRI-김종원" w:date="2019-12-10T10:44:00Z">
            <w:rPr>
              <w:del w:id="8522" w:author="박 진상" w:date="2019-10-08T05:43:00Z"/>
            </w:rPr>
          </w:rPrChange>
        </w:rPr>
      </w:pPr>
      <w:bookmarkStart w:id="8523" w:name="_Toc21525048"/>
      <w:bookmarkStart w:id="8524" w:name="_Toc23141887"/>
      <w:bookmarkStart w:id="8525" w:name="_Toc23173133"/>
      <w:bookmarkStart w:id="8526" w:name="_Toc23188908"/>
      <w:bookmarkStart w:id="8527" w:name="_Toc23191286"/>
      <w:bookmarkStart w:id="8528" w:name="_Toc23244304"/>
      <w:bookmarkStart w:id="8529" w:name="_Toc23793834"/>
      <w:bookmarkStart w:id="8530" w:name="_Toc23794157"/>
      <w:bookmarkStart w:id="8531" w:name="_Toc23794480"/>
      <w:bookmarkStart w:id="8532" w:name="_Toc23795325"/>
      <w:bookmarkStart w:id="8533" w:name="_Toc23839702"/>
      <w:bookmarkStart w:id="8534" w:name="_Toc26200491"/>
      <w:bookmarkStart w:id="8535" w:name="_Toc26867588"/>
      <w:bookmarkEnd w:id="8523"/>
      <w:bookmarkEnd w:id="8524"/>
      <w:bookmarkEnd w:id="8525"/>
      <w:bookmarkEnd w:id="8526"/>
      <w:bookmarkEnd w:id="8527"/>
      <w:bookmarkEnd w:id="8528"/>
      <w:bookmarkEnd w:id="8529"/>
      <w:bookmarkEnd w:id="8530"/>
      <w:bookmarkEnd w:id="8531"/>
      <w:bookmarkEnd w:id="8532"/>
      <w:bookmarkEnd w:id="8533"/>
      <w:bookmarkEnd w:id="8534"/>
      <w:bookmarkEnd w:id="8535"/>
    </w:p>
    <w:p w14:paraId="5F25CB2F" w14:textId="6A6BB4F3" w:rsidR="00BF2D25" w:rsidRPr="002646CB" w:rsidDel="0039799F" w:rsidRDefault="001F2AF2" w:rsidP="001F2AF2">
      <w:pPr>
        <w:rPr>
          <w:del w:id="8536" w:author="박 진상" w:date="2019-10-08T05:43:00Z"/>
          <w:rPrChange w:id="8537" w:author="ETRI-김종원" w:date="2019-12-10T10:44:00Z">
            <w:rPr>
              <w:del w:id="8538" w:author="박 진상" w:date="2019-10-08T05:43:00Z"/>
            </w:rPr>
          </w:rPrChange>
        </w:rPr>
      </w:pPr>
      <w:del w:id="8539" w:author="박 진상" w:date="2019-10-08T05:43:00Z">
        <w:r w:rsidRPr="002646CB" w:rsidDel="0039799F">
          <w:rPr>
            <w:rFonts w:hint="eastAsia"/>
            <w:rPrChange w:id="8540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39799F">
          <w:rPr>
            <w:rFonts w:hint="eastAsia"/>
            <w:rPrChange w:id="85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542" w:author="ETRI-김종원" w:date="2019-12-10T10:44:00Z">
              <w:rPr>
                <w:rFonts w:hint="eastAsia"/>
              </w:rPr>
            </w:rPrChange>
          </w:rPr>
          <w:delText>연계운전</w:delText>
        </w:r>
        <w:r w:rsidRPr="002646CB" w:rsidDel="0039799F">
          <w:rPr>
            <w:rFonts w:hint="eastAsia"/>
            <w:rPrChange w:id="854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544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Pr="002646CB" w:rsidDel="0039799F">
          <w:rPr>
            <w:rFonts w:hint="eastAsia"/>
            <w:rPrChange w:id="854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546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39799F">
          <w:rPr>
            <w:rFonts w:hint="eastAsia"/>
            <w:rPrChange w:id="85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548" w:author="ETRI-김종원" w:date="2019-12-10T10:44:00Z">
              <w:rPr>
                <w:rFonts w:hint="eastAsia"/>
              </w:rPr>
            </w:rPrChange>
          </w:rPr>
          <w:delText>응답</w:delText>
        </w:r>
        <w:r w:rsidRPr="002646CB" w:rsidDel="0039799F">
          <w:rPr>
            <w:rFonts w:hint="eastAsia"/>
            <w:rPrChange w:id="85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550" w:author="ETRI-김종원" w:date="2019-12-10T10:44:00Z">
              <w:rPr>
                <w:rFonts w:hint="eastAsia"/>
              </w:rPr>
            </w:rPrChange>
          </w:rPr>
          <w:delText>특성은</w:delText>
        </w:r>
        <w:r w:rsidRPr="002646CB" w:rsidDel="0039799F">
          <w:rPr>
            <w:rFonts w:hint="eastAsia"/>
            <w:rPrChange w:id="8551" w:author="ETRI-김종원" w:date="2019-12-10T10:44:00Z">
              <w:rPr>
                <w:rFonts w:hint="eastAsia"/>
              </w:rPr>
            </w:rPrChange>
          </w:rPr>
          <w:delText xml:space="preserve"> IEC TS 62898-2</w:delText>
        </w:r>
        <w:r w:rsidRPr="002646CB" w:rsidDel="0039799F">
          <w:rPr>
            <w:rFonts w:hint="eastAsia"/>
            <w:rPrChange w:id="8552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39799F">
          <w:rPr>
            <w:rFonts w:hint="eastAsia"/>
            <w:rPrChange w:id="8553" w:author="ETRI-김종원" w:date="2019-12-10T10:44:00Z">
              <w:rPr>
                <w:rFonts w:hint="eastAsia"/>
              </w:rPr>
            </w:rPrChange>
          </w:rPr>
          <w:delText xml:space="preserve"> 4.2.2.2</w:delText>
        </w:r>
        <w:r w:rsidRPr="002646CB" w:rsidDel="0039799F">
          <w:rPr>
            <w:rFonts w:hint="eastAsia"/>
            <w:rPrChange w:id="8554" w:author="ETRI-김종원" w:date="2019-12-10T10:44:00Z">
              <w:rPr>
                <w:rFonts w:hint="eastAsia"/>
              </w:rPr>
            </w:rPrChange>
          </w:rPr>
          <w:delText>을</w:delText>
        </w:r>
        <w:r w:rsidRPr="002646CB" w:rsidDel="0039799F">
          <w:rPr>
            <w:rFonts w:hint="eastAsia"/>
            <w:rPrChange w:id="85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556" w:author="ETRI-김종원" w:date="2019-12-10T10:44:00Z">
              <w:rPr>
                <w:rFonts w:hint="eastAsia"/>
              </w:rPr>
            </w:rPrChange>
          </w:rPr>
          <w:delText>준용하며</w:delText>
        </w:r>
        <w:r w:rsidRPr="002646CB" w:rsidDel="0039799F">
          <w:rPr>
            <w:rFonts w:hint="eastAsia"/>
            <w:rPrChange w:id="8557" w:author="ETRI-김종원" w:date="2019-12-10T10:44:00Z">
              <w:rPr>
                <w:rFonts w:hint="eastAsia"/>
              </w:rPr>
            </w:rPrChange>
          </w:rPr>
          <w:delText>, IEC/TS 62786</w:delText>
        </w:r>
        <w:r w:rsidRPr="002646CB" w:rsidDel="0039799F">
          <w:rPr>
            <w:rFonts w:hint="eastAsia"/>
            <w:rPrChange w:id="8558" w:author="ETRI-김종원" w:date="2019-12-10T10:44:00Z">
              <w:rPr>
                <w:rFonts w:hint="eastAsia"/>
              </w:rPr>
            </w:rPrChange>
          </w:rPr>
          <w:delText>을따른다</w:delText>
        </w:r>
        <w:r w:rsidRPr="002646CB" w:rsidDel="0039799F">
          <w:rPr>
            <w:rFonts w:hint="eastAsia"/>
            <w:rPrChange w:id="8559" w:author="ETRI-김종원" w:date="2019-12-10T10:44:00Z">
              <w:rPr>
                <w:rFonts w:hint="eastAsia"/>
              </w:rPr>
            </w:rPrChange>
          </w:rPr>
          <w:delText>.</w:delText>
        </w:r>
        <w:bookmarkStart w:id="8560" w:name="_Toc21525049"/>
        <w:bookmarkStart w:id="8561" w:name="_Toc23141888"/>
        <w:bookmarkStart w:id="8562" w:name="_Toc23173134"/>
        <w:bookmarkStart w:id="8563" w:name="_Toc23188909"/>
        <w:bookmarkStart w:id="8564" w:name="_Toc23191287"/>
        <w:bookmarkStart w:id="8565" w:name="_Toc23244305"/>
        <w:bookmarkStart w:id="8566" w:name="_Toc23793835"/>
        <w:bookmarkStart w:id="8567" w:name="_Toc23794158"/>
        <w:bookmarkStart w:id="8568" w:name="_Toc23794481"/>
        <w:bookmarkStart w:id="8569" w:name="_Toc23795326"/>
        <w:bookmarkStart w:id="8570" w:name="_Toc23839703"/>
        <w:bookmarkStart w:id="8571" w:name="_Toc26200492"/>
        <w:bookmarkStart w:id="8572" w:name="_Toc26867589"/>
        <w:bookmarkEnd w:id="8560"/>
        <w:bookmarkEnd w:id="8561"/>
        <w:bookmarkEnd w:id="8562"/>
        <w:bookmarkEnd w:id="8563"/>
        <w:bookmarkEnd w:id="8564"/>
        <w:bookmarkEnd w:id="8565"/>
        <w:bookmarkEnd w:id="8566"/>
        <w:bookmarkEnd w:id="8567"/>
        <w:bookmarkEnd w:id="8568"/>
        <w:bookmarkEnd w:id="8569"/>
        <w:bookmarkEnd w:id="8570"/>
        <w:bookmarkEnd w:id="8571"/>
        <w:bookmarkEnd w:id="8572"/>
      </w:del>
    </w:p>
    <w:p w14:paraId="47F0AF01" w14:textId="4109CDA8" w:rsidR="00BF2D25" w:rsidRPr="002646CB" w:rsidDel="0039799F" w:rsidRDefault="00BF2D25" w:rsidP="001F2AF2">
      <w:pPr>
        <w:rPr>
          <w:del w:id="8573" w:author="박 진상" w:date="2019-10-08T05:43:00Z"/>
          <w:rPrChange w:id="8574" w:author="ETRI-김종원" w:date="2019-12-10T10:44:00Z">
            <w:rPr>
              <w:del w:id="8575" w:author="박 진상" w:date="2019-10-08T05:43:00Z"/>
            </w:rPr>
          </w:rPrChange>
        </w:rPr>
      </w:pPr>
      <w:bookmarkStart w:id="8576" w:name="_Toc21525050"/>
      <w:bookmarkStart w:id="8577" w:name="_Toc23141889"/>
      <w:bookmarkStart w:id="8578" w:name="_Toc23173135"/>
      <w:bookmarkStart w:id="8579" w:name="_Toc23188910"/>
      <w:bookmarkStart w:id="8580" w:name="_Toc23191288"/>
      <w:bookmarkStart w:id="8581" w:name="_Toc23244306"/>
      <w:bookmarkStart w:id="8582" w:name="_Toc23793836"/>
      <w:bookmarkStart w:id="8583" w:name="_Toc23794159"/>
      <w:bookmarkStart w:id="8584" w:name="_Toc23794482"/>
      <w:bookmarkStart w:id="8585" w:name="_Toc23795327"/>
      <w:bookmarkStart w:id="8586" w:name="_Toc23839704"/>
      <w:bookmarkStart w:id="8587" w:name="_Toc26200493"/>
      <w:bookmarkStart w:id="8588" w:name="_Toc26867590"/>
      <w:bookmarkEnd w:id="8576"/>
      <w:bookmarkEnd w:id="8577"/>
      <w:bookmarkEnd w:id="8578"/>
      <w:bookmarkEnd w:id="8579"/>
      <w:bookmarkEnd w:id="8580"/>
      <w:bookmarkEnd w:id="8581"/>
      <w:bookmarkEnd w:id="8582"/>
      <w:bookmarkEnd w:id="8583"/>
      <w:bookmarkEnd w:id="8584"/>
      <w:bookmarkEnd w:id="8585"/>
      <w:bookmarkEnd w:id="8586"/>
      <w:bookmarkEnd w:id="8587"/>
      <w:bookmarkEnd w:id="8588"/>
    </w:p>
    <w:p w14:paraId="5F7BFEC3" w14:textId="302377C8" w:rsidR="00124C75" w:rsidRPr="002646CB" w:rsidDel="0039799F" w:rsidRDefault="00124C75" w:rsidP="001F2AF2">
      <w:pPr>
        <w:rPr>
          <w:del w:id="8589" w:author="박 진상" w:date="2019-10-08T05:43:00Z"/>
          <w:rPrChange w:id="8590" w:author="ETRI-김종원" w:date="2019-12-10T10:44:00Z">
            <w:rPr>
              <w:del w:id="8591" w:author="박 진상" w:date="2019-10-08T05:43:00Z"/>
            </w:rPr>
          </w:rPrChange>
        </w:rPr>
      </w:pPr>
      <w:bookmarkStart w:id="8592" w:name="_Toc21525051"/>
      <w:bookmarkStart w:id="8593" w:name="_Toc23141890"/>
      <w:bookmarkStart w:id="8594" w:name="_Toc23173136"/>
      <w:bookmarkStart w:id="8595" w:name="_Toc23188911"/>
      <w:bookmarkStart w:id="8596" w:name="_Toc23191289"/>
      <w:bookmarkStart w:id="8597" w:name="_Toc23244307"/>
      <w:bookmarkStart w:id="8598" w:name="_Toc23793837"/>
      <w:bookmarkStart w:id="8599" w:name="_Toc23794160"/>
      <w:bookmarkStart w:id="8600" w:name="_Toc23794483"/>
      <w:bookmarkStart w:id="8601" w:name="_Toc23795328"/>
      <w:bookmarkStart w:id="8602" w:name="_Toc23839705"/>
      <w:bookmarkStart w:id="8603" w:name="_Toc26200494"/>
      <w:bookmarkStart w:id="8604" w:name="_Toc26867591"/>
      <w:bookmarkEnd w:id="8592"/>
      <w:bookmarkEnd w:id="8593"/>
      <w:bookmarkEnd w:id="8594"/>
      <w:bookmarkEnd w:id="8595"/>
      <w:bookmarkEnd w:id="8596"/>
      <w:bookmarkEnd w:id="8597"/>
      <w:bookmarkEnd w:id="8598"/>
      <w:bookmarkEnd w:id="8599"/>
      <w:bookmarkEnd w:id="8600"/>
      <w:bookmarkEnd w:id="8601"/>
      <w:bookmarkEnd w:id="8602"/>
      <w:bookmarkEnd w:id="8603"/>
      <w:bookmarkEnd w:id="8604"/>
    </w:p>
    <w:p w14:paraId="32E955E8" w14:textId="5BB6EDA6" w:rsidR="00124C75" w:rsidRPr="002646CB" w:rsidDel="0039799F" w:rsidRDefault="00124C75" w:rsidP="001F2AF2">
      <w:pPr>
        <w:rPr>
          <w:del w:id="8605" w:author="박 진상" w:date="2019-10-08T05:43:00Z"/>
          <w:rPrChange w:id="8606" w:author="ETRI-김종원" w:date="2019-12-10T10:44:00Z">
            <w:rPr>
              <w:del w:id="8607" w:author="박 진상" w:date="2019-10-08T05:43:00Z"/>
            </w:rPr>
          </w:rPrChange>
        </w:rPr>
      </w:pPr>
      <w:bookmarkStart w:id="8608" w:name="_Toc21525052"/>
      <w:bookmarkStart w:id="8609" w:name="_Toc23141891"/>
      <w:bookmarkStart w:id="8610" w:name="_Toc23173137"/>
      <w:bookmarkStart w:id="8611" w:name="_Toc23188912"/>
      <w:bookmarkStart w:id="8612" w:name="_Toc23191290"/>
      <w:bookmarkStart w:id="8613" w:name="_Toc23244308"/>
      <w:bookmarkStart w:id="8614" w:name="_Toc23793838"/>
      <w:bookmarkStart w:id="8615" w:name="_Toc23794161"/>
      <w:bookmarkStart w:id="8616" w:name="_Toc23794484"/>
      <w:bookmarkStart w:id="8617" w:name="_Toc23795329"/>
      <w:bookmarkStart w:id="8618" w:name="_Toc23839706"/>
      <w:bookmarkStart w:id="8619" w:name="_Toc26200495"/>
      <w:bookmarkStart w:id="8620" w:name="_Toc26867592"/>
      <w:bookmarkEnd w:id="8608"/>
      <w:bookmarkEnd w:id="8609"/>
      <w:bookmarkEnd w:id="8610"/>
      <w:bookmarkEnd w:id="8611"/>
      <w:bookmarkEnd w:id="8612"/>
      <w:bookmarkEnd w:id="8613"/>
      <w:bookmarkEnd w:id="8614"/>
      <w:bookmarkEnd w:id="8615"/>
      <w:bookmarkEnd w:id="8616"/>
      <w:bookmarkEnd w:id="8617"/>
      <w:bookmarkEnd w:id="8618"/>
      <w:bookmarkEnd w:id="8619"/>
      <w:bookmarkEnd w:id="8620"/>
    </w:p>
    <w:p w14:paraId="02624A59" w14:textId="2B78F20C" w:rsidR="002B49A0" w:rsidRPr="002646CB" w:rsidDel="0039799F" w:rsidRDefault="00255D3C" w:rsidP="00BF2D25">
      <w:pPr>
        <w:pStyle w:val="34"/>
        <w:rPr>
          <w:del w:id="8621" w:author="박 진상" w:date="2019-10-08T05:43:00Z"/>
          <w:rPrChange w:id="8622" w:author="ETRI-김종원" w:date="2019-12-10T10:44:00Z">
            <w:rPr>
              <w:del w:id="8623" w:author="박 진상" w:date="2019-10-08T05:43:00Z"/>
            </w:rPr>
          </w:rPrChange>
        </w:rPr>
      </w:pPr>
      <w:del w:id="8624" w:author="박 진상" w:date="2019-10-08T05:43:00Z">
        <w:r w:rsidRPr="002646CB" w:rsidDel="0039799F">
          <w:rPr>
            <w:rFonts w:hint="eastAsia"/>
            <w:lang w:eastAsia="ko-KR"/>
            <w:rPrChange w:id="8625" w:author="ETRI-김종원" w:date="2019-12-10T10:44:00Z">
              <w:rPr>
                <w:rFonts w:hint="eastAsia"/>
                <w:lang w:eastAsia="ko-KR"/>
              </w:rPr>
            </w:rPrChange>
          </w:rPr>
          <w:delText>CHP</w:delText>
        </w:r>
        <w:r w:rsidR="002B49A0" w:rsidRPr="002646CB" w:rsidDel="0039799F">
          <w:rPr>
            <w:rFonts w:hint="eastAsia"/>
            <w:rPrChange w:id="86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8627" w:author="ETRI-김종원" w:date="2019-12-10T10:44:00Z">
              <w:rPr>
                <w:rFonts w:hint="eastAsia"/>
              </w:rPr>
            </w:rPrChange>
          </w:rPr>
          <w:delText>운전</w:delText>
        </w:r>
        <w:r w:rsidR="002B49A0" w:rsidRPr="002646CB" w:rsidDel="0039799F">
          <w:rPr>
            <w:rFonts w:hint="eastAsia"/>
            <w:rPrChange w:id="862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B49A0" w:rsidRPr="002646CB" w:rsidDel="0039799F">
          <w:rPr>
            <w:rFonts w:hint="eastAsia"/>
            <w:rPrChange w:id="8629" w:author="ETRI-김종원" w:date="2019-12-10T10:44:00Z">
              <w:rPr>
                <w:rFonts w:hint="eastAsia"/>
              </w:rPr>
            </w:rPrChange>
          </w:rPr>
          <w:delText>특성</w:delText>
        </w:r>
        <w:bookmarkStart w:id="8630" w:name="_Toc21525053"/>
        <w:bookmarkStart w:id="8631" w:name="_Toc23141892"/>
        <w:bookmarkStart w:id="8632" w:name="_Toc23173138"/>
        <w:bookmarkStart w:id="8633" w:name="_Toc23188913"/>
        <w:bookmarkStart w:id="8634" w:name="_Toc23191291"/>
        <w:bookmarkStart w:id="8635" w:name="_Toc23244309"/>
        <w:bookmarkStart w:id="8636" w:name="_Toc23793839"/>
        <w:bookmarkStart w:id="8637" w:name="_Toc23794162"/>
        <w:bookmarkStart w:id="8638" w:name="_Toc23794485"/>
        <w:bookmarkStart w:id="8639" w:name="_Toc23795330"/>
        <w:bookmarkStart w:id="8640" w:name="_Toc23839707"/>
        <w:bookmarkStart w:id="8641" w:name="_Toc26200496"/>
        <w:bookmarkStart w:id="8642" w:name="_Toc26867593"/>
        <w:bookmarkEnd w:id="8630"/>
        <w:bookmarkEnd w:id="8631"/>
        <w:bookmarkEnd w:id="8632"/>
        <w:bookmarkEnd w:id="8633"/>
        <w:bookmarkEnd w:id="8634"/>
        <w:bookmarkEnd w:id="8635"/>
        <w:bookmarkEnd w:id="8636"/>
        <w:bookmarkEnd w:id="8637"/>
        <w:bookmarkEnd w:id="8638"/>
        <w:bookmarkEnd w:id="8639"/>
        <w:bookmarkEnd w:id="8640"/>
        <w:bookmarkEnd w:id="8641"/>
        <w:bookmarkEnd w:id="8642"/>
      </w:del>
    </w:p>
    <w:p w14:paraId="0FCAED16" w14:textId="59EA7586" w:rsidR="00013279" w:rsidRPr="002646CB" w:rsidDel="0039799F" w:rsidRDefault="00013279" w:rsidP="00013279">
      <w:pPr>
        <w:rPr>
          <w:del w:id="8643" w:author="박 진상" w:date="2019-10-08T05:43:00Z"/>
          <w:rPrChange w:id="8644" w:author="ETRI-김종원" w:date="2019-12-10T10:44:00Z">
            <w:rPr>
              <w:del w:id="8645" w:author="박 진상" w:date="2019-10-08T05:43:00Z"/>
            </w:rPr>
          </w:rPrChange>
        </w:rPr>
      </w:pPr>
      <w:bookmarkStart w:id="8646" w:name="_Toc21525054"/>
      <w:bookmarkStart w:id="8647" w:name="_Toc23141893"/>
      <w:bookmarkStart w:id="8648" w:name="_Toc23173139"/>
      <w:bookmarkStart w:id="8649" w:name="_Toc23188914"/>
      <w:bookmarkStart w:id="8650" w:name="_Toc23191292"/>
      <w:bookmarkStart w:id="8651" w:name="_Toc23244310"/>
      <w:bookmarkStart w:id="8652" w:name="_Toc23793840"/>
      <w:bookmarkStart w:id="8653" w:name="_Toc23794163"/>
      <w:bookmarkStart w:id="8654" w:name="_Toc23794486"/>
      <w:bookmarkStart w:id="8655" w:name="_Toc23795331"/>
      <w:bookmarkStart w:id="8656" w:name="_Toc23839708"/>
      <w:bookmarkStart w:id="8657" w:name="_Toc26200497"/>
      <w:bookmarkStart w:id="8658" w:name="_Toc26867594"/>
      <w:bookmarkEnd w:id="8646"/>
      <w:bookmarkEnd w:id="8647"/>
      <w:bookmarkEnd w:id="8648"/>
      <w:bookmarkEnd w:id="8649"/>
      <w:bookmarkEnd w:id="8650"/>
      <w:bookmarkEnd w:id="8651"/>
      <w:bookmarkEnd w:id="8652"/>
      <w:bookmarkEnd w:id="8653"/>
      <w:bookmarkEnd w:id="8654"/>
      <w:bookmarkEnd w:id="8655"/>
      <w:bookmarkEnd w:id="8656"/>
      <w:bookmarkEnd w:id="8657"/>
      <w:bookmarkEnd w:id="8658"/>
    </w:p>
    <w:p w14:paraId="595DA48B" w14:textId="312BB659" w:rsidR="001F2AF2" w:rsidRPr="002646CB" w:rsidDel="0039799F" w:rsidRDefault="001F2AF2" w:rsidP="00013279">
      <w:pPr>
        <w:rPr>
          <w:del w:id="8659" w:author="박 진상" w:date="2019-10-08T05:43:00Z"/>
          <w:rPrChange w:id="8660" w:author="ETRI-김종원" w:date="2019-12-10T10:44:00Z">
            <w:rPr>
              <w:del w:id="8661" w:author="박 진상" w:date="2019-10-08T05:43:00Z"/>
            </w:rPr>
          </w:rPrChange>
        </w:rPr>
      </w:pPr>
      <w:del w:id="8662" w:author="박 진상" w:date="2019-10-08T05:43:00Z">
        <w:r w:rsidRPr="002646CB" w:rsidDel="0039799F">
          <w:rPr>
            <w:rFonts w:hint="eastAsia"/>
            <w:rPrChange w:id="8663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39799F">
          <w:rPr>
            <w:rFonts w:hint="eastAsia"/>
            <w:rPrChange w:id="866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65" w:author="ETRI-김종원" w:date="2019-12-10T10:44:00Z">
              <w:rPr>
                <w:rFonts w:hint="eastAsia"/>
              </w:rPr>
            </w:rPrChange>
          </w:rPr>
          <w:delText>연계운전</w:delText>
        </w:r>
        <w:r w:rsidRPr="002646CB" w:rsidDel="0039799F">
          <w:rPr>
            <w:rFonts w:hint="eastAsia"/>
            <w:rPrChange w:id="866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67" w:author="ETRI-김종원" w:date="2019-12-10T10:44:00Z">
              <w:rPr>
                <w:rFonts w:hint="eastAsia"/>
              </w:rPr>
            </w:rPrChange>
          </w:rPr>
          <w:delText>모드에서</w:delText>
        </w:r>
        <w:r w:rsidRPr="002646CB" w:rsidDel="0039799F">
          <w:rPr>
            <w:rFonts w:hint="eastAsia"/>
            <w:rPrChange w:id="866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39799F">
          <w:rPr>
            <w:rFonts w:hint="eastAsia"/>
            <w:rPrChange w:id="8669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39799F">
          <w:rPr>
            <w:rFonts w:hint="eastAsia"/>
            <w:rPrChange w:id="8670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39799F">
          <w:rPr>
            <w:rFonts w:hint="eastAsia"/>
            <w:rPrChange w:id="86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8672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8673" w:author="ETRI-김종원" w:date="2019-12-10T10:44:00Z">
              <w:rPr>
                <w:rFonts w:hint="eastAsia"/>
              </w:rPr>
            </w:rPrChange>
          </w:rPr>
          <w:delText>은</w:delText>
        </w:r>
        <w:r w:rsidRPr="002646CB" w:rsidDel="0039799F">
          <w:rPr>
            <w:rFonts w:hint="eastAsia"/>
            <w:rPrChange w:id="86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75" w:author="ETRI-김종원" w:date="2019-12-10T10:44:00Z">
              <w:rPr>
                <w:rFonts w:hint="eastAsia"/>
              </w:rPr>
            </w:rPrChange>
          </w:rPr>
          <w:delText>다음</w:delText>
        </w:r>
        <w:r w:rsidRPr="002646CB" w:rsidDel="0039799F">
          <w:rPr>
            <w:rFonts w:hint="eastAsia"/>
            <w:rPrChange w:id="867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77" w:author="ETRI-김종원" w:date="2019-12-10T10:44:00Z">
              <w:rPr>
                <w:rFonts w:hint="eastAsia"/>
              </w:rPr>
            </w:rPrChange>
          </w:rPr>
          <w:delText>사항을</w:delText>
        </w:r>
        <w:r w:rsidRPr="002646CB" w:rsidDel="0039799F">
          <w:rPr>
            <w:rFonts w:hint="eastAsia"/>
            <w:rPrChange w:id="867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79" w:author="ETRI-김종원" w:date="2019-12-10T10:44:00Z">
              <w:rPr>
                <w:rFonts w:hint="eastAsia"/>
              </w:rPr>
            </w:rPrChange>
          </w:rPr>
          <w:delText>고려하여</w:delText>
        </w:r>
        <w:r w:rsidRPr="002646CB" w:rsidDel="0039799F">
          <w:rPr>
            <w:rFonts w:hint="eastAsia"/>
            <w:rPrChange w:id="868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81" w:author="ETRI-김종원" w:date="2019-12-10T10:44:00Z">
              <w:rPr>
                <w:rFonts w:hint="eastAsia"/>
              </w:rPr>
            </w:rPrChange>
          </w:rPr>
          <w:delText>운전</w:delText>
        </w:r>
        <w:r w:rsidR="00DF729E" w:rsidRPr="002646CB" w:rsidDel="0039799F">
          <w:rPr>
            <w:rFonts w:hint="eastAsia"/>
            <w:rPrChange w:id="8682" w:author="ETRI-김종원" w:date="2019-12-10T10:44:00Z">
              <w:rPr>
                <w:rFonts w:hint="eastAsia"/>
              </w:rPr>
            </w:rPrChange>
          </w:rPr>
          <w:delText>해야</w:delText>
        </w:r>
        <w:r w:rsidRPr="002646CB" w:rsidDel="0039799F">
          <w:rPr>
            <w:rFonts w:hint="eastAsia"/>
            <w:rPrChange w:id="86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684" w:author="ETRI-김종원" w:date="2019-12-10T10:44:00Z">
              <w:rPr>
                <w:rFonts w:hint="eastAsia"/>
              </w:rPr>
            </w:rPrChange>
          </w:rPr>
          <w:delText>한다</w:delText>
        </w:r>
        <w:r w:rsidRPr="002646CB" w:rsidDel="0039799F">
          <w:rPr>
            <w:rFonts w:hint="eastAsia"/>
            <w:rPrChange w:id="8685" w:author="ETRI-김종원" w:date="2019-12-10T10:44:00Z">
              <w:rPr>
                <w:rFonts w:hint="eastAsia"/>
              </w:rPr>
            </w:rPrChange>
          </w:rPr>
          <w:delText>.</w:delText>
        </w:r>
        <w:bookmarkStart w:id="8686" w:name="_Toc21525055"/>
        <w:bookmarkStart w:id="8687" w:name="_Toc23141894"/>
        <w:bookmarkStart w:id="8688" w:name="_Toc23173140"/>
        <w:bookmarkStart w:id="8689" w:name="_Toc23188915"/>
        <w:bookmarkStart w:id="8690" w:name="_Toc23191293"/>
        <w:bookmarkStart w:id="8691" w:name="_Toc23244311"/>
        <w:bookmarkStart w:id="8692" w:name="_Toc23793841"/>
        <w:bookmarkStart w:id="8693" w:name="_Toc23794164"/>
        <w:bookmarkStart w:id="8694" w:name="_Toc23794487"/>
        <w:bookmarkStart w:id="8695" w:name="_Toc23795332"/>
        <w:bookmarkStart w:id="8696" w:name="_Toc23839709"/>
        <w:bookmarkStart w:id="8697" w:name="_Toc26200498"/>
        <w:bookmarkStart w:id="8698" w:name="_Toc26867595"/>
        <w:bookmarkEnd w:id="8686"/>
        <w:bookmarkEnd w:id="8687"/>
        <w:bookmarkEnd w:id="8688"/>
        <w:bookmarkEnd w:id="8689"/>
        <w:bookmarkEnd w:id="8690"/>
        <w:bookmarkEnd w:id="8691"/>
        <w:bookmarkEnd w:id="8692"/>
        <w:bookmarkEnd w:id="8693"/>
        <w:bookmarkEnd w:id="8694"/>
        <w:bookmarkEnd w:id="8695"/>
        <w:bookmarkEnd w:id="8696"/>
        <w:bookmarkEnd w:id="8697"/>
        <w:bookmarkEnd w:id="8698"/>
      </w:del>
    </w:p>
    <w:p w14:paraId="787E5A75" w14:textId="70278227" w:rsidR="005479EB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8699" w:author="박 진상" w:date="2019-10-08T05:43:00Z"/>
          <w:rPrChange w:id="8700" w:author="ETRI-김종원" w:date="2019-12-10T10:44:00Z">
            <w:rPr>
              <w:del w:id="8701" w:author="박 진상" w:date="2019-10-08T05:43:00Z"/>
            </w:rPr>
          </w:rPrChange>
        </w:rPr>
      </w:pPr>
      <w:del w:id="8702" w:author="박 진상" w:date="2019-10-08T05:43:00Z">
        <w:r w:rsidRPr="002646CB" w:rsidDel="0039799F">
          <w:rPr>
            <w:rFonts w:hint="eastAsia"/>
            <w:rPrChange w:id="8703" w:author="ETRI-김종원" w:date="2019-12-10T10:44:00Z">
              <w:rPr>
                <w:rFonts w:hint="eastAsia"/>
              </w:rPr>
            </w:rPrChange>
          </w:rPr>
          <w:delText>열추</w:delText>
        </w:r>
        <w:r w:rsidR="003029D7" w:rsidRPr="002646CB" w:rsidDel="0039799F">
          <w:rPr>
            <w:rFonts w:hint="eastAsia"/>
            <w:rPrChange w:id="8704" w:author="ETRI-김종원" w:date="2019-12-10T10:44:00Z">
              <w:rPr>
                <w:rFonts w:hint="eastAsia"/>
              </w:rPr>
            </w:rPrChange>
          </w:rPr>
          <w:delText>종</w:delText>
        </w:r>
        <w:r w:rsidRPr="002646CB" w:rsidDel="0039799F">
          <w:rPr>
            <w:rFonts w:hint="eastAsia"/>
            <w:rPrChange w:id="870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706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8707" w:name="_Toc21525056"/>
        <w:bookmarkStart w:id="8708" w:name="_Toc23141895"/>
        <w:bookmarkStart w:id="8709" w:name="_Toc23173141"/>
        <w:bookmarkStart w:id="8710" w:name="_Toc23188916"/>
        <w:bookmarkStart w:id="8711" w:name="_Toc23191294"/>
        <w:bookmarkStart w:id="8712" w:name="_Toc23244312"/>
        <w:bookmarkStart w:id="8713" w:name="_Toc23793842"/>
        <w:bookmarkStart w:id="8714" w:name="_Toc23794165"/>
        <w:bookmarkStart w:id="8715" w:name="_Toc23794488"/>
        <w:bookmarkStart w:id="8716" w:name="_Toc23795333"/>
        <w:bookmarkStart w:id="8717" w:name="_Toc23839710"/>
        <w:bookmarkStart w:id="8718" w:name="_Toc26200499"/>
        <w:bookmarkStart w:id="8719" w:name="_Toc26867596"/>
        <w:bookmarkEnd w:id="8707"/>
        <w:bookmarkEnd w:id="8708"/>
        <w:bookmarkEnd w:id="8709"/>
        <w:bookmarkEnd w:id="8710"/>
        <w:bookmarkEnd w:id="8711"/>
        <w:bookmarkEnd w:id="8712"/>
        <w:bookmarkEnd w:id="8713"/>
        <w:bookmarkEnd w:id="8714"/>
        <w:bookmarkEnd w:id="8715"/>
        <w:bookmarkEnd w:id="8716"/>
        <w:bookmarkEnd w:id="8717"/>
        <w:bookmarkEnd w:id="8718"/>
        <w:bookmarkEnd w:id="8719"/>
      </w:del>
    </w:p>
    <w:p w14:paraId="22614546" w14:textId="55B89ADF" w:rsidR="002B49A0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8720" w:author="박 진상" w:date="2019-10-08T05:43:00Z"/>
          <w:rPrChange w:id="8721" w:author="ETRI-김종원" w:date="2019-12-10T10:44:00Z">
            <w:rPr>
              <w:del w:id="8722" w:author="박 진상" w:date="2019-10-08T05:43:00Z"/>
            </w:rPr>
          </w:rPrChange>
        </w:rPr>
      </w:pPr>
      <w:del w:id="8723" w:author="박 진상" w:date="2019-10-08T05:43:00Z">
        <w:r w:rsidRPr="002646CB" w:rsidDel="0039799F">
          <w:rPr>
            <w:rFonts w:hint="eastAsia"/>
            <w:rPrChange w:id="8724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39799F">
          <w:rPr>
            <w:rFonts w:hint="eastAsia"/>
            <w:rPrChange w:id="872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726" w:author="ETRI-김종원" w:date="2019-12-10T10:44:00Z">
              <w:rPr>
                <w:rFonts w:hint="eastAsia"/>
              </w:rPr>
            </w:rPrChange>
          </w:rPr>
          <w:delText>온도</w:delText>
        </w:r>
        <w:r w:rsidRPr="002646CB" w:rsidDel="0039799F">
          <w:rPr>
            <w:rFonts w:hint="eastAsia"/>
            <w:rPrChange w:id="87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728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8729" w:name="_Toc21525057"/>
        <w:bookmarkStart w:id="8730" w:name="_Toc23141896"/>
        <w:bookmarkStart w:id="8731" w:name="_Toc23173142"/>
        <w:bookmarkStart w:id="8732" w:name="_Toc23188917"/>
        <w:bookmarkStart w:id="8733" w:name="_Toc23191295"/>
        <w:bookmarkStart w:id="8734" w:name="_Toc23244313"/>
        <w:bookmarkStart w:id="8735" w:name="_Toc23793843"/>
        <w:bookmarkStart w:id="8736" w:name="_Toc23794166"/>
        <w:bookmarkStart w:id="8737" w:name="_Toc23794489"/>
        <w:bookmarkStart w:id="8738" w:name="_Toc23795334"/>
        <w:bookmarkStart w:id="8739" w:name="_Toc23839711"/>
        <w:bookmarkStart w:id="8740" w:name="_Toc26200500"/>
        <w:bookmarkStart w:id="8741" w:name="_Toc26867597"/>
        <w:bookmarkEnd w:id="8729"/>
        <w:bookmarkEnd w:id="8730"/>
        <w:bookmarkEnd w:id="8731"/>
        <w:bookmarkEnd w:id="8732"/>
        <w:bookmarkEnd w:id="8733"/>
        <w:bookmarkEnd w:id="8734"/>
        <w:bookmarkEnd w:id="8735"/>
        <w:bookmarkEnd w:id="8736"/>
        <w:bookmarkEnd w:id="8737"/>
        <w:bookmarkEnd w:id="8738"/>
        <w:bookmarkEnd w:id="8739"/>
        <w:bookmarkEnd w:id="8740"/>
        <w:bookmarkEnd w:id="8741"/>
      </w:del>
    </w:p>
    <w:p w14:paraId="08AB5132" w14:textId="0EA0DD9F" w:rsidR="005479EB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8742" w:author="박 진상" w:date="2019-10-08T05:43:00Z"/>
          <w:rPrChange w:id="8743" w:author="ETRI-김종원" w:date="2019-12-10T10:44:00Z">
            <w:rPr>
              <w:del w:id="8744" w:author="박 진상" w:date="2019-10-08T05:43:00Z"/>
            </w:rPr>
          </w:rPrChange>
        </w:rPr>
      </w:pPr>
      <w:del w:id="8745" w:author="박 진상" w:date="2019-10-08T05:43:00Z">
        <w:r w:rsidRPr="002646CB" w:rsidDel="0039799F">
          <w:rPr>
            <w:rFonts w:hint="eastAsia"/>
            <w:rPrChange w:id="8746" w:author="ETRI-김종원" w:date="2019-12-10T10:44:00Z">
              <w:rPr>
                <w:rFonts w:hint="eastAsia"/>
              </w:rPr>
            </w:rPrChange>
          </w:rPr>
          <w:delText>정전력</w:delText>
        </w:r>
        <w:r w:rsidRPr="002646CB" w:rsidDel="0039799F">
          <w:rPr>
            <w:rFonts w:hint="eastAsia"/>
            <w:rPrChange w:id="87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4C2415" w:rsidRPr="002646CB" w:rsidDel="0039799F">
          <w:rPr>
            <w:rFonts w:hint="eastAsia"/>
            <w:rPrChange w:id="8748" w:author="ETRI-김종원" w:date="2019-12-10T10:44:00Z">
              <w:rPr>
                <w:rFonts w:hint="eastAsia"/>
              </w:rPr>
            </w:rPrChange>
          </w:rPr>
          <w:delText>추종</w:delText>
        </w:r>
        <w:r w:rsidRPr="002646CB" w:rsidDel="0039799F">
          <w:rPr>
            <w:rFonts w:hint="eastAsia"/>
            <w:rPrChange w:id="8749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8750" w:name="_Toc21525058"/>
        <w:bookmarkStart w:id="8751" w:name="_Toc23141897"/>
        <w:bookmarkStart w:id="8752" w:name="_Toc23173143"/>
        <w:bookmarkStart w:id="8753" w:name="_Toc23188918"/>
        <w:bookmarkStart w:id="8754" w:name="_Toc23191296"/>
        <w:bookmarkStart w:id="8755" w:name="_Toc23244314"/>
        <w:bookmarkStart w:id="8756" w:name="_Toc23793844"/>
        <w:bookmarkStart w:id="8757" w:name="_Toc23794167"/>
        <w:bookmarkStart w:id="8758" w:name="_Toc23794490"/>
        <w:bookmarkStart w:id="8759" w:name="_Toc23795335"/>
        <w:bookmarkStart w:id="8760" w:name="_Toc23839712"/>
        <w:bookmarkStart w:id="8761" w:name="_Toc26200501"/>
        <w:bookmarkStart w:id="8762" w:name="_Toc26867598"/>
        <w:bookmarkEnd w:id="8750"/>
        <w:bookmarkEnd w:id="8751"/>
        <w:bookmarkEnd w:id="8752"/>
        <w:bookmarkEnd w:id="8753"/>
        <w:bookmarkEnd w:id="8754"/>
        <w:bookmarkEnd w:id="8755"/>
        <w:bookmarkEnd w:id="8756"/>
        <w:bookmarkEnd w:id="8757"/>
        <w:bookmarkEnd w:id="8758"/>
        <w:bookmarkEnd w:id="8759"/>
        <w:bookmarkEnd w:id="8760"/>
        <w:bookmarkEnd w:id="8761"/>
        <w:bookmarkEnd w:id="8762"/>
      </w:del>
    </w:p>
    <w:p w14:paraId="2F569892" w14:textId="30B16D5D" w:rsidR="00F97338" w:rsidRPr="002646CB" w:rsidDel="0039799F" w:rsidRDefault="00DB2BCC" w:rsidP="00737668">
      <w:pPr>
        <w:pStyle w:val="af6"/>
        <w:numPr>
          <w:ilvl w:val="0"/>
          <w:numId w:val="20"/>
        </w:numPr>
        <w:ind w:leftChars="0"/>
        <w:rPr>
          <w:del w:id="8763" w:author="박 진상" w:date="2019-10-08T05:43:00Z"/>
          <w:rPrChange w:id="8764" w:author="ETRI-김종원" w:date="2019-12-10T10:44:00Z">
            <w:rPr>
              <w:del w:id="8765" w:author="박 진상" w:date="2019-10-08T05:43:00Z"/>
            </w:rPr>
          </w:rPrChange>
        </w:rPr>
      </w:pPr>
      <w:del w:id="8766" w:author="박 진상" w:date="2019-10-08T05:43:00Z">
        <w:r w:rsidRPr="002646CB" w:rsidDel="0039799F">
          <w:rPr>
            <w:rFonts w:hint="eastAsia"/>
            <w:rPrChange w:id="8767" w:author="ETRI-김종원" w:date="2019-12-10T10:44:00Z">
              <w:rPr>
                <w:rFonts w:hint="eastAsia"/>
              </w:rPr>
            </w:rPrChange>
          </w:rPr>
          <w:delText>CHP</w:delText>
        </w:r>
        <w:r w:rsidR="00F97338" w:rsidRPr="002646CB" w:rsidDel="0039799F">
          <w:rPr>
            <w:rFonts w:hint="eastAsia"/>
            <w:rPrChange w:id="8768" w:author="ETRI-김종원" w:date="2019-12-10T10:44:00Z">
              <w:rPr>
                <w:rFonts w:hint="eastAsia"/>
              </w:rPr>
            </w:rPrChange>
          </w:rPr>
          <w:delText>에</w:delText>
        </w:r>
        <w:r w:rsidR="00F97338" w:rsidRPr="002646CB" w:rsidDel="0039799F">
          <w:rPr>
            <w:rFonts w:hint="eastAsia"/>
            <w:rPrChange w:id="87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70" w:author="ETRI-김종원" w:date="2019-12-10T10:44:00Z">
              <w:rPr>
                <w:rFonts w:hint="eastAsia"/>
              </w:rPr>
            </w:rPrChange>
          </w:rPr>
          <w:delText>의한</w:delText>
        </w:r>
        <w:r w:rsidR="00F97338" w:rsidRPr="002646CB" w:rsidDel="0039799F">
          <w:rPr>
            <w:rFonts w:hint="eastAsia"/>
            <w:rPrChange w:id="87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72" w:author="ETRI-김종원" w:date="2019-12-10T10:44:00Z">
              <w:rPr>
                <w:rFonts w:hint="eastAsia"/>
              </w:rPr>
            </w:rPrChange>
          </w:rPr>
          <w:delText>발전량과</w:delText>
        </w:r>
        <w:r w:rsidR="00F97338" w:rsidRPr="002646CB" w:rsidDel="0039799F">
          <w:rPr>
            <w:rFonts w:hint="eastAsia"/>
            <w:rPrChange w:id="877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74" w:author="ETRI-김종원" w:date="2019-12-10T10:44:00Z">
              <w:rPr>
                <w:rFonts w:hint="eastAsia"/>
              </w:rPr>
            </w:rPrChange>
          </w:rPr>
          <w:delText>전력</w:delText>
        </w:r>
        <w:r w:rsidR="00F97338" w:rsidRPr="002646CB" w:rsidDel="0039799F">
          <w:rPr>
            <w:rFonts w:hint="eastAsia"/>
            <w:rPrChange w:id="877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76" w:author="ETRI-김종원" w:date="2019-12-10T10:44:00Z">
              <w:rPr>
                <w:rFonts w:hint="eastAsia"/>
              </w:rPr>
            </w:rPrChange>
          </w:rPr>
          <w:delText>부하량</w:delText>
        </w:r>
        <w:r w:rsidR="00F97338" w:rsidRPr="002646CB" w:rsidDel="0039799F">
          <w:rPr>
            <w:rFonts w:hint="eastAsia"/>
            <w:rPrChange w:id="87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78" w:author="ETRI-김종원" w:date="2019-12-10T10:44:00Z">
              <w:rPr>
                <w:rFonts w:hint="eastAsia"/>
              </w:rPr>
            </w:rPrChange>
          </w:rPr>
          <w:delText>비교에</w:delText>
        </w:r>
        <w:r w:rsidR="00F97338" w:rsidRPr="002646CB" w:rsidDel="0039799F">
          <w:rPr>
            <w:rFonts w:hint="eastAsia"/>
            <w:rPrChange w:id="877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80" w:author="ETRI-김종원" w:date="2019-12-10T10:44:00Z">
              <w:rPr>
                <w:rFonts w:hint="eastAsia"/>
              </w:rPr>
            </w:rPrChange>
          </w:rPr>
          <w:delText>따른</w:delText>
        </w:r>
        <w:r w:rsidR="00F97338" w:rsidRPr="002646CB" w:rsidDel="0039799F">
          <w:rPr>
            <w:rFonts w:hint="eastAsia"/>
            <w:rPrChange w:id="87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82" w:author="ETRI-김종원" w:date="2019-12-10T10:44:00Z">
              <w:rPr>
                <w:rFonts w:hint="eastAsia"/>
              </w:rPr>
            </w:rPrChange>
          </w:rPr>
          <w:delText>보일러</w:delText>
        </w:r>
        <w:r w:rsidR="00F97338" w:rsidRPr="002646CB" w:rsidDel="0039799F">
          <w:rPr>
            <w:rFonts w:hint="eastAsia"/>
            <w:rPrChange w:id="87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84" w:author="ETRI-김종원" w:date="2019-12-10T10:44:00Z">
              <w:rPr>
                <w:rFonts w:hint="eastAsia"/>
              </w:rPr>
            </w:rPrChange>
          </w:rPr>
          <w:delText>연계</w:delText>
        </w:r>
        <w:r w:rsidR="00F97338" w:rsidRPr="002646CB" w:rsidDel="0039799F">
          <w:rPr>
            <w:rFonts w:hint="eastAsia"/>
            <w:rPrChange w:id="87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8786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8787" w:name="_Toc21525059"/>
        <w:bookmarkStart w:id="8788" w:name="_Toc23141898"/>
        <w:bookmarkStart w:id="8789" w:name="_Toc23173144"/>
        <w:bookmarkStart w:id="8790" w:name="_Toc23188919"/>
        <w:bookmarkStart w:id="8791" w:name="_Toc23191297"/>
        <w:bookmarkStart w:id="8792" w:name="_Toc23244315"/>
        <w:bookmarkStart w:id="8793" w:name="_Toc23793845"/>
        <w:bookmarkStart w:id="8794" w:name="_Toc23794168"/>
        <w:bookmarkStart w:id="8795" w:name="_Toc23794491"/>
        <w:bookmarkStart w:id="8796" w:name="_Toc23795336"/>
        <w:bookmarkStart w:id="8797" w:name="_Toc23839713"/>
        <w:bookmarkStart w:id="8798" w:name="_Toc26200502"/>
        <w:bookmarkStart w:id="8799" w:name="_Toc26867599"/>
        <w:bookmarkEnd w:id="8787"/>
        <w:bookmarkEnd w:id="8788"/>
        <w:bookmarkEnd w:id="8789"/>
        <w:bookmarkEnd w:id="8790"/>
        <w:bookmarkEnd w:id="8791"/>
        <w:bookmarkEnd w:id="8792"/>
        <w:bookmarkEnd w:id="8793"/>
        <w:bookmarkEnd w:id="8794"/>
        <w:bookmarkEnd w:id="8795"/>
        <w:bookmarkEnd w:id="8796"/>
        <w:bookmarkEnd w:id="8797"/>
        <w:bookmarkEnd w:id="8798"/>
        <w:bookmarkEnd w:id="8799"/>
      </w:del>
    </w:p>
    <w:p w14:paraId="2827F5BA" w14:textId="21BD47BA" w:rsidR="005479EB" w:rsidRPr="002646CB" w:rsidDel="0039799F" w:rsidRDefault="005479EB" w:rsidP="00BF4D3D">
      <w:pPr>
        <w:rPr>
          <w:del w:id="8800" w:author="박 진상" w:date="2019-10-08T05:43:00Z"/>
          <w:rPrChange w:id="8801" w:author="ETRI-김종원" w:date="2019-12-10T10:44:00Z">
            <w:rPr>
              <w:del w:id="8802" w:author="박 진상" w:date="2019-10-08T05:43:00Z"/>
            </w:rPr>
          </w:rPrChange>
        </w:rPr>
      </w:pPr>
      <w:bookmarkStart w:id="8803" w:name="_Toc21525060"/>
      <w:bookmarkStart w:id="8804" w:name="_Toc23141899"/>
      <w:bookmarkStart w:id="8805" w:name="_Toc23173145"/>
      <w:bookmarkStart w:id="8806" w:name="_Toc23188920"/>
      <w:bookmarkStart w:id="8807" w:name="_Toc23191298"/>
      <w:bookmarkStart w:id="8808" w:name="_Toc23244316"/>
      <w:bookmarkStart w:id="8809" w:name="_Toc23793846"/>
      <w:bookmarkStart w:id="8810" w:name="_Toc23794169"/>
      <w:bookmarkStart w:id="8811" w:name="_Toc23794492"/>
      <w:bookmarkStart w:id="8812" w:name="_Toc23795337"/>
      <w:bookmarkStart w:id="8813" w:name="_Toc23839714"/>
      <w:bookmarkStart w:id="8814" w:name="_Toc26200503"/>
      <w:bookmarkStart w:id="8815" w:name="_Toc26867600"/>
      <w:bookmarkEnd w:id="8803"/>
      <w:bookmarkEnd w:id="8804"/>
      <w:bookmarkEnd w:id="8805"/>
      <w:bookmarkEnd w:id="8806"/>
      <w:bookmarkEnd w:id="8807"/>
      <w:bookmarkEnd w:id="8808"/>
      <w:bookmarkEnd w:id="8809"/>
      <w:bookmarkEnd w:id="8810"/>
      <w:bookmarkEnd w:id="8811"/>
      <w:bookmarkEnd w:id="8812"/>
      <w:bookmarkEnd w:id="8813"/>
      <w:bookmarkEnd w:id="8814"/>
      <w:bookmarkEnd w:id="8815"/>
    </w:p>
    <w:p w14:paraId="200AAE7F" w14:textId="0112D2D5" w:rsidR="002B49A0" w:rsidRPr="002646CB" w:rsidDel="0039799F" w:rsidRDefault="002B49A0" w:rsidP="00BF2D25">
      <w:pPr>
        <w:pStyle w:val="34"/>
        <w:rPr>
          <w:del w:id="8816" w:author="박 진상" w:date="2019-10-08T05:43:00Z"/>
          <w:rPrChange w:id="8817" w:author="ETRI-김종원" w:date="2019-12-10T10:44:00Z">
            <w:rPr>
              <w:del w:id="8818" w:author="박 진상" w:date="2019-10-08T05:43:00Z"/>
            </w:rPr>
          </w:rPrChange>
        </w:rPr>
      </w:pPr>
      <w:del w:id="8819" w:author="박 진상" w:date="2019-10-08T05:43:00Z">
        <w:r w:rsidRPr="002646CB" w:rsidDel="0039799F">
          <w:rPr>
            <w:rFonts w:hint="eastAsia"/>
            <w:rPrChange w:id="8820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39799F">
          <w:rPr>
            <w:rFonts w:hint="eastAsia"/>
            <w:rPrChange w:id="882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22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88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24" w:author="ETRI-김종원" w:date="2019-12-10T10:44:00Z">
              <w:rPr>
                <w:rFonts w:hint="eastAsia"/>
              </w:rPr>
            </w:rPrChange>
          </w:rPr>
          <w:delText>특성</w:delText>
        </w:r>
        <w:bookmarkStart w:id="8825" w:name="_Toc21525061"/>
        <w:bookmarkStart w:id="8826" w:name="_Toc23141900"/>
        <w:bookmarkStart w:id="8827" w:name="_Toc23173146"/>
        <w:bookmarkStart w:id="8828" w:name="_Toc23188921"/>
        <w:bookmarkStart w:id="8829" w:name="_Toc23191299"/>
        <w:bookmarkStart w:id="8830" w:name="_Toc23244317"/>
        <w:bookmarkStart w:id="8831" w:name="_Toc23793847"/>
        <w:bookmarkStart w:id="8832" w:name="_Toc23794170"/>
        <w:bookmarkStart w:id="8833" w:name="_Toc23794493"/>
        <w:bookmarkStart w:id="8834" w:name="_Toc23795338"/>
        <w:bookmarkStart w:id="8835" w:name="_Toc23839715"/>
        <w:bookmarkStart w:id="8836" w:name="_Toc26200504"/>
        <w:bookmarkStart w:id="8837" w:name="_Toc26867601"/>
        <w:bookmarkEnd w:id="8825"/>
        <w:bookmarkEnd w:id="8826"/>
        <w:bookmarkEnd w:id="8827"/>
        <w:bookmarkEnd w:id="8828"/>
        <w:bookmarkEnd w:id="8829"/>
        <w:bookmarkEnd w:id="8830"/>
        <w:bookmarkEnd w:id="8831"/>
        <w:bookmarkEnd w:id="8832"/>
        <w:bookmarkEnd w:id="8833"/>
        <w:bookmarkEnd w:id="8834"/>
        <w:bookmarkEnd w:id="8835"/>
        <w:bookmarkEnd w:id="8836"/>
        <w:bookmarkEnd w:id="8837"/>
      </w:del>
    </w:p>
    <w:p w14:paraId="54D51461" w14:textId="4A2ED3E0" w:rsidR="00013279" w:rsidRPr="002646CB" w:rsidDel="0039799F" w:rsidRDefault="00013279" w:rsidP="00013279">
      <w:pPr>
        <w:rPr>
          <w:del w:id="8838" w:author="박 진상" w:date="2019-10-08T05:43:00Z"/>
          <w:rPrChange w:id="8839" w:author="ETRI-김종원" w:date="2019-12-10T10:44:00Z">
            <w:rPr>
              <w:del w:id="8840" w:author="박 진상" w:date="2019-10-08T05:43:00Z"/>
            </w:rPr>
          </w:rPrChange>
        </w:rPr>
      </w:pPr>
      <w:bookmarkStart w:id="8841" w:name="_Toc21525062"/>
      <w:bookmarkStart w:id="8842" w:name="_Toc23141901"/>
      <w:bookmarkStart w:id="8843" w:name="_Toc23173147"/>
      <w:bookmarkStart w:id="8844" w:name="_Toc23188922"/>
      <w:bookmarkStart w:id="8845" w:name="_Toc23191300"/>
      <w:bookmarkStart w:id="8846" w:name="_Toc23244318"/>
      <w:bookmarkStart w:id="8847" w:name="_Toc23793848"/>
      <w:bookmarkStart w:id="8848" w:name="_Toc23794171"/>
      <w:bookmarkStart w:id="8849" w:name="_Toc23794494"/>
      <w:bookmarkStart w:id="8850" w:name="_Toc23795339"/>
      <w:bookmarkStart w:id="8851" w:name="_Toc23839716"/>
      <w:bookmarkStart w:id="8852" w:name="_Toc26200505"/>
      <w:bookmarkStart w:id="8853" w:name="_Toc26867602"/>
      <w:bookmarkEnd w:id="8841"/>
      <w:bookmarkEnd w:id="8842"/>
      <w:bookmarkEnd w:id="8843"/>
      <w:bookmarkEnd w:id="8844"/>
      <w:bookmarkEnd w:id="8845"/>
      <w:bookmarkEnd w:id="8846"/>
      <w:bookmarkEnd w:id="8847"/>
      <w:bookmarkEnd w:id="8848"/>
      <w:bookmarkEnd w:id="8849"/>
      <w:bookmarkEnd w:id="8850"/>
      <w:bookmarkEnd w:id="8851"/>
      <w:bookmarkEnd w:id="8852"/>
      <w:bookmarkEnd w:id="8853"/>
    </w:p>
    <w:p w14:paraId="0D7BA9B4" w14:textId="0D0F7FC3" w:rsidR="0028588B" w:rsidRPr="002646CB" w:rsidDel="0039799F" w:rsidRDefault="0028588B" w:rsidP="0028588B">
      <w:pPr>
        <w:rPr>
          <w:del w:id="8854" w:author="박 진상" w:date="2019-10-08T05:43:00Z"/>
          <w:rPrChange w:id="8855" w:author="ETRI-김종원" w:date="2019-12-10T10:44:00Z">
            <w:rPr>
              <w:del w:id="8856" w:author="박 진상" w:date="2019-10-08T05:43:00Z"/>
            </w:rPr>
          </w:rPrChange>
        </w:rPr>
      </w:pPr>
      <w:del w:id="8857" w:author="박 진상" w:date="2019-10-08T05:43:00Z">
        <w:r w:rsidRPr="002646CB" w:rsidDel="0039799F">
          <w:rPr>
            <w:rFonts w:hint="eastAsia"/>
            <w:rPrChange w:id="8858" w:author="ETRI-김종원" w:date="2019-12-10T10:44:00Z">
              <w:rPr>
                <w:rFonts w:hint="eastAsia"/>
              </w:rPr>
            </w:rPrChange>
          </w:rPr>
          <w:delText>계통연계운전</w:delText>
        </w:r>
        <w:r w:rsidR="00FE3106" w:rsidRPr="002646CB" w:rsidDel="0039799F">
          <w:rPr>
            <w:rFonts w:hint="eastAsia"/>
            <w:rPrChange w:id="88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60" w:author="ETRI-김종원" w:date="2019-12-10T10:44:00Z">
              <w:rPr>
                <w:rFonts w:hint="eastAsia"/>
              </w:rPr>
            </w:rPrChange>
          </w:rPr>
          <w:delText>모드에서</w:delText>
        </w:r>
        <w:r w:rsidRPr="002646CB" w:rsidDel="0039799F">
          <w:rPr>
            <w:rFonts w:hint="eastAsia"/>
            <w:rPrChange w:id="88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E3106" w:rsidRPr="002646CB" w:rsidDel="0039799F">
          <w:rPr>
            <w:rFonts w:cs="Arial" w:hint="eastAsia"/>
            <w:rPrChange w:id="886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FE3106" w:rsidRPr="002646CB" w:rsidDel="0039799F">
          <w:rPr>
            <w:rFonts w:hint="eastAsia"/>
            <w:rPrChange w:id="88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64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39799F">
          <w:rPr>
            <w:rFonts w:hint="eastAsia"/>
            <w:rPrChange w:id="88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66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39799F">
          <w:rPr>
            <w:rFonts w:hint="eastAsia"/>
            <w:rPrChange w:id="88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68" w:author="ETRI-김종원" w:date="2019-12-10T10:44:00Z">
              <w:rPr>
                <w:rFonts w:hint="eastAsia"/>
              </w:rPr>
            </w:rPrChange>
          </w:rPr>
          <w:delText>시스템의</w:delText>
        </w:r>
        <w:r w:rsidRPr="002646CB" w:rsidDel="0039799F">
          <w:rPr>
            <w:rFonts w:hint="eastAsia"/>
            <w:rPrChange w:id="88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8870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8871" w:author="ETRI-김종원" w:date="2019-12-10T10:44:00Z">
              <w:rPr>
                <w:rFonts w:hint="eastAsia"/>
              </w:rPr>
            </w:rPrChange>
          </w:rPr>
          <w:delText>은</w:delText>
        </w:r>
        <w:r w:rsidRPr="002646CB" w:rsidDel="0039799F">
          <w:rPr>
            <w:rFonts w:hint="eastAsia"/>
            <w:rPrChange w:id="887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73" w:author="ETRI-김종원" w:date="2019-12-10T10:44:00Z">
              <w:rPr>
                <w:rFonts w:hint="eastAsia"/>
              </w:rPr>
            </w:rPrChange>
          </w:rPr>
          <w:delText>다음</w:delText>
        </w:r>
        <w:r w:rsidRPr="002646CB" w:rsidDel="0039799F">
          <w:rPr>
            <w:rFonts w:hint="eastAsia"/>
            <w:rPrChange w:id="88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75" w:author="ETRI-김종원" w:date="2019-12-10T10:44:00Z">
              <w:rPr>
                <w:rFonts w:hint="eastAsia"/>
              </w:rPr>
            </w:rPrChange>
          </w:rPr>
          <w:delText>사항을</w:delText>
        </w:r>
        <w:r w:rsidRPr="002646CB" w:rsidDel="0039799F">
          <w:rPr>
            <w:rFonts w:hint="eastAsia"/>
            <w:rPrChange w:id="887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77" w:author="ETRI-김종원" w:date="2019-12-10T10:44:00Z">
              <w:rPr>
                <w:rFonts w:hint="eastAsia"/>
              </w:rPr>
            </w:rPrChange>
          </w:rPr>
          <w:delText>고려하여</w:delText>
        </w:r>
        <w:r w:rsidRPr="002646CB" w:rsidDel="0039799F">
          <w:rPr>
            <w:rFonts w:hint="eastAsia"/>
            <w:rPrChange w:id="887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79" w:author="ETRI-김종원" w:date="2019-12-10T10:44:00Z">
              <w:rPr>
                <w:rFonts w:hint="eastAsia"/>
              </w:rPr>
            </w:rPrChange>
          </w:rPr>
          <w:delText>운전</w:delText>
        </w:r>
        <w:r w:rsidR="00DF729E" w:rsidRPr="002646CB" w:rsidDel="0039799F">
          <w:rPr>
            <w:rFonts w:hint="eastAsia"/>
            <w:rPrChange w:id="8880" w:author="ETRI-김종원" w:date="2019-12-10T10:44:00Z">
              <w:rPr>
                <w:rFonts w:hint="eastAsia"/>
              </w:rPr>
            </w:rPrChange>
          </w:rPr>
          <w:delText>해야</w:delText>
        </w:r>
        <w:r w:rsidRPr="002646CB" w:rsidDel="0039799F">
          <w:rPr>
            <w:rFonts w:hint="eastAsia"/>
            <w:rPrChange w:id="88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882" w:author="ETRI-김종원" w:date="2019-12-10T10:44:00Z">
              <w:rPr>
                <w:rFonts w:hint="eastAsia"/>
              </w:rPr>
            </w:rPrChange>
          </w:rPr>
          <w:delText>한다</w:delText>
        </w:r>
        <w:r w:rsidRPr="002646CB" w:rsidDel="0039799F">
          <w:rPr>
            <w:rFonts w:hint="eastAsia"/>
            <w:rPrChange w:id="8883" w:author="ETRI-김종원" w:date="2019-12-10T10:44:00Z">
              <w:rPr>
                <w:rFonts w:hint="eastAsia"/>
              </w:rPr>
            </w:rPrChange>
          </w:rPr>
          <w:delText>.</w:delText>
        </w:r>
        <w:bookmarkStart w:id="8884" w:name="_Toc21525063"/>
        <w:bookmarkStart w:id="8885" w:name="_Toc23141902"/>
        <w:bookmarkStart w:id="8886" w:name="_Toc23173148"/>
        <w:bookmarkStart w:id="8887" w:name="_Toc23188923"/>
        <w:bookmarkStart w:id="8888" w:name="_Toc23191301"/>
        <w:bookmarkStart w:id="8889" w:name="_Toc23244319"/>
        <w:bookmarkStart w:id="8890" w:name="_Toc23793849"/>
        <w:bookmarkStart w:id="8891" w:name="_Toc23794172"/>
        <w:bookmarkStart w:id="8892" w:name="_Toc23794495"/>
        <w:bookmarkStart w:id="8893" w:name="_Toc23795340"/>
        <w:bookmarkStart w:id="8894" w:name="_Toc23839717"/>
        <w:bookmarkStart w:id="8895" w:name="_Toc26200506"/>
        <w:bookmarkStart w:id="8896" w:name="_Toc26867603"/>
        <w:bookmarkEnd w:id="8884"/>
        <w:bookmarkEnd w:id="8885"/>
        <w:bookmarkEnd w:id="8886"/>
        <w:bookmarkEnd w:id="8887"/>
        <w:bookmarkEnd w:id="8888"/>
        <w:bookmarkEnd w:id="8889"/>
        <w:bookmarkEnd w:id="8890"/>
        <w:bookmarkEnd w:id="8891"/>
        <w:bookmarkEnd w:id="8892"/>
        <w:bookmarkEnd w:id="8893"/>
        <w:bookmarkEnd w:id="8894"/>
        <w:bookmarkEnd w:id="8895"/>
        <w:bookmarkEnd w:id="8896"/>
      </w:del>
    </w:p>
    <w:p w14:paraId="5C2A1769" w14:textId="26A508B9" w:rsidR="0028588B" w:rsidRPr="002646CB" w:rsidDel="0039799F" w:rsidRDefault="0028588B" w:rsidP="00013279">
      <w:pPr>
        <w:rPr>
          <w:del w:id="8897" w:author="박 진상" w:date="2019-10-08T05:43:00Z"/>
          <w:rPrChange w:id="8898" w:author="ETRI-김종원" w:date="2019-12-10T10:44:00Z">
            <w:rPr>
              <w:del w:id="8899" w:author="박 진상" w:date="2019-10-08T05:43:00Z"/>
            </w:rPr>
          </w:rPrChange>
        </w:rPr>
      </w:pPr>
      <w:bookmarkStart w:id="8900" w:name="_Toc21525064"/>
      <w:bookmarkStart w:id="8901" w:name="_Toc23141903"/>
      <w:bookmarkStart w:id="8902" w:name="_Toc23173149"/>
      <w:bookmarkStart w:id="8903" w:name="_Toc23188924"/>
      <w:bookmarkStart w:id="8904" w:name="_Toc23191302"/>
      <w:bookmarkStart w:id="8905" w:name="_Toc23244320"/>
      <w:bookmarkStart w:id="8906" w:name="_Toc23793850"/>
      <w:bookmarkStart w:id="8907" w:name="_Toc23794173"/>
      <w:bookmarkStart w:id="8908" w:name="_Toc23794496"/>
      <w:bookmarkStart w:id="8909" w:name="_Toc23795341"/>
      <w:bookmarkStart w:id="8910" w:name="_Toc23839718"/>
      <w:bookmarkStart w:id="8911" w:name="_Toc26200507"/>
      <w:bookmarkStart w:id="8912" w:name="_Toc26867604"/>
      <w:bookmarkEnd w:id="8900"/>
      <w:bookmarkEnd w:id="8901"/>
      <w:bookmarkEnd w:id="8902"/>
      <w:bookmarkEnd w:id="8903"/>
      <w:bookmarkEnd w:id="8904"/>
      <w:bookmarkEnd w:id="8905"/>
      <w:bookmarkEnd w:id="8906"/>
      <w:bookmarkEnd w:id="8907"/>
      <w:bookmarkEnd w:id="8908"/>
      <w:bookmarkEnd w:id="8909"/>
      <w:bookmarkEnd w:id="8910"/>
      <w:bookmarkEnd w:id="8911"/>
      <w:bookmarkEnd w:id="8912"/>
    </w:p>
    <w:p w14:paraId="55D0F9C0" w14:textId="72519F39" w:rsidR="002B49A0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8913" w:author="박 진상" w:date="2019-10-08T05:43:00Z"/>
          <w:rPrChange w:id="8914" w:author="ETRI-김종원" w:date="2019-12-10T10:44:00Z">
            <w:rPr>
              <w:del w:id="8915" w:author="박 진상" w:date="2019-10-08T05:43:00Z"/>
            </w:rPr>
          </w:rPrChange>
        </w:rPr>
      </w:pPr>
      <w:del w:id="8916" w:author="박 진상" w:date="2019-10-08T05:43:00Z">
        <w:r w:rsidRPr="002646CB" w:rsidDel="0039799F">
          <w:rPr>
            <w:rFonts w:hint="eastAsia"/>
            <w:rPrChange w:id="8917" w:author="ETRI-김종원" w:date="2019-12-10T10:44:00Z">
              <w:rPr>
                <w:rFonts w:hint="eastAsia"/>
              </w:rPr>
            </w:rPrChange>
          </w:rPr>
          <w:delText>열추</w:delText>
        </w:r>
        <w:r w:rsidR="003029D7" w:rsidRPr="002646CB" w:rsidDel="0039799F">
          <w:rPr>
            <w:rFonts w:hint="eastAsia"/>
            <w:rPrChange w:id="8918" w:author="ETRI-김종원" w:date="2019-12-10T10:44:00Z">
              <w:rPr>
                <w:rFonts w:hint="eastAsia"/>
              </w:rPr>
            </w:rPrChange>
          </w:rPr>
          <w:delText>종</w:delText>
        </w:r>
        <w:r w:rsidRPr="002646CB" w:rsidDel="0039799F">
          <w:rPr>
            <w:rFonts w:hint="eastAsia"/>
            <w:rPrChange w:id="89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20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8921" w:name="_Toc21525065"/>
        <w:bookmarkStart w:id="8922" w:name="_Toc23141904"/>
        <w:bookmarkStart w:id="8923" w:name="_Toc23173150"/>
        <w:bookmarkStart w:id="8924" w:name="_Toc23188925"/>
        <w:bookmarkStart w:id="8925" w:name="_Toc23191303"/>
        <w:bookmarkStart w:id="8926" w:name="_Toc23244321"/>
        <w:bookmarkStart w:id="8927" w:name="_Toc23793851"/>
        <w:bookmarkStart w:id="8928" w:name="_Toc23794174"/>
        <w:bookmarkStart w:id="8929" w:name="_Toc23794497"/>
        <w:bookmarkStart w:id="8930" w:name="_Toc23795342"/>
        <w:bookmarkStart w:id="8931" w:name="_Toc23839719"/>
        <w:bookmarkStart w:id="8932" w:name="_Toc26200508"/>
        <w:bookmarkStart w:id="8933" w:name="_Toc26867605"/>
        <w:bookmarkEnd w:id="8921"/>
        <w:bookmarkEnd w:id="8922"/>
        <w:bookmarkEnd w:id="8923"/>
        <w:bookmarkEnd w:id="8924"/>
        <w:bookmarkEnd w:id="8925"/>
        <w:bookmarkEnd w:id="8926"/>
        <w:bookmarkEnd w:id="8927"/>
        <w:bookmarkEnd w:id="8928"/>
        <w:bookmarkEnd w:id="8929"/>
        <w:bookmarkEnd w:id="8930"/>
        <w:bookmarkEnd w:id="8931"/>
        <w:bookmarkEnd w:id="8932"/>
        <w:bookmarkEnd w:id="8933"/>
      </w:del>
    </w:p>
    <w:p w14:paraId="4D0A1616" w14:textId="1C196653" w:rsidR="001F2AF2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8934" w:author="박 진상" w:date="2019-10-08T05:43:00Z"/>
          <w:rPrChange w:id="8935" w:author="ETRI-김종원" w:date="2019-12-10T10:44:00Z">
            <w:rPr>
              <w:del w:id="8936" w:author="박 진상" w:date="2019-10-08T05:43:00Z"/>
            </w:rPr>
          </w:rPrChange>
        </w:rPr>
      </w:pPr>
      <w:del w:id="8937" w:author="박 진상" w:date="2019-10-08T05:43:00Z">
        <w:r w:rsidRPr="002646CB" w:rsidDel="0039799F">
          <w:rPr>
            <w:rFonts w:hint="eastAsia"/>
            <w:rPrChange w:id="8938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39799F">
          <w:rPr>
            <w:rFonts w:hint="eastAsia"/>
            <w:rPrChange w:id="893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40" w:author="ETRI-김종원" w:date="2019-12-10T10:44:00Z">
              <w:rPr>
                <w:rFonts w:hint="eastAsia"/>
              </w:rPr>
            </w:rPrChange>
          </w:rPr>
          <w:delText>온도</w:delText>
        </w:r>
        <w:r w:rsidRPr="002646CB" w:rsidDel="0039799F">
          <w:rPr>
            <w:rFonts w:hint="eastAsia"/>
            <w:rPrChange w:id="89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42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8943" w:name="_Toc21525066"/>
        <w:bookmarkStart w:id="8944" w:name="_Toc23141905"/>
        <w:bookmarkStart w:id="8945" w:name="_Toc23173151"/>
        <w:bookmarkStart w:id="8946" w:name="_Toc23188926"/>
        <w:bookmarkStart w:id="8947" w:name="_Toc23191304"/>
        <w:bookmarkStart w:id="8948" w:name="_Toc23244322"/>
        <w:bookmarkStart w:id="8949" w:name="_Toc23793852"/>
        <w:bookmarkStart w:id="8950" w:name="_Toc23794175"/>
        <w:bookmarkStart w:id="8951" w:name="_Toc23794498"/>
        <w:bookmarkStart w:id="8952" w:name="_Toc23795343"/>
        <w:bookmarkStart w:id="8953" w:name="_Toc23839720"/>
        <w:bookmarkStart w:id="8954" w:name="_Toc26200509"/>
        <w:bookmarkStart w:id="8955" w:name="_Toc26867606"/>
        <w:bookmarkEnd w:id="8943"/>
        <w:bookmarkEnd w:id="8944"/>
        <w:bookmarkEnd w:id="8945"/>
        <w:bookmarkEnd w:id="8946"/>
        <w:bookmarkEnd w:id="8947"/>
        <w:bookmarkEnd w:id="8948"/>
        <w:bookmarkEnd w:id="8949"/>
        <w:bookmarkEnd w:id="8950"/>
        <w:bookmarkEnd w:id="8951"/>
        <w:bookmarkEnd w:id="8952"/>
        <w:bookmarkEnd w:id="8953"/>
        <w:bookmarkEnd w:id="8954"/>
        <w:bookmarkEnd w:id="8955"/>
      </w:del>
    </w:p>
    <w:p w14:paraId="16FE33F2" w14:textId="7001A32B" w:rsidR="00F97338" w:rsidRPr="002646CB" w:rsidDel="0039799F" w:rsidRDefault="00F97338" w:rsidP="00737668">
      <w:pPr>
        <w:pStyle w:val="af6"/>
        <w:numPr>
          <w:ilvl w:val="0"/>
          <w:numId w:val="20"/>
        </w:numPr>
        <w:ind w:leftChars="0"/>
        <w:rPr>
          <w:del w:id="8956" w:author="박 진상" w:date="2019-10-08T05:43:00Z"/>
          <w:rPrChange w:id="8957" w:author="ETRI-김종원" w:date="2019-12-10T10:44:00Z">
            <w:rPr>
              <w:del w:id="8958" w:author="박 진상" w:date="2019-10-08T05:43:00Z"/>
            </w:rPr>
          </w:rPrChange>
        </w:rPr>
      </w:pPr>
      <w:del w:id="8959" w:author="박 진상" w:date="2019-10-08T05:43:00Z">
        <w:r w:rsidRPr="002646CB" w:rsidDel="0039799F">
          <w:rPr>
            <w:rFonts w:hint="eastAsia"/>
            <w:rPrChange w:id="8960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39799F">
          <w:rPr>
            <w:rFonts w:hint="eastAsia"/>
            <w:rPrChange w:id="89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62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39799F">
          <w:rPr>
            <w:rFonts w:hint="eastAsia"/>
            <w:rPrChange w:id="89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64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8965" w:name="_Toc21525067"/>
        <w:bookmarkStart w:id="8966" w:name="_Toc23141906"/>
        <w:bookmarkStart w:id="8967" w:name="_Toc23173152"/>
        <w:bookmarkStart w:id="8968" w:name="_Toc23188927"/>
        <w:bookmarkStart w:id="8969" w:name="_Toc23191305"/>
        <w:bookmarkStart w:id="8970" w:name="_Toc23244323"/>
        <w:bookmarkStart w:id="8971" w:name="_Toc23793853"/>
        <w:bookmarkStart w:id="8972" w:name="_Toc23794176"/>
        <w:bookmarkStart w:id="8973" w:name="_Toc23794499"/>
        <w:bookmarkStart w:id="8974" w:name="_Toc23795344"/>
        <w:bookmarkStart w:id="8975" w:name="_Toc23839721"/>
        <w:bookmarkStart w:id="8976" w:name="_Toc26200510"/>
        <w:bookmarkStart w:id="8977" w:name="_Toc26867607"/>
        <w:bookmarkEnd w:id="8965"/>
        <w:bookmarkEnd w:id="8966"/>
        <w:bookmarkEnd w:id="8967"/>
        <w:bookmarkEnd w:id="8968"/>
        <w:bookmarkEnd w:id="8969"/>
        <w:bookmarkEnd w:id="8970"/>
        <w:bookmarkEnd w:id="8971"/>
        <w:bookmarkEnd w:id="8972"/>
        <w:bookmarkEnd w:id="8973"/>
        <w:bookmarkEnd w:id="8974"/>
        <w:bookmarkEnd w:id="8975"/>
        <w:bookmarkEnd w:id="8976"/>
        <w:bookmarkEnd w:id="8977"/>
      </w:del>
    </w:p>
    <w:p w14:paraId="311B783F" w14:textId="42C7FE0F" w:rsidR="00F97338" w:rsidRPr="002646CB" w:rsidDel="0039799F" w:rsidRDefault="00F97338" w:rsidP="00737668">
      <w:pPr>
        <w:pStyle w:val="af6"/>
        <w:numPr>
          <w:ilvl w:val="0"/>
          <w:numId w:val="20"/>
        </w:numPr>
        <w:ind w:leftChars="0"/>
        <w:rPr>
          <w:del w:id="8978" w:author="박 진상" w:date="2019-10-08T05:43:00Z"/>
          <w:rPrChange w:id="8979" w:author="ETRI-김종원" w:date="2019-12-10T10:44:00Z">
            <w:rPr>
              <w:del w:id="8980" w:author="박 진상" w:date="2019-10-08T05:43:00Z"/>
            </w:rPr>
          </w:rPrChange>
        </w:rPr>
      </w:pPr>
      <w:del w:id="8981" w:author="박 진상" w:date="2019-10-08T05:43:00Z">
        <w:r w:rsidRPr="002646CB" w:rsidDel="0039799F">
          <w:rPr>
            <w:rFonts w:hint="eastAsia"/>
            <w:rPrChange w:id="8982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39799F">
          <w:rPr>
            <w:rFonts w:hint="eastAsia"/>
            <w:rPrChange w:id="89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84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39799F">
          <w:rPr>
            <w:rFonts w:hint="eastAsia"/>
            <w:rPrChange w:id="89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86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39799F">
          <w:rPr>
            <w:rFonts w:hint="eastAsia"/>
            <w:rPrChange w:id="898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88" w:author="ETRI-김종원" w:date="2019-12-10T10:44:00Z">
              <w:rPr>
                <w:rFonts w:hint="eastAsia"/>
              </w:rPr>
            </w:rPrChange>
          </w:rPr>
          <w:delText>열</w:delText>
        </w:r>
        <w:r w:rsidRPr="002646CB" w:rsidDel="0039799F">
          <w:rPr>
            <w:rFonts w:hint="eastAsia"/>
            <w:rPrChange w:id="89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90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39799F">
          <w:rPr>
            <w:rFonts w:hint="eastAsia"/>
            <w:rPrChange w:id="89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92" w:author="ETRI-김종원" w:date="2019-12-10T10:44:00Z">
              <w:rPr>
                <w:rFonts w:hint="eastAsia"/>
              </w:rPr>
            </w:rPrChange>
          </w:rPr>
          <w:delText>고려하여</w:delText>
        </w:r>
        <w:r w:rsidRPr="002646CB" w:rsidDel="0039799F">
          <w:rPr>
            <w:rFonts w:hint="eastAsia"/>
            <w:rPrChange w:id="899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39799F">
          <w:rPr>
            <w:rFonts w:hint="eastAsia"/>
            <w:rPrChange w:id="8994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39799F">
          <w:rPr>
            <w:rFonts w:hint="eastAsia"/>
            <w:rPrChange w:id="8995" w:author="ETRI-김종원" w:date="2019-12-10T10:44:00Z">
              <w:rPr>
                <w:rFonts w:hint="eastAsia"/>
              </w:rPr>
            </w:rPrChange>
          </w:rPr>
          <w:delText>과</w:delText>
        </w:r>
        <w:r w:rsidRPr="002646CB" w:rsidDel="0039799F">
          <w:rPr>
            <w:rFonts w:hint="eastAsia"/>
            <w:rPrChange w:id="89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97" w:author="ETRI-김종원" w:date="2019-12-10T10:44:00Z">
              <w:rPr>
                <w:rFonts w:hint="eastAsia"/>
              </w:rPr>
            </w:rPrChange>
          </w:rPr>
          <w:delText>보일러의</w:delText>
        </w:r>
        <w:r w:rsidRPr="002646CB" w:rsidDel="0039799F">
          <w:rPr>
            <w:rFonts w:hint="eastAsia"/>
            <w:rPrChange w:id="899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8999" w:author="ETRI-김종원" w:date="2019-12-10T10:44:00Z">
              <w:rPr>
                <w:rFonts w:hint="eastAsia"/>
              </w:rPr>
            </w:rPrChange>
          </w:rPr>
          <w:delText>연동</w:delText>
        </w:r>
        <w:r w:rsidRPr="002646CB" w:rsidDel="0039799F">
          <w:rPr>
            <w:rFonts w:hint="eastAsia"/>
            <w:rPrChange w:id="900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01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002" w:name="_Toc21525068"/>
        <w:bookmarkStart w:id="9003" w:name="_Toc23141907"/>
        <w:bookmarkStart w:id="9004" w:name="_Toc23173153"/>
        <w:bookmarkStart w:id="9005" w:name="_Toc23188928"/>
        <w:bookmarkStart w:id="9006" w:name="_Toc23191306"/>
        <w:bookmarkStart w:id="9007" w:name="_Toc23244324"/>
        <w:bookmarkStart w:id="9008" w:name="_Toc23793854"/>
        <w:bookmarkStart w:id="9009" w:name="_Toc23794177"/>
        <w:bookmarkStart w:id="9010" w:name="_Toc23794500"/>
        <w:bookmarkStart w:id="9011" w:name="_Toc23795345"/>
        <w:bookmarkStart w:id="9012" w:name="_Toc23839722"/>
        <w:bookmarkStart w:id="9013" w:name="_Toc26200511"/>
        <w:bookmarkStart w:id="9014" w:name="_Toc26867608"/>
        <w:bookmarkEnd w:id="9002"/>
        <w:bookmarkEnd w:id="9003"/>
        <w:bookmarkEnd w:id="9004"/>
        <w:bookmarkEnd w:id="9005"/>
        <w:bookmarkEnd w:id="9006"/>
        <w:bookmarkEnd w:id="9007"/>
        <w:bookmarkEnd w:id="9008"/>
        <w:bookmarkEnd w:id="9009"/>
        <w:bookmarkEnd w:id="9010"/>
        <w:bookmarkEnd w:id="9011"/>
        <w:bookmarkEnd w:id="9012"/>
        <w:bookmarkEnd w:id="9013"/>
        <w:bookmarkEnd w:id="9014"/>
      </w:del>
    </w:p>
    <w:p w14:paraId="05E0DE9C" w14:textId="44B9311E" w:rsidR="00F97338" w:rsidRPr="002646CB" w:rsidDel="0039799F" w:rsidRDefault="00F97338" w:rsidP="00737668">
      <w:pPr>
        <w:pStyle w:val="af6"/>
        <w:numPr>
          <w:ilvl w:val="0"/>
          <w:numId w:val="20"/>
        </w:numPr>
        <w:ind w:leftChars="0"/>
        <w:rPr>
          <w:del w:id="9015" w:author="박 진상" w:date="2019-10-08T05:43:00Z"/>
          <w:rPrChange w:id="9016" w:author="ETRI-김종원" w:date="2019-12-10T10:44:00Z">
            <w:rPr>
              <w:del w:id="9017" w:author="박 진상" w:date="2019-10-08T05:43:00Z"/>
            </w:rPr>
          </w:rPrChange>
        </w:rPr>
      </w:pPr>
      <w:del w:id="9018" w:author="박 진상" w:date="2019-10-08T05:43:00Z">
        <w:r w:rsidRPr="002646CB" w:rsidDel="0039799F">
          <w:rPr>
            <w:rFonts w:hint="eastAsia"/>
            <w:rPrChange w:id="9019" w:author="ETRI-김종원" w:date="2019-12-10T10:44:00Z">
              <w:rPr>
                <w:rFonts w:hint="eastAsia"/>
              </w:rPr>
            </w:rPrChange>
          </w:rPr>
          <w:delText>열</w:delText>
        </w:r>
        <w:r w:rsidRPr="002646CB" w:rsidDel="0039799F">
          <w:rPr>
            <w:rFonts w:hint="eastAsia"/>
            <w:rPrChange w:id="902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21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39799F">
          <w:rPr>
            <w:rFonts w:hint="eastAsia"/>
            <w:rPrChange w:id="902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4C2415" w:rsidRPr="002646CB" w:rsidDel="0039799F">
          <w:rPr>
            <w:rFonts w:hint="eastAsia"/>
            <w:rPrChange w:id="9023" w:author="ETRI-김종원" w:date="2019-12-10T10:44:00Z">
              <w:rPr>
                <w:rFonts w:hint="eastAsia"/>
              </w:rPr>
            </w:rPrChange>
          </w:rPr>
          <w:delText>수</w:delText>
        </w:r>
        <w:r w:rsidRPr="002646CB" w:rsidDel="0039799F">
          <w:rPr>
            <w:rFonts w:hint="eastAsia"/>
            <w:rPrChange w:id="9024" w:author="ETRI-김종원" w:date="2019-12-10T10:44:00Z">
              <w:rPr>
                <w:rFonts w:hint="eastAsia"/>
              </w:rPr>
            </w:rPrChange>
          </w:rPr>
          <w:delText>급</w:delText>
        </w:r>
        <w:r w:rsidRPr="002646CB" w:rsidDel="0039799F">
          <w:rPr>
            <w:rFonts w:hint="eastAsia"/>
            <w:rPrChange w:id="902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26" w:author="ETRI-김종원" w:date="2019-12-10T10:44:00Z">
              <w:rPr>
                <w:rFonts w:hint="eastAsia"/>
              </w:rPr>
            </w:rPrChange>
          </w:rPr>
          <w:delText>균형</w:delText>
        </w:r>
        <w:r w:rsidRPr="002646CB" w:rsidDel="0039799F">
          <w:rPr>
            <w:rFonts w:hint="eastAsia"/>
            <w:rPrChange w:id="90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9028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9029" w:author="ETRI-김종원" w:date="2019-12-10T10:44:00Z">
              <w:rPr>
                <w:rFonts w:hint="eastAsia"/>
              </w:rPr>
            </w:rPrChange>
          </w:rPr>
          <w:delText>을</w:delText>
        </w:r>
        <w:r w:rsidRPr="002646CB" w:rsidDel="0039799F">
          <w:rPr>
            <w:rFonts w:hint="eastAsia"/>
            <w:rPrChange w:id="903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31" w:author="ETRI-김종원" w:date="2019-12-10T10:44:00Z">
              <w:rPr>
                <w:rFonts w:hint="eastAsia"/>
              </w:rPr>
            </w:rPrChange>
          </w:rPr>
          <w:delText>위한</w:delText>
        </w:r>
        <w:r w:rsidRPr="002646CB" w:rsidDel="0039799F">
          <w:rPr>
            <w:rFonts w:hint="eastAsia"/>
            <w:rPrChange w:id="903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33" w:author="ETRI-김종원" w:date="2019-12-10T10:44:00Z">
              <w:rPr>
                <w:rFonts w:hint="eastAsia"/>
              </w:rPr>
            </w:rPrChange>
          </w:rPr>
          <w:delText>타</w:delText>
        </w:r>
        <w:r w:rsidRPr="002646CB" w:rsidDel="0039799F">
          <w:rPr>
            <w:rFonts w:hint="eastAsia"/>
            <w:rPrChange w:id="903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E3106" w:rsidRPr="002646CB" w:rsidDel="0039799F">
          <w:rPr>
            <w:rFonts w:hint="eastAsia"/>
            <w:rPrChange w:id="9035" w:author="ETRI-김종원" w:date="2019-12-10T10:44:00Z">
              <w:rPr>
                <w:rFonts w:hint="eastAsia"/>
              </w:rPr>
            </w:rPrChange>
          </w:rPr>
          <w:delText>계통과</w:delText>
        </w:r>
        <w:r w:rsidRPr="002646CB" w:rsidDel="0039799F">
          <w:rPr>
            <w:rFonts w:hint="eastAsia"/>
            <w:rPrChange w:id="9036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39799F">
          <w:rPr>
            <w:rFonts w:hint="eastAsia"/>
            <w:rPrChange w:id="903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38" w:author="ETRI-김종원" w:date="2019-12-10T10:44:00Z">
              <w:rPr>
                <w:rFonts w:hint="eastAsia"/>
              </w:rPr>
            </w:rPrChange>
          </w:rPr>
          <w:delText>열에너지</w:delText>
        </w:r>
        <w:r w:rsidRPr="002646CB" w:rsidDel="0039799F">
          <w:rPr>
            <w:rFonts w:hint="eastAsia"/>
            <w:rPrChange w:id="903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40" w:author="ETRI-김종원" w:date="2019-12-10T10:44:00Z">
              <w:rPr>
                <w:rFonts w:hint="eastAsia"/>
              </w:rPr>
            </w:rPrChange>
          </w:rPr>
          <w:delText>교환</w:delText>
        </w:r>
        <w:r w:rsidRPr="002646CB" w:rsidDel="0039799F">
          <w:rPr>
            <w:rFonts w:hint="eastAsia"/>
            <w:rPrChange w:id="90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42" w:author="ETRI-김종원" w:date="2019-12-10T10:44:00Z">
              <w:rPr>
                <w:rFonts w:hint="eastAsia"/>
              </w:rPr>
            </w:rPrChange>
          </w:rPr>
          <w:delText>가능성</w:delText>
        </w:r>
        <w:r w:rsidRPr="002646CB" w:rsidDel="0039799F">
          <w:rPr>
            <w:rFonts w:hint="eastAsia"/>
            <w:rPrChange w:id="904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044" w:author="ETRI-김종원" w:date="2019-12-10T10:44:00Z">
              <w:rPr>
                <w:rFonts w:hint="eastAsia"/>
              </w:rPr>
            </w:rPrChange>
          </w:rPr>
          <w:delText>검토</w:delText>
        </w:r>
        <w:bookmarkStart w:id="9045" w:name="_Toc21525069"/>
        <w:bookmarkStart w:id="9046" w:name="_Toc23141908"/>
        <w:bookmarkStart w:id="9047" w:name="_Toc23173154"/>
        <w:bookmarkStart w:id="9048" w:name="_Toc23188929"/>
        <w:bookmarkStart w:id="9049" w:name="_Toc23191307"/>
        <w:bookmarkStart w:id="9050" w:name="_Toc23244325"/>
        <w:bookmarkStart w:id="9051" w:name="_Toc23793855"/>
        <w:bookmarkStart w:id="9052" w:name="_Toc23794178"/>
        <w:bookmarkStart w:id="9053" w:name="_Toc23794501"/>
        <w:bookmarkStart w:id="9054" w:name="_Toc23795346"/>
        <w:bookmarkStart w:id="9055" w:name="_Toc23839723"/>
        <w:bookmarkStart w:id="9056" w:name="_Toc26200512"/>
        <w:bookmarkStart w:id="9057" w:name="_Toc26867609"/>
        <w:bookmarkEnd w:id="9045"/>
        <w:bookmarkEnd w:id="9046"/>
        <w:bookmarkEnd w:id="9047"/>
        <w:bookmarkEnd w:id="9048"/>
        <w:bookmarkEnd w:id="9049"/>
        <w:bookmarkEnd w:id="9050"/>
        <w:bookmarkEnd w:id="9051"/>
        <w:bookmarkEnd w:id="9052"/>
        <w:bookmarkEnd w:id="9053"/>
        <w:bookmarkEnd w:id="9054"/>
        <w:bookmarkEnd w:id="9055"/>
        <w:bookmarkEnd w:id="9056"/>
        <w:bookmarkEnd w:id="9057"/>
      </w:del>
    </w:p>
    <w:p w14:paraId="1EC8B25C" w14:textId="0F9E2CB6" w:rsidR="002B49A0" w:rsidRPr="002646CB" w:rsidDel="0039799F" w:rsidRDefault="002B49A0">
      <w:pPr>
        <w:rPr>
          <w:del w:id="9058" w:author="박 진상" w:date="2019-10-08T05:43:00Z"/>
          <w:rPrChange w:id="9059" w:author="ETRI-김종원" w:date="2019-12-10T10:44:00Z">
            <w:rPr>
              <w:del w:id="9060" w:author="박 진상" w:date="2019-10-08T05:43:00Z"/>
            </w:rPr>
          </w:rPrChange>
        </w:rPr>
      </w:pPr>
      <w:bookmarkStart w:id="9061" w:name="_Toc21525070"/>
      <w:bookmarkStart w:id="9062" w:name="_Toc23141909"/>
      <w:bookmarkStart w:id="9063" w:name="_Toc23173155"/>
      <w:bookmarkStart w:id="9064" w:name="_Toc23188930"/>
      <w:bookmarkStart w:id="9065" w:name="_Toc23191308"/>
      <w:bookmarkStart w:id="9066" w:name="_Toc23244326"/>
      <w:bookmarkStart w:id="9067" w:name="_Toc23793856"/>
      <w:bookmarkStart w:id="9068" w:name="_Toc23794179"/>
      <w:bookmarkStart w:id="9069" w:name="_Toc23794502"/>
      <w:bookmarkStart w:id="9070" w:name="_Toc23795347"/>
      <w:bookmarkStart w:id="9071" w:name="_Toc23839724"/>
      <w:bookmarkStart w:id="9072" w:name="_Toc26200513"/>
      <w:bookmarkStart w:id="9073" w:name="_Toc26867610"/>
      <w:bookmarkEnd w:id="9061"/>
      <w:bookmarkEnd w:id="9062"/>
      <w:bookmarkEnd w:id="9063"/>
      <w:bookmarkEnd w:id="9064"/>
      <w:bookmarkEnd w:id="9065"/>
      <w:bookmarkEnd w:id="9066"/>
      <w:bookmarkEnd w:id="9067"/>
      <w:bookmarkEnd w:id="9068"/>
      <w:bookmarkEnd w:id="9069"/>
      <w:bookmarkEnd w:id="9070"/>
      <w:bookmarkEnd w:id="9071"/>
      <w:bookmarkEnd w:id="9072"/>
      <w:bookmarkEnd w:id="9073"/>
    </w:p>
    <w:p w14:paraId="146F22EE" w14:textId="3D77422D" w:rsidR="00BF4D3D" w:rsidRPr="002646CB" w:rsidDel="0039799F" w:rsidRDefault="00DB2BCC" w:rsidP="00BF2D25">
      <w:pPr>
        <w:pStyle w:val="24"/>
        <w:rPr>
          <w:del w:id="9074" w:author="박 진상" w:date="2019-10-08T05:43:00Z"/>
          <w:rPrChange w:id="9075" w:author="ETRI-김종원" w:date="2019-12-10T10:44:00Z">
            <w:rPr>
              <w:del w:id="9076" w:author="박 진상" w:date="2019-10-08T05:43:00Z"/>
            </w:rPr>
          </w:rPrChange>
        </w:rPr>
      </w:pPr>
      <w:del w:id="9077" w:author="박 진상" w:date="2019-10-08T05:43:00Z">
        <w:r w:rsidRPr="002646CB" w:rsidDel="0039799F">
          <w:rPr>
            <w:rFonts w:hint="eastAsia"/>
            <w:lang w:eastAsia="ko-KR"/>
            <w:rPrChange w:id="9078" w:author="ETRI-김종원" w:date="2019-12-10T10:44:00Z">
              <w:rPr>
                <w:rFonts w:hint="eastAsia"/>
                <w:lang w:eastAsia="ko-KR"/>
              </w:rPr>
            </w:rPrChange>
          </w:rPr>
          <w:delText>독립</w:delText>
        </w:r>
        <w:r w:rsidR="005F5AED" w:rsidRPr="002646CB" w:rsidDel="0039799F">
          <w:rPr>
            <w:rFonts w:hint="eastAsia"/>
            <w:rPrChange w:id="9079" w:author="ETRI-김종원" w:date="2019-12-10T10:44:00Z">
              <w:rPr>
                <w:rFonts w:hint="eastAsia"/>
              </w:rPr>
            </w:rPrChange>
          </w:rPr>
          <w:delText>운전</w:delText>
        </w:r>
        <w:r w:rsidR="005F5AED" w:rsidRPr="002646CB" w:rsidDel="0039799F">
          <w:rPr>
            <w:rFonts w:hint="eastAsia"/>
            <w:rPrChange w:id="908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9081" w:author="ETRI-김종원" w:date="2019-12-10T10:44:00Z">
              <w:rPr>
                <w:rFonts w:hint="eastAsia"/>
              </w:rPr>
            </w:rPrChange>
          </w:rPr>
          <w:delText>모드</w:delText>
        </w:r>
        <w:bookmarkStart w:id="9082" w:name="_Toc21525071"/>
        <w:bookmarkStart w:id="9083" w:name="_Toc23141910"/>
        <w:bookmarkStart w:id="9084" w:name="_Toc23173156"/>
        <w:bookmarkStart w:id="9085" w:name="_Toc23188931"/>
        <w:bookmarkStart w:id="9086" w:name="_Toc23191309"/>
        <w:bookmarkStart w:id="9087" w:name="_Toc23244327"/>
        <w:bookmarkStart w:id="9088" w:name="_Toc23793857"/>
        <w:bookmarkStart w:id="9089" w:name="_Toc23794180"/>
        <w:bookmarkStart w:id="9090" w:name="_Toc23794503"/>
        <w:bookmarkStart w:id="9091" w:name="_Toc23795348"/>
        <w:bookmarkStart w:id="9092" w:name="_Toc23839725"/>
        <w:bookmarkStart w:id="9093" w:name="_Toc26200514"/>
        <w:bookmarkStart w:id="9094" w:name="_Toc26867611"/>
        <w:bookmarkEnd w:id="9082"/>
        <w:bookmarkEnd w:id="9083"/>
        <w:bookmarkEnd w:id="9084"/>
        <w:bookmarkEnd w:id="9085"/>
        <w:bookmarkEnd w:id="9086"/>
        <w:bookmarkEnd w:id="9087"/>
        <w:bookmarkEnd w:id="9088"/>
        <w:bookmarkEnd w:id="9089"/>
        <w:bookmarkEnd w:id="9090"/>
        <w:bookmarkEnd w:id="9091"/>
        <w:bookmarkEnd w:id="9092"/>
        <w:bookmarkEnd w:id="9093"/>
        <w:bookmarkEnd w:id="9094"/>
      </w:del>
    </w:p>
    <w:p w14:paraId="069BBE16" w14:textId="233281EE" w:rsidR="009F784A" w:rsidRPr="002646CB" w:rsidDel="0039799F" w:rsidRDefault="009F784A" w:rsidP="00916AF9">
      <w:pPr>
        <w:rPr>
          <w:del w:id="9095" w:author="박 진상" w:date="2019-10-08T05:43:00Z"/>
          <w:rPrChange w:id="9096" w:author="ETRI-김종원" w:date="2019-12-10T10:44:00Z">
            <w:rPr>
              <w:del w:id="9097" w:author="박 진상" w:date="2019-10-08T05:43:00Z"/>
              <w:color w:val="FF0000"/>
            </w:rPr>
          </w:rPrChange>
        </w:rPr>
      </w:pPr>
      <w:bookmarkStart w:id="9098" w:name="_Toc21525072"/>
      <w:bookmarkStart w:id="9099" w:name="_Toc23141911"/>
      <w:bookmarkStart w:id="9100" w:name="_Toc23173157"/>
      <w:bookmarkStart w:id="9101" w:name="_Toc23188932"/>
      <w:bookmarkStart w:id="9102" w:name="_Toc23191310"/>
      <w:bookmarkStart w:id="9103" w:name="_Toc23244328"/>
      <w:bookmarkStart w:id="9104" w:name="_Toc23793858"/>
      <w:bookmarkStart w:id="9105" w:name="_Toc23794181"/>
      <w:bookmarkStart w:id="9106" w:name="_Toc23794504"/>
      <w:bookmarkStart w:id="9107" w:name="_Toc23795349"/>
      <w:bookmarkStart w:id="9108" w:name="_Toc23839726"/>
      <w:bookmarkStart w:id="9109" w:name="_Toc26200515"/>
      <w:bookmarkStart w:id="9110" w:name="_Toc26867612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  <w:bookmarkEnd w:id="9109"/>
      <w:bookmarkEnd w:id="9110"/>
    </w:p>
    <w:p w14:paraId="1FD7F942" w14:textId="10E92D3C" w:rsidR="00BF4D3D" w:rsidRPr="002646CB" w:rsidDel="0039799F" w:rsidRDefault="00BF4D3D" w:rsidP="00BF2D25">
      <w:pPr>
        <w:pStyle w:val="34"/>
        <w:rPr>
          <w:del w:id="9111" w:author="박 진상" w:date="2019-10-08T05:43:00Z"/>
          <w:rPrChange w:id="9112" w:author="ETRI-김종원" w:date="2019-12-10T10:44:00Z">
            <w:rPr>
              <w:del w:id="9113" w:author="박 진상" w:date="2019-10-08T05:43:00Z"/>
            </w:rPr>
          </w:rPrChange>
        </w:rPr>
      </w:pPr>
      <w:del w:id="9114" w:author="박 진상" w:date="2019-10-08T05:43:00Z">
        <w:r w:rsidRPr="002646CB" w:rsidDel="0039799F">
          <w:rPr>
            <w:rPrChange w:id="9115" w:author="ETRI-김종원" w:date="2019-12-10T10:44:00Z">
              <w:rPr/>
            </w:rPrChange>
          </w:rPr>
          <w:delText>전압</w:delText>
        </w:r>
        <w:r w:rsidRPr="002646CB" w:rsidDel="0039799F">
          <w:rPr>
            <w:rPrChange w:id="9116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9117" w:author="ETRI-김종원" w:date="2019-12-10T10:44:00Z">
              <w:rPr/>
            </w:rPrChange>
          </w:rPr>
          <w:delText>응답</w:delText>
        </w:r>
        <w:r w:rsidRPr="002646CB" w:rsidDel="0039799F">
          <w:rPr>
            <w:rPrChange w:id="9118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9119" w:author="ETRI-김종원" w:date="2019-12-10T10:44:00Z">
              <w:rPr/>
            </w:rPrChange>
          </w:rPr>
          <w:delText>특성</w:delText>
        </w:r>
        <w:bookmarkStart w:id="9120" w:name="_Toc21525073"/>
        <w:bookmarkStart w:id="9121" w:name="_Toc23141912"/>
        <w:bookmarkStart w:id="9122" w:name="_Toc23173158"/>
        <w:bookmarkStart w:id="9123" w:name="_Toc23188933"/>
        <w:bookmarkStart w:id="9124" w:name="_Toc23191311"/>
        <w:bookmarkStart w:id="9125" w:name="_Toc23244329"/>
        <w:bookmarkStart w:id="9126" w:name="_Toc23793859"/>
        <w:bookmarkStart w:id="9127" w:name="_Toc23794182"/>
        <w:bookmarkStart w:id="9128" w:name="_Toc23794505"/>
        <w:bookmarkStart w:id="9129" w:name="_Toc23795350"/>
        <w:bookmarkStart w:id="9130" w:name="_Toc23839727"/>
        <w:bookmarkStart w:id="9131" w:name="_Toc26200516"/>
        <w:bookmarkStart w:id="9132" w:name="_Toc26867613"/>
        <w:bookmarkEnd w:id="9120"/>
        <w:bookmarkEnd w:id="9121"/>
        <w:bookmarkEnd w:id="9122"/>
        <w:bookmarkEnd w:id="9123"/>
        <w:bookmarkEnd w:id="9124"/>
        <w:bookmarkEnd w:id="9125"/>
        <w:bookmarkEnd w:id="9126"/>
        <w:bookmarkEnd w:id="9127"/>
        <w:bookmarkEnd w:id="9128"/>
        <w:bookmarkEnd w:id="9129"/>
        <w:bookmarkEnd w:id="9130"/>
        <w:bookmarkEnd w:id="9131"/>
        <w:bookmarkEnd w:id="9132"/>
      </w:del>
    </w:p>
    <w:p w14:paraId="3B821359" w14:textId="5C791AAE" w:rsidR="00BF4D3D" w:rsidRPr="002646CB" w:rsidDel="0039799F" w:rsidRDefault="00BF4D3D" w:rsidP="00BF4D3D">
      <w:pPr>
        <w:rPr>
          <w:del w:id="9133" w:author="박 진상" w:date="2019-10-08T05:43:00Z"/>
          <w:rPrChange w:id="9134" w:author="ETRI-김종원" w:date="2019-12-10T10:44:00Z">
            <w:rPr>
              <w:del w:id="9135" w:author="박 진상" w:date="2019-10-08T05:43:00Z"/>
            </w:rPr>
          </w:rPrChange>
        </w:rPr>
      </w:pPr>
      <w:bookmarkStart w:id="9136" w:name="_Toc21525074"/>
      <w:bookmarkStart w:id="9137" w:name="_Toc23141913"/>
      <w:bookmarkStart w:id="9138" w:name="_Toc23173159"/>
      <w:bookmarkStart w:id="9139" w:name="_Toc23188934"/>
      <w:bookmarkStart w:id="9140" w:name="_Toc23191312"/>
      <w:bookmarkStart w:id="9141" w:name="_Toc23244330"/>
      <w:bookmarkStart w:id="9142" w:name="_Toc23793860"/>
      <w:bookmarkStart w:id="9143" w:name="_Toc23794183"/>
      <w:bookmarkStart w:id="9144" w:name="_Toc23794506"/>
      <w:bookmarkStart w:id="9145" w:name="_Toc23795351"/>
      <w:bookmarkStart w:id="9146" w:name="_Toc23839728"/>
      <w:bookmarkStart w:id="9147" w:name="_Toc26200517"/>
      <w:bookmarkStart w:id="9148" w:name="_Toc26867614"/>
      <w:bookmarkEnd w:id="9136"/>
      <w:bookmarkEnd w:id="9137"/>
      <w:bookmarkEnd w:id="9138"/>
      <w:bookmarkEnd w:id="9139"/>
      <w:bookmarkEnd w:id="9140"/>
      <w:bookmarkEnd w:id="9141"/>
      <w:bookmarkEnd w:id="9142"/>
      <w:bookmarkEnd w:id="9143"/>
      <w:bookmarkEnd w:id="9144"/>
      <w:bookmarkEnd w:id="9145"/>
      <w:bookmarkEnd w:id="9146"/>
      <w:bookmarkEnd w:id="9147"/>
      <w:bookmarkEnd w:id="9148"/>
    </w:p>
    <w:p w14:paraId="082D03EB" w14:textId="49B2EFCA" w:rsidR="0028588B" w:rsidRPr="002646CB" w:rsidDel="0039799F" w:rsidRDefault="00DB2BCC" w:rsidP="00BF4D3D">
      <w:pPr>
        <w:rPr>
          <w:del w:id="9149" w:author="박 진상" w:date="2019-10-08T05:43:00Z"/>
          <w:rPrChange w:id="9150" w:author="ETRI-김종원" w:date="2019-12-10T10:44:00Z">
            <w:rPr>
              <w:del w:id="9151" w:author="박 진상" w:date="2019-10-08T05:43:00Z"/>
            </w:rPr>
          </w:rPrChange>
        </w:rPr>
      </w:pPr>
      <w:del w:id="9152" w:author="박 진상" w:date="2019-10-08T05:43:00Z">
        <w:r w:rsidRPr="002646CB" w:rsidDel="0039799F">
          <w:rPr>
            <w:rFonts w:hint="eastAsia"/>
            <w:rPrChange w:id="9153" w:author="ETRI-김종원" w:date="2019-12-10T10:44:00Z">
              <w:rPr>
                <w:rFonts w:hint="eastAsia"/>
              </w:rPr>
            </w:rPrChange>
          </w:rPr>
          <w:delText>독립</w:delText>
        </w:r>
        <w:r w:rsidR="0028588B" w:rsidRPr="002646CB" w:rsidDel="0039799F">
          <w:rPr>
            <w:rFonts w:hint="eastAsia"/>
            <w:rPrChange w:id="9154" w:author="ETRI-김종원" w:date="2019-12-10T10:44:00Z">
              <w:rPr>
                <w:rFonts w:hint="eastAsia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91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156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="0028588B" w:rsidRPr="002646CB" w:rsidDel="0039799F">
          <w:rPr>
            <w:rFonts w:hint="eastAsia"/>
            <w:rPrChange w:id="91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158" w:author="ETRI-김종원" w:date="2019-12-10T10:44:00Z">
              <w:rPr>
                <w:rFonts w:hint="eastAsia"/>
              </w:rPr>
            </w:rPrChange>
          </w:rPr>
          <w:delText>전압</w:delText>
        </w:r>
        <w:r w:rsidR="0028588B" w:rsidRPr="002646CB" w:rsidDel="0039799F">
          <w:rPr>
            <w:rFonts w:hint="eastAsia"/>
            <w:rPrChange w:id="91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160" w:author="ETRI-김종원" w:date="2019-12-10T10:44:00Z">
              <w:rPr>
                <w:rFonts w:hint="eastAsia"/>
              </w:rPr>
            </w:rPrChange>
          </w:rPr>
          <w:delText>특성은</w:delText>
        </w:r>
        <w:r w:rsidR="0028588B" w:rsidRPr="002646CB" w:rsidDel="0039799F">
          <w:rPr>
            <w:rFonts w:hint="eastAsia"/>
            <w:rPrChange w:id="9161" w:author="ETRI-김종원" w:date="2019-12-10T10:44:00Z">
              <w:rPr>
                <w:rFonts w:hint="eastAsia"/>
              </w:rPr>
            </w:rPrChange>
          </w:rPr>
          <w:delText xml:space="preserve"> IEC TS 62898-2</w:delText>
        </w:r>
        <w:r w:rsidR="0028588B" w:rsidRPr="002646CB" w:rsidDel="0039799F">
          <w:rPr>
            <w:rFonts w:hint="eastAsia"/>
            <w:rPrChange w:id="9162" w:author="ETRI-김종원" w:date="2019-12-10T10:44:00Z">
              <w:rPr>
                <w:rFonts w:hint="eastAsia"/>
              </w:rPr>
            </w:rPrChange>
          </w:rPr>
          <w:delText>의</w:delText>
        </w:r>
        <w:r w:rsidR="0028588B" w:rsidRPr="002646CB" w:rsidDel="0039799F">
          <w:rPr>
            <w:rFonts w:hint="eastAsia"/>
            <w:rPrChange w:id="9163" w:author="ETRI-김종원" w:date="2019-12-10T10:44:00Z">
              <w:rPr>
                <w:rFonts w:hint="eastAsia"/>
              </w:rPr>
            </w:rPrChange>
          </w:rPr>
          <w:delText xml:space="preserve"> 4.2.2.1 </w:delText>
        </w:r>
        <w:r w:rsidR="0028588B" w:rsidRPr="002646CB" w:rsidDel="0039799F">
          <w:rPr>
            <w:rFonts w:hint="eastAsia"/>
            <w:rPrChange w:id="9164" w:author="ETRI-김종원" w:date="2019-12-10T10:44:00Z">
              <w:rPr>
                <w:rFonts w:hint="eastAsia"/>
              </w:rPr>
            </w:rPrChange>
          </w:rPr>
          <w:delText>절의</w:delText>
        </w:r>
        <w:r w:rsidR="0028588B" w:rsidRPr="002646CB" w:rsidDel="0039799F">
          <w:rPr>
            <w:rFonts w:hint="eastAsia"/>
            <w:rPrChange w:id="91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166" w:author="ETRI-김종원" w:date="2019-12-10T10:44:00Z">
              <w:rPr>
                <w:rFonts w:hint="eastAsia"/>
              </w:rPr>
            </w:rPrChange>
          </w:rPr>
          <w:delText>내용을</w:delText>
        </w:r>
        <w:r w:rsidR="0028588B" w:rsidRPr="002646CB" w:rsidDel="0039799F">
          <w:rPr>
            <w:rFonts w:hint="eastAsia"/>
            <w:rPrChange w:id="91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168" w:author="ETRI-김종원" w:date="2019-12-10T10:44:00Z">
              <w:rPr>
                <w:rFonts w:hint="eastAsia"/>
              </w:rPr>
            </w:rPrChange>
          </w:rPr>
          <w:delText>준용한다</w:delText>
        </w:r>
        <w:r w:rsidR="0028588B" w:rsidRPr="002646CB" w:rsidDel="0039799F">
          <w:rPr>
            <w:rFonts w:hint="eastAsia"/>
            <w:rPrChange w:id="9169" w:author="ETRI-김종원" w:date="2019-12-10T10:44:00Z">
              <w:rPr>
                <w:rFonts w:hint="eastAsia"/>
              </w:rPr>
            </w:rPrChange>
          </w:rPr>
          <w:delText>.</w:delText>
        </w:r>
        <w:bookmarkStart w:id="9170" w:name="_Toc21525075"/>
        <w:bookmarkStart w:id="9171" w:name="_Toc23141914"/>
        <w:bookmarkStart w:id="9172" w:name="_Toc23173160"/>
        <w:bookmarkStart w:id="9173" w:name="_Toc23188935"/>
        <w:bookmarkStart w:id="9174" w:name="_Toc23191313"/>
        <w:bookmarkStart w:id="9175" w:name="_Toc23244331"/>
        <w:bookmarkStart w:id="9176" w:name="_Toc23793861"/>
        <w:bookmarkStart w:id="9177" w:name="_Toc23794184"/>
        <w:bookmarkStart w:id="9178" w:name="_Toc23794507"/>
        <w:bookmarkStart w:id="9179" w:name="_Toc23795352"/>
        <w:bookmarkStart w:id="9180" w:name="_Toc23839729"/>
        <w:bookmarkStart w:id="9181" w:name="_Toc26200518"/>
        <w:bookmarkStart w:id="9182" w:name="_Toc26867615"/>
        <w:bookmarkEnd w:id="9170"/>
        <w:bookmarkEnd w:id="9171"/>
        <w:bookmarkEnd w:id="9172"/>
        <w:bookmarkEnd w:id="9173"/>
        <w:bookmarkEnd w:id="9174"/>
        <w:bookmarkEnd w:id="9175"/>
        <w:bookmarkEnd w:id="9176"/>
        <w:bookmarkEnd w:id="9177"/>
        <w:bookmarkEnd w:id="9178"/>
        <w:bookmarkEnd w:id="9179"/>
        <w:bookmarkEnd w:id="9180"/>
        <w:bookmarkEnd w:id="9181"/>
        <w:bookmarkEnd w:id="9182"/>
      </w:del>
    </w:p>
    <w:p w14:paraId="41FC05E5" w14:textId="70A5F01F" w:rsidR="00BF4D3D" w:rsidRPr="002646CB" w:rsidDel="0039799F" w:rsidRDefault="00BF4D3D" w:rsidP="00BF4D3D">
      <w:pPr>
        <w:rPr>
          <w:del w:id="9183" w:author="박 진상" w:date="2019-10-08T05:43:00Z"/>
          <w:rPrChange w:id="9184" w:author="ETRI-김종원" w:date="2019-12-10T10:44:00Z">
            <w:rPr>
              <w:del w:id="9185" w:author="박 진상" w:date="2019-10-08T05:43:00Z"/>
            </w:rPr>
          </w:rPrChange>
        </w:rPr>
      </w:pPr>
      <w:bookmarkStart w:id="9186" w:name="_Toc21525076"/>
      <w:bookmarkStart w:id="9187" w:name="_Toc23141915"/>
      <w:bookmarkStart w:id="9188" w:name="_Toc23173161"/>
      <w:bookmarkStart w:id="9189" w:name="_Toc23188936"/>
      <w:bookmarkStart w:id="9190" w:name="_Toc23191314"/>
      <w:bookmarkStart w:id="9191" w:name="_Toc23244332"/>
      <w:bookmarkStart w:id="9192" w:name="_Toc23793862"/>
      <w:bookmarkStart w:id="9193" w:name="_Toc23794185"/>
      <w:bookmarkStart w:id="9194" w:name="_Toc23794508"/>
      <w:bookmarkStart w:id="9195" w:name="_Toc23795353"/>
      <w:bookmarkStart w:id="9196" w:name="_Toc23839730"/>
      <w:bookmarkStart w:id="9197" w:name="_Toc26200519"/>
      <w:bookmarkStart w:id="9198" w:name="_Toc26867616"/>
      <w:bookmarkEnd w:id="9186"/>
      <w:bookmarkEnd w:id="9187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</w:p>
    <w:p w14:paraId="7C7AEC84" w14:textId="5B6FAA39" w:rsidR="00BF4D3D" w:rsidRPr="002646CB" w:rsidDel="0039799F" w:rsidRDefault="00BF4D3D" w:rsidP="00BF2D25">
      <w:pPr>
        <w:pStyle w:val="34"/>
        <w:rPr>
          <w:del w:id="9199" w:author="박 진상" w:date="2019-10-08T05:43:00Z"/>
          <w:rPrChange w:id="9200" w:author="ETRI-김종원" w:date="2019-12-10T10:44:00Z">
            <w:rPr>
              <w:del w:id="9201" w:author="박 진상" w:date="2019-10-08T05:43:00Z"/>
            </w:rPr>
          </w:rPrChange>
        </w:rPr>
      </w:pPr>
      <w:del w:id="9202" w:author="박 진상" w:date="2019-10-08T05:43:00Z">
        <w:r w:rsidRPr="002646CB" w:rsidDel="0039799F">
          <w:rPr>
            <w:rPrChange w:id="9203" w:author="ETRI-김종원" w:date="2019-12-10T10:44:00Z">
              <w:rPr/>
            </w:rPrChange>
          </w:rPr>
          <w:delText>주파수</w:delText>
        </w:r>
        <w:r w:rsidRPr="002646CB" w:rsidDel="0039799F">
          <w:rPr>
            <w:rPrChange w:id="9204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9205" w:author="ETRI-김종원" w:date="2019-12-10T10:44:00Z">
              <w:rPr/>
            </w:rPrChange>
          </w:rPr>
          <w:delText>응답</w:delText>
        </w:r>
        <w:r w:rsidRPr="002646CB" w:rsidDel="0039799F">
          <w:rPr>
            <w:rPrChange w:id="9206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PrChange w:id="9207" w:author="ETRI-김종원" w:date="2019-12-10T10:44:00Z">
              <w:rPr/>
            </w:rPrChange>
          </w:rPr>
          <w:delText>특성</w:delText>
        </w:r>
        <w:bookmarkStart w:id="9208" w:name="_Toc21525077"/>
        <w:bookmarkStart w:id="9209" w:name="_Toc23141916"/>
        <w:bookmarkStart w:id="9210" w:name="_Toc23173162"/>
        <w:bookmarkStart w:id="9211" w:name="_Toc23188937"/>
        <w:bookmarkStart w:id="9212" w:name="_Toc23191315"/>
        <w:bookmarkStart w:id="9213" w:name="_Toc23244333"/>
        <w:bookmarkStart w:id="9214" w:name="_Toc23793863"/>
        <w:bookmarkStart w:id="9215" w:name="_Toc23794186"/>
        <w:bookmarkStart w:id="9216" w:name="_Toc23794509"/>
        <w:bookmarkStart w:id="9217" w:name="_Toc23795354"/>
        <w:bookmarkStart w:id="9218" w:name="_Toc23839731"/>
        <w:bookmarkStart w:id="9219" w:name="_Toc26200520"/>
        <w:bookmarkStart w:id="9220" w:name="_Toc26867617"/>
        <w:bookmarkEnd w:id="9208"/>
        <w:bookmarkEnd w:id="9209"/>
        <w:bookmarkEnd w:id="9210"/>
        <w:bookmarkEnd w:id="9211"/>
        <w:bookmarkEnd w:id="9212"/>
        <w:bookmarkEnd w:id="9213"/>
        <w:bookmarkEnd w:id="9214"/>
        <w:bookmarkEnd w:id="9215"/>
        <w:bookmarkEnd w:id="9216"/>
        <w:bookmarkEnd w:id="9217"/>
        <w:bookmarkEnd w:id="9218"/>
        <w:bookmarkEnd w:id="9219"/>
        <w:bookmarkEnd w:id="9220"/>
      </w:del>
    </w:p>
    <w:p w14:paraId="12D08B5A" w14:textId="65E23F0C" w:rsidR="00BF4D3D" w:rsidRPr="002646CB" w:rsidDel="0039799F" w:rsidRDefault="00BF4D3D" w:rsidP="00BF4D3D">
      <w:pPr>
        <w:rPr>
          <w:del w:id="9221" w:author="박 진상" w:date="2019-10-08T05:43:00Z"/>
          <w:rPrChange w:id="9222" w:author="ETRI-김종원" w:date="2019-12-10T10:44:00Z">
            <w:rPr>
              <w:del w:id="9223" w:author="박 진상" w:date="2019-10-08T05:43:00Z"/>
            </w:rPr>
          </w:rPrChange>
        </w:rPr>
      </w:pPr>
      <w:bookmarkStart w:id="9224" w:name="_Toc21525078"/>
      <w:bookmarkStart w:id="9225" w:name="_Toc23141917"/>
      <w:bookmarkStart w:id="9226" w:name="_Toc23173163"/>
      <w:bookmarkStart w:id="9227" w:name="_Toc23188938"/>
      <w:bookmarkStart w:id="9228" w:name="_Toc23191316"/>
      <w:bookmarkStart w:id="9229" w:name="_Toc23244334"/>
      <w:bookmarkStart w:id="9230" w:name="_Toc23793864"/>
      <w:bookmarkStart w:id="9231" w:name="_Toc23794187"/>
      <w:bookmarkStart w:id="9232" w:name="_Toc23794510"/>
      <w:bookmarkStart w:id="9233" w:name="_Toc23795355"/>
      <w:bookmarkStart w:id="9234" w:name="_Toc23839732"/>
      <w:bookmarkStart w:id="9235" w:name="_Toc26200521"/>
      <w:bookmarkStart w:id="9236" w:name="_Toc26867618"/>
      <w:bookmarkEnd w:id="9224"/>
      <w:bookmarkEnd w:id="9225"/>
      <w:bookmarkEnd w:id="9226"/>
      <w:bookmarkEnd w:id="9227"/>
      <w:bookmarkEnd w:id="9228"/>
      <w:bookmarkEnd w:id="9229"/>
      <w:bookmarkEnd w:id="9230"/>
      <w:bookmarkEnd w:id="9231"/>
      <w:bookmarkEnd w:id="9232"/>
      <w:bookmarkEnd w:id="9233"/>
      <w:bookmarkEnd w:id="9234"/>
      <w:bookmarkEnd w:id="9235"/>
      <w:bookmarkEnd w:id="9236"/>
    </w:p>
    <w:p w14:paraId="657EB7DC" w14:textId="718A6137" w:rsidR="0028588B" w:rsidRPr="002646CB" w:rsidDel="0039799F" w:rsidRDefault="00DB2BCC" w:rsidP="0028588B">
      <w:pPr>
        <w:rPr>
          <w:del w:id="9237" w:author="박 진상" w:date="2019-10-08T05:43:00Z"/>
          <w:rPrChange w:id="9238" w:author="ETRI-김종원" w:date="2019-12-10T10:44:00Z">
            <w:rPr>
              <w:del w:id="9239" w:author="박 진상" w:date="2019-10-08T05:43:00Z"/>
            </w:rPr>
          </w:rPrChange>
        </w:rPr>
      </w:pPr>
      <w:del w:id="9240" w:author="박 진상" w:date="2019-10-08T05:43:00Z">
        <w:r w:rsidRPr="002646CB" w:rsidDel="0039799F">
          <w:rPr>
            <w:rFonts w:hint="eastAsia"/>
            <w:rPrChange w:id="9241" w:author="ETRI-김종원" w:date="2019-12-10T10:44:00Z">
              <w:rPr>
                <w:rFonts w:hint="eastAsia"/>
              </w:rPr>
            </w:rPrChange>
          </w:rPr>
          <w:delText>독립</w:delText>
        </w:r>
        <w:r w:rsidR="0028588B" w:rsidRPr="002646CB" w:rsidDel="0039799F">
          <w:rPr>
            <w:rFonts w:hint="eastAsia"/>
            <w:rPrChange w:id="9242" w:author="ETRI-김종원" w:date="2019-12-10T10:44:00Z">
              <w:rPr>
                <w:rFonts w:hint="eastAsia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924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244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="0028588B" w:rsidRPr="002646CB" w:rsidDel="0039799F">
          <w:rPr>
            <w:rFonts w:hint="eastAsia"/>
            <w:rPrChange w:id="924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246" w:author="ETRI-김종원" w:date="2019-12-10T10:44:00Z">
              <w:rPr>
                <w:rFonts w:hint="eastAsia"/>
              </w:rPr>
            </w:rPrChange>
          </w:rPr>
          <w:delText>주파수</w:delText>
        </w:r>
        <w:r w:rsidR="0028588B" w:rsidRPr="002646CB" w:rsidDel="0039799F">
          <w:rPr>
            <w:rFonts w:hint="eastAsia"/>
            <w:rPrChange w:id="92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248" w:author="ETRI-김종원" w:date="2019-12-10T10:44:00Z">
              <w:rPr>
                <w:rFonts w:hint="eastAsia"/>
              </w:rPr>
            </w:rPrChange>
          </w:rPr>
          <w:delText>응답</w:delText>
        </w:r>
        <w:r w:rsidR="0028588B" w:rsidRPr="002646CB" w:rsidDel="0039799F">
          <w:rPr>
            <w:rFonts w:hint="eastAsia"/>
            <w:rPrChange w:id="92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250" w:author="ETRI-김종원" w:date="2019-12-10T10:44:00Z">
              <w:rPr>
                <w:rFonts w:hint="eastAsia"/>
              </w:rPr>
            </w:rPrChange>
          </w:rPr>
          <w:delText>특성은</w:delText>
        </w:r>
        <w:r w:rsidR="0028588B" w:rsidRPr="002646CB" w:rsidDel="0039799F">
          <w:rPr>
            <w:rFonts w:hint="eastAsia"/>
            <w:rPrChange w:id="9251" w:author="ETRI-김종원" w:date="2019-12-10T10:44:00Z">
              <w:rPr>
                <w:rFonts w:hint="eastAsia"/>
              </w:rPr>
            </w:rPrChange>
          </w:rPr>
          <w:delText xml:space="preserve"> IEC TS 62898-2</w:delText>
        </w:r>
        <w:r w:rsidR="0028588B" w:rsidRPr="002646CB" w:rsidDel="0039799F">
          <w:rPr>
            <w:rFonts w:hint="eastAsia"/>
            <w:rPrChange w:id="9252" w:author="ETRI-김종원" w:date="2019-12-10T10:44:00Z">
              <w:rPr>
                <w:rFonts w:hint="eastAsia"/>
              </w:rPr>
            </w:rPrChange>
          </w:rPr>
          <w:delText>의</w:delText>
        </w:r>
        <w:r w:rsidR="0028588B" w:rsidRPr="002646CB" w:rsidDel="0039799F">
          <w:rPr>
            <w:rFonts w:hint="eastAsia"/>
            <w:rPrChange w:id="9253" w:author="ETRI-김종원" w:date="2019-12-10T10:44:00Z">
              <w:rPr>
                <w:rFonts w:hint="eastAsia"/>
              </w:rPr>
            </w:rPrChange>
          </w:rPr>
          <w:delText xml:space="preserve"> 4.2.2.2 </w:delText>
        </w:r>
        <w:r w:rsidR="0028588B" w:rsidRPr="002646CB" w:rsidDel="0039799F">
          <w:rPr>
            <w:rFonts w:hint="eastAsia"/>
            <w:rPrChange w:id="9254" w:author="ETRI-김종원" w:date="2019-12-10T10:44:00Z">
              <w:rPr>
                <w:rFonts w:hint="eastAsia"/>
              </w:rPr>
            </w:rPrChange>
          </w:rPr>
          <w:delText>절의</w:delText>
        </w:r>
        <w:r w:rsidR="0028588B" w:rsidRPr="002646CB" w:rsidDel="0039799F">
          <w:rPr>
            <w:rFonts w:hint="eastAsia"/>
            <w:rPrChange w:id="92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256" w:author="ETRI-김종원" w:date="2019-12-10T10:44:00Z">
              <w:rPr>
                <w:rFonts w:hint="eastAsia"/>
              </w:rPr>
            </w:rPrChange>
          </w:rPr>
          <w:delText>내용을</w:delText>
        </w:r>
        <w:r w:rsidR="0028588B" w:rsidRPr="002646CB" w:rsidDel="0039799F">
          <w:rPr>
            <w:rFonts w:hint="eastAsia"/>
            <w:rPrChange w:id="92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258" w:author="ETRI-김종원" w:date="2019-12-10T10:44:00Z">
              <w:rPr>
                <w:rFonts w:hint="eastAsia"/>
              </w:rPr>
            </w:rPrChange>
          </w:rPr>
          <w:delText>준용한다</w:delText>
        </w:r>
        <w:r w:rsidR="0028588B" w:rsidRPr="002646CB" w:rsidDel="0039799F">
          <w:rPr>
            <w:rFonts w:hint="eastAsia"/>
            <w:rPrChange w:id="9259" w:author="ETRI-김종원" w:date="2019-12-10T10:44:00Z">
              <w:rPr>
                <w:rFonts w:hint="eastAsia"/>
              </w:rPr>
            </w:rPrChange>
          </w:rPr>
          <w:delText>.</w:delText>
        </w:r>
        <w:bookmarkStart w:id="9260" w:name="_Toc21525079"/>
        <w:bookmarkStart w:id="9261" w:name="_Toc23141918"/>
        <w:bookmarkStart w:id="9262" w:name="_Toc23173164"/>
        <w:bookmarkStart w:id="9263" w:name="_Toc23188939"/>
        <w:bookmarkStart w:id="9264" w:name="_Toc23191317"/>
        <w:bookmarkStart w:id="9265" w:name="_Toc23244335"/>
        <w:bookmarkStart w:id="9266" w:name="_Toc23793865"/>
        <w:bookmarkStart w:id="9267" w:name="_Toc23794188"/>
        <w:bookmarkStart w:id="9268" w:name="_Toc23794511"/>
        <w:bookmarkStart w:id="9269" w:name="_Toc23795356"/>
        <w:bookmarkStart w:id="9270" w:name="_Toc23839733"/>
        <w:bookmarkStart w:id="9271" w:name="_Toc26200522"/>
        <w:bookmarkStart w:id="9272" w:name="_Toc26867619"/>
        <w:bookmarkEnd w:id="9260"/>
        <w:bookmarkEnd w:id="9261"/>
        <w:bookmarkEnd w:id="9262"/>
        <w:bookmarkEnd w:id="9263"/>
        <w:bookmarkEnd w:id="9264"/>
        <w:bookmarkEnd w:id="9265"/>
        <w:bookmarkEnd w:id="9266"/>
        <w:bookmarkEnd w:id="9267"/>
        <w:bookmarkEnd w:id="9268"/>
        <w:bookmarkEnd w:id="9269"/>
        <w:bookmarkEnd w:id="9270"/>
        <w:bookmarkEnd w:id="9271"/>
        <w:bookmarkEnd w:id="9272"/>
      </w:del>
    </w:p>
    <w:p w14:paraId="49606DA7" w14:textId="64C06800" w:rsidR="002B49A0" w:rsidRPr="002646CB" w:rsidDel="0039799F" w:rsidRDefault="002B49A0" w:rsidP="00BF4D3D">
      <w:pPr>
        <w:rPr>
          <w:del w:id="9273" w:author="박 진상" w:date="2019-10-08T05:43:00Z"/>
          <w:rPrChange w:id="9274" w:author="ETRI-김종원" w:date="2019-12-10T10:44:00Z">
            <w:rPr>
              <w:del w:id="9275" w:author="박 진상" w:date="2019-10-08T05:43:00Z"/>
            </w:rPr>
          </w:rPrChange>
        </w:rPr>
      </w:pPr>
      <w:bookmarkStart w:id="9276" w:name="_Toc21525080"/>
      <w:bookmarkStart w:id="9277" w:name="_Toc23141919"/>
      <w:bookmarkStart w:id="9278" w:name="_Toc23173165"/>
      <w:bookmarkStart w:id="9279" w:name="_Toc23188940"/>
      <w:bookmarkStart w:id="9280" w:name="_Toc23191318"/>
      <w:bookmarkStart w:id="9281" w:name="_Toc23244336"/>
      <w:bookmarkStart w:id="9282" w:name="_Toc23793866"/>
      <w:bookmarkStart w:id="9283" w:name="_Toc23794189"/>
      <w:bookmarkStart w:id="9284" w:name="_Toc23794512"/>
      <w:bookmarkStart w:id="9285" w:name="_Toc23795357"/>
      <w:bookmarkStart w:id="9286" w:name="_Toc23839734"/>
      <w:bookmarkStart w:id="9287" w:name="_Toc26200523"/>
      <w:bookmarkStart w:id="9288" w:name="_Toc26867620"/>
      <w:bookmarkEnd w:id="9276"/>
      <w:bookmarkEnd w:id="9277"/>
      <w:bookmarkEnd w:id="9278"/>
      <w:bookmarkEnd w:id="9279"/>
      <w:bookmarkEnd w:id="9280"/>
      <w:bookmarkEnd w:id="9281"/>
      <w:bookmarkEnd w:id="9282"/>
      <w:bookmarkEnd w:id="9283"/>
      <w:bookmarkEnd w:id="9284"/>
      <w:bookmarkEnd w:id="9285"/>
      <w:bookmarkEnd w:id="9286"/>
      <w:bookmarkEnd w:id="9287"/>
      <w:bookmarkEnd w:id="9288"/>
    </w:p>
    <w:p w14:paraId="135B8DBE" w14:textId="0DC65B34" w:rsidR="002B49A0" w:rsidRPr="002646CB" w:rsidDel="0039799F" w:rsidRDefault="00255D3C" w:rsidP="00BF2D25">
      <w:pPr>
        <w:pStyle w:val="34"/>
        <w:rPr>
          <w:del w:id="9289" w:author="박 진상" w:date="2019-10-08T05:43:00Z"/>
          <w:rPrChange w:id="9290" w:author="ETRI-김종원" w:date="2019-12-10T10:44:00Z">
            <w:rPr>
              <w:del w:id="9291" w:author="박 진상" w:date="2019-10-08T05:43:00Z"/>
            </w:rPr>
          </w:rPrChange>
        </w:rPr>
      </w:pPr>
      <w:del w:id="9292" w:author="박 진상" w:date="2019-10-08T05:43:00Z">
        <w:r w:rsidRPr="002646CB" w:rsidDel="0039799F">
          <w:rPr>
            <w:rFonts w:hint="eastAsia"/>
            <w:rPrChange w:id="9293" w:author="ETRI-김종원" w:date="2019-12-10T10:44:00Z">
              <w:rPr>
                <w:rFonts w:hint="eastAsia"/>
              </w:rPr>
            </w:rPrChange>
          </w:rPr>
          <w:delText>CHP</w:delText>
        </w:r>
        <w:r w:rsidR="002B49A0" w:rsidRPr="002646CB" w:rsidDel="0039799F">
          <w:rPr>
            <w:rFonts w:hint="eastAsia"/>
            <w:rPrChange w:id="929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9295" w:author="ETRI-김종원" w:date="2019-12-10T10:44:00Z">
              <w:rPr>
                <w:rFonts w:hint="eastAsia"/>
              </w:rPr>
            </w:rPrChange>
          </w:rPr>
          <w:delText>운전</w:delText>
        </w:r>
        <w:r w:rsidR="002B49A0" w:rsidRPr="002646CB" w:rsidDel="0039799F">
          <w:rPr>
            <w:rFonts w:hint="eastAsia"/>
            <w:rPrChange w:id="92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B49A0" w:rsidRPr="002646CB" w:rsidDel="0039799F">
          <w:rPr>
            <w:rFonts w:hint="eastAsia"/>
            <w:rPrChange w:id="9297" w:author="ETRI-김종원" w:date="2019-12-10T10:44:00Z">
              <w:rPr>
                <w:rFonts w:hint="eastAsia"/>
              </w:rPr>
            </w:rPrChange>
          </w:rPr>
          <w:delText>특성</w:delText>
        </w:r>
        <w:bookmarkStart w:id="9298" w:name="_Toc21525081"/>
        <w:bookmarkStart w:id="9299" w:name="_Toc23141920"/>
        <w:bookmarkStart w:id="9300" w:name="_Toc23173166"/>
        <w:bookmarkStart w:id="9301" w:name="_Toc23188941"/>
        <w:bookmarkStart w:id="9302" w:name="_Toc23191319"/>
        <w:bookmarkStart w:id="9303" w:name="_Toc23244337"/>
        <w:bookmarkStart w:id="9304" w:name="_Toc23793867"/>
        <w:bookmarkStart w:id="9305" w:name="_Toc23794190"/>
        <w:bookmarkStart w:id="9306" w:name="_Toc23794513"/>
        <w:bookmarkStart w:id="9307" w:name="_Toc23795358"/>
        <w:bookmarkStart w:id="9308" w:name="_Toc23839735"/>
        <w:bookmarkStart w:id="9309" w:name="_Toc26200524"/>
        <w:bookmarkStart w:id="9310" w:name="_Toc26867621"/>
        <w:bookmarkEnd w:id="9298"/>
        <w:bookmarkEnd w:id="9299"/>
        <w:bookmarkEnd w:id="9300"/>
        <w:bookmarkEnd w:id="9301"/>
        <w:bookmarkEnd w:id="9302"/>
        <w:bookmarkEnd w:id="9303"/>
        <w:bookmarkEnd w:id="9304"/>
        <w:bookmarkEnd w:id="9305"/>
        <w:bookmarkEnd w:id="9306"/>
        <w:bookmarkEnd w:id="9307"/>
        <w:bookmarkEnd w:id="9308"/>
        <w:bookmarkEnd w:id="9309"/>
        <w:bookmarkEnd w:id="9310"/>
      </w:del>
    </w:p>
    <w:p w14:paraId="3A595EFB" w14:textId="0DA59D1B" w:rsidR="00013279" w:rsidRPr="002646CB" w:rsidDel="0039799F" w:rsidRDefault="00013279" w:rsidP="00013279">
      <w:pPr>
        <w:rPr>
          <w:del w:id="9311" w:author="박 진상" w:date="2019-10-08T05:43:00Z"/>
          <w:rPrChange w:id="9312" w:author="ETRI-김종원" w:date="2019-12-10T10:44:00Z">
            <w:rPr>
              <w:del w:id="9313" w:author="박 진상" w:date="2019-10-08T05:43:00Z"/>
            </w:rPr>
          </w:rPrChange>
        </w:rPr>
      </w:pPr>
      <w:bookmarkStart w:id="9314" w:name="_Toc21525082"/>
      <w:bookmarkStart w:id="9315" w:name="_Toc23141921"/>
      <w:bookmarkStart w:id="9316" w:name="_Toc23173167"/>
      <w:bookmarkStart w:id="9317" w:name="_Toc23188942"/>
      <w:bookmarkStart w:id="9318" w:name="_Toc23191320"/>
      <w:bookmarkStart w:id="9319" w:name="_Toc23244338"/>
      <w:bookmarkStart w:id="9320" w:name="_Toc23793868"/>
      <w:bookmarkStart w:id="9321" w:name="_Toc23794191"/>
      <w:bookmarkStart w:id="9322" w:name="_Toc23794514"/>
      <w:bookmarkStart w:id="9323" w:name="_Toc23795359"/>
      <w:bookmarkStart w:id="9324" w:name="_Toc23839736"/>
      <w:bookmarkStart w:id="9325" w:name="_Toc26200525"/>
      <w:bookmarkStart w:id="9326" w:name="_Toc26867622"/>
      <w:bookmarkEnd w:id="9314"/>
      <w:bookmarkEnd w:id="9315"/>
      <w:bookmarkEnd w:id="9316"/>
      <w:bookmarkEnd w:id="9317"/>
      <w:bookmarkEnd w:id="9318"/>
      <w:bookmarkEnd w:id="9319"/>
      <w:bookmarkEnd w:id="9320"/>
      <w:bookmarkEnd w:id="9321"/>
      <w:bookmarkEnd w:id="9322"/>
      <w:bookmarkEnd w:id="9323"/>
      <w:bookmarkEnd w:id="9324"/>
      <w:bookmarkEnd w:id="9325"/>
      <w:bookmarkEnd w:id="9326"/>
    </w:p>
    <w:p w14:paraId="119D9C6D" w14:textId="350EFB98" w:rsidR="0028588B" w:rsidRPr="002646CB" w:rsidDel="0039799F" w:rsidRDefault="00DB2BCC" w:rsidP="0028588B">
      <w:pPr>
        <w:rPr>
          <w:del w:id="9327" w:author="박 진상" w:date="2019-10-08T05:43:00Z"/>
          <w:rPrChange w:id="9328" w:author="ETRI-김종원" w:date="2019-12-10T10:44:00Z">
            <w:rPr>
              <w:del w:id="9329" w:author="박 진상" w:date="2019-10-08T05:43:00Z"/>
            </w:rPr>
          </w:rPrChange>
        </w:rPr>
      </w:pPr>
      <w:del w:id="9330" w:author="박 진상" w:date="2019-10-08T05:43:00Z">
        <w:r w:rsidRPr="002646CB" w:rsidDel="0039799F">
          <w:rPr>
            <w:rFonts w:hint="eastAsia"/>
            <w:rPrChange w:id="9331" w:author="ETRI-김종원" w:date="2019-12-10T10:44:00Z">
              <w:rPr>
                <w:rFonts w:hint="eastAsia"/>
              </w:rPr>
            </w:rPrChange>
          </w:rPr>
          <w:delText>독립</w:delText>
        </w:r>
        <w:r w:rsidR="0028588B" w:rsidRPr="002646CB" w:rsidDel="0039799F">
          <w:rPr>
            <w:rFonts w:hint="eastAsia"/>
            <w:rPrChange w:id="9332" w:author="ETRI-김종원" w:date="2019-12-10T10:44:00Z">
              <w:rPr>
                <w:rFonts w:hint="eastAsia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933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334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="0028588B" w:rsidRPr="002646CB" w:rsidDel="0039799F">
          <w:rPr>
            <w:rFonts w:hint="eastAsia"/>
            <w:rPrChange w:id="933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39799F">
          <w:rPr>
            <w:rFonts w:hint="eastAsia"/>
            <w:rPrChange w:id="9336" w:author="ETRI-김종원" w:date="2019-12-10T10:44:00Z">
              <w:rPr>
                <w:rFonts w:hint="eastAsia"/>
              </w:rPr>
            </w:rPrChange>
          </w:rPr>
          <w:delText>CHP</w:delText>
        </w:r>
        <w:r w:rsidR="0028588B" w:rsidRPr="002646CB" w:rsidDel="0039799F">
          <w:rPr>
            <w:rFonts w:hint="eastAsia"/>
            <w:rPrChange w:id="9337" w:author="ETRI-김종원" w:date="2019-12-10T10:44:00Z">
              <w:rPr>
                <w:rFonts w:hint="eastAsia"/>
              </w:rPr>
            </w:rPrChange>
          </w:rPr>
          <w:delText>는</w:delText>
        </w:r>
        <w:r w:rsidR="0028588B" w:rsidRPr="002646CB" w:rsidDel="0039799F">
          <w:rPr>
            <w:rFonts w:hint="eastAsia"/>
            <w:rPrChange w:id="933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339" w:author="ETRI-김종원" w:date="2019-12-10T10:44:00Z">
              <w:rPr>
                <w:rFonts w:hint="eastAsia"/>
              </w:rPr>
            </w:rPrChange>
          </w:rPr>
          <w:delText>다음</w:delText>
        </w:r>
        <w:r w:rsidR="0028588B" w:rsidRPr="002646CB" w:rsidDel="0039799F">
          <w:rPr>
            <w:rFonts w:hint="eastAsia"/>
            <w:rPrChange w:id="934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341" w:author="ETRI-김종원" w:date="2019-12-10T10:44:00Z">
              <w:rPr>
                <w:rFonts w:hint="eastAsia"/>
              </w:rPr>
            </w:rPrChange>
          </w:rPr>
          <w:delText>사항을</w:delText>
        </w:r>
        <w:r w:rsidR="0028588B" w:rsidRPr="002646CB" w:rsidDel="0039799F">
          <w:rPr>
            <w:rFonts w:hint="eastAsia"/>
            <w:rPrChange w:id="934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343" w:author="ETRI-김종원" w:date="2019-12-10T10:44:00Z">
              <w:rPr>
                <w:rFonts w:hint="eastAsia"/>
              </w:rPr>
            </w:rPrChange>
          </w:rPr>
          <w:delText>고려하여</w:delText>
        </w:r>
        <w:r w:rsidR="0028588B" w:rsidRPr="002646CB" w:rsidDel="0039799F">
          <w:rPr>
            <w:rFonts w:hint="eastAsia"/>
            <w:rPrChange w:id="934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9345" w:author="ETRI-김종원" w:date="2019-12-10T10:44:00Z">
              <w:rPr>
                <w:rFonts w:hint="eastAsia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9346" w:author="ETRI-김종원" w:date="2019-12-10T10:44:00Z">
              <w:rPr>
                <w:rFonts w:hint="eastAsia"/>
              </w:rPr>
            </w:rPrChange>
          </w:rPr>
          <w:delText>해야</w:delText>
        </w:r>
        <w:r w:rsidR="00FE3106" w:rsidRPr="002646CB" w:rsidDel="0039799F">
          <w:rPr>
            <w:rFonts w:hint="eastAsia"/>
            <w:rPrChange w:id="93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E3106" w:rsidRPr="002646CB" w:rsidDel="0039799F">
          <w:rPr>
            <w:rFonts w:hint="eastAsia"/>
            <w:rPrChange w:id="9348" w:author="ETRI-김종원" w:date="2019-12-10T10:44:00Z">
              <w:rPr>
                <w:rFonts w:hint="eastAsia"/>
              </w:rPr>
            </w:rPrChange>
          </w:rPr>
          <w:delText>한다</w:delText>
        </w:r>
        <w:r w:rsidR="00FE3106" w:rsidRPr="002646CB" w:rsidDel="0039799F">
          <w:rPr>
            <w:rFonts w:hint="eastAsia"/>
            <w:rPrChange w:id="9349" w:author="ETRI-김종원" w:date="2019-12-10T10:44:00Z">
              <w:rPr>
                <w:rFonts w:hint="eastAsia"/>
              </w:rPr>
            </w:rPrChange>
          </w:rPr>
          <w:delText>.</w:delText>
        </w:r>
        <w:bookmarkStart w:id="9350" w:name="_Toc21525083"/>
        <w:bookmarkStart w:id="9351" w:name="_Toc23141922"/>
        <w:bookmarkStart w:id="9352" w:name="_Toc23173168"/>
        <w:bookmarkStart w:id="9353" w:name="_Toc23188943"/>
        <w:bookmarkStart w:id="9354" w:name="_Toc23191321"/>
        <w:bookmarkStart w:id="9355" w:name="_Toc23244339"/>
        <w:bookmarkStart w:id="9356" w:name="_Toc23793869"/>
        <w:bookmarkStart w:id="9357" w:name="_Toc23794192"/>
        <w:bookmarkStart w:id="9358" w:name="_Toc23794515"/>
        <w:bookmarkStart w:id="9359" w:name="_Toc23795360"/>
        <w:bookmarkStart w:id="9360" w:name="_Toc23839737"/>
        <w:bookmarkStart w:id="9361" w:name="_Toc26200526"/>
        <w:bookmarkStart w:id="9362" w:name="_Toc26867623"/>
        <w:bookmarkEnd w:id="9350"/>
        <w:bookmarkEnd w:id="9351"/>
        <w:bookmarkEnd w:id="9352"/>
        <w:bookmarkEnd w:id="9353"/>
        <w:bookmarkEnd w:id="9354"/>
        <w:bookmarkEnd w:id="9355"/>
        <w:bookmarkEnd w:id="9356"/>
        <w:bookmarkEnd w:id="9357"/>
        <w:bookmarkEnd w:id="9358"/>
        <w:bookmarkEnd w:id="9359"/>
        <w:bookmarkEnd w:id="9360"/>
        <w:bookmarkEnd w:id="9361"/>
        <w:bookmarkEnd w:id="9362"/>
      </w:del>
    </w:p>
    <w:p w14:paraId="5E7A29D4" w14:textId="1AD6D5AE" w:rsidR="00B40887" w:rsidRPr="002646CB" w:rsidDel="0039799F" w:rsidRDefault="00B40887" w:rsidP="0028588B">
      <w:pPr>
        <w:rPr>
          <w:del w:id="9363" w:author="박 진상" w:date="2019-10-08T05:43:00Z"/>
          <w:rPrChange w:id="9364" w:author="ETRI-김종원" w:date="2019-12-10T10:44:00Z">
            <w:rPr>
              <w:del w:id="9365" w:author="박 진상" w:date="2019-10-08T05:43:00Z"/>
            </w:rPr>
          </w:rPrChange>
        </w:rPr>
      </w:pPr>
      <w:bookmarkStart w:id="9366" w:name="_Toc21525084"/>
      <w:bookmarkStart w:id="9367" w:name="_Toc23141923"/>
      <w:bookmarkStart w:id="9368" w:name="_Toc23173169"/>
      <w:bookmarkStart w:id="9369" w:name="_Toc23188944"/>
      <w:bookmarkStart w:id="9370" w:name="_Toc23191322"/>
      <w:bookmarkStart w:id="9371" w:name="_Toc23244340"/>
      <w:bookmarkStart w:id="9372" w:name="_Toc23793870"/>
      <w:bookmarkStart w:id="9373" w:name="_Toc23794193"/>
      <w:bookmarkStart w:id="9374" w:name="_Toc23794516"/>
      <w:bookmarkStart w:id="9375" w:name="_Toc23795361"/>
      <w:bookmarkStart w:id="9376" w:name="_Toc23839738"/>
      <w:bookmarkStart w:id="9377" w:name="_Toc26200527"/>
      <w:bookmarkStart w:id="9378" w:name="_Toc26867624"/>
      <w:bookmarkEnd w:id="9366"/>
      <w:bookmarkEnd w:id="9367"/>
      <w:bookmarkEnd w:id="9368"/>
      <w:bookmarkEnd w:id="9369"/>
      <w:bookmarkEnd w:id="9370"/>
      <w:bookmarkEnd w:id="9371"/>
      <w:bookmarkEnd w:id="9372"/>
      <w:bookmarkEnd w:id="9373"/>
      <w:bookmarkEnd w:id="9374"/>
      <w:bookmarkEnd w:id="9375"/>
      <w:bookmarkEnd w:id="9376"/>
      <w:bookmarkEnd w:id="9377"/>
      <w:bookmarkEnd w:id="9378"/>
    </w:p>
    <w:p w14:paraId="5AC8F575" w14:textId="28D79B87" w:rsidR="002B49A0" w:rsidRPr="002646CB" w:rsidDel="0039799F" w:rsidRDefault="002B49A0" w:rsidP="00737668">
      <w:pPr>
        <w:pStyle w:val="af6"/>
        <w:numPr>
          <w:ilvl w:val="0"/>
          <w:numId w:val="19"/>
        </w:numPr>
        <w:ind w:leftChars="0"/>
        <w:rPr>
          <w:del w:id="9379" w:author="박 진상" w:date="2019-10-08T05:43:00Z"/>
          <w:rPrChange w:id="9380" w:author="ETRI-김종원" w:date="2019-12-10T10:44:00Z">
            <w:rPr>
              <w:del w:id="9381" w:author="박 진상" w:date="2019-10-08T05:43:00Z"/>
            </w:rPr>
          </w:rPrChange>
        </w:rPr>
      </w:pPr>
      <w:del w:id="9382" w:author="박 진상" w:date="2019-10-08T05:43:00Z">
        <w:r w:rsidRPr="002646CB" w:rsidDel="0039799F">
          <w:rPr>
            <w:rFonts w:hint="eastAsia"/>
            <w:rPrChange w:id="9383" w:author="ETRI-김종원" w:date="2019-12-10T10:44:00Z">
              <w:rPr>
                <w:rFonts w:hint="eastAsia"/>
              </w:rPr>
            </w:rPrChange>
          </w:rPr>
          <w:delText>부</w:delText>
        </w:r>
        <w:r w:rsidR="005B2CD2" w:rsidRPr="002646CB" w:rsidDel="0039799F">
          <w:rPr>
            <w:rFonts w:hint="eastAsia"/>
            <w:rPrChange w:id="9384" w:author="ETRI-김종원" w:date="2019-12-10T10:44:00Z">
              <w:rPr>
                <w:rFonts w:hint="eastAsia"/>
              </w:rPr>
            </w:rPrChange>
          </w:rPr>
          <w:delText>하를</w:delText>
        </w:r>
        <w:r w:rsidR="005B2CD2" w:rsidRPr="002646CB" w:rsidDel="0039799F">
          <w:rPr>
            <w:rFonts w:hint="eastAsia"/>
            <w:rPrChange w:id="93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386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Pr="002646CB" w:rsidDel="0039799F">
          <w:rPr>
            <w:rFonts w:hint="eastAsia"/>
            <w:rPrChange w:id="938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388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39799F">
          <w:rPr>
            <w:rFonts w:hint="eastAsia"/>
            <w:rPrChange w:id="93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390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391" w:name="_Toc21525085"/>
        <w:bookmarkStart w:id="9392" w:name="_Toc23141924"/>
        <w:bookmarkStart w:id="9393" w:name="_Toc23173170"/>
        <w:bookmarkStart w:id="9394" w:name="_Toc23188945"/>
        <w:bookmarkStart w:id="9395" w:name="_Toc23191323"/>
        <w:bookmarkStart w:id="9396" w:name="_Toc23244341"/>
        <w:bookmarkStart w:id="9397" w:name="_Toc23793871"/>
        <w:bookmarkStart w:id="9398" w:name="_Toc23794194"/>
        <w:bookmarkStart w:id="9399" w:name="_Toc23794517"/>
        <w:bookmarkStart w:id="9400" w:name="_Toc23795362"/>
        <w:bookmarkStart w:id="9401" w:name="_Toc23839739"/>
        <w:bookmarkStart w:id="9402" w:name="_Toc26200528"/>
        <w:bookmarkStart w:id="9403" w:name="_Toc26867625"/>
        <w:bookmarkEnd w:id="9391"/>
        <w:bookmarkEnd w:id="9392"/>
        <w:bookmarkEnd w:id="9393"/>
        <w:bookmarkEnd w:id="9394"/>
        <w:bookmarkEnd w:id="9395"/>
        <w:bookmarkEnd w:id="9396"/>
        <w:bookmarkEnd w:id="9397"/>
        <w:bookmarkEnd w:id="9398"/>
        <w:bookmarkEnd w:id="9399"/>
        <w:bookmarkEnd w:id="9400"/>
        <w:bookmarkEnd w:id="9401"/>
        <w:bookmarkEnd w:id="9402"/>
        <w:bookmarkEnd w:id="9403"/>
      </w:del>
    </w:p>
    <w:p w14:paraId="6A7D7B18" w14:textId="1443AB7E" w:rsidR="002B49A0" w:rsidRPr="002646CB" w:rsidDel="0039799F" w:rsidRDefault="002B49A0" w:rsidP="00737668">
      <w:pPr>
        <w:pStyle w:val="af6"/>
        <w:numPr>
          <w:ilvl w:val="0"/>
          <w:numId w:val="19"/>
        </w:numPr>
        <w:ind w:leftChars="0"/>
        <w:rPr>
          <w:del w:id="9404" w:author="박 진상" w:date="2019-10-08T05:43:00Z"/>
          <w:rPrChange w:id="9405" w:author="ETRI-김종원" w:date="2019-12-10T10:44:00Z">
            <w:rPr>
              <w:del w:id="9406" w:author="박 진상" w:date="2019-10-08T05:43:00Z"/>
            </w:rPr>
          </w:rPrChange>
        </w:rPr>
      </w:pPr>
      <w:del w:id="9407" w:author="박 진상" w:date="2019-10-08T05:43:00Z">
        <w:r w:rsidRPr="002646CB" w:rsidDel="0039799F">
          <w:rPr>
            <w:rFonts w:hint="eastAsia"/>
            <w:rPrChange w:id="9408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39799F">
          <w:rPr>
            <w:rFonts w:hint="eastAsia"/>
            <w:rPrChange w:id="94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410" w:author="ETRI-김종원" w:date="2019-12-10T10:44:00Z">
              <w:rPr>
                <w:rFonts w:hint="eastAsia"/>
              </w:rPr>
            </w:rPrChange>
          </w:rPr>
          <w:delText>온도</w:delText>
        </w:r>
        <w:r w:rsidRPr="002646CB" w:rsidDel="0039799F">
          <w:rPr>
            <w:rFonts w:hint="eastAsia"/>
            <w:rPrChange w:id="941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412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39799F">
          <w:rPr>
            <w:rFonts w:hint="eastAsia"/>
            <w:rPrChange w:id="9413" w:author="ETRI-김종원" w:date="2019-12-10T10:44:00Z">
              <w:rPr>
                <w:rFonts w:hint="eastAsia"/>
              </w:rPr>
            </w:rPrChange>
          </w:rPr>
          <w:delText xml:space="preserve"> </w:delText>
        </w:r>
        <w:bookmarkStart w:id="9414" w:name="_Toc21525086"/>
        <w:bookmarkStart w:id="9415" w:name="_Toc23141925"/>
        <w:bookmarkStart w:id="9416" w:name="_Toc23173171"/>
        <w:bookmarkStart w:id="9417" w:name="_Toc23188946"/>
        <w:bookmarkStart w:id="9418" w:name="_Toc23191324"/>
        <w:bookmarkStart w:id="9419" w:name="_Toc23244342"/>
        <w:bookmarkStart w:id="9420" w:name="_Toc23793872"/>
        <w:bookmarkStart w:id="9421" w:name="_Toc23794195"/>
        <w:bookmarkStart w:id="9422" w:name="_Toc23794518"/>
        <w:bookmarkStart w:id="9423" w:name="_Toc23795363"/>
        <w:bookmarkStart w:id="9424" w:name="_Toc23839740"/>
        <w:bookmarkStart w:id="9425" w:name="_Toc26200529"/>
        <w:bookmarkStart w:id="9426" w:name="_Toc26867626"/>
        <w:bookmarkEnd w:id="9414"/>
        <w:bookmarkEnd w:id="9415"/>
        <w:bookmarkEnd w:id="9416"/>
        <w:bookmarkEnd w:id="9417"/>
        <w:bookmarkEnd w:id="9418"/>
        <w:bookmarkEnd w:id="9419"/>
        <w:bookmarkEnd w:id="9420"/>
        <w:bookmarkEnd w:id="9421"/>
        <w:bookmarkEnd w:id="9422"/>
        <w:bookmarkEnd w:id="9423"/>
        <w:bookmarkEnd w:id="9424"/>
        <w:bookmarkEnd w:id="9425"/>
        <w:bookmarkEnd w:id="9426"/>
      </w:del>
    </w:p>
    <w:p w14:paraId="6AE82FA4" w14:textId="19A241DE" w:rsidR="002B49A0" w:rsidRPr="002646CB" w:rsidDel="0039799F" w:rsidRDefault="002B49A0" w:rsidP="00737668">
      <w:pPr>
        <w:pStyle w:val="af6"/>
        <w:numPr>
          <w:ilvl w:val="0"/>
          <w:numId w:val="19"/>
        </w:numPr>
        <w:ind w:leftChars="0"/>
        <w:rPr>
          <w:del w:id="9427" w:author="박 진상" w:date="2019-10-08T05:43:00Z"/>
          <w:rPrChange w:id="9428" w:author="ETRI-김종원" w:date="2019-12-10T10:44:00Z">
            <w:rPr>
              <w:del w:id="9429" w:author="박 진상" w:date="2019-10-08T05:43:00Z"/>
            </w:rPr>
          </w:rPrChange>
        </w:rPr>
      </w:pPr>
      <w:del w:id="9430" w:author="박 진상" w:date="2019-10-08T05:43:00Z">
        <w:r w:rsidRPr="002646CB" w:rsidDel="0039799F">
          <w:rPr>
            <w:rFonts w:hint="eastAsia"/>
            <w:rPrChange w:id="9431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39799F">
          <w:rPr>
            <w:rFonts w:hint="eastAsia"/>
            <w:rPrChange w:id="943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433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39799F">
          <w:rPr>
            <w:rFonts w:hint="eastAsia"/>
            <w:rPrChange w:id="943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435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436" w:name="_Toc21525087"/>
        <w:bookmarkStart w:id="9437" w:name="_Toc23141926"/>
        <w:bookmarkStart w:id="9438" w:name="_Toc23173172"/>
        <w:bookmarkStart w:id="9439" w:name="_Toc23188947"/>
        <w:bookmarkStart w:id="9440" w:name="_Toc23191325"/>
        <w:bookmarkStart w:id="9441" w:name="_Toc23244343"/>
        <w:bookmarkStart w:id="9442" w:name="_Toc23793873"/>
        <w:bookmarkStart w:id="9443" w:name="_Toc23794196"/>
        <w:bookmarkStart w:id="9444" w:name="_Toc23794519"/>
        <w:bookmarkStart w:id="9445" w:name="_Toc23795364"/>
        <w:bookmarkStart w:id="9446" w:name="_Toc23839741"/>
        <w:bookmarkStart w:id="9447" w:name="_Toc26200530"/>
        <w:bookmarkStart w:id="9448" w:name="_Toc26867627"/>
        <w:bookmarkEnd w:id="9436"/>
        <w:bookmarkEnd w:id="9437"/>
        <w:bookmarkEnd w:id="9438"/>
        <w:bookmarkEnd w:id="9439"/>
        <w:bookmarkEnd w:id="9440"/>
        <w:bookmarkEnd w:id="9441"/>
        <w:bookmarkEnd w:id="9442"/>
        <w:bookmarkEnd w:id="9443"/>
        <w:bookmarkEnd w:id="9444"/>
        <w:bookmarkEnd w:id="9445"/>
        <w:bookmarkEnd w:id="9446"/>
        <w:bookmarkEnd w:id="9447"/>
        <w:bookmarkEnd w:id="9448"/>
      </w:del>
    </w:p>
    <w:p w14:paraId="6878A44E" w14:textId="151FC46E" w:rsidR="00F97338" w:rsidRPr="002646CB" w:rsidDel="0039799F" w:rsidRDefault="00DB2BCC" w:rsidP="00737668">
      <w:pPr>
        <w:pStyle w:val="af6"/>
        <w:numPr>
          <w:ilvl w:val="0"/>
          <w:numId w:val="19"/>
        </w:numPr>
        <w:ind w:leftChars="0"/>
        <w:rPr>
          <w:del w:id="9449" w:author="박 진상" w:date="2019-10-08T05:43:00Z"/>
          <w:rPrChange w:id="9450" w:author="ETRI-김종원" w:date="2019-12-10T10:44:00Z">
            <w:rPr>
              <w:del w:id="9451" w:author="박 진상" w:date="2019-10-08T05:43:00Z"/>
            </w:rPr>
          </w:rPrChange>
        </w:rPr>
      </w:pPr>
      <w:del w:id="9452" w:author="박 진상" w:date="2019-10-08T05:43:00Z">
        <w:r w:rsidRPr="002646CB" w:rsidDel="0039799F">
          <w:rPr>
            <w:rFonts w:hint="eastAsia"/>
            <w:rPrChange w:id="9453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39799F">
          <w:rPr>
            <w:rFonts w:hint="eastAsia"/>
            <w:rPrChange w:id="9454" w:author="ETRI-김종원" w:date="2019-12-10T10:44:00Z">
              <w:rPr>
                <w:rFonts w:hint="eastAsia"/>
              </w:rPr>
            </w:rPrChange>
          </w:rPr>
          <w:delText>에</w:delText>
        </w:r>
        <w:r w:rsidRPr="002646CB" w:rsidDel="0039799F">
          <w:rPr>
            <w:rFonts w:hint="eastAsia"/>
            <w:rPrChange w:id="94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56" w:author="ETRI-김종원" w:date="2019-12-10T10:44:00Z">
              <w:rPr>
                <w:rFonts w:hint="eastAsia"/>
              </w:rPr>
            </w:rPrChange>
          </w:rPr>
          <w:delText>의한</w:delText>
        </w:r>
        <w:r w:rsidR="00F97338" w:rsidRPr="002646CB" w:rsidDel="0039799F">
          <w:rPr>
            <w:rFonts w:hint="eastAsia"/>
            <w:rPrChange w:id="94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58" w:author="ETRI-김종원" w:date="2019-12-10T10:44:00Z">
              <w:rPr>
                <w:rFonts w:hint="eastAsia"/>
              </w:rPr>
            </w:rPrChange>
          </w:rPr>
          <w:delText>발전량과</w:delText>
        </w:r>
        <w:r w:rsidR="00F97338" w:rsidRPr="002646CB" w:rsidDel="0039799F">
          <w:rPr>
            <w:rFonts w:hint="eastAsia"/>
            <w:rPrChange w:id="94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60" w:author="ETRI-김종원" w:date="2019-12-10T10:44:00Z">
              <w:rPr>
                <w:rFonts w:hint="eastAsia"/>
              </w:rPr>
            </w:rPrChange>
          </w:rPr>
          <w:delText>전력</w:delText>
        </w:r>
        <w:r w:rsidR="00F97338" w:rsidRPr="002646CB" w:rsidDel="0039799F">
          <w:rPr>
            <w:rFonts w:hint="eastAsia"/>
            <w:rPrChange w:id="94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62" w:author="ETRI-김종원" w:date="2019-12-10T10:44:00Z">
              <w:rPr>
                <w:rFonts w:hint="eastAsia"/>
              </w:rPr>
            </w:rPrChange>
          </w:rPr>
          <w:delText>부하량</w:delText>
        </w:r>
        <w:r w:rsidR="00F97338" w:rsidRPr="002646CB" w:rsidDel="0039799F">
          <w:rPr>
            <w:rFonts w:hint="eastAsia"/>
            <w:rPrChange w:id="94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64" w:author="ETRI-김종원" w:date="2019-12-10T10:44:00Z">
              <w:rPr>
                <w:rFonts w:hint="eastAsia"/>
              </w:rPr>
            </w:rPrChange>
          </w:rPr>
          <w:delText>비교에</w:delText>
        </w:r>
        <w:r w:rsidR="00F97338" w:rsidRPr="002646CB" w:rsidDel="0039799F">
          <w:rPr>
            <w:rFonts w:hint="eastAsia"/>
            <w:rPrChange w:id="94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66" w:author="ETRI-김종원" w:date="2019-12-10T10:44:00Z">
              <w:rPr>
                <w:rFonts w:hint="eastAsia"/>
              </w:rPr>
            </w:rPrChange>
          </w:rPr>
          <w:delText>따른</w:delText>
        </w:r>
        <w:r w:rsidR="00F97338" w:rsidRPr="002646CB" w:rsidDel="0039799F">
          <w:rPr>
            <w:rFonts w:hint="eastAsia"/>
            <w:rPrChange w:id="94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68" w:author="ETRI-김종원" w:date="2019-12-10T10:44:00Z">
              <w:rPr>
                <w:rFonts w:hint="eastAsia"/>
              </w:rPr>
            </w:rPrChange>
          </w:rPr>
          <w:delText>보일러</w:delText>
        </w:r>
        <w:r w:rsidR="00F97338" w:rsidRPr="002646CB" w:rsidDel="0039799F">
          <w:rPr>
            <w:rFonts w:hint="eastAsia"/>
            <w:rPrChange w:id="94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70" w:author="ETRI-김종원" w:date="2019-12-10T10:44:00Z">
              <w:rPr>
                <w:rFonts w:hint="eastAsia"/>
              </w:rPr>
            </w:rPrChange>
          </w:rPr>
          <w:delText>연계</w:delText>
        </w:r>
        <w:r w:rsidR="00F97338" w:rsidRPr="002646CB" w:rsidDel="0039799F">
          <w:rPr>
            <w:rFonts w:hint="eastAsia"/>
            <w:rPrChange w:id="94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9472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473" w:name="_Toc21525088"/>
        <w:bookmarkStart w:id="9474" w:name="_Toc23141927"/>
        <w:bookmarkStart w:id="9475" w:name="_Toc23173173"/>
        <w:bookmarkStart w:id="9476" w:name="_Toc23188948"/>
        <w:bookmarkStart w:id="9477" w:name="_Toc23191326"/>
        <w:bookmarkStart w:id="9478" w:name="_Toc23244344"/>
        <w:bookmarkStart w:id="9479" w:name="_Toc23793874"/>
        <w:bookmarkStart w:id="9480" w:name="_Toc23794197"/>
        <w:bookmarkStart w:id="9481" w:name="_Toc23794520"/>
        <w:bookmarkStart w:id="9482" w:name="_Toc23795365"/>
        <w:bookmarkStart w:id="9483" w:name="_Toc23839742"/>
        <w:bookmarkStart w:id="9484" w:name="_Toc26200531"/>
        <w:bookmarkStart w:id="9485" w:name="_Toc26867628"/>
        <w:bookmarkEnd w:id="9473"/>
        <w:bookmarkEnd w:id="9474"/>
        <w:bookmarkEnd w:id="9475"/>
        <w:bookmarkEnd w:id="9476"/>
        <w:bookmarkEnd w:id="9477"/>
        <w:bookmarkEnd w:id="9478"/>
        <w:bookmarkEnd w:id="9479"/>
        <w:bookmarkEnd w:id="9480"/>
        <w:bookmarkEnd w:id="9481"/>
        <w:bookmarkEnd w:id="9482"/>
        <w:bookmarkEnd w:id="9483"/>
        <w:bookmarkEnd w:id="9484"/>
        <w:bookmarkEnd w:id="9485"/>
      </w:del>
    </w:p>
    <w:p w14:paraId="77443CBE" w14:textId="7EBF62FC" w:rsidR="002B49A0" w:rsidRPr="002646CB" w:rsidDel="0039799F" w:rsidRDefault="002B49A0" w:rsidP="002B49A0">
      <w:pPr>
        <w:rPr>
          <w:del w:id="9486" w:author="박 진상" w:date="2019-10-08T05:43:00Z"/>
          <w:rPrChange w:id="9487" w:author="ETRI-김종원" w:date="2019-12-10T10:44:00Z">
            <w:rPr>
              <w:del w:id="9488" w:author="박 진상" w:date="2019-10-08T05:43:00Z"/>
            </w:rPr>
          </w:rPrChange>
        </w:rPr>
      </w:pPr>
      <w:bookmarkStart w:id="9489" w:name="_Toc21525089"/>
      <w:bookmarkStart w:id="9490" w:name="_Toc23141928"/>
      <w:bookmarkStart w:id="9491" w:name="_Toc23173174"/>
      <w:bookmarkStart w:id="9492" w:name="_Toc23188949"/>
      <w:bookmarkStart w:id="9493" w:name="_Toc23191327"/>
      <w:bookmarkStart w:id="9494" w:name="_Toc23244345"/>
      <w:bookmarkStart w:id="9495" w:name="_Toc23793875"/>
      <w:bookmarkStart w:id="9496" w:name="_Toc23794198"/>
      <w:bookmarkStart w:id="9497" w:name="_Toc23794521"/>
      <w:bookmarkStart w:id="9498" w:name="_Toc23795366"/>
      <w:bookmarkStart w:id="9499" w:name="_Toc23839743"/>
      <w:bookmarkStart w:id="9500" w:name="_Toc26200532"/>
      <w:bookmarkStart w:id="9501" w:name="_Toc26867629"/>
      <w:bookmarkEnd w:id="9489"/>
      <w:bookmarkEnd w:id="9490"/>
      <w:bookmarkEnd w:id="9491"/>
      <w:bookmarkEnd w:id="9492"/>
      <w:bookmarkEnd w:id="9493"/>
      <w:bookmarkEnd w:id="9494"/>
      <w:bookmarkEnd w:id="9495"/>
      <w:bookmarkEnd w:id="9496"/>
      <w:bookmarkEnd w:id="9497"/>
      <w:bookmarkEnd w:id="9498"/>
      <w:bookmarkEnd w:id="9499"/>
      <w:bookmarkEnd w:id="9500"/>
      <w:bookmarkEnd w:id="9501"/>
    </w:p>
    <w:p w14:paraId="0FDB4142" w14:textId="7091F0E8" w:rsidR="002B49A0" w:rsidRPr="002646CB" w:rsidDel="0039799F" w:rsidRDefault="002B49A0" w:rsidP="00BF2D25">
      <w:pPr>
        <w:pStyle w:val="34"/>
        <w:rPr>
          <w:del w:id="9502" w:author="박 진상" w:date="2019-10-08T05:43:00Z"/>
          <w:rPrChange w:id="9503" w:author="ETRI-김종원" w:date="2019-12-10T10:44:00Z">
            <w:rPr>
              <w:del w:id="9504" w:author="박 진상" w:date="2019-10-08T05:43:00Z"/>
            </w:rPr>
          </w:rPrChange>
        </w:rPr>
      </w:pPr>
      <w:del w:id="9505" w:author="박 진상" w:date="2019-10-08T05:43:00Z">
        <w:r w:rsidRPr="002646CB" w:rsidDel="0039799F">
          <w:rPr>
            <w:rFonts w:hint="eastAsia"/>
            <w:rPrChange w:id="9506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39799F">
          <w:rPr>
            <w:rFonts w:hint="eastAsia"/>
            <w:rPrChange w:id="950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9508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95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510" w:author="ETRI-김종원" w:date="2019-12-10T10:44:00Z">
              <w:rPr>
                <w:rFonts w:hint="eastAsia"/>
              </w:rPr>
            </w:rPrChange>
          </w:rPr>
          <w:delText>특성</w:delText>
        </w:r>
        <w:bookmarkStart w:id="9511" w:name="_Toc21525090"/>
        <w:bookmarkStart w:id="9512" w:name="_Toc23141929"/>
        <w:bookmarkStart w:id="9513" w:name="_Toc23173175"/>
        <w:bookmarkStart w:id="9514" w:name="_Toc23188950"/>
        <w:bookmarkStart w:id="9515" w:name="_Toc23191328"/>
        <w:bookmarkStart w:id="9516" w:name="_Toc23244346"/>
        <w:bookmarkStart w:id="9517" w:name="_Toc23793876"/>
        <w:bookmarkStart w:id="9518" w:name="_Toc23794199"/>
        <w:bookmarkStart w:id="9519" w:name="_Toc23794522"/>
        <w:bookmarkStart w:id="9520" w:name="_Toc23795367"/>
        <w:bookmarkStart w:id="9521" w:name="_Toc23839744"/>
        <w:bookmarkStart w:id="9522" w:name="_Toc26200533"/>
        <w:bookmarkStart w:id="9523" w:name="_Toc26867630"/>
        <w:bookmarkEnd w:id="9511"/>
        <w:bookmarkEnd w:id="9512"/>
        <w:bookmarkEnd w:id="9513"/>
        <w:bookmarkEnd w:id="9514"/>
        <w:bookmarkEnd w:id="9515"/>
        <w:bookmarkEnd w:id="9516"/>
        <w:bookmarkEnd w:id="9517"/>
        <w:bookmarkEnd w:id="9518"/>
        <w:bookmarkEnd w:id="9519"/>
        <w:bookmarkEnd w:id="9520"/>
        <w:bookmarkEnd w:id="9521"/>
        <w:bookmarkEnd w:id="9522"/>
        <w:bookmarkEnd w:id="9523"/>
      </w:del>
    </w:p>
    <w:p w14:paraId="69633ABE" w14:textId="29D3E25A" w:rsidR="00013279" w:rsidRPr="002646CB" w:rsidDel="0039799F" w:rsidRDefault="00013279" w:rsidP="00013279">
      <w:pPr>
        <w:rPr>
          <w:del w:id="9524" w:author="박 진상" w:date="2019-10-08T05:43:00Z"/>
          <w:rPrChange w:id="9525" w:author="ETRI-김종원" w:date="2019-12-10T10:44:00Z">
            <w:rPr>
              <w:del w:id="9526" w:author="박 진상" w:date="2019-10-08T05:43:00Z"/>
            </w:rPr>
          </w:rPrChange>
        </w:rPr>
      </w:pPr>
      <w:bookmarkStart w:id="9527" w:name="_Toc21525091"/>
      <w:bookmarkStart w:id="9528" w:name="_Toc23141930"/>
      <w:bookmarkStart w:id="9529" w:name="_Toc23173176"/>
      <w:bookmarkStart w:id="9530" w:name="_Toc23188951"/>
      <w:bookmarkStart w:id="9531" w:name="_Toc23191329"/>
      <w:bookmarkStart w:id="9532" w:name="_Toc23244347"/>
      <w:bookmarkStart w:id="9533" w:name="_Toc23793877"/>
      <w:bookmarkStart w:id="9534" w:name="_Toc23794200"/>
      <w:bookmarkStart w:id="9535" w:name="_Toc23794523"/>
      <w:bookmarkStart w:id="9536" w:name="_Toc23795368"/>
      <w:bookmarkStart w:id="9537" w:name="_Toc23839745"/>
      <w:bookmarkStart w:id="9538" w:name="_Toc26200534"/>
      <w:bookmarkStart w:id="9539" w:name="_Toc26867631"/>
      <w:bookmarkEnd w:id="9527"/>
      <w:bookmarkEnd w:id="9528"/>
      <w:bookmarkEnd w:id="9529"/>
      <w:bookmarkEnd w:id="9530"/>
      <w:bookmarkEnd w:id="9531"/>
      <w:bookmarkEnd w:id="9532"/>
      <w:bookmarkEnd w:id="9533"/>
      <w:bookmarkEnd w:id="9534"/>
      <w:bookmarkEnd w:id="9535"/>
      <w:bookmarkEnd w:id="9536"/>
      <w:bookmarkEnd w:id="9537"/>
      <w:bookmarkEnd w:id="9538"/>
      <w:bookmarkEnd w:id="9539"/>
    </w:p>
    <w:p w14:paraId="7DB7191F" w14:textId="3AD5A561" w:rsidR="00B40887" w:rsidRPr="002646CB" w:rsidDel="0039799F" w:rsidRDefault="00DB2BCC" w:rsidP="00013279">
      <w:pPr>
        <w:rPr>
          <w:del w:id="9540" w:author="박 진상" w:date="2019-10-08T05:43:00Z"/>
          <w:rPrChange w:id="9541" w:author="ETRI-김종원" w:date="2019-12-10T10:44:00Z">
            <w:rPr>
              <w:del w:id="9542" w:author="박 진상" w:date="2019-10-08T05:43:00Z"/>
            </w:rPr>
          </w:rPrChange>
        </w:rPr>
      </w:pPr>
      <w:del w:id="9543" w:author="박 진상" w:date="2019-10-08T05:43:00Z">
        <w:r w:rsidRPr="002646CB" w:rsidDel="0039799F">
          <w:rPr>
            <w:rFonts w:hint="eastAsia"/>
            <w:rPrChange w:id="9544" w:author="ETRI-김종원" w:date="2019-12-10T10:44:00Z">
              <w:rPr>
                <w:rFonts w:hint="eastAsia"/>
              </w:rPr>
            </w:rPrChange>
          </w:rPr>
          <w:delText>독립</w:delText>
        </w:r>
        <w:r w:rsidR="0028588B" w:rsidRPr="002646CB" w:rsidDel="0039799F">
          <w:rPr>
            <w:rFonts w:hint="eastAsia"/>
            <w:rPrChange w:id="9545" w:author="ETRI-김종원" w:date="2019-12-10T10:44:00Z">
              <w:rPr>
                <w:rFonts w:hint="eastAsia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954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547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="0028588B" w:rsidRPr="002646CB" w:rsidDel="0039799F">
          <w:rPr>
            <w:rFonts w:hint="eastAsia"/>
            <w:rPrChange w:id="954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40887" w:rsidRPr="002646CB" w:rsidDel="0039799F">
          <w:rPr>
            <w:rFonts w:hint="eastAsia"/>
            <w:rPrChange w:id="9549" w:author="ETRI-김종원" w:date="2019-12-10T10:44:00Z">
              <w:rPr>
                <w:rFonts w:hint="eastAsia"/>
              </w:rPr>
            </w:rPrChange>
          </w:rPr>
          <w:delText>CES-MG</w:delText>
        </w:r>
        <w:r w:rsidR="0028588B" w:rsidRPr="002646CB" w:rsidDel="0039799F">
          <w:rPr>
            <w:rFonts w:hint="eastAsia"/>
            <w:rPrChange w:id="9550" w:author="ETRI-김종원" w:date="2019-12-10T10:44:00Z">
              <w:rPr>
                <w:rFonts w:hint="eastAsia"/>
              </w:rPr>
            </w:rPrChange>
          </w:rPr>
          <w:delText>의</w:delText>
        </w:r>
        <w:r w:rsidR="0028588B" w:rsidRPr="002646CB" w:rsidDel="0039799F">
          <w:rPr>
            <w:rFonts w:hint="eastAsia"/>
            <w:rPrChange w:id="95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552" w:author="ETRI-김종원" w:date="2019-12-10T10:44:00Z">
              <w:rPr>
                <w:rFonts w:hint="eastAsia"/>
              </w:rPr>
            </w:rPrChange>
          </w:rPr>
          <w:delText>보일러</w:delText>
        </w:r>
        <w:r w:rsidR="0028588B" w:rsidRPr="002646CB" w:rsidDel="0039799F">
          <w:rPr>
            <w:rFonts w:hint="eastAsia"/>
            <w:rPrChange w:id="95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554" w:author="ETRI-김종원" w:date="2019-12-10T10:44:00Z">
              <w:rPr>
                <w:rFonts w:hint="eastAsia"/>
              </w:rPr>
            </w:rPrChange>
          </w:rPr>
          <w:delText>시스템은</w:delText>
        </w:r>
        <w:r w:rsidR="0028588B" w:rsidRPr="002646CB" w:rsidDel="0039799F">
          <w:rPr>
            <w:rFonts w:hint="eastAsia"/>
            <w:rPrChange w:id="95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556" w:author="ETRI-김종원" w:date="2019-12-10T10:44:00Z">
              <w:rPr>
                <w:rFonts w:hint="eastAsia"/>
              </w:rPr>
            </w:rPrChange>
          </w:rPr>
          <w:delText>다음</w:delText>
        </w:r>
        <w:r w:rsidR="0028588B" w:rsidRPr="002646CB" w:rsidDel="0039799F">
          <w:rPr>
            <w:rFonts w:hint="eastAsia"/>
            <w:rPrChange w:id="95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558" w:author="ETRI-김종원" w:date="2019-12-10T10:44:00Z">
              <w:rPr>
                <w:rFonts w:hint="eastAsia"/>
              </w:rPr>
            </w:rPrChange>
          </w:rPr>
          <w:delText>사항을</w:delText>
        </w:r>
        <w:r w:rsidR="0028588B" w:rsidRPr="002646CB" w:rsidDel="0039799F">
          <w:rPr>
            <w:rFonts w:hint="eastAsia"/>
            <w:rPrChange w:id="95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560" w:author="ETRI-김종원" w:date="2019-12-10T10:44:00Z">
              <w:rPr>
                <w:rFonts w:hint="eastAsia"/>
              </w:rPr>
            </w:rPrChange>
          </w:rPr>
          <w:delText>고려하여</w:delText>
        </w:r>
        <w:r w:rsidR="0028588B" w:rsidRPr="002646CB" w:rsidDel="0039799F">
          <w:rPr>
            <w:rFonts w:hint="eastAsia"/>
            <w:rPrChange w:id="95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E3106" w:rsidRPr="002646CB" w:rsidDel="0039799F">
          <w:rPr>
            <w:rFonts w:hint="eastAsia"/>
            <w:rPrChange w:id="9562" w:author="ETRI-김종원" w:date="2019-12-10T10:44:00Z">
              <w:rPr>
                <w:rFonts w:hint="eastAsia"/>
              </w:rPr>
            </w:rPrChange>
          </w:rPr>
          <w:delText>운전해야</w:delText>
        </w:r>
        <w:r w:rsidR="00FE3106" w:rsidRPr="002646CB" w:rsidDel="0039799F">
          <w:rPr>
            <w:rFonts w:hint="eastAsia"/>
            <w:rPrChange w:id="95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E3106" w:rsidRPr="002646CB" w:rsidDel="0039799F">
          <w:rPr>
            <w:rFonts w:hint="eastAsia"/>
            <w:rPrChange w:id="9564" w:author="ETRI-김종원" w:date="2019-12-10T10:44:00Z">
              <w:rPr>
                <w:rFonts w:hint="eastAsia"/>
              </w:rPr>
            </w:rPrChange>
          </w:rPr>
          <w:delText>한다</w:delText>
        </w:r>
        <w:bookmarkStart w:id="9565" w:name="_Toc21525092"/>
        <w:bookmarkStart w:id="9566" w:name="_Toc23141931"/>
        <w:bookmarkStart w:id="9567" w:name="_Toc23173177"/>
        <w:bookmarkStart w:id="9568" w:name="_Toc23188952"/>
        <w:bookmarkStart w:id="9569" w:name="_Toc23191330"/>
        <w:bookmarkStart w:id="9570" w:name="_Toc23244348"/>
        <w:bookmarkStart w:id="9571" w:name="_Toc23793878"/>
        <w:bookmarkStart w:id="9572" w:name="_Toc23794201"/>
        <w:bookmarkStart w:id="9573" w:name="_Toc23794524"/>
        <w:bookmarkStart w:id="9574" w:name="_Toc23795369"/>
        <w:bookmarkStart w:id="9575" w:name="_Toc23839746"/>
        <w:bookmarkStart w:id="9576" w:name="_Toc26200535"/>
        <w:bookmarkStart w:id="9577" w:name="_Toc26867632"/>
        <w:bookmarkEnd w:id="9565"/>
        <w:bookmarkEnd w:id="9566"/>
        <w:bookmarkEnd w:id="9567"/>
        <w:bookmarkEnd w:id="9568"/>
        <w:bookmarkEnd w:id="9569"/>
        <w:bookmarkEnd w:id="9570"/>
        <w:bookmarkEnd w:id="9571"/>
        <w:bookmarkEnd w:id="9572"/>
        <w:bookmarkEnd w:id="9573"/>
        <w:bookmarkEnd w:id="9574"/>
        <w:bookmarkEnd w:id="9575"/>
        <w:bookmarkEnd w:id="9576"/>
        <w:bookmarkEnd w:id="9577"/>
      </w:del>
    </w:p>
    <w:p w14:paraId="0C2389E3" w14:textId="31364C96" w:rsidR="00FE3106" w:rsidRPr="002646CB" w:rsidDel="0039799F" w:rsidRDefault="00FE3106" w:rsidP="00013279">
      <w:pPr>
        <w:rPr>
          <w:del w:id="9578" w:author="박 진상" w:date="2019-10-08T05:43:00Z"/>
          <w:rPrChange w:id="9579" w:author="ETRI-김종원" w:date="2019-12-10T10:44:00Z">
            <w:rPr>
              <w:del w:id="9580" w:author="박 진상" w:date="2019-10-08T05:43:00Z"/>
            </w:rPr>
          </w:rPrChange>
        </w:rPr>
      </w:pPr>
      <w:bookmarkStart w:id="9581" w:name="_Toc21525093"/>
      <w:bookmarkStart w:id="9582" w:name="_Toc23141932"/>
      <w:bookmarkStart w:id="9583" w:name="_Toc23173178"/>
      <w:bookmarkStart w:id="9584" w:name="_Toc23188953"/>
      <w:bookmarkStart w:id="9585" w:name="_Toc23191331"/>
      <w:bookmarkStart w:id="9586" w:name="_Toc23244349"/>
      <w:bookmarkStart w:id="9587" w:name="_Toc23793879"/>
      <w:bookmarkStart w:id="9588" w:name="_Toc23794202"/>
      <w:bookmarkStart w:id="9589" w:name="_Toc23794525"/>
      <w:bookmarkStart w:id="9590" w:name="_Toc23795370"/>
      <w:bookmarkStart w:id="9591" w:name="_Toc23839747"/>
      <w:bookmarkStart w:id="9592" w:name="_Toc26200536"/>
      <w:bookmarkStart w:id="9593" w:name="_Toc26867633"/>
      <w:bookmarkEnd w:id="9581"/>
      <w:bookmarkEnd w:id="9582"/>
      <w:bookmarkEnd w:id="9583"/>
      <w:bookmarkEnd w:id="9584"/>
      <w:bookmarkEnd w:id="9585"/>
      <w:bookmarkEnd w:id="9586"/>
      <w:bookmarkEnd w:id="9587"/>
      <w:bookmarkEnd w:id="9588"/>
      <w:bookmarkEnd w:id="9589"/>
      <w:bookmarkEnd w:id="9590"/>
      <w:bookmarkEnd w:id="9591"/>
      <w:bookmarkEnd w:id="9592"/>
      <w:bookmarkEnd w:id="9593"/>
    </w:p>
    <w:p w14:paraId="26BE32E6" w14:textId="7F2EDE1F" w:rsidR="005B2CD2" w:rsidRPr="002646CB" w:rsidDel="0039799F" w:rsidRDefault="005B2CD2" w:rsidP="00737668">
      <w:pPr>
        <w:pStyle w:val="af6"/>
        <w:numPr>
          <w:ilvl w:val="0"/>
          <w:numId w:val="19"/>
        </w:numPr>
        <w:ind w:leftChars="0"/>
        <w:rPr>
          <w:del w:id="9594" w:author="박 진상" w:date="2019-10-08T05:43:00Z"/>
          <w:rPrChange w:id="9595" w:author="ETRI-김종원" w:date="2019-12-10T10:44:00Z">
            <w:rPr>
              <w:del w:id="9596" w:author="박 진상" w:date="2019-10-08T05:43:00Z"/>
            </w:rPr>
          </w:rPrChange>
        </w:rPr>
      </w:pPr>
      <w:del w:id="9597" w:author="박 진상" w:date="2019-10-08T05:43:00Z">
        <w:r w:rsidRPr="002646CB" w:rsidDel="0039799F">
          <w:rPr>
            <w:rFonts w:hint="eastAsia"/>
            <w:rPrChange w:id="9598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39799F">
          <w:rPr>
            <w:rFonts w:hint="eastAsia"/>
            <w:rPrChange w:id="95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00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601" w:name="_Toc21525094"/>
        <w:bookmarkStart w:id="9602" w:name="_Toc23141933"/>
        <w:bookmarkStart w:id="9603" w:name="_Toc23173179"/>
        <w:bookmarkStart w:id="9604" w:name="_Toc23188954"/>
        <w:bookmarkStart w:id="9605" w:name="_Toc23191332"/>
        <w:bookmarkStart w:id="9606" w:name="_Toc23244350"/>
        <w:bookmarkStart w:id="9607" w:name="_Toc23793880"/>
        <w:bookmarkStart w:id="9608" w:name="_Toc23794203"/>
        <w:bookmarkStart w:id="9609" w:name="_Toc23794526"/>
        <w:bookmarkStart w:id="9610" w:name="_Toc23795371"/>
        <w:bookmarkStart w:id="9611" w:name="_Toc23839748"/>
        <w:bookmarkStart w:id="9612" w:name="_Toc26200537"/>
        <w:bookmarkStart w:id="9613" w:name="_Toc26867634"/>
        <w:bookmarkEnd w:id="9601"/>
        <w:bookmarkEnd w:id="9602"/>
        <w:bookmarkEnd w:id="9603"/>
        <w:bookmarkEnd w:id="9604"/>
        <w:bookmarkEnd w:id="9605"/>
        <w:bookmarkEnd w:id="9606"/>
        <w:bookmarkEnd w:id="9607"/>
        <w:bookmarkEnd w:id="9608"/>
        <w:bookmarkEnd w:id="9609"/>
        <w:bookmarkEnd w:id="9610"/>
        <w:bookmarkEnd w:id="9611"/>
        <w:bookmarkEnd w:id="9612"/>
        <w:bookmarkEnd w:id="9613"/>
      </w:del>
    </w:p>
    <w:p w14:paraId="69B37865" w14:textId="7778F853" w:rsidR="005B2CD2" w:rsidRPr="002646CB" w:rsidDel="0039799F" w:rsidRDefault="005B2CD2" w:rsidP="00737668">
      <w:pPr>
        <w:pStyle w:val="af6"/>
        <w:numPr>
          <w:ilvl w:val="0"/>
          <w:numId w:val="19"/>
        </w:numPr>
        <w:ind w:leftChars="0"/>
        <w:rPr>
          <w:del w:id="9614" w:author="박 진상" w:date="2019-10-08T05:43:00Z"/>
          <w:rPrChange w:id="9615" w:author="ETRI-김종원" w:date="2019-12-10T10:44:00Z">
            <w:rPr>
              <w:del w:id="9616" w:author="박 진상" w:date="2019-10-08T05:43:00Z"/>
            </w:rPr>
          </w:rPrChange>
        </w:rPr>
      </w:pPr>
      <w:del w:id="9617" w:author="박 진상" w:date="2019-10-08T05:43:00Z">
        <w:r w:rsidRPr="002646CB" w:rsidDel="0039799F">
          <w:rPr>
            <w:rFonts w:hint="eastAsia"/>
            <w:rPrChange w:id="9618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39799F">
          <w:rPr>
            <w:rFonts w:hint="eastAsia"/>
            <w:rPrChange w:id="96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20" w:author="ETRI-김종원" w:date="2019-12-10T10:44:00Z">
              <w:rPr>
                <w:rFonts w:hint="eastAsia"/>
              </w:rPr>
            </w:rPrChange>
          </w:rPr>
          <w:delText>온도</w:delText>
        </w:r>
        <w:r w:rsidRPr="002646CB" w:rsidDel="0039799F">
          <w:rPr>
            <w:rFonts w:hint="eastAsia"/>
            <w:rPrChange w:id="962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22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39799F">
          <w:rPr>
            <w:rFonts w:hint="eastAsia"/>
            <w:rPrChange w:id="96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bookmarkStart w:id="9624" w:name="_Toc21525095"/>
        <w:bookmarkStart w:id="9625" w:name="_Toc23141934"/>
        <w:bookmarkStart w:id="9626" w:name="_Toc23173180"/>
        <w:bookmarkStart w:id="9627" w:name="_Toc23188955"/>
        <w:bookmarkStart w:id="9628" w:name="_Toc23191333"/>
        <w:bookmarkStart w:id="9629" w:name="_Toc23244351"/>
        <w:bookmarkStart w:id="9630" w:name="_Toc23793881"/>
        <w:bookmarkStart w:id="9631" w:name="_Toc23794204"/>
        <w:bookmarkStart w:id="9632" w:name="_Toc23794527"/>
        <w:bookmarkStart w:id="9633" w:name="_Toc23795372"/>
        <w:bookmarkStart w:id="9634" w:name="_Toc23839749"/>
        <w:bookmarkStart w:id="9635" w:name="_Toc26200538"/>
        <w:bookmarkStart w:id="9636" w:name="_Toc26867635"/>
        <w:bookmarkEnd w:id="9624"/>
        <w:bookmarkEnd w:id="9625"/>
        <w:bookmarkEnd w:id="9626"/>
        <w:bookmarkEnd w:id="9627"/>
        <w:bookmarkEnd w:id="9628"/>
        <w:bookmarkEnd w:id="9629"/>
        <w:bookmarkEnd w:id="9630"/>
        <w:bookmarkEnd w:id="9631"/>
        <w:bookmarkEnd w:id="9632"/>
        <w:bookmarkEnd w:id="9633"/>
        <w:bookmarkEnd w:id="9634"/>
        <w:bookmarkEnd w:id="9635"/>
        <w:bookmarkEnd w:id="9636"/>
      </w:del>
    </w:p>
    <w:p w14:paraId="251EA88A" w14:textId="18C48471" w:rsidR="005B2CD2" w:rsidRPr="002646CB" w:rsidDel="0039799F" w:rsidRDefault="005B2CD2" w:rsidP="00737668">
      <w:pPr>
        <w:pStyle w:val="af6"/>
        <w:numPr>
          <w:ilvl w:val="0"/>
          <w:numId w:val="19"/>
        </w:numPr>
        <w:ind w:leftChars="0"/>
        <w:rPr>
          <w:del w:id="9637" w:author="박 진상" w:date="2019-10-08T05:43:00Z"/>
          <w:rPrChange w:id="9638" w:author="ETRI-김종원" w:date="2019-12-10T10:44:00Z">
            <w:rPr>
              <w:del w:id="9639" w:author="박 진상" w:date="2019-10-08T05:43:00Z"/>
            </w:rPr>
          </w:rPrChange>
        </w:rPr>
      </w:pPr>
      <w:del w:id="9640" w:author="박 진상" w:date="2019-10-08T05:43:00Z">
        <w:r w:rsidRPr="002646CB" w:rsidDel="0039799F">
          <w:rPr>
            <w:rFonts w:hint="eastAsia"/>
            <w:rPrChange w:id="9641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39799F">
          <w:rPr>
            <w:rFonts w:hint="eastAsia"/>
            <w:rPrChange w:id="964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43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39799F">
          <w:rPr>
            <w:rFonts w:hint="eastAsia"/>
            <w:rPrChange w:id="964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45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646" w:name="_Toc21525096"/>
        <w:bookmarkStart w:id="9647" w:name="_Toc23141935"/>
        <w:bookmarkStart w:id="9648" w:name="_Toc23173181"/>
        <w:bookmarkStart w:id="9649" w:name="_Toc23188956"/>
        <w:bookmarkStart w:id="9650" w:name="_Toc23191334"/>
        <w:bookmarkStart w:id="9651" w:name="_Toc23244352"/>
        <w:bookmarkStart w:id="9652" w:name="_Toc23793882"/>
        <w:bookmarkStart w:id="9653" w:name="_Toc23794205"/>
        <w:bookmarkStart w:id="9654" w:name="_Toc23794528"/>
        <w:bookmarkStart w:id="9655" w:name="_Toc23795373"/>
        <w:bookmarkStart w:id="9656" w:name="_Toc23839750"/>
        <w:bookmarkStart w:id="9657" w:name="_Toc26200539"/>
        <w:bookmarkStart w:id="9658" w:name="_Toc26867636"/>
        <w:bookmarkEnd w:id="9646"/>
        <w:bookmarkEnd w:id="9647"/>
        <w:bookmarkEnd w:id="9648"/>
        <w:bookmarkEnd w:id="9649"/>
        <w:bookmarkEnd w:id="9650"/>
        <w:bookmarkEnd w:id="9651"/>
        <w:bookmarkEnd w:id="9652"/>
        <w:bookmarkEnd w:id="9653"/>
        <w:bookmarkEnd w:id="9654"/>
        <w:bookmarkEnd w:id="9655"/>
        <w:bookmarkEnd w:id="9656"/>
        <w:bookmarkEnd w:id="9657"/>
        <w:bookmarkEnd w:id="9658"/>
      </w:del>
    </w:p>
    <w:p w14:paraId="2434748D" w14:textId="064D8E5F" w:rsidR="00F97338" w:rsidRPr="002646CB" w:rsidDel="0039799F" w:rsidRDefault="00F97338" w:rsidP="00737668">
      <w:pPr>
        <w:pStyle w:val="af6"/>
        <w:numPr>
          <w:ilvl w:val="0"/>
          <w:numId w:val="19"/>
        </w:numPr>
        <w:ind w:leftChars="0"/>
        <w:rPr>
          <w:del w:id="9659" w:author="박 진상" w:date="2019-10-08T05:43:00Z"/>
          <w:rPrChange w:id="9660" w:author="ETRI-김종원" w:date="2019-12-10T10:44:00Z">
            <w:rPr>
              <w:del w:id="9661" w:author="박 진상" w:date="2019-10-08T05:43:00Z"/>
            </w:rPr>
          </w:rPrChange>
        </w:rPr>
      </w:pPr>
      <w:del w:id="9662" w:author="박 진상" w:date="2019-10-08T05:43:00Z">
        <w:r w:rsidRPr="002646CB" w:rsidDel="0039799F">
          <w:rPr>
            <w:rFonts w:hint="eastAsia"/>
            <w:rPrChange w:id="9663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39799F">
          <w:rPr>
            <w:rFonts w:hint="eastAsia"/>
            <w:rPrChange w:id="966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65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39799F">
          <w:rPr>
            <w:rFonts w:hint="eastAsia"/>
            <w:rPrChange w:id="966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67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39799F">
          <w:rPr>
            <w:rFonts w:hint="eastAsia"/>
            <w:rPrChange w:id="966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69" w:author="ETRI-김종원" w:date="2019-12-10T10:44:00Z">
              <w:rPr>
                <w:rFonts w:hint="eastAsia"/>
              </w:rPr>
            </w:rPrChange>
          </w:rPr>
          <w:delText>열</w:delText>
        </w:r>
        <w:r w:rsidRPr="002646CB" w:rsidDel="0039799F">
          <w:rPr>
            <w:rFonts w:hint="eastAsia"/>
            <w:rPrChange w:id="967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71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39799F">
          <w:rPr>
            <w:rFonts w:hint="eastAsia"/>
            <w:rPrChange w:id="967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73" w:author="ETRI-김종원" w:date="2019-12-10T10:44:00Z">
              <w:rPr>
                <w:rFonts w:hint="eastAsia"/>
              </w:rPr>
            </w:rPrChange>
          </w:rPr>
          <w:delText>고려하여</w:delText>
        </w:r>
        <w:r w:rsidRPr="002646CB" w:rsidDel="0039799F">
          <w:rPr>
            <w:rFonts w:hint="eastAsia"/>
            <w:rPrChange w:id="96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9675" w:author="ETRI-김종원" w:date="2019-12-10T10:44:00Z">
              <w:rPr>
                <w:rFonts w:hint="eastAsia"/>
              </w:rPr>
            </w:rPrChange>
          </w:rPr>
          <w:delText>CHP</w:delText>
        </w:r>
        <w:r w:rsidR="001C3C69" w:rsidRPr="002646CB" w:rsidDel="0039799F">
          <w:rPr>
            <w:rFonts w:hint="eastAsia"/>
            <w:rPrChange w:id="9676" w:author="ETRI-김종원" w:date="2019-12-10T10:44:00Z">
              <w:rPr>
                <w:rFonts w:hint="eastAsia"/>
              </w:rPr>
            </w:rPrChange>
          </w:rPr>
          <w:delText>와</w:delText>
        </w:r>
        <w:r w:rsidRPr="002646CB" w:rsidDel="0039799F">
          <w:rPr>
            <w:rFonts w:hint="eastAsia"/>
            <w:rPrChange w:id="96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78" w:author="ETRI-김종원" w:date="2019-12-10T10:44:00Z">
              <w:rPr>
                <w:rFonts w:hint="eastAsia"/>
              </w:rPr>
            </w:rPrChange>
          </w:rPr>
          <w:delText>보일러의</w:delText>
        </w:r>
        <w:r w:rsidRPr="002646CB" w:rsidDel="0039799F">
          <w:rPr>
            <w:rFonts w:hint="eastAsia"/>
            <w:rPrChange w:id="967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80" w:author="ETRI-김종원" w:date="2019-12-10T10:44:00Z">
              <w:rPr>
                <w:rFonts w:hint="eastAsia"/>
              </w:rPr>
            </w:rPrChange>
          </w:rPr>
          <w:delText>연동</w:delText>
        </w:r>
        <w:r w:rsidRPr="002646CB" w:rsidDel="0039799F">
          <w:rPr>
            <w:rFonts w:hint="eastAsia"/>
            <w:rPrChange w:id="96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682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9683" w:name="_Toc21525097"/>
        <w:bookmarkStart w:id="9684" w:name="_Toc23141936"/>
        <w:bookmarkStart w:id="9685" w:name="_Toc23173182"/>
        <w:bookmarkStart w:id="9686" w:name="_Toc23188957"/>
        <w:bookmarkStart w:id="9687" w:name="_Toc23191335"/>
        <w:bookmarkStart w:id="9688" w:name="_Toc23244353"/>
        <w:bookmarkStart w:id="9689" w:name="_Toc23793883"/>
        <w:bookmarkStart w:id="9690" w:name="_Toc23794206"/>
        <w:bookmarkStart w:id="9691" w:name="_Toc23794529"/>
        <w:bookmarkStart w:id="9692" w:name="_Toc23795374"/>
        <w:bookmarkStart w:id="9693" w:name="_Toc23839751"/>
        <w:bookmarkStart w:id="9694" w:name="_Toc26200540"/>
        <w:bookmarkStart w:id="9695" w:name="_Toc26867637"/>
        <w:bookmarkEnd w:id="9683"/>
        <w:bookmarkEnd w:id="9684"/>
        <w:bookmarkEnd w:id="9685"/>
        <w:bookmarkEnd w:id="9686"/>
        <w:bookmarkEnd w:id="9687"/>
        <w:bookmarkEnd w:id="9688"/>
        <w:bookmarkEnd w:id="9689"/>
        <w:bookmarkEnd w:id="9690"/>
        <w:bookmarkEnd w:id="9691"/>
        <w:bookmarkEnd w:id="9692"/>
        <w:bookmarkEnd w:id="9693"/>
        <w:bookmarkEnd w:id="9694"/>
        <w:bookmarkEnd w:id="9695"/>
      </w:del>
    </w:p>
    <w:p w14:paraId="0B680477" w14:textId="5D6D2FAD" w:rsidR="00F97338" w:rsidRPr="002646CB" w:rsidDel="0039799F" w:rsidRDefault="00F97338" w:rsidP="00737668">
      <w:pPr>
        <w:pStyle w:val="af6"/>
        <w:numPr>
          <w:ilvl w:val="0"/>
          <w:numId w:val="19"/>
        </w:numPr>
        <w:ind w:leftChars="0"/>
        <w:rPr>
          <w:del w:id="9696" w:author="박 진상" w:date="2019-10-08T05:43:00Z"/>
          <w:rPrChange w:id="9697" w:author="ETRI-김종원" w:date="2019-12-10T10:44:00Z">
            <w:rPr>
              <w:del w:id="9698" w:author="박 진상" w:date="2019-10-08T05:43:00Z"/>
            </w:rPr>
          </w:rPrChange>
        </w:rPr>
      </w:pPr>
      <w:del w:id="9699" w:author="박 진상" w:date="2019-10-08T05:43:00Z">
        <w:r w:rsidRPr="002646CB" w:rsidDel="0039799F">
          <w:rPr>
            <w:rFonts w:hint="eastAsia"/>
            <w:rPrChange w:id="9700" w:author="ETRI-김종원" w:date="2019-12-10T10:44:00Z">
              <w:rPr>
                <w:rFonts w:hint="eastAsia"/>
              </w:rPr>
            </w:rPrChange>
          </w:rPr>
          <w:delText>열</w:delText>
        </w:r>
        <w:r w:rsidRPr="002646CB" w:rsidDel="0039799F">
          <w:rPr>
            <w:rFonts w:hint="eastAsia"/>
            <w:rPrChange w:id="970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02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39799F">
          <w:rPr>
            <w:rFonts w:hint="eastAsia"/>
            <w:rPrChange w:id="970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933ED" w:rsidRPr="002646CB" w:rsidDel="0039799F">
          <w:rPr>
            <w:rFonts w:hint="eastAsia"/>
            <w:rPrChange w:id="9704" w:author="ETRI-김종원" w:date="2019-12-10T10:44:00Z">
              <w:rPr>
                <w:rFonts w:hint="eastAsia"/>
              </w:rPr>
            </w:rPrChange>
          </w:rPr>
          <w:delText>수</w:delText>
        </w:r>
        <w:r w:rsidRPr="002646CB" w:rsidDel="0039799F">
          <w:rPr>
            <w:rFonts w:hint="eastAsia"/>
            <w:rPrChange w:id="9705" w:author="ETRI-김종원" w:date="2019-12-10T10:44:00Z">
              <w:rPr>
                <w:rFonts w:hint="eastAsia"/>
              </w:rPr>
            </w:rPrChange>
          </w:rPr>
          <w:delText>급</w:delText>
        </w:r>
        <w:r w:rsidRPr="002646CB" w:rsidDel="0039799F">
          <w:rPr>
            <w:rFonts w:hint="eastAsia"/>
            <w:rPrChange w:id="970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07" w:author="ETRI-김종원" w:date="2019-12-10T10:44:00Z">
              <w:rPr>
                <w:rFonts w:hint="eastAsia"/>
              </w:rPr>
            </w:rPrChange>
          </w:rPr>
          <w:delText>균형</w:delText>
        </w:r>
        <w:r w:rsidRPr="002646CB" w:rsidDel="0039799F">
          <w:rPr>
            <w:rFonts w:hint="eastAsia"/>
            <w:rPrChange w:id="970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9709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9710" w:author="ETRI-김종원" w:date="2019-12-10T10:44:00Z">
              <w:rPr>
                <w:rFonts w:hint="eastAsia"/>
              </w:rPr>
            </w:rPrChange>
          </w:rPr>
          <w:delText>을</w:delText>
        </w:r>
        <w:r w:rsidRPr="002646CB" w:rsidDel="0039799F">
          <w:rPr>
            <w:rFonts w:hint="eastAsia"/>
            <w:rPrChange w:id="971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12" w:author="ETRI-김종원" w:date="2019-12-10T10:44:00Z">
              <w:rPr>
                <w:rFonts w:hint="eastAsia"/>
              </w:rPr>
            </w:rPrChange>
          </w:rPr>
          <w:delText>위한</w:delText>
        </w:r>
        <w:r w:rsidRPr="002646CB" w:rsidDel="0039799F">
          <w:rPr>
            <w:rFonts w:hint="eastAsia"/>
            <w:rPrChange w:id="971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14" w:author="ETRI-김종원" w:date="2019-12-10T10:44:00Z">
              <w:rPr>
                <w:rFonts w:hint="eastAsia"/>
              </w:rPr>
            </w:rPrChange>
          </w:rPr>
          <w:delText>타</w:delText>
        </w:r>
        <w:r w:rsidRPr="002646CB" w:rsidDel="0039799F">
          <w:rPr>
            <w:rFonts w:hint="eastAsia"/>
            <w:rPrChange w:id="971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9716" w:author="ETRI-김종원" w:date="2019-12-10T10:44:00Z">
              <w:rPr>
                <w:rFonts w:hint="eastAsia"/>
              </w:rPr>
            </w:rPrChange>
          </w:rPr>
          <w:delText>계통과</w:delText>
        </w:r>
        <w:r w:rsidRPr="002646CB" w:rsidDel="0039799F">
          <w:rPr>
            <w:rFonts w:hint="eastAsia"/>
            <w:rPrChange w:id="9717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39799F">
          <w:rPr>
            <w:rFonts w:hint="eastAsia"/>
            <w:rPrChange w:id="971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19" w:author="ETRI-김종원" w:date="2019-12-10T10:44:00Z">
              <w:rPr>
                <w:rFonts w:hint="eastAsia"/>
              </w:rPr>
            </w:rPrChange>
          </w:rPr>
          <w:delText>열에너지</w:delText>
        </w:r>
        <w:r w:rsidRPr="002646CB" w:rsidDel="0039799F">
          <w:rPr>
            <w:rFonts w:hint="eastAsia"/>
            <w:rPrChange w:id="972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21" w:author="ETRI-김종원" w:date="2019-12-10T10:44:00Z">
              <w:rPr>
                <w:rFonts w:hint="eastAsia"/>
              </w:rPr>
            </w:rPrChange>
          </w:rPr>
          <w:delText>교환</w:delText>
        </w:r>
        <w:r w:rsidRPr="002646CB" w:rsidDel="0039799F">
          <w:rPr>
            <w:rFonts w:hint="eastAsia"/>
            <w:rPrChange w:id="972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23" w:author="ETRI-김종원" w:date="2019-12-10T10:44:00Z">
              <w:rPr>
                <w:rFonts w:hint="eastAsia"/>
              </w:rPr>
            </w:rPrChange>
          </w:rPr>
          <w:delText>가능성</w:delText>
        </w:r>
        <w:r w:rsidRPr="002646CB" w:rsidDel="0039799F">
          <w:rPr>
            <w:rFonts w:hint="eastAsia"/>
            <w:rPrChange w:id="97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25" w:author="ETRI-김종원" w:date="2019-12-10T10:44:00Z">
              <w:rPr>
                <w:rFonts w:hint="eastAsia"/>
              </w:rPr>
            </w:rPrChange>
          </w:rPr>
          <w:delText>검토</w:delText>
        </w:r>
        <w:bookmarkStart w:id="9726" w:name="_Toc21525098"/>
        <w:bookmarkStart w:id="9727" w:name="_Toc23141937"/>
        <w:bookmarkStart w:id="9728" w:name="_Toc23173183"/>
        <w:bookmarkStart w:id="9729" w:name="_Toc23188958"/>
        <w:bookmarkStart w:id="9730" w:name="_Toc23191336"/>
        <w:bookmarkStart w:id="9731" w:name="_Toc23244354"/>
        <w:bookmarkStart w:id="9732" w:name="_Toc23793884"/>
        <w:bookmarkStart w:id="9733" w:name="_Toc23794207"/>
        <w:bookmarkStart w:id="9734" w:name="_Toc23794530"/>
        <w:bookmarkStart w:id="9735" w:name="_Toc23795375"/>
        <w:bookmarkStart w:id="9736" w:name="_Toc23839752"/>
        <w:bookmarkStart w:id="9737" w:name="_Toc26200541"/>
        <w:bookmarkStart w:id="9738" w:name="_Toc26867638"/>
        <w:bookmarkEnd w:id="9726"/>
        <w:bookmarkEnd w:id="9727"/>
        <w:bookmarkEnd w:id="9728"/>
        <w:bookmarkEnd w:id="9729"/>
        <w:bookmarkEnd w:id="9730"/>
        <w:bookmarkEnd w:id="9731"/>
        <w:bookmarkEnd w:id="9732"/>
        <w:bookmarkEnd w:id="9733"/>
        <w:bookmarkEnd w:id="9734"/>
        <w:bookmarkEnd w:id="9735"/>
        <w:bookmarkEnd w:id="9736"/>
        <w:bookmarkEnd w:id="9737"/>
        <w:bookmarkEnd w:id="9738"/>
      </w:del>
    </w:p>
    <w:p w14:paraId="27AAD122" w14:textId="40CAECCC" w:rsidR="00BF2D25" w:rsidRPr="002646CB" w:rsidDel="0039799F" w:rsidRDefault="00BF2D25" w:rsidP="002B49A0">
      <w:pPr>
        <w:rPr>
          <w:del w:id="9739" w:author="박 진상" w:date="2019-10-08T05:43:00Z"/>
          <w:rPrChange w:id="9740" w:author="ETRI-김종원" w:date="2019-12-10T10:44:00Z">
            <w:rPr>
              <w:del w:id="9741" w:author="박 진상" w:date="2019-10-08T05:43:00Z"/>
            </w:rPr>
          </w:rPrChange>
        </w:rPr>
      </w:pPr>
      <w:bookmarkStart w:id="9742" w:name="_Toc21525099"/>
      <w:bookmarkStart w:id="9743" w:name="_Toc23141938"/>
      <w:bookmarkStart w:id="9744" w:name="_Toc23173184"/>
      <w:bookmarkStart w:id="9745" w:name="_Toc23188959"/>
      <w:bookmarkStart w:id="9746" w:name="_Toc23191337"/>
      <w:bookmarkStart w:id="9747" w:name="_Toc23244355"/>
      <w:bookmarkStart w:id="9748" w:name="_Toc23793885"/>
      <w:bookmarkStart w:id="9749" w:name="_Toc23794208"/>
      <w:bookmarkStart w:id="9750" w:name="_Toc23794531"/>
      <w:bookmarkStart w:id="9751" w:name="_Toc23795376"/>
      <w:bookmarkStart w:id="9752" w:name="_Toc23839753"/>
      <w:bookmarkStart w:id="9753" w:name="_Toc26200542"/>
      <w:bookmarkStart w:id="9754" w:name="_Toc26867639"/>
      <w:bookmarkEnd w:id="9742"/>
      <w:bookmarkEnd w:id="9743"/>
      <w:bookmarkEnd w:id="9744"/>
      <w:bookmarkEnd w:id="9745"/>
      <w:bookmarkEnd w:id="9746"/>
      <w:bookmarkEnd w:id="9747"/>
      <w:bookmarkEnd w:id="9748"/>
      <w:bookmarkEnd w:id="9749"/>
      <w:bookmarkEnd w:id="9750"/>
      <w:bookmarkEnd w:id="9751"/>
      <w:bookmarkEnd w:id="9752"/>
      <w:bookmarkEnd w:id="9753"/>
      <w:bookmarkEnd w:id="9754"/>
    </w:p>
    <w:p w14:paraId="3C9181AB" w14:textId="43EB1CA2" w:rsidR="00124C75" w:rsidRPr="002646CB" w:rsidDel="0039799F" w:rsidRDefault="00124C75" w:rsidP="002B49A0">
      <w:pPr>
        <w:rPr>
          <w:del w:id="9755" w:author="박 진상" w:date="2019-10-08T05:43:00Z"/>
          <w:rPrChange w:id="9756" w:author="ETRI-김종원" w:date="2019-12-10T10:44:00Z">
            <w:rPr>
              <w:del w:id="9757" w:author="박 진상" w:date="2019-10-08T05:43:00Z"/>
            </w:rPr>
          </w:rPrChange>
        </w:rPr>
      </w:pPr>
      <w:bookmarkStart w:id="9758" w:name="_Toc21525100"/>
      <w:bookmarkStart w:id="9759" w:name="_Toc23141939"/>
      <w:bookmarkStart w:id="9760" w:name="_Toc23173185"/>
      <w:bookmarkStart w:id="9761" w:name="_Toc23188960"/>
      <w:bookmarkStart w:id="9762" w:name="_Toc23191338"/>
      <w:bookmarkStart w:id="9763" w:name="_Toc23244356"/>
      <w:bookmarkStart w:id="9764" w:name="_Toc23793886"/>
      <w:bookmarkStart w:id="9765" w:name="_Toc23794209"/>
      <w:bookmarkStart w:id="9766" w:name="_Toc23794532"/>
      <w:bookmarkStart w:id="9767" w:name="_Toc23795377"/>
      <w:bookmarkStart w:id="9768" w:name="_Toc23839754"/>
      <w:bookmarkStart w:id="9769" w:name="_Toc26200543"/>
      <w:bookmarkStart w:id="9770" w:name="_Toc26867640"/>
      <w:bookmarkEnd w:id="9758"/>
      <w:bookmarkEnd w:id="9759"/>
      <w:bookmarkEnd w:id="9760"/>
      <w:bookmarkEnd w:id="9761"/>
      <w:bookmarkEnd w:id="9762"/>
      <w:bookmarkEnd w:id="9763"/>
      <w:bookmarkEnd w:id="9764"/>
      <w:bookmarkEnd w:id="9765"/>
      <w:bookmarkEnd w:id="9766"/>
      <w:bookmarkEnd w:id="9767"/>
      <w:bookmarkEnd w:id="9768"/>
      <w:bookmarkEnd w:id="9769"/>
      <w:bookmarkEnd w:id="9770"/>
    </w:p>
    <w:p w14:paraId="67664F7E" w14:textId="2DB65A7B" w:rsidR="00124C75" w:rsidRPr="002646CB" w:rsidDel="0039799F" w:rsidRDefault="00124C75" w:rsidP="002B49A0">
      <w:pPr>
        <w:rPr>
          <w:del w:id="9771" w:author="박 진상" w:date="2019-10-08T05:43:00Z"/>
          <w:rPrChange w:id="9772" w:author="ETRI-김종원" w:date="2019-12-10T10:44:00Z">
            <w:rPr>
              <w:del w:id="9773" w:author="박 진상" w:date="2019-10-08T05:43:00Z"/>
            </w:rPr>
          </w:rPrChange>
        </w:rPr>
      </w:pPr>
      <w:bookmarkStart w:id="9774" w:name="_Toc21525101"/>
      <w:bookmarkStart w:id="9775" w:name="_Toc23141940"/>
      <w:bookmarkStart w:id="9776" w:name="_Toc23173186"/>
      <w:bookmarkStart w:id="9777" w:name="_Toc23188961"/>
      <w:bookmarkStart w:id="9778" w:name="_Toc23191339"/>
      <w:bookmarkStart w:id="9779" w:name="_Toc23244357"/>
      <w:bookmarkStart w:id="9780" w:name="_Toc23793887"/>
      <w:bookmarkStart w:id="9781" w:name="_Toc23794210"/>
      <w:bookmarkStart w:id="9782" w:name="_Toc23794533"/>
      <w:bookmarkStart w:id="9783" w:name="_Toc23795378"/>
      <w:bookmarkStart w:id="9784" w:name="_Toc23839755"/>
      <w:bookmarkStart w:id="9785" w:name="_Toc26200544"/>
      <w:bookmarkStart w:id="9786" w:name="_Toc26867641"/>
      <w:bookmarkEnd w:id="9774"/>
      <w:bookmarkEnd w:id="9775"/>
      <w:bookmarkEnd w:id="9776"/>
      <w:bookmarkEnd w:id="9777"/>
      <w:bookmarkEnd w:id="9778"/>
      <w:bookmarkEnd w:id="9779"/>
      <w:bookmarkEnd w:id="9780"/>
      <w:bookmarkEnd w:id="9781"/>
      <w:bookmarkEnd w:id="9782"/>
      <w:bookmarkEnd w:id="9783"/>
      <w:bookmarkEnd w:id="9784"/>
      <w:bookmarkEnd w:id="9785"/>
      <w:bookmarkEnd w:id="9786"/>
    </w:p>
    <w:p w14:paraId="3ACEE940" w14:textId="4F2F3DBA" w:rsidR="002B49A0" w:rsidRPr="002646CB" w:rsidDel="0039799F" w:rsidRDefault="002B49A0" w:rsidP="00BF2D25">
      <w:pPr>
        <w:pStyle w:val="34"/>
        <w:rPr>
          <w:del w:id="9787" w:author="박 진상" w:date="2019-10-08T05:43:00Z"/>
          <w:rPrChange w:id="9788" w:author="ETRI-김종원" w:date="2019-12-10T10:44:00Z">
            <w:rPr>
              <w:del w:id="9789" w:author="박 진상" w:date="2019-10-08T05:43:00Z"/>
            </w:rPr>
          </w:rPrChange>
        </w:rPr>
      </w:pPr>
      <w:del w:id="9790" w:author="박 진상" w:date="2019-10-08T05:43:00Z">
        <w:r w:rsidRPr="002646CB" w:rsidDel="0039799F">
          <w:rPr>
            <w:rFonts w:hint="eastAsia"/>
            <w:rPrChange w:id="9791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39799F">
          <w:rPr>
            <w:rFonts w:hint="eastAsia"/>
            <w:rPrChange w:id="97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93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39799F">
          <w:rPr>
            <w:rFonts w:hint="eastAsia"/>
            <w:rPrChange w:id="979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95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39799F">
          <w:rPr>
            <w:rFonts w:hint="eastAsia"/>
            <w:rPrChange w:id="97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97" w:author="ETRI-김종원" w:date="2019-12-10T10:44:00Z">
              <w:rPr>
                <w:rFonts w:hint="eastAsia"/>
              </w:rPr>
            </w:rPrChange>
          </w:rPr>
          <w:delText>주파수원</w:delText>
        </w:r>
        <w:r w:rsidRPr="002646CB" w:rsidDel="0039799F">
          <w:rPr>
            <w:rFonts w:hint="eastAsia"/>
            <w:rPrChange w:id="979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799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39799F">
          <w:rPr>
            <w:rFonts w:hint="eastAsia"/>
            <w:rPrChange w:id="980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801" w:author="ETRI-김종원" w:date="2019-12-10T10:44:00Z">
              <w:rPr>
                <w:rFonts w:hint="eastAsia"/>
              </w:rPr>
            </w:rPrChange>
          </w:rPr>
          <w:delText>특성</w:delText>
        </w:r>
        <w:bookmarkStart w:id="9802" w:name="_Toc21525102"/>
        <w:bookmarkStart w:id="9803" w:name="_Toc23141941"/>
        <w:bookmarkStart w:id="9804" w:name="_Toc23173187"/>
        <w:bookmarkStart w:id="9805" w:name="_Toc23188962"/>
        <w:bookmarkStart w:id="9806" w:name="_Toc23191340"/>
        <w:bookmarkStart w:id="9807" w:name="_Toc23244358"/>
        <w:bookmarkStart w:id="9808" w:name="_Toc23793888"/>
        <w:bookmarkStart w:id="9809" w:name="_Toc23794211"/>
        <w:bookmarkStart w:id="9810" w:name="_Toc23794534"/>
        <w:bookmarkStart w:id="9811" w:name="_Toc23795379"/>
        <w:bookmarkStart w:id="9812" w:name="_Toc23839756"/>
        <w:bookmarkStart w:id="9813" w:name="_Toc26200545"/>
        <w:bookmarkStart w:id="9814" w:name="_Toc26867642"/>
        <w:bookmarkEnd w:id="9802"/>
        <w:bookmarkEnd w:id="9803"/>
        <w:bookmarkEnd w:id="9804"/>
        <w:bookmarkEnd w:id="9805"/>
        <w:bookmarkEnd w:id="9806"/>
        <w:bookmarkEnd w:id="9807"/>
        <w:bookmarkEnd w:id="9808"/>
        <w:bookmarkEnd w:id="9809"/>
        <w:bookmarkEnd w:id="9810"/>
        <w:bookmarkEnd w:id="9811"/>
        <w:bookmarkEnd w:id="9812"/>
        <w:bookmarkEnd w:id="9813"/>
        <w:bookmarkEnd w:id="9814"/>
      </w:del>
    </w:p>
    <w:p w14:paraId="2ED71EEF" w14:textId="625FE1CF" w:rsidR="00013279" w:rsidRPr="002646CB" w:rsidDel="0039799F" w:rsidRDefault="00013279" w:rsidP="00013279">
      <w:pPr>
        <w:rPr>
          <w:del w:id="9815" w:author="박 진상" w:date="2019-10-08T05:43:00Z"/>
          <w:rPrChange w:id="9816" w:author="ETRI-김종원" w:date="2019-12-10T10:44:00Z">
            <w:rPr>
              <w:del w:id="9817" w:author="박 진상" w:date="2019-10-08T05:43:00Z"/>
            </w:rPr>
          </w:rPrChange>
        </w:rPr>
      </w:pPr>
      <w:bookmarkStart w:id="9818" w:name="_Toc21525103"/>
      <w:bookmarkStart w:id="9819" w:name="_Toc23141942"/>
      <w:bookmarkStart w:id="9820" w:name="_Toc23173188"/>
      <w:bookmarkStart w:id="9821" w:name="_Toc23188963"/>
      <w:bookmarkStart w:id="9822" w:name="_Toc23191341"/>
      <w:bookmarkStart w:id="9823" w:name="_Toc23244359"/>
      <w:bookmarkStart w:id="9824" w:name="_Toc23793889"/>
      <w:bookmarkStart w:id="9825" w:name="_Toc23794212"/>
      <w:bookmarkStart w:id="9826" w:name="_Toc23794535"/>
      <w:bookmarkStart w:id="9827" w:name="_Toc23795380"/>
      <w:bookmarkStart w:id="9828" w:name="_Toc23839757"/>
      <w:bookmarkStart w:id="9829" w:name="_Toc26200546"/>
      <w:bookmarkStart w:id="9830" w:name="_Toc26867643"/>
      <w:bookmarkEnd w:id="9818"/>
      <w:bookmarkEnd w:id="9819"/>
      <w:bookmarkEnd w:id="9820"/>
      <w:bookmarkEnd w:id="9821"/>
      <w:bookmarkEnd w:id="9822"/>
      <w:bookmarkEnd w:id="9823"/>
      <w:bookmarkEnd w:id="9824"/>
      <w:bookmarkEnd w:id="9825"/>
      <w:bookmarkEnd w:id="9826"/>
      <w:bookmarkEnd w:id="9827"/>
      <w:bookmarkEnd w:id="9828"/>
      <w:bookmarkEnd w:id="9829"/>
      <w:bookmarkEnd w:id="9830"/>
    </w:p>
    <w:p w14:paraId="0DCA72C5" w14:textId="7CAFBC5D" w:rsidR="0028588B" w:rsidRPr="002646CB" w:rsidDel="0039799F" w:rsidRDefault="00DB2BCC" w:rsidP="0028588B">
      <w:pPr>
        <w:rPr>
          <w:del w:id="9831" w:author="박 진상" w:date="2019-10-08T05:43:00Z"/>
          <w:rPrChange w:id="9832" w:author="ETRI-김종원" w:date="2019-12-10T10:44:00Z">
            <w:rPr>
              <w:del w:id="9833" w:author="박 진상" w:date="2019-10-08T05:43:00Z"/>
            </w:rPr>
          </w:rPrChange>
        </w:rPr>
      </w:pPr>
      <w:del w:id="9834" w:author="박 진상" w:date="2019-10-08T05:43:00Z">
        <w:r w:rsidRPr="002646CB" w:rsidDel="0039799F">
          <w:rPr>
            <w:rFonts w:hint="eastAsia"/>
            <w:rPrChange w:id="9835" w:author="ETRI-김종원" w:date="2019-12-10T10:44:00Z">
              <w:rPr>
                <w:rFonts w:hint="eastAsia"/>
              </w:rPr>
            </w:rPrChange>
          </w:rPr>
          <w:delText>독립</w:delText>
        </w:r>
        <w:r w:rsidR="0028588B" w:rsidRPr="002646CB" w:rsidDel="0039799F">
          <w:rPr>
            <w:rFonts w:hint="eastAsia"/>
            <w:rPrChange w:id="9836" w:author="ETRI-김종원" w:date="2019-12-10T10:44:00Z">
              <w:rPr>
                <w:rFonts w:hint="eastAsia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983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38" w:author="ETRI-김종원" w:date="2019-12-10T10:44:00Z">
              <w:rPr>
                <w:rFonts w:hint="eastAsia"/>
              </w:rPr>
            </w:rPrChange>
          </w:rPr>
          <w:delText>모드에서의</w:delText>
        </w:r>
        <w:r w:rsidR="0028588B" w:rsidRPr="002646CB" w:rsidDel="0039799F">
          <w:rPr>
            <w:rFonts w:hint="eastAsia"/>
            <w:rPrChange w:id="9839" w:author="ETRI-김종원" w:date="2019-12-10T10:44:00Z">
              <w:rPr>
                <w:rFonts w:hint="eastAsia"/>
              </w:rPr>
            </w:rPrChange>
          </w:rPr>
          <w:delText xml:space="preserve"> AC </w:delText>
        </w:r>
        <w:r w:rsidR="0028588B" w:rsidRPr="002646CB" w:rsidDel="0039799F">
          <w:rPr>
            <w:rFonts w:hint="eastAsia"/>
            <w:rPrChange w:id="9840" w:author="ETRI-김종원" w:date="2019-12-10T10:44:00Z">
              <w:rPr>
                <w:rFonts w:hint="eastAsia"/>
              </w:rPr>
            </w:rPrChange>
          </w:rPr>
          <w:delText>운전을</w:delText>
        </w:r>
        <w:r w:rsidR="0028588B" w:rsidRPr="002646CB" w:rsidDel="0039799F">
          <w:rPr>
            <w:rFonts w:hint="eastAsia"/>
            <w:rPrChange w:id="98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42" w:author="ETRI-김종원" w:date="2019-12-10T10:44:00Z">
              <w:rPr>
                <w:rFonts w:hint="eastAsia"/>
              </w:rPr>
            </w:rPrChange>
          </w:rPr>
          <w:delText>위한</w:delText>
        </w:r>
        <w:r w:rsidR="0028588B" w:rsidRPr="002646CB" w:rsidDel="0039799F">
          <w:rPr>
            <w:rFonts w:hint="eastAsia"/>
            <w:rPrChange w:id="984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44" w:author="ETRI-김종원" w:date="2019-12-10T10:44:00Z">
              <w:rPr>
                <w:rFonts w:hint="eastAsia"/>
              </w:rPr>
            </w:rPrChange>
          </w:rPr>
          <w:delText>기준</w:delText>
        </w:r>
        <w:r w:rsidR="0028588B" w:rsidRPr="002646CB" w:rsidDel="0039799F">
          <w:rPr>
            <w:rFonts w:hint="eastAsia"/>
            <w:rPrChange w:id="984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46" w:author="ETRI-김종원" w:date="2019-12-10T10:44:00Z">
              <w:rPr>
                <w:rFonts w:hint="eastAsia"/>
              </w:rPr>
            </w:rPrChange>
          </w:rPr>
          <w:delText>주파수</w:delText>
        </w:r>
        <w:r w:rsidR="0028588B" w:rsidRPr="002646CB" w:rsidDel="0039799F">
          <w:rPr>
            <w:rFonts w:hint="eastAsia"/>
            <w:rPrChange w:id="98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48" w:author="ETRI-김종원" w:date="2019-12-10T10:44:00Z">
              <w:rPr>
                <w:rFonts w:hint="eastAsia"/>
              </w:rPr>
            </w:rPrChange>
          </w:rPr>
          <w:delText>생성은</w:delText>
        </w:r>
        <w:r w:rsidR="0028588B" w:rsidRPr="002646CB" w:rsidDel="0039799F">
          <w:rPr>
            <w:rFonts w:hint="eastAsia"/>
            <w:rPrChange w:id="98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50" w:author="ETRI-김종원" w:date="2019-12-10T10:44:00Z">
              <w:rPr>
                <w:rFonts w:hint="eastAsia"/>
              </w:rPr>
            </w:rPrChange>
          </w:rPr>
          <w:delText>다음과</w:delText>
        </w:r>
        <w:r w:rsidR="0028588B" w:rsidRPr="002646CB" w:rsidDel="0039799F">
          <w:rPr>
            <w:rFonts w:hint="eastAsia"/>
            <w:rPrChange w:id="98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52" w:author="ETRI-김종원" w:date="2019-12-10T10:44:00Z">
              <w:rPr>
                <w:rFonts w:hint="eastAsia"/>
              </w:rPr>
            </w:rPrChange>
          </w:rPr>
          <w:delText>같은</w:delText>
        </w:r>
        <w:r w:rsidR="0028588B" w:rsidRPr="002646CB" w:rsidDel="0039799F">
          <w:rPr>
            <w:rFonts w:hint="eastAsia"/>
            <w:rPrChange w:id="98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54" w:author="ETRI-김종원" w:date="2019-12-10T10:44:00Z">
              <w:rPr>
                <w:rFonts w:hint="eastAsia"/>
              </w:rPr>
            </w:rPrChange>
          </w:rPr>
          <w:delText>장치</w:delText>
        </w:r>
        <w:r w:rsidR="0028588B" w:rsidRPr="002646CB" w:rsidDel="0039799F">
          <w:rPr>
            <w:rFonts w:hint="eastAsia"/>
            <w:rPrChange w:id="98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56" w:author="ETRI-김종원" w:date="2019-12-10T10:44:00Z">
              <w:rPr>
                <w:rFonts w:hint="eastAsia"/>
              </w:rPr>
            </w:rPrChange>
          </w:rPr>
          <w:delText>중</w:delText>
        </w:r>
        <w:r w:rsidR="0028588B" w:rsidRPr="002646CB" w:rsidDel="0039799F">
          <w:rPr>
            <w:rFonts w:hint="eastAsia"/>
            <w:rPrChange w:id="98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58" w:author="ETRI-김종원" w:date="2019-12-10T10:44:00Z">
              <w:rPr>
                <w:rFonts w:hint="eastAsia"/>
              </w:rPr>
            </w:rPrChange>
          </w:rPr>
          <w:delText>하나로부터</w:delText>
        </w:r>
        <w:r w:rsidR="0028588B" w:rsidRPr="002646CB" w:rsidDel="0039799F">
          <w:rPr>
            <w:rFonts w:hint="eastAsia"/>
            <w:rPrChange w:id="98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60" w:author="ETRI-김종원" w:date="2019-12-10T10:44:00Z">
              <w:rPr>
                <w:rFonts w:hint="eastAsia"/>
              </w:rPr>
            </w:rPrChange>
          </w:rPr>
          <w:delText>공급받아</w:delText>
        </w:r>
        <w:r w:rsidR="0028588B" w:rsidRPr="002646CB" w:rsidDel="0039799F">
          <w:rPr>
            <w:rFonts w:hint="eastAsia"/>
            <w:rPrChange w:id="98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39799F">
          <w:rPr>
            <w:rFonts w:hint="eastAsia"/>
            <w:rPrChange w:id="9862" w:author="ETRI-김종원" w:date="2019-12-10T10:44:00Z">
              <w:rPr>
                <w:rFonts w:hint="eastAsia"/>
              </w:rPr>
            </w:rPrChange>
          </w:rPr>
          <w:delText>운전</w:delText>
        </w:r>
        <w:r w:rsidR="0028588B" w:rsidRPr="002646CB" w:rsidDel="0039799F">
          <w:rPr>
            <w:rFonts w:hint="eastAsia"/>
            <w:rPrChange w:id="9863" w:author="ETRI-김종원" w:date="2019-12-10T10:44:00Z">
              <w:rPr>
                <w:rFonts w:hint="eastAsia"/>
              </w:rPr>
            </w:rPrChange>
          </w:rPr>
          <w:delText>될</w:delText>
        </w:r>
        <w:r w:rsidR="0028588B" w:rsidRPr="002646CB" w:rsidDel="0039799F">
          <w:rPr>
            <w:rFonts w:hint="eastAsia"/>
            <w:rPrChange w:id="986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65" w:author="ETRI-김종원" w:date="2019-12-10T10:44:00Z">
              <w:rPr>
                <w:rFonts w:hint="eastAsia"/>
              </w:rPr>
            </w:rPrChange>
          </w:rPr>
          <w:delText>수</w:delText>
        </w:r>
        <w:r w:rsidR="0028588B" w:rsidRPr="002646CB" w:rsidDel="0039799F">
          <w:rPr>
            <w:rFonts w:hint="eastAsia"/>
            <w:rPrChange w:id="986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67" w:author="ETRI-김종원" w:date="2019-12-10T10:44:00Z">
              <w:rPr>
                <w:rFonts w:hint="eastAsia"/>
              </w:rPr>
            </w:rPrChange>
          </w:rPr>
          <w:delText>있어야</w:delText>
        </w:r>
        <w:r w:rsidR="0028588B" w:rsidRPr="002646CB" w:rsidDel="0039799F">
          <w:rPr>
            <w:rFonts w:hint="eastAsia"/>
            <w:rPrChange w:id="986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869" w:author="ETRI-김종원" w:date="2019-12-10T10:44:00Z">
              <w:rPr>
                <w:rFonts w:hint="eastAsia"/>
              </w:rPr>
            </w:rPrChange>
          </w:rPr>
          <w:delText>한다</w:delText>
        </w:r>
        <w:r w:rsidR="0028588B" w:rsidRPr="002646CB" w:rsidDel="0039799F">
          <w:rPr>
            <w:rFonts w:hint="eastAsia"/>
            <w:rPrChange w:id="9870" w:author="ETRI-김종원" w:date="2019-12-10T10:44:00Z">
              <w:rPr>
                <w:rFonts w:hint="eastAsia"/>
              </w:rPr>
            </w:rPrChange>
          </w:rPr>
          <w:delText>.</w:delText>
        </w:r>
        <w:bookmarkStart w:id="9871" w:name="_Toc21525104"/>
        <w:bookmarkStart w:id="9872" w:name="_Toc23141943"/>
        <w:bookmarkStart w:id="9873" w:name="_Toc23173189"/>
        <w:bookmarkStart w:id="9874" w:name="_Toc23188964"/>
        <w:bookmarkStart w:id="9875" w:name="_Toc23191342"/>
        <w:bookmarkStart w:id="9876" w:name="_Toc23244360"/>
        <w:bookmarkStart w:id="9877" w:name="_Toc23793890"/>
        <w:bookmarkStart w:id="9878" w:name="_Toc23794213"/>
        <w:bookmarkStart w:id="9879" w:name="_Toc23794536"/>
        <w:bookmarkStart w:id="9880" w:name="_Toc23795381"/>
        <w:bookmarkStart w:id="9881" w:name="_Toc23839758"/>
        <w:bookmarkStart w:id="9882" w:name="_Toc26200547"/>
        <w:bookmarkStart w:id="9883" w:name="_Toc26867644"/>
        <w:bookmarkEnd w:id="9871"/>
        <w:bookmarkEnd w:id="9872"/>
        <w:bookmarkEnd w:id="9873"/>
        <w:bookmarkEnd w:id="9874"/>
        <w:bookmarkEnd w:id="9875"/>
        <w:bookmarkEnd w:id="9876"/>
        <w:bookmarkEnd w:id="9877"/>
        <w:bookmarkEnd w:id="9878"/>
        <w:bookmarkEnd w:id="9879"/>
        <w:bookmarkEnd w:id="9880"/>
        <w:bookmarkEnd w:id="9881"/>
        <w:bookmarkEnd w:id="9882"/>
        <w:bookmarkEnd w:id="9883"/>
      </w:del>
    </w:p>
    <w:p w14:paraId="17C499FB" w14:textId="498996D2" w:rsidR="0028588B" w:rsidRPr="002646CB" w:rsidDel="0039799F" w:rsidRDefault="0028588B" w:rsidP="00737668">
      <w:pPr>
        <w:pStyle w:val="af6"/>
        <w:numPr>
          <w:ilvl w:val="0"/>
          <w:numId w:val="19"/>
        </w:numPr>
        <w:ind w:leftChars="0"/>
        <w:rPr>
          <w:del w:id="9884" w:author="박 진상" w:date="2019-10-08T05:43:00Z"/>
          <w:rPrChange w:id="9885" w:author="ETRI-김종원" w:date="2019-12-10T10:44:00Z">
            <w:rPr>
              <w:del w:id="9886" w:author="박 진상" w:date="2019-10-08T05:43:00Z"/>
            </w:rPr>
          </w:rPrChange>
        </w:rPr>
      </w:pPr>
      <w:del w:id="9887" w:author="박 진상" w:date="2019-10-08T05:43:00Z">
        <w:r w:rsidRPr="002646CB" w:rsidDel="0039799F">
          <w:rPr>
            <w:rFonts w:hint="eastAsia"/>
            <w:rPrChange w:id="9888" w:author="ETRI-김종원" w:date="2019-12-10T10:44:00Z">
              <w:rPr>
                <w:rFonts w:hint="eastAsia"/>
              </w:rPr>
            </w:rPrChange>
          </w:rPr>
          <w:delText>비상발전기</w:delText>
        </w:r>
        <w:r w:rsidRPr="002646CB" w:rsidDel="0039799F">
          <w:rPr>
            <w:rFonts w:hint="eastAsia"/>
            <w:rPrChange w:id="98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890" w:author="ETRI-김종원" w:date="2019-12-10T10:44:00Z">
              <w:rPr>
                <w:rFonts w:hint="eastAsia"/>
              </w:rPr>
            </w:rPrChange>
          </w:rPr>
          <w:delText>의한</w:delText>
        </w:r>
        <w:r w:rsidRPr="002646CB" w:rsidDel="0039799F">
          <w:rPr>
            <w:rFonts w:hint="eastAsia"/>
            <w:rPrChange w:id="9891" w:author="ETRI-김종원" w:date="2019-12-10T10:44:00Z">
              <w:rPr>
                <w:rFonts w:hint="eastAsia"/>
              </w:rPr>
            </w:rPrChange>
          </w:rPr>
          <w:delText xml:space="preserve"> AC </w:delText>
        </w:r>
        <w:r w:rsidRPr="002646CB" w:rsidDel="0039799F">
          <w:rPr>
            <w:rFonts w:hint="eastAsia"/>
            <w:rPrChange w:id="9892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39799F">
          <w:rPr>
            <w:rFonts w:hint="eastAsia"/>
            <w:rPrChange w:id="989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894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39799F">
          <w:rPr>
            <w:rFonts w:hint="eastAsia"/>
            <w:rPrChange w:id="98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896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39799F">
          <w:rPr>
            <w:rFonts w:hint="eastAsia"/>
            <w:rPrChange w:id="98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898" w:author="ETRI-김종원" w:date="2019-12-10T10:44:00Z">
              <w:rPr>
                <w:rFonts w:hint="eastAsia"/>
              </w:rPr>
            </w:rPrChange>
          </w:rPr>
          <w:delText>공급</w:delText>
        </w:r>
        <w:bookmarkStart w:id="9899" w:name="_Toc21525105"/>
        <w:bookmarkStart w:id="9900" w:name="_Toc23141944"/>
        <w:bookmarkStart w:id="9901" w:name="_Toc23173190"/>
        <w:bookmarkStart w:id="9902" w:name="_Toc23188965"/>
        <w:bookmarkStart w:id="9903" w:name="_Toc23191343"/>
        <w:bookmarkStart w:id="9904" w:name="_Toc23244361"/>
        <w:bookmarkStart w:id="9905" w:name="_Toc23793891"/>
        <w:bookmarkStart w:id="9906" w:name="_Toc23794214"/>
        <w:bookmarkStart w:id="9907" w:name="_Toc23794537"/>
        <w:bookmarkStart w:id="9908" w:name="_Toc23795382"/>
        <w:bookmarkStart w:id="9909" w:name="_Toc23839759"/>
        <w:bookmarkStart w:id="9910" w:name="_Toc26200548"/>
        <w:bookmarkStart w:id="9911" w:name="_Toc26867645"/>
        <w:bookmarkEnd w:id="9899"/>
        <w:bookmarkEnd w:id="9900"/>
        <w:bookmarkEnd w:id="9901"/>
        <w:bookmarkEnd w:id="9902"/>
        <w:bookmarkEnd w:id="9903"/>
        <w:bookmarkEnd w:id="9904"/>
        <w:bookmarkEnd w:id="9905"/>
        <w:bookmarkEnd w:id="9906"/>
        <w:bookmarkEnd w:id="9907"/>
        <w:bookmarkEnd w:id="9908"/>
        <w:bookmarkEnd w:id="9909"/>
        <w:bookmarkEnd w:id="9910"/>
        <w:bookmarkEnd w:id="9911"/>
      </w:del>
    </w:p>
    <w:p w14:paraId="6C53DE04" w14:textId="5AC348BD" w:rsidR="0028588B" w:rsidRPr="002646CB" w:rsidDel="0039799F" w:rsidRDefault="005A510A" w:rsidP="00737668">
      <w:pPr>
        <w:pStyle w:val="af6"/>
        <w:numPr>
          <w:ilvl w:val="0"/>
          <w:numId w:val="19"/>
        </w:numPr>
        <w:ind w:leftChars="0"/>
        <w:rPr>
          <w:del w:id="9912" w:author="박 진상" w:date="2019-10-08T05:43:00Z"/>
          <w:rPrChange w:id="9913" w:author="ETRI-김종원" w:date="2019-12-10T10:44:00Z">
            <w:rPr>
              <w:del w:id="9914" w:author="박 진상" w:date="2019-10-08T05:43:00Z"/>
            </w:rPr>
          </w:rPrChange>
        </w:rPr>
      </w:pPr>
      <w:del w:id="9915" w:author="박 진상" w:date="2019-10-08T05:43:00Z">
        <w:r w:rsidRPr="002646CB" w:rsidDel="0039799F">
          <w:rPr>
            <w:rFonts w:hint="eastAsia"/>
            <w:rPrChange w:id="9916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39799F">
          <w:rPr>
            <w:rFonts w:hint="eastAsia"/>
            <w:rPrChange w:id="9917" w:author="ETRI-김종원" w:date="2019-12-10T10:44:00Z">
              <w:rPr>
                <w:rFonts w:hint="eastAsia"/>
              </w:rPr>
            </w:rPrChange>
          </w:rPr>
          <w:delText>시스템의</w:delText>
        </w:r>
        <w:r w:rsidR="0028588B" w:rsidRPr="002646CB" w:rsidDel="0039799F">
          <w:rPr>
            <w:rFonts w:hint="eastAsia"/>
            <w:rPrChange w:id="9918" w:author="ETRI-김종원" w:date="2019-12-10T10:44:00Z">
              <w:rPr>
                <w:rFonts w:hint="eastAsia"/>
              </w:rPr>
            </w:rPrChange>
          </w:rPr>
          <w:delText xml:space="preserve"> PCS </w:delText>
        </w:r>
        <w:r w:rsidR="0028588B" w:rsidRPr="002646CB" w:rsidDel="0039799F">
          <w:rPr>
            <w:rFonts w:hint="eastAsia"/>
            <w:rPrChange w:id="9919" w:author="ETRI-김종원" w:date="2019-12-10T10:44:00Z">
              <w:rPr>
                <w:rFonts w:hint="eastAsia"/>
              </w:rPr>
            </w:rPrChange>
          </w:rPr>
          <w:delText>장치에</w:delText>
        </w:r>
        <w:r w:rsidR="0028588B" w:rsidRPr="002646CB" w:rsidDel="0039799F">
          <w:rPr>
            <w:rFonts w:hint="eastAsia"/>
            <w:rPrChange w:id="992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21" w:author="ETRI-김종원" w:date="2019-12-10T10:44:00Z">
              <w:rPr>
                <w:rFonts w:hint="eastAsia"/>
              </w:rPr>
            </w:rPrChange>
          </w:rPr>
          <w:delText>의한</w:delText>
        </w:r>
        <w:r w:rsidR="0028588B" w:rsidRPr="002646CB" w:rsidDel="0039799F">
          <w:rPr>
            <w:rFonts w:hint="eastAsia"/>
            <w:rPrChange w:id="9922" w:author="ETRI-김종원" w:date="2019-12-10T10:44:00Z">
              <w:rPr>
                <w:rFonts w:hint="eastAsia"/>
              </w:rPr>
            </w:rPrChange>
          </w:rPr>
          <w:delText xml:space="preserve"> AC </w:delText>
        </w:r>
        <w:r w:rsidR="0028588B" w:rsidRPr="002646CB" w:rsidDel="0039799F">
          <w:rPr>
            <w:rFonts w:hint="eastAsia"/>
            <w:rPrChange w:id="9923" w:author="ETRI-김종원" w:date="2019-12-10T10:44:00Z">
              <w:rPr>
                <w:rFonts w:hint="eastAsia"/>
              </w:rPr>
            </w:rPrChange>
          </w:rPr>
          <w:delText>운전</w:delText>
        </w:r>
        <w:r w:rsidR="0028588B" w:rsidRPr="002646CB" w:rsidDel="0039799F">
          <w:rPr>
            <w:rFonts w:hint="eastAsia"/>
            <w:rPrChange w:id="99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25" w:author="ETRI-김종원" w:date="2019-12-10T10:44:00Z">
              <w:rPr>
                <w:rFonts w:hint="eastAsia"/>
              </w:rPr>
            </w:rPrChange>
          </w:rPr>
          <w:delText>기준</w:delText>
        </w:r>
        <w:r w:rsidR="0028588B" w:rsidRPr="002646CB" w:rsidDel="0039799F">
          <w:rPr>
            <w:rFonts w:hint="eastAsia"/>
            <w:rPrChange w:id="99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27" w:author="ETRI-김종원" w:date="2019-12-10T10:44:00Z">
              <w:rPr>
                <w:rFonts w:hint="eastAsia"/>
              </w:rPr>
            </w:rPrChange>
          </w:rPr>
          <w:delText>주파수</w:delText>
        </w:r>
        <w:r w:rsidR="0028588B" w:rsidRPr="002646CB" w:rsidDel="0039799F">
          <w:rPr>
            <w:rFonts w:hint="eastAsia"/>
            <w:rPrChange w:id="992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29" w:author="ETRI-김종원" w:date="2019-12-10T10:44:00Z">
              <w:rPr>
                <w:rFonts w:hint="eastAsia"/>
              </w:rPr>
            </w:rPrChange>
          </w:rPr>
          <w:delText>공급</w:delText>
        </w:r>
        <w:bookmarkStart w:id="9930" w:name="_Toc21525106"/>
        <w:bookmarkStart w:id="9931" w:name="_Toc23141945"/>
        <w:bookmarkStart w:id="9932" w:name="_Toc23173191"/>
        <w:bookmarkStart w:id="9933" w:name="_Toc23188966"/>
        <w:bookmarkStart w:id="9934" w:name="_Toc23191344"/>
        <w:bookmarkStart w:id="9935" w:name="_Toc23244362"/>
        <w:bookmarkStart w:id="9936" w:name="_Toc23793892"/>
        <w:bookmarkStart w:id="9937" w:name="_Toc23794215"/>
        <w:bookmarkStart w:id="9938" w:name="_Toc23794538"/>
        <w:bookmarkStart w:id="9939" w:name="_Toc23795383"/>
        <w:bookmarkStart w:id="9940" w:name="_Toc23839760"/>
        <w:bookmarkStart w:id="9941" w:name="_Toc26200549"/>
        <w:bookmarkStart w:id="9942" w:name="_Toc26867646"/>
        <w:bookmarkEnd w:id="9930"/>
        <w:bookmarkEnd w:id="9931"/>
        <w:bookmarkEnd w:id="9932"/>
        <w:bookmarkEnd w:id="9933"/>
        <w:bookmarkEnd w:id="9934"/>
        <w:bookmarkEnd w:id="9935"/>
        <w:bookmarkEnd w:id="9936"/>
        <w:bookmarkEnd w:id="9937"/>
        <w:bookmarkEnd w:id="9938"/>
        <w:bookmarkEnd w:id="9939"/>
        <w:bookmarkEnd w:id="9940"/>
        <w:bookmarkEnd w:id="9941"/>
        <w:bookmarkEnd w:id="9942"/>
      </w:del>
    </w:p>
    <w:p w14:paraId="68792341" w14:textId="01BBFEC4" w:rsidR="002B49A0" w:rsidRPr="002646CB" w:rsidDel="0039799F" w:rsidRDefault="00B40887" w:rsidP="00737668">
      <w:pPr>
        <w:pStyle w:val="af6"/>
        <w:numPr>
          <w:ilvl w:val="0"/>
          <w:numId w:val="19"/>
        </w:numPr>
        <w:ind w:leftChars="0"/>
        <w:rPr>
          <w:del w:id="9943" w:author="박 진상" w:date="2019-10-08T05:43:00Z"/>
          <w:rPrChange w:id="9944" w:author="ETRI-김종원" w:date="2019-12-10T10:44:00Z">
            <w:rPr>
              <w:del w:id="9945" w:author="박 진상" w:date="2019-10-08T05:43:00Z"/>
            </w:rPr>
          </w:rPrChange>
        </w:rPr>
      </w:pPr>
      <w:del w:id="9946" w:author="박 진상" w:date="2019-10-08T05:43:00Z">
        <w:r w:rsidRPr="002646CB" w:rsidDel="0039799F">
          <w:rPr>
            <w:rFonts w:hint="eastAsia"/>
            <w:rPrChange w:id="9947" w:author="ETRI-김종원" w:date="2019-12-10T10:44:00Z">
              <w:rPr>
                <w:rFonts w:hint="eastAsia"/>
              </w:rPr>
            </w:rPrChange>
          </w:rPr>
          <w:delText>CHP</w:delText>
        </w:r>
        <w:r w:rsidR="0028588B" w:rsidRPr="002646CB" w:rsidDel="0039799F">
          <w:rPr>
            <w:rFonts w:hint="eastAsia"/>
            <w:rPrChange w:id="9948" w:author="ETRI-김종원" w:date="2019-12-10T10:44:00Z">
              <w:rPr>
                <w:rFonts w:hint="eastAsia"/>
              </w:rPr>
            </w:rPrChange>
          </w:rPr>
          <w:delText>에</w:delText>
        </w:r>
        <w:r w:rsidR="0028588B" w:rsidRPr="002646CB" w:rsidDel="0039799F">
          <w:rPr>
            <w:rFonts w:hint="eastAsia"/>
            <w:rPrChange w:id="99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50" w:author="ETRI-김종원" w:date="2019-12-10T10:44:00Z">
              <w:rPr>
                <w:rFonts w:hint="eastAsia"/>
              </w:rPr>
            </w:rPrChange>
          </w:rPr>
          <w:delText>의한</w:delText>
        </w:r>
        <w:r w:rsidR="0028588B" w:rsidRPr="002646CB" w:rsidDel="0039799F">
          <w:rPr>
            <w:rFonts w:hint="eastAsia"/>
            <w:rPrChange w:id="9951" w:author="ETRI-김종원" w:date="2019-12-10T10:44:00Z">
              <w:rPr>
                <w:rFonts w:hint="eastAsia"/>
              </w:rPr>
            </w:rPrChange>
          </w:rPr>
          <w:delText xml:space="preserve"> AC </w:delText>
        </w:r>
        <w:r w:rsidR="0028588B" w:rsidRPr="002646CB" w:rsidDel="0039799F">
          <w:rPr>
            <w:rFonts w:hint="eastAsia"/>
            <w:rPrChange w:id="9952" w:author="ETRI-김종원" w:date="2019-12-10T10:44:00Z">
              <w:rPr>
                <w:rFonts w:hint="eastAsia"/>
              </w:rPr>
            </w:rPrChange>
          </w:rPr>
          <w:delText>운전</w:delText>
        </w:r>
        <w:r w:rsidR="0028588B" w:rsidRPr="002646CB" w:rsidDel="0039799F">
          <w:rPr>
            <w:rFonts w:hint="eastAsia"/>
            <w:rPrChange w:id="99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54" w:author="ETRI-김종원" w:date="2019-12-10T10:44:00Z">
              <w:rPr>
                <w:rFonts w:hint="eastAsia"/>
              </w:rPr>
            </w:rPrChange>
          </w:rPr>
          <w:delText>기준</w:delText>
        </w:r>
        <w:r w:rsidR="0028588B" w:rsidRPr="002646CB" w:rsidDel="0039799F">
          <w:rPr>
            <w:rFonts w:hint="eastAsia"/>
            <w:rPrChange w:id="99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56" w:author="ETRI-김종원" w:date="2019-12-10T10:44:00Z">
              <w:rPr>
                <w:rFonts w:hint="eastAsia"/>
              </w:rPr>
            </w:rPrChange>
          </w:rPr>
          <w:delText>주파수</w:delText>
        </w:r>
        <w:r w:rsidR="0028588B" w:rsidRPr="002646CB" w:rsidDel="0039799F">
          <w:rPr>
            <w:rFonts w:hint="eastAsia"/>
            <w:rPrChange w:id="99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8588B" w:rsidRPr="002646CB" w:rsidDel="0039799F">
          <w:rPr>
            <w:rFonts w:hint="eastAsia"/>
            <w:rPrChange w:id="9958" w:author="ETRI-김종원" w:date="2019-12-10T10:44:00Z">
              <w:rPr>
                <w:rFonts w:hint="eastAsia"/>
              </w:rPr>
            </w:rPrChange>
          </w:rPr>
          <w:delText>공급</w:delText>
        </w:r>
        <w:bookmarkStart w:id="9959" w:name="_Toc21525107"/>
        <w:bookmarkStart w:id="9960" w:name="_Toc23141946"/>
        <w:bookmarkStart w:id="9961" w:name="_Toc23173192"/>
        <w:bookmarkStart w:id="9962" w:name="_Toc23188967"/>
        <w:bookmarkStart w:id="9963" w:name="_Toc23191345"/>
        <w:bookmarkStart w:id="9964" w:name="_Toc23244363"/>
        <w:bookmarkStart w:id="9965" w:name="_Toc23793893"/>
        <w:bookmarkStart w:id="9966" w:name="_Toc23794216"/>
        <w:bookmarkStart w:id="9967" w:name="_Toc23794539"/>
        <w:bookmarkStart w:id="9968" w:name="_Toc23795384"/>
        <w:bookmarkStart w:id="9969" w:name="_Toc23839761"/>
        <w:bookmarkStart w:id="9970" w:name="_Toc26200550"/>
        <w:bookmarkStart w:id="9971" w:name="_Toc26867647"/>
        <w:bookmarkEnd w:id="9959"/>
        <w:bookmarkEnd w:id="9960"/>
        <w:bookmarkEnd w:id="9961"/>
        <w:bookmarkEnd w:id="9962"/>
        <w:bookmarkEnd w:id="9963"/>
        <w:bookmarkEnd w:id="9964"/>
        <w:bookmarkEnd w:id="9965"/>
        <w:bookmarkEnd w:id="9966"/>
        <w:bookmarkEnd w:id="9967"/>
        <w:bookmarkEnd w:id="9968"/>
        <w:bookmarkEnd w:id="9969"/>
        <w:bookmarkEnd w:id="9970"/>
        <w:bookmarkEnd w:id="9971"/>
      </w:del>
    </w:p>
    <w:p w14:paraId="6CCF0601" w14:textId="24294ECA" w:rsidR="003B345E" w:rsidRPr="002646CB" w:rsidDel="0039799F" w:rsidRDefault="003B345E" w:rsidP="00BF4D3D">
      <w:pPr>
        <w:rPr>
          <w:del w:id="9972" w:author="박 진상" w:date="2019-10-08T05:43:00Z"/>
          <w:rPrChange w:id="9973" w:author="ETRI-김종원" w:date="2019-12-10T10:44:00Z">
            <w:rPr>
              <w:del w:id="9974" w:author="박 진상" w:date="2019-10-08T05:43:00Z"/>
              <w:color w:val="000000" w:themeColor="text1"/>
            </w:rPr>
          </w:rPrChange>
        </w:rPr>
      </w:pPr>
      <w:bookmarkStart w:id="9975" w:name="_Toc21525108"/>
      <w:bookmarkStart w:id="9976" w:name="_Toc23141947"/>
      <w:bookmarkStart w:id="9977" w:name="_Toc23173193"/>
      <w:bookmarkStart w:id="9978" w:name="_Toc23188968"/>
      <w:bookmarkStart w:id="9979" w:name="_Toc23191346"/>
      <w:bookmarkStart w:id="9980" w:name="_Toc23244364"/>
      <w:bookmarkStart w:id="9981" w:name="_Toc23793894"/>
      <w:bookmarkStart w:id="9982" w:name="_Toc23794217"/>
      <w:bookmarkStart w:id="9983" w:name="_Toc23794540"/>
      <w:bookmarkStart w:id="9984" w:name="_Toc23795385"/>
      <w:bookmarkStart w:id="9985" w:name="_Toc23839762"/>
      <w:bookmarkStart w:id="9986" w:name="_Toc26200551"/>
      <w:bookmarkStart w:id="9987" w:name="_Toc26867648"/>
      <w:bookmarkEnd w:id="9975"/>
      <w:bookmarkEnd w:id="9976"/>
      <w:bookmarkEnd w:id="9977"/>
      <w:bookmarkEnd w:id="9978"/>
      <w:bookmarkEnd w:id="9979"/>
      <w:bookmarkEnd w:id="9980"/>
      <w:bookmarkEnd w:id="9981"/>
      <w:bookmarkEnd w:id="9982"/>
      <w:bookmarkEnd w:id="9983"/>
      <w:bookmarkEnd w:id="9984"/>
      <w:bookmarkEnd w:id="9985"/>
      <w:bookmarkEnd w:id="9986"/>
      <w:bookmarkEnd w:id="9987"/>
    </w:p>
    <w:p w14:paraId="5D2635FE" w14:textId="1BE1A37F" w:rsidR="00BF4D3D" w:rsidRPr="002646CB" w:rsidDel="0039799F" w:rsidRDefault="005F5AED" w:rsidP="00BF2D25">
      <w:pPr>
        <w:pStyle w:val="24"/>
        <w:rPr>
          <w:del w:id="9988" w:author="박 진상" w:date="2019-10-08T05:43:00Z"/>
          <w:rPrChange w:id="9989" w:author="ETRI-김종원" w:date="2019-12-10T10:44:00Z">
            <w:rPr>
              <w:del w:id="9990" w:author="박 진상" w:date="2019-10-08T05:43:00Z"/>
            </w:rPr>
          </w:rPrChange>
        </w:rPr>
      </w:pPr>
      <w:del w:id="9991" w:author="박 진상" w:date="2019-10-08T05:43:00Z">
        <w:r w:rsidRPr="002646CB" w:rsidDel="0039799F">
          <w:rPr>
            <w:rFonts w:hint="eastAsia"/>
            <w:rPrChange w:id="9992" w:author="ETRI-김종원" w:date="2019-12-10T10:44:00Z">
              <w:rPr>
                <w:rFonts w:hint="eastAsia"/>
              </w:rPr>
            </w:rPrChange>
          </w:rPr>
          <w:delText>운전</w:delText>
        </w:r>
        <w:r w:rsidR="00B547D7" w:rsidRPr="002646CB" w:rsidDel="0039799F">
          <w:rPr>
            <w:rFonts w:hint="eastAsia"/>
            <w:lang w:eastAsia="ko-KR"/>
            <w:rPrChange w:id="999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9994" w:author="ETRI-김종원" w:date="2019-12-10T10:44:00Z">
              <w:rPr>
                <w:rFonts w:hint="eastAsia"/>
              </w:rPr>
            </w:rPrChange>
          </w:rPr>
          <w:delText>모드</w:delText>
        </w:r>
        <w:r w:rsidR="00246EC8" w:rsidRPr="002646CB" w:rsidDel="0039799F">
          <w:rPr>
            <w:rPrChange w:id="9995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Fonts w:hint="eastAsia"/>
            <w:rPrChange w:id="9996" w:author="ETRI-김종원" w:date="2019-12-10T10:44:00Z">
              <w:rPr>
                <w:rFonts w:hint="eastAsia"/>
              </w:rPr>
            </w:rPrChange>
          </w:rPr>
          <w:delText>전환</w:delText>
        </w:r>
        <w:r w:rsidR="003C2EDD" w:rsidRPr="002646CB" w:rsidDel="0039799F">
          <w:rPr>
            <w:rFonts w:hint="eastAsia"/>
            <w:rPrChange w:id="9997" w:author="ETRI-김종원" w:date="2019-12-10T10:44:00Z">
              <w:rPr>
                <w:rFonts w:hint="eastAsia"/>
              </w:rPr>
            </w:rPrChange>
          </w:rPr>
          <w:delText xml:space="preserve">  </w:delText>
        </w:r>
        <w:bookmarkStart w:id="9998" w:name="_Toc21525109"/>
        <w:bookmarkStart w:id="9999" w:name="_Toc23141948"/>
        <w:bookmarkStart w:id="10000" w:name="_Toc23173194"/>
        <w:bookmarkStart w:id="10001" w:name="_Toc23188969"/>
        <w:bookmarkStart w:id="10002" w:name="_Toc23191347"/>
        <w:bookmarkStart w:id="10003" w:name="_Toc23244365"/>
        <w:bookmarkStart w:id="10004" w:name="_Toc23793895"/>
        <w:bookmarkStart w:id="10005" w:name="_Toc23794218"/>
        <w:bookmarkStart w:id="10006" w:name="_Toc23794541"/>
        <w:bookmarkStart w:id="10007" w:name="_Toc23795386"/>
        <w:bookmarkStart w:id="10008" w:name="_Toc23839763"/>
        <w:bookmarkStart w:id="10009" w:name="_Toc26200552"/>
        <w:bookmarkStart w:id="10010" w:name="_Toc26867649"/>
        <w:bookmarkEnd w:id="9998"/>
        <w:bookmarkEnd w:id="9999"/>
        <w:bookmarkEnd w:id="10000"/>
        <w:bookmarkEnd w:id="10001"/>
        <w:bookmarkEnd w:id="10002"/>
        <w:bookmarkEnd w:id="10003"/>
        <w:bookmarkEnd w:id="10004"/>
        <w:bookmarkEnd w:id="10005"/>
        <w:bookmarkEnd w:id="10006"/>
        <w:bookmarkEnd w:id="10007"/>
        <w:bookmarkEnd w:id="10008"/>
        <w:bookmarkEnd w:id="10009"/>
        <w:bookmarkEnd w:id="10010"/>
      </w:del>
    </w:p>
    <w:p w14:paraId="1DF24531" w14:textId="3A4A027F" w:rsidR="00BF4D3D" w:rsidRPr="002646CB" w:rsidDel="0039799F" w:rsidRDefault="00BF4D3D" w:rsidP="00BF4D3D">
      <w:pPr>
        <w:rPr>
          <w:del w:id="10011" w:author="박 진상" w:date="2019-10-08T05:43:00Z"/>
          <w:rPrChange w:id="10012" w:author="ETRI-김종원" w:date="2019-12-10T10:44:00Z">
            <w:rPr>
              <w:del w:id="10013" w:author="박 진상" w:date="2019-10-08T05:43:00Z"/>
              <w:color w:val="FF0000"/>
            </w:rPr>
          </w:rPrChange>
        </w:rPr>
      </w:pPr>
      <w:bookmarkStart w:id="10014" w:name="_Toc21525110"/>
      <w:bookmarkStart w:id="10015" w:name="_Toc23141949"/>
      <w:bookmarkStart w:id="10016" w:name="_Toc23173195"/>
      <w:bookmarkStart w:id="10017" w:name="_Toc23188970"/>
      <w:bookmarkStart w:id="10018" w:name="_Toc23191348"/>
      <w:bookmarkStart w:id="10019" w:name="_Toc23244366"/>
      <w:bookmarkStart w:id="10020" w:name="_Toc23793896"/>
      <w:bookmarkStart w:id="10021" w:name="_Toc23794219"/>
      <w:bookmarkStart w:id="10022" w:name="_Toc23794542"/>
      <w:bookmarkStart w:id="10023" w:name="_Toc23795387"/>
      <w:bookmarkStart w:id="10024" w:name="_Toc23839764"/>
      <w:bookmarkStart w:id="10025" w:name="_Toc26200553"/>
      <w:bookmarkStart w:id="10026" w:name="_Toc26867650"/>
      <w:bookmarkEnd w:id="10014"/>
      <w:bookmarkEnd w:id="10015"/>
      <w:bookmarkEnd w:id="10016"/>
      <w:bookmarkEnd w:id="10017"/>
      <w:bookmarkEnd w:id="10018"/>
      <w:bookmarkEnd w:id="10019"/>
      <w:bookmarkEnd w:id="10020"/>
      <w:bookmarkEnd w:id="10021"/>
      <w:bookmarkEnd w:id="10022"/>
      <w:bookmarkEnd w:id="10023"/>
      <w:bookmarkEnd w:id="10024"/>
      <w:bookmarkEnd w:id="10025"/>
      <w:bookmarkEnd w:id="10026"/>
    </w:p>
    <w:p w14:paraId="72551C33" w14:textId="4EA2E61A" w:rsidR="00BF4D3D" w:rsidRPr="002646CB" w:rsidDel="0039799F" w:rsidRDefault="00BF4D3D" w:rsidP="00BF2D25">
      <w:pPr>
        <w:pStyle w:val="34"/>
        <w:rPr>
          <w:del w:id="10027" w:author="박 진상" w:date="2019-10-08T05:43:00Z"/>
          <w:rPrChange w:id="10028" w:author="ETRI-김종원" w:date="2019-12-10T10:44:00Z">
            <w:rPr>
              <w:del w:id="10029" w:author="박 진상" w:date="2019-10-08T05:43:00Z"/>
            </w:rPr>
          </w:rPrChange>
        </w:rPr>
      </w:pPr>
      <w:del w:id="10030" w:author="박 진상" w:date="2019-10-08T05:43:00Z">
        <w:r w:rsidRPr="002646CB" w:rsidDel="0039799F">
          <w:rPr>
            <w:rFonts w:hint="eastAsia"/>
            <w:rPrChange w:id="10031" w:author="ETRI-김종원" w:date="2019-12-10T10:44:00Z">
              <w:rPr>
                <w:rFonts w:hint="eastAsia"/>
              </w:rPr>
            </w:rPrChange>
          </w:rPr>
          <w:delText>일반</w:delText>
        </w:r>
        <w:r w:rsidRPr="002646CB" w:rsidDel="0039799F">
          <w:rPr>
            <w:rPrChange w:id="10032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Fonts w:hint="eastAsia"/>
            <w:rPrChange w:id="10033" w:author="ETRI-김종원" w:date="2019-12-10T10:44:00Z">
              <w:rPr>
                <w:rFonts w:hint="eastAsia"/>
              </w:rPr>
            </w:rPrChange>
          </w:rPr>
          <w:delText>사항</w:delText>
        </w:r>
        <w:bookmarkStart w:id="10034" w:name="_Toc21525111"/>
        <w:bookmarkStart w:id="10035" w:name="_Toc23141950"/>
        <w:bookmarkStart w:id="10036" w:name="_Toc23173196"/>
        <w:bookmarkStart w:id="10037" w:name="_Toc23188971"/>
        <w:bookmarkStart w:id="10038" w:name="_Toc23191349"/>
        <w:bookmarkStart w:id="10039" w:name="_Toc23244367"/>
        <w:bookmarkStart w:id="10040" w:name="_Toc23793897"/>
        <w:bookmarkStart w:id="10041" w:name="_Toc23794220"/>
        <w:bookmarkStart w:id="10042" w:name="_Toc23794543"/>
        <w:bookmarkStart w:id="10043" w:name="_Toc23795388"/>
        <w:bookmarkStart w:id="10044" w:name="_Toc23839765"/>
        <w:bookmarkStart w:id="10045" w:name="_Toc26200554"/>
        <w:bookmarkStart w:id="10046" w:name="_Toc26867651"/>
        <w:bookmarkEnd w:id="10034"/>
        <w:bookmarkEnd w:id="10035"/>
        <w:bookmarkEnd w:id="10036"/>
        <w:bookmarkEnd w:id="10037"/>
        <w:bookmarkEnd w:id="10038"/>
        <w:bookmarkEnd w:id="10039"/>
        <w:bookmarkEnd w:id="10040"/>
        <w:bookmarkEnd w:id="10041"/>
        <w:bookmarkEnd w:id="10042"/>
        <w:bookmarkEnd w:id="10043"/>
        <w:bookmarkEnd w:id="10044"/>
        <w:bookmarkEnd w:id="10045"/>
        <w:bookmarkEnd w:id="10046"/>
      </w:del>
    </w:p>
    <w:p w14:paraId="4627C198" w14:textId="5A624484" w:rsidR="00BF4D3D" w:rsidRPr="002646CB" w:rsidDel="0039799F" w:rsidRDefault="00BF4D3D" w:rsidP="00BF4D3D">
      <w:pPr>
        <w:rPr>
          <w:del w:id="10047" w:author="박 진상" w:date="2019-10-08T05:43:00Z"/>
          <w:rPrChange w:id="10048" w:author="ETRI-김종원" w:date="2019-12-10T10:44:00Z">
            <w:rPr>
              <w:del w:id="10049" w:author="박 진상" w:date="2019-10-08T05:43:00Z"/>
              <w:color w:val="FF0000"/>
            </w:rPr>
          </w:rPrChange>
        </w:rPr>
      </w:pPr>
      <w:bookmarkStart w:id="10050" w:name="_Toc21525112"/>
      <w:bookmarkStart w:id="10051" w:name="_Toc23141951"/>
      <w:bookmarkStart w:id="10052" w:name="_Toc23173197"/>
      <w:bookmarkStart w:id="10053" w:name="_Toc23188972"/>
      <w:bookmarkStart w:id="10054" w:name="_Toc23191350"/>
      <w:bookmarkStart w:id="10055" w:name="_Toc23244368"/>
      <w:bookmarkStart w:id="10056" w:name="_Toc23793898"/>
      <w:bookmarkStart w:id="10057" w:name="_Toc23794221"/>
      <w:bookmarkStart w:id="10058" w:name="_Toc23794544"/>
      <w:bookmarkStart w:id="10059" w:name="_Toc23795389"/>
      <w:bookmarkStart w:id="10060" w:name="_Toc23839766"/>
      <w:bookmarkStart w:id="10061" w:name="_Toc26200555"/>
      <w:bookmarkStart w:id="10062" w:name="_Toc26867652"/>
      <w:bookmarkEnd w:id="10050"/>
      <w:bookmarkEnd w:id="10051"/>
      <w:bookmarkEnd w:id="10052"/>
      <w:bookmarkEnd w:id="10053"/>
      <w:bookmarkEnd w:id="10054"/>
      <w:bookmarkEnd w:id="10055"/>
      <w:bookmarkEnd w:id="10056"/>
      <w:bookmarkEnd w:id="10057"/>
      <w:bookmarkEnd w:id="10058"/>
      <w:bookmarkEnd w:id="10059"/>
      <w:bookmarkEnd w:id="10060"/>
      <w:bookmarkEnd w:id="10061"/>
      <w:bookmarkEnd w:id="10062"/>
    </w:p>
    <w:p w14:paraId="7E3AC1CD" w14:textId="6882AD87" w:rsidR="00BF4D3D" w:rsidRPr="002646CB" w:rsidDel="0039799F" w:rsidRDefault="00BF4D3D" w:rsidP="00BF4D3D">
      <w:pPr>
        <w:rPr>
          <w:del w:id="10063" w:author="박 진상" w:date="2019-10-08T05:43:00Z"/>
          <w:rPrChange w:id="10064" w:author="ETRI-김종원" w:date="2019-12-10T10:44:00Z">
            <w:rPr>
              <w:del w:id="10065" w:author="박 진상" w:date="2019-10-08T05:43:00Z"/>
              <w:color w:val="000000" w:themeColor="text1"/>
            </w:rPr>
          </w:rPrChange>
        </w:rPr>
      </w:pPr>
      <w:del w:id="10066" w:author="박 진상" w:date="2019-10-08T05:43:00Z">
        <w:r w:rsidRPr="002646CB" w:rsidDel="0039799F">
          <w:rPr>
            <w:rFonts w:hint="eastAsia"/>
            <w:rPrChange w:id="100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</w:delText>
        </w:r>
        <w:r w:rsidR="005B2CD2" w:rsidRPr="002646CB" w:rsidDel="0039799F">
          <w:rPr>
            <w:rFonts w:hint="eastAsia"/>
            <w:rPrChange w:id="100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100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Pr="002646CB" w:rsidDel="0039799F">
          <w:rPr>
            <w:rPrChange w:id="100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0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7F6C7A" w:rsidRPr="002646CB" w:rsidDel="0039799F">
          <w:rPr>
            <w:rFonts w:hint="eastAsia"/>
            <w:rPrChange w:id="100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</w:delText>
        </w:r>
        <w:r w:rsidR="005B2CD2" w:rsidRPr="002646CB" w:rsidDel="0039799F">
          <w:rPr>
            <w:rFonts w:hint="eastAsia"/>
            <w:rPrChange w:id="100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0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B2CD2" w:rsidRPr="002646CB" w:rsidDel="0039799F">
          <w:rPr>
            <w:rFonts w:hint="eastAsia"/>
            <w:rPrChange w:id="100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Pr="002646CB" w:rsidDel="0039799F">
          <w:rPr>
            <w:rFonts w:hint="eastAsia"/>
            <w:rPrChange w:id="100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Pr="002646CB" w:rsidDel="0039799F">
          <w:rPr>
            <w:rPrChange w:id="100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전환하는</w:delText>
        </w:r>
        <w:r w:rsidRPr="002646CB" w:rsidDel="0039799F">
          <w:rPr>
            <w:rPrChange w:id="1008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모드는</w:delText>
        </w:r>
        <w:r w:rsidRPr="002646CB" w:rsidDel="0039799F">
          <w:rPr>
            <w:rPrChange w:id="1008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Pr="002646CB" w:rsidDel="0039799F">
          <w:rPr>
            <w:rPrChange w:id="1008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0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Pr="002646CB" w:rsidDel="0039799F">
          <w:rPr>
            <w:rPrChange w:id="1008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Pr="002646CB" w:rsidDel="0039799F">
          <w:rPr>
            <w:rPrChange w:id="100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의도하지</w:delText>
        </w:r>
        <w:r w:rsidRPr="002646CB" w:rsidDel="0039799F">
          <w:rPr>
            <w:rPrChange w:id="1009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않은</w:delText>
        </w:r>
        <w:r w:rsidRPr="002646CB" w:rsidDel="0039799F">
          <w:rPr>
            <w:rPrChange w:id="100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0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전환으</w:delText>
        </w:r>
        <w:r w:rsidRPr="002646CB" w:rsidDel="0039799F">
          <w:rPr>
            <w:rFonts w:hint="eastAsia"/>
            <w:rPrChange w:id="100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Pr="002646CB" w:rsidDel="0039799F">
          <w:rPr>
            <w:rPrChange w:id="1009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나눌</w:delText>
        </w:r>
        <w:r w:rsidRPr="002646CB" w:rsidDel="0039799F">
          <w:rPr>
            <w:rPrChange w:id="1009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0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Pr="002646CB" w:rsidDel="0039799F">
          <w:rPr>
            <w:rPrChange w:id="100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1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Pr="002646CB" w:rsidDel="0039799F">
          <w:rPr>
            <w:rPrChange w:id="10101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1C3C69" w:rsidRPr="002646CB" w:rsidDel="0039799F">
          <w:rPr>
            <w:rFonts w:hint="eastAsia"/>
            <w:rPrChange w:id="101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97338" w:rsidRPr="002646CB" w:rsidDel="0039799F">
          <w:rPr>
            <w:rFonts w:hint="eastAsia"/>
            <w:rPrChange w:id="101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1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Pr="002646CB" w:rsidDel="0039799F">
          <w:rPr>
            <w:rFonts w:hint="eastAsia"/>
            <w:rPrChange w:id="101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Pr="002646CB" w:rsidDel="0039799F">
          <w:rPr>
            <w:rPrChange w:id="101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동작</w:delText>
        </w:r>
        <w:r w:rsidR="00B45EA4" w:rsidRPr="002646CB" w:rsidDel="0039799F">
          <w:rPr>
            <w:rFonts w:hint="eastAsia"/>
            <w:rPrChange w:id="101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할</w:delText>
        </w:r>
        <w:r w:rsidR="00F97338" w:rsidRPr="002646CB" w:rsidDel="0039799F">
          <w:rPr>
            <w:rFonts w:hint="eastAsia"/>
            <w:rPrChange w:id="101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F97338" w:rsidRPr="002646CB" w:rsidDel="0039799F">
          <w:rPr>
            <w:rFonts w:hint="eastAsia"/>
            <w:rPrChange w:id="101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F97338" w:rsidRPr="002646CB" w:rsidDel="0039799F">
          <w:rPr>
            <w:rFonts w:hint="eastAsia"/>
            <w:rPrChange w:id="101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40887" w:rsidRPr="002646CB" w:rsidDel="0039799F">
          <w:rPr>
            <w:rFonts w:hint="eastAsia"/>
            <w:rPrChange w:id="10115" w:author="ETRI-김종원" w:date="2019-12-10T10:44:00Z">
              <w:rPr>
                <w:rFonts w:hint="eastAsia"/>
              </w:rPr>
            </w:rPrChange>
          </w:rPr>
          <w:delText>CES-MG</w:delText>
        </w:r>
        <w:r w:rsidR="00F97338" w:rsidRPr="002646CB" w:rsidDel="0039799F">
          <w:rPr>
            <w:rFonts w:hint="eastAsia"/>
            <w:rPrChange w:id="101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F97338" w:rsidRPr="002646CB" w:rsidDel="0039799F">
          <w:rPr>
            <w:rFonts w:hint="eastAsia"/>
            <w:rPrChange w:id="101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1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F97338" w:rsidRPr="002646CB" w:rsidDel="0039799F">
          <w:rPr>
            <w:rFonts w:hint="eastAsia"/>
            <w:rPrChange w:id="101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F97338" w:rsidRPr="002646CB" w:rsidDel="0039799F">
          <w:rPr>
            <w:rFonts w:hint="eastAsia"/>
            <w:rPrChange w:id="101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101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F97338" w:rsidRPr="002646CB" w:rsidDel="0039799F">
          <w:rPr>
            <w:rFonts w:hint="eastAsia"/>
            <w:rPrChange w:id="101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49B5" w:rsidRPr="002646CB" w:rsidDel="0039799F">
          <w:rPr>
            <w:rFonts w:hint="eastAsia"/>
            <w:rPrChange w:id="10126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45EA4" w:rsidRPr="002646CB" w:rsidDel="0039799F">
          <w:rPr>
            <w:rFonts w:hint="eastAsia"/>
            <w:rPrChange w:id="101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45EA4" w:rsidRPr="002646CB" w:rsidDel="0039799F">
          <w:rPr>
            <w:rFonts w:hint="eastAsia"/>
            <w:rPrChange w:id="101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101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배전용</w:delText>
        </w:r>
        <w:r w:rsidR="00B45EA4" w:rsidRPr="002646CB" w:rsidDel="0039799F">
          <w:rPr>
            <w:rFonts w:hint="eastAsia"/>
            <w:rPrChange w:id="101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101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전기설비</w:delText>
        </w:r>
        <w:r w:rsidR="00B45EA4" w:rsidRPr="002646CB" w:rsidDel="0039799F">
          <w:rPr>
            <w:rFonts w:hint="eastAsia"/>
            <w:rPrChange w:id="101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101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성능기준을</w:delText>
        </w:r>
        <w:r w:rsidR="00B45EA4" w:rsidRPr="002646CB" w:rsidDel="0039799F">
          <w:rPr>
            <w:rFonts w:hint="eastAsia"/>
            <w:rPrChange w:id="101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101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만족하며</w:delText>
        </w:r>
        <w:r w:rsidR="00F97338" w:rsidRPr="002646CB" w:rsidDel="0039799F">
          <w:rPr>
            <w:rFonts w:hint="eastAsia"/>
            <w:rPrChange w:id="101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49B5" w:rsidRPr="002646CB" w:rsidDel="0039799F">
          <w:rPr>
            <w:rFonts w:hint="eastAsia"/>
            <w:rPrChange w:id="1013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7524D9" w:rsidRPr="002646CB" w:rsidDel="0039799F">
          <w:rPr>
            <w:rPrChange w:id="101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524D9" w:rsidRPr="002646CB" w:rsidDel="0039799F">
          <w:rPr>
            <w:rFonts w:hint="eastAsia"/>
            <w:rPrChange w:id="101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계통과</w:delText>
        </w:r>
        <w:r w:rsidR="00F97338" w:rsidRPr="002646CB" w:rsidDel="0039799F">
          <w:rPr>
            <w:rFonts w:hint="eastAsia"/>
            <w:rPrChange w:id="101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Pr="002646CB" w:rsidDel="0039799F">
          <w:rPr>
            <w:rPrChange w:id="101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1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2B61" w:rsidRPr="002646CB" w:rsidDel="0039799F">
          <w:rPr>
            <w:rFonts w:hint="eastAsia"/>
            <w:rPrChange w:id="101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계가</w:delText>
        </w:r>
        <w:r w:rsidR="00C80727" w:rsidRPr="002646CB" w:rsidDel="0039799F">
          <w:rPr>
            <w:rFonts w:hint="eastAsia"/>
            <w:rPrChange w:id="101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1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전환될</w:delText>
        </w:r>
        <w:r w:rsidR="00C80727" w:rsidRPr="002646CB" w:rsidDel="0039799F">
          <w:rPr>
            <w:rFonts w:hint="eastAsia"/>
            <w:rPrChange w:id="101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1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C80727" w:rsidRPr="002646CB" w:rsidDel="0039799F">
          <w:rPr>
            <w:rFonts w:hint="eastAsia"/>
            <w:rPrChange w:id="101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1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있어야</w:delText>
        </w:r>
        <w:r w:rsidR="00C80727" w:rsidRPr="002646CB" w:rsidDel="0039799F">
          <w:rPr>
            <w:rFonts w:hint="eastAsia"/>
            <w:rPrChange w:id="101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1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C80727" w:rsidRPr="002646CB" w:rsidDel="0039799F">
          <w:rPr>
            <w:rFonts w:hint="eastAsia"/>
            <w:rPrChange w:id="101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r w:rsidRPr="002646CB" w:rsidDel="0039799F">
          <w:rPr>
            <w:rPrChange w:id="1015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bookmarkStart w:id="10154" w:name="_Toc21525113"/>
        <w:bookmarkStart w:id="10155" w:name="_Toc23141952"/>
        <w:bookmarkStart w:id="10156" w:name="_Toc23173198"/>
        <w:bookmarkStart w:id="10157" w:name="_Toc23188973"/>
        <w:bookmarkStart w:id="10158" w:name="_Toc23191351"/>
        <w:bookmarkStart w:id="10159" w:name="_Toc23244369"/>
        <w:bookmarkStart w:id="10160" w:name="_Toc23793899"/>
        <w:bookmarkStart w:id="10161" w:name="_Toc23794222"/>
        <w:bookmarkStart w:id="10162" w:name="_Toc23794545"/>
        <w:bookmarkStart w:id="10163" w:name="_Toc23795390"/>
        <w:bookmarkStart w:id="10164" w:name="_Toc23839767"/>
        <w:bookmarkStart w:id="10165" w:name="_Toc26200556"/>
        <w:bookmarkStart w:id="10166" w:name="_Toc26867653"/>
        <w:bookmarkEnd w:id="10154"/>
        <w:bookmarkEnd w:id="10155"/>
        <w:bookmarkEnd w:id="10156"/>
        <w:bookmarkEnd w:id="10157"/>
        <w:bookmarkEnd w:id="10158"/>
        <w:bookmarkEnd w:id="10159"/>
        <w:bookmarkEnd w:id="10160"/>
        <w:bookmarkEnd w:id="10161"/>
        <w:bookmarkEnd w:id="10162"/>
        <w:bookmarkEnd w:id="10163"/>
        <w:bookmarkEnd w:id="10164"/>
        <w:bookmarkEnd w:id="10165"/>
        <w:bookmarkEnd w:id="10166"/>
      </w:del>
    </w:p>
    <w:p w14:paraId="2F29D0A8" w14:textId="78480974" w:rsidR="00BF4D3D" w:rsidRPr="002646CB" w:rsidDel="0039799F" w:rsidRDefault="00BF4D3D" w:rsidP="00BF4D3D">
      <w:pPr>
        <w:rPr>
          <w:del w:id="10167" w:author="박 진상" w:date="2019-10-08T05:43:00Z"/>
          <w:rPrChange w:id="10168" w:author="ETRI-김종원" w:date="2019-12-10T10:44:00Z">
            <w:rPr>
              <w:del w:id="10169" w:author="박 진상" w:date="2019-10-08T05:43:00Z"/>
              <w:color w:val="FF0000"/>
            </w:rPr>
          </w:rPrChange>
        </w:rPr>
      </w:pPr>
      <w:bookmarkStart w:id="10170" w:name="_Toc21525114"/>
      <w:bookmarkStart w:id="10171" w:name="_Toc23141953"/>
      <w:bookmarkStart w:id="10172" w:name="_Toc23173199"/>
      <w:bookmarkStart w:id="10173" w:name="_Toc23188974"/>
      <w:bookmarkStart w:id="10174" w:name="_Toc23191352"/>
      <w:bookmarkStart w:id="10175" w:name="_Toc23244370"/>
      <w:bookmarkStart w:id="10176" w:name="_Toc23793900"/>
      <w:bookmarkStart w:id="10177" w:name="_Toc23794223"/>
      <w:bookmarkStart w:id="10178" w:name="_Toc23794546"/>
      <w:bookmarkStart w:id="10179" w:name="_Toc23795391"/>
      <w:bookmarkStart w:id="10180" w:name="_Toc23839768"/>
      <w:bookmarkStart w:id="10181" w:name="_Toc26200557"/>
      <w:bookmarkStart w:id="10182" w:name="_Toc26867654"/>
      <w:bookmarkEnd w:id="10170"/>
      <w:bookmarkEnd w:id="10171"/>
      <w:bookmarkEnd w:id="10172"/>
      <w:bookmarkEnd w:id="10173"/>
      <w:bookmarkEnd w:id="10174"/>
      <w:bookmarkEnd w:id="10175"/>
      <w:bookmarkEnd w:id="10176"/>
      <w:bookmarkEnd w:id="10177"/>
      <w:bookmarkEnd w:id="10178"/>
      <w:bookmarkEnd w:id="10179"/>
      <w:bookmarkEnd w:id="10180"/>
      <w:bookmarkEnd w:id="10181"/>
      <w:bookmarkEnd w:id="10182"/>
    </w:p>
    <w:p w14:paraId="7236882E" w14:textId="28A325E6" w:rsidR="00BF4D3D" w:rsidRPr="002646CB" w:rsidDel="0039799F" w:rsidRDefault="00C849B5" w:rsidP="00BF4D3D">
      <w:pPr>
        <w:rPr>
          <w:del w:id="10183" w:author="박 진상" w:date="2019-10-08T05:43:00Z"/>
          <w:rPrChange w:id="10184" w:author="ETRI-김종원" w:date="2019-12-10T10:44:00Z">
            <w:rPr>
              <w:del w:id="10185" w:author="박 진상" w:date="2019-10-08T05:43:00Z"/>
              <w:color w:val="000000" w:themeColor="text1"/>
            </w:rPr>
          </w:rPrChange>
        </w:rPr>
      </w:pPr>
      <w:del w:id="10186" w:author="박 진상" w:date="2019-10-08T05:43:00Z">
        <w:r w:rsidRPr="002646CB" w:rsidDel="0039799F">
          <w:rPr>
            <w:rFonts w:hint="eastAsia"/>
            <w:rPrChange w:id="1018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7524D9" w:rsidRPr="002646CB" w:rsidDel="0039799F">
          <w:rPr>
            <w:rPrChange w:id="101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524D9" w:rsidRPr="002646CB" w:rsidDel="0039799F">
          <w:rPr>
            <w:rFonts w:hint="eastAsia"/>
            <w:rPrChange w:id="101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BF4D3D" w:rsidRPr="002646CB" w:rsidDel="0039799F">
          <w:rPr>
            <w:rFonts w:hint="eastAsia"/>
            <w:rPrChange w:id="101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에서</w:delText>
        </w:r>
        <w:r w:rsidR="00BF4D3D" w:rsidRPr="002646CB" w:rsidDel="0039799F">
          <w:rPr>
            <w:rPrChange w:id="1019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1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BF4D3D" w:rsidRPr="002646CB" w:rsidDel="0039799F">
          <w:rPr>
            <w:rPrChange w:id="1019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1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품질이</w:delText>
        </w:r>
        <w:r w:rsidR="00BF4D3D" w:rsidRPr="002646CB" w:rsidDel="0039799F">
          <w:rPr>
            <w:rPrChange w:id="10195" w:author="ETRI-김종원" w:date="2019-12-10T10:44:00Z">
              <w:rPr>
                <w:color w:val="000000" w:themeColor="text1"/>
              </w:rPr>
            </w:rPrChange>
          </w:rPr>
          <w:delText xml:space="preserve"> POC</w:delText>
        </w:r>
        <w:r w:rsidR="00BF4D3D" w:rsidRPr="002646CB" w:rsidDel="0039799F">
          <w:rPr>
            <w:rFonts w:hint="eastAsia"/>
            <w:rPrChange w:id="101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F4D3D" w:rsidRPr="002646CB" w:rsidDel="0039799F">
          <w:rPr>
            <w:rPrChange w:id="1019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1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사전</w:delText>
        </w:r>
        <w:r w:rsidR="00BF4D3D" w:rsidRPr="002646CB" w:rsidDel="0039799F">
          <w:rPr>
            <w:rPrChange w:id="101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정의된</w:delText>
        </w:r>
        <w:r w:rsidR="00BF4D3D" w:rsidRPr="002646CB" w:rsidDel="0039799F">
          <w:rPr>
            <w:rPrChange w:id="1020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한계를</w:delText>
        </w:r>
        <w:r w:rsidR="00BF4D3D" w:rsidRPr="002646CB" w:rsidDel="0039799F">
          <w:rPr>
            <w:rPrChange w:id="1020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초과하여</w:delText>
        </w:r>
        <w:r w:rsidR="00BF4D3D" w:rsidRPr="002646CB" w:rsidDel="0039799F">
          <w:rPr>
            <w:rPrChange w:id="1020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악화되는</w:delText>
        </w:r>
        <w:r w:rsidR="00BF4D3D" w:rsidRPr="002646CB" w:rsidDel="0039799F">
          <w:rPr>
            <w:rPrChange w:id="102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C1A26" w:rsidRPr="002646CB" w:rsidDel="0039799F">
          <w:rPr>
            <w:rFonts w:hint="eastAsia"/>
            <w:rPrChange w:id="102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고장</w:delText>
        </w:r>
        <w:r w:rsidR="00BF4D3D" w:rsidRPr="002646CB" w:rsidDel="0039799F">
          <w:rPr>
            <w:rFonts w:hint="eastAsia"/>
            <w:rPrChange w:id="102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</w:delText>
        </w:r>
        <w:r w:rsidR="00BF4D3D" w:rsidRPr="002646CB" w:rsidDel="0039799F">
          <w:rPr>
            <w:rPrChange w:id="102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BF4D3D" w:rsidRPr="002646CB" w:rsidDel="0039799F">
          <w:rPr>
            <w:rPrChange w:id="102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</w:delText>
        </w:r>
        <w:r w:rsidR="00BF4D3D" w:rsidRPr="002646CB" w:rsidDel="0039799F">
          <w:rPr>
            <w:rPrChange w:id="10214" w:author="ETRI-김종원" w:date="2019-12-10T10:44:00Z">
              <w:rPr>
                <w:color w:val="000000" w:themeColor="text1"/>
              </w:rPr>
            </w:rPrChange>
          </w:rPr>
          <w:delText xml:space="preserve">, </w:delText>
        </w:r>
        <w:r w:rsidR="00B40887" w:rsidRPr="002646CB" w:rsidDel="0039799F">
          <w:rPr>
            <w:rFonts w:hint="eastAsia"/>
            <w:rPrChange w:id="10215" w:author="ETRI-김종원" w:date="2019-12-10T10:44:00Z">
              <w:rPr>
                <w:rFonts w:hint="eastAsia"/>
              </w:rPr>
            </w:rPrChange>
          </w:rPr>
          <w:delText>CES-MG</w:delText>
        </w:r>
        <w:r w:rsidR="00BF4D3D" w:rsidRPr="002646CB" w:rsidDel="0039799F">
          <w:rPr>
            <w:rPrChange w:id="102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21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7524D9" w:rsidRPr="002646CB" w:rsidDel="0039799F">
          <w:rPr>
            <w:rPrChange w:id="102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524D9" w:rsidRPr="002646CB" w:rsidDel="0039799F">
          <w:rPr>
            <w:rFonts w:hint="eastAsia"/>
            <w:rPrChange w:id="102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계통에서</w:delText>
        </w:r>
        <w:r w:rsidR="00BF4D3D" w:rsidRPr="002646CB" w:rsidDel="0039799F">
          <w:rPr>
            <w:rPrChange w:id="102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2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자동</w:delText>
        </w:r>
        <w:r w:rsidR="00BF4D3D" w:rsidRPr="002646CB" w:rsidDel="0039799F">
          <w:rPr>
            <w:rFonts w:hint="eastAsia"/>
            <w:rPrChange w:id="102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적으로</w:delText>
        </w:r>
        <w:r w:rsidR="00BF4D3D" w:rsidRPr="002646CB" w:rsidDel="0039799F">
          <w:rPr>
            <w:rPrChange w:id="102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분리</w:delText>
        </w:r>
        <w:r w:rsidR="00C80727" w:rsidRPr="002646CB" w:rsidDel="0039799F">
          <w:rPr>
            <w:rFonts w:hint="eastAsia"/>
            <w:rPrChange w:id="102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될</w:delText>
        </w:r>
        <w:r w:rsidR="00C80727" w:rsidRPr="002646CB" w:rsidDel="0039799F">
          <w:rPr>
            <w:rFonts w:hint="eastAsia"/>
            <w:rPrChange w:id="102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2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C80727" w:rsidRPr="002646CB" w:rsidDel="0039799F">
          <w:rPr>
            <w:rFonts w:hint="eastAsia"/>
            <w:rPrChange w:id="102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2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있으며</w:delText>
        </w:r>
        <w:r w:rsidR="00BF4D3D" w:rsidRPr="002646CB" w:rsidDel="0039799F">
          <w:rPr>
            <w:rPrChange w:id="1023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이는</w:delText>
        </w:r>
        <w:r w:rsidR="00BF4D3D" w:rsidRPr="002646CB" w:rsidDel="0039799F">
          <w:rPr>
            <w:rPrChange w:id="1023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의도하지</w:delText>
        </w:r>
        <w:r w:rsidR="00BF4D3D" w:rsidRPr="002646CB" w:rsidDel="0039799F">
          <w:rPr>
            <w:rPrChange w:id="102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않은</w:delText>
        </w:r>
        <w:r w:rsidR="00BF4D3D" w:rsidRPr="002646CB" w:rsidDel="0039799F">
          <w:rPr>
            <w:rPrChange w:id="102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2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C80727" w:rsidRPr="002646CB" w:rsidDel="0039799F">
          <w:rPr>
            <w:rFonts w:hint="eastAsia"/>
            <w:rPrChange w:id="102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F4D3D" w:rsidRPr="002646CB" w:rsidDel="0039799F">
          <w:rPr>
            <w:rFonts w:hint="eastAsia"/>
            <w:rPrChange w:id="102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이라고</w:delText>
        </w:r>
        <w:r w:rsidR="00BF4D3D" w:rsidRPr="002646CB" w:rsidDel="0039799F">
          <w:rPr>
            <w:rPrChange w:id="102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BF4D3D" w:rsidRPr="002646CB" w:rsidDel="0039799F">
          <w:rPr>
            <w:rPrChange w:id="10242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B40887" w:rsidRPr="002646CB" w:rsidDel="0039799F">
          <w:rPr>
            <w:rFonts w:hint="eastAsia"/>
            <w:rPrChange w:id="10243" w:author="ETRI-김종원" w:date="2019-12-10T10:44:00Z">
              <w:rPr>
                <w:rFonts w:hint="eastAsia"/>
              </w:rPr>
            </w:rPrChange>
          </w:rPr>
          <w:delText>CES-MG</w:delText>
        </w:r>
        <w:r w:rsidR="00BF4D3D" w:rsidRPr="002646CB" w:rsidDel="0039799F">
          <w:rPr>
            <w:rFonts w:hint="eastAsia"/>
            <w:rPrChange w:id="102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F4D3D" w:rsidRPr="002646CB" w:rsidDel="0039799F">
          <w:rPr>
            <w:rPrChange w:id="102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2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C80727" w:rsidRPr="002646CB" w:rsidDel="0039799F">
          <w:rPr>
            <w:rFonts w:hint="eastAsia"/>
            <w:rPrChange w:id="102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FE3106" w:rsidRPr="002646CB" w:rsidDel="0039799F">
          <w:rPr>
            <w:rFonts w:hint="eastAsia"/>
            <w:rPrChange w:id="102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C80727" w:rsidRPr="002646CB" w:rsidDel="0039799F">
          <w:rPr>
            <w:rFonts w:hint="eastAsia"/>
            <w:rPrChange w:id="102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="00C80727" w:rsidRPr="002646CB" w:rsidDel="0039799F">
          <w:rPr>
            <w:rFonts w:hint="eastAsia"/>
            <w:rPrChange w:id="102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시작이</w:delText>
        </w:r>
        <w:r w:rsidR="00BF4D3D" w:rsidRPr="002646CB" w:rsidDel="0039799F">
          <w:rPr>
            <w:rPrChange w:id="1025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2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이루어질</w:delText>
        </w:r>
        <w:r w:rsidR="00C80727" w:rsidRPr="002646CB" w:rsidDel="0039799F">
          <w:rPr>
            <w:rFonts w:hint="eastAsia"/>
            <w:rPrChange w:id="102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2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때</w:delText>
        </w:r>
        <w:r w:rsidR="00C80727" w:rsidRPr="002646CB" w:rsidDel="0039799F">
          <w:rPr>
            <w:rFonts w:hint="eastAsia"/>
            <w:rPrChange w:id="102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필요한</w:delText>
        </w:r>
        <w:r w:rsidR="00BF4D3D" w:rsidRPr="002646CB" w:rsidDel="0039799F">
          <w:rPr>
            <w:rPrChange w:id="1025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2E7BFF" w:rsidRPr="002646CB" w:rsidDel="0039799F">
          <w:rPr>
            <w:rFonts w:hint="eastAsia"/>
            <w:rPrChange w:id="102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자체</w:delText>
        </w:r>
        <w:r w:rsidR="00BF4D3D" w:rsidRPr="002646CB" w:rsidDel="0039799F">
          <w:rPr>
            <w:rFonts w:hint="eastAsia"/>
            <w:rPrChange w:id="102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BF4D3D" w:rsidRPr="002646CB" w:rsidDel="0039799F">
          <w:rPr>
            <w:rPrChange w:id="1026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능력을</w:delText>
        </w:r>
        <w:r w:rsidR="00BF4D3D" w:rsidRPr="002646CB" w:rsidDel="0039799F">
          <w:rPr>
            <w:rPrChange w:id="102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가질</w:delText>
        </w:r>
        <w:r w:rsidR="00BF4D3D" w:rsidRPr="002646CB" w:rsidDel="0039799F">
          <w:rPr>
            <w:rPrChange w:id="1026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BF4D3D" w:rsidRPr="002646CB" w:rsidDel="0039799F">
          <w:rPr>
            <w:rPrChange w:id="102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2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BF4D3D" w:rsidRPr="002646CB" w:rsidDel="0039799F">
          <w:rPr>
            <w:rPrChange w:id="10270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10271" w:name="_Toc21525115"/>
        <w:bookmarkStart w:id="10272" w:name="_Toc23141954"/>
        <w:bookmarkStart w:id="10273" w:name="_Toc23173200"/>
        <w:bookmarkStart w:id="10274" w:name="_Toc23188975"/>
        <w:bookmarkStart w:id="10275" w:name="_Toc23191353"/>
        <w:bookmarkStart w:id="10276" w:name="_Toc23244371"/>
        <w:bookmarkStart w:id="10277" w:name="_Toc23793901"/>
        <w:bookmarkStart w:id="10278" w:name="_Toc23794224"/>
        <w:bookmarkStart w:id="10279" w:name="_Toc23794547"/>
        <w:bookmarkStart w:id="10280" w:name="_Toc23795392"/>
        <w:bookmarkStart w:id="10281" w:name="_Toc23839769"/>
        <w:bookmarkStart w:id="10282" w:name="_Toc26200558"/>
        <w:bookmarkStart w:id="10283" w:name="_Toc26867655"/>
        <w:bookmarkEnd w:id="10271"/>
        <w:bookmarkEnd w:id="10272"/>
        <w:bookmarkEnd w:id="10273"/>
        <w:bookmarkEnd w:id="10274"/>
        <w:bookmarkEnd w:id="10275"/>
        <w:bookmarkEnd w:id="10276"/>
        <w:bookmarkEnd w:id="10277"/>
        <w:bookmarkEnd w:id="10278"/>
        <w:bookmarkEnd w:id="10279"/>
        <w:bookmarkEnd w:id="10280"/>
        <w:bookmarkEnd w:id="10281"/>
        <w:bookmarkEnd w:id="10282"/>
        <w:bookmarkEnd w:id="10283"/>
      </w:del>
    </w:p>
    <w:p w14:paraId="31135408" w14:textId="15F1C2EC" w:rsidR="00BF4D3D" w:rsidRPr="002646CB" w:rsidDel="0039799F" w:rsidRDefault="00BF4D3D" w:rsidP="00BF4D3D">
      <w:pPr>
        <w:rPr>
          <w:del w:id="10284" w:author="박 진상" w:date="2019-10-08T05:43:00Z"/>
          <w:rPrChange w:id="10285" w:author="ETRI-김종원" w:date="2019-12-10T10:44:00Z">
            <w:rPr>
              <w:del w:id="10286" w:author="박 진상" w:date="2019-10-08T05:43:00Z"/>
              <w:color w:val="FF0000"/>
            </w:rPr>
          </w:rPrChange>
        </w:rPr>
      </w:pPr>
      <w:bookmarkStart w:id="10287" w:name="_Toc21525116"/>
      <w:bookmarkStart w:id="10288" w:name="_Toc23141955"/>
      <w:bookmarkStart w:id="10289" w:name="_Toc23173201"/>
      <w:bookmarkStart w:id="10290" w:name="_Toc23188976"/>
      <w:bookmarkStart w:id="10291" w:name="_Toc23191354"/>
      <w:bookmarkStart w:id="10292" w:name="_Toc23244372"/>
      <w:bookmarkStart w:id="10293" w:name="_Toc23793902"/>
      <w:bookmarkStart w:id="10294" w:name="_Toc23794225"/>
      <w:bookmarkStart w:id="10295" w:name="_Toc23794548"/>
      <w:bookmarkStart w:id="10296" w:name="_Toc23795393"/>
      <w:bookmarkStart w:id="10297" w:name="_Toc23839770"/>
      <w:bookmarkStart w:id="10298" w:name="_Toc26200559"/>
      <w:bookmarkStart w:id="10299" w:name="_Toc26867656"/>
      <w:bookmarkEnd w:id="10287"/>
      <w:bookmarkEnd w:id="10288"/>
      <w:bookmarkEnd w:id="10289"/>
      <w:bookmarkEnd w:id="10290"/>
      <w:bookmarkEnd w:id="10291"/>
      <w:bookmarkEnd w:id="10292"/>
      <w:bookmarkEnd w:id="10293"/>
      <w:bookmarkEnd w:id="10294"/>
      <w:bookmarkEnd w:id="10295"/>
      <w:bookmarkEnd w:id="10296"/>
      <w:bookmarkEnd w:id="10297"/>
      <w:bookmarkEnd w:id="10298"/>
      <w:bookmarkEnd w:id="10299"/>
    </w:p>
    <w:p w14:paraId="4D8B928B" w14:textId="00DCFB58" w:rsidR="00BF4D3D" w:rsidRPr="002646CB" w:rsidDel="0039799F" w:rsidRDefault="00B40887" w:rsidP="00BF4D3D">
      <w:pPr>
        <w:rPr>
          <w:del w:id="10300" w:author="박 진상" w:date="2019-10-08T05:43:00Z"/>
          <w:rPrChange w:id="10301" w:author="ETRI-김종원" w:date="2019-12-10T10:44:00Z">
            <w:rPr>
              <w:del w:id="10302" w:author="박 진상" w:date="2019-10-08T05:43:00Z"/>
              <w:color w:val="000000" w:themeColor="text1"/>
            </w:rPr>
          </w:rPrChange>
        </w:rPr>
      </w:pPr>
      <w:del w:id="10303" w:author="박 진상" w:date="2019-10-08T05:43:00Z">
        <w:r w:rsidRPr="002646CB" w:rsidDel="0039799F">
          <w:rPr>
            <w:rFonts w:hint="eastAsia"/>
            <w:rPrChange w:id="10304" w:author="ETRI-김종원" w:date="2019-12-10T10:44:00Z">
              <w:rPr>
                <w:rFonts w:hint="eastAsia"/>
              </w:rPr>
            </w:rPrChange>
          </w:rPr>
          <w:delText>CES-MG</w:delText>
        </w:r>
        <w:r w:rsidR="00BF4D3D" w:rsidRPr="002646CB" w:rsidDel="0039799F">
          <w:rPr>
            <w:rFonts w:hint="eastAsia"/>
            <w:rPrChange w:id="103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F4D3D" w:rsidRPr="002646CB" w:rsidDel="0039799F">
          <w:rPr>
            <w:rPrChange w:id="103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37E3E" w:rsidRPr="002646CB" w:rsidDel="0039799F">
          <w:rPr>
            <w:rFonts w:hint="eastAsia"/>
            <w:rPrChange w:id="103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드룹제어</w:delText>
        </w:r>
        <w:r w:rsidR="00BF4D3D" w:rsidRPr="002646CB" w:rsidDel="0039799F">
          <w:rPr>
            <w:rPrChange w:id="103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BF4D3D" w:rsidRPr="002646CB" w:rsidDel="0039799F">
          <w:rPr>
            <w:rPrChange w:id="103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작동하는</w:delText>
        </w:r>
        <w:r w:rsidR="00BF4D3D" w:rsidRPr="002646CB" w:rsidDel="0039799F">
          <w:rPr>
            <w:rPrChange w:id="103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38765D" w:rsidRPr="002646CB" w:rsidDel="0039799F">
          <w:rPr>
            <w:rFonts w:hint="eastAsia"/>
            <w:rPrChange w:id="103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분산자원</w:delText>
        </w:r>
        <w:r w:rsidR="00BF4D3D" w:rsidRPr="002646CB" w:rsidDel="0039799F">
          <w:rPr>
            <w:rFonts w:hint="eastAsia"/>
            <w:rPrChange w:id="103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</w:delText>
        </w:r>
        <w:r w:rsidR="00BF4D3D" w:rsidRPr="002646CB" w:rsidDel="0039799F">
          <w:rPr>
            <w:rPrChange w:id="1031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분리된</w:delText>
        </w:r>
        <w:r w:rsidR="00BF4D3D" w:rsidRPr="002646CB" w:rsidDel="0039799F">
          <w:rPr>
            <w:rPrChange w:id="1031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순간에</w:delText>
        </w:r>
        <w:r w:rsidR="00BF4D3D" w:rsidRPr="002646CB" w:rsidDel="0039799F">
          <w:rPr>
            <w:rPrChange w:id="1031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부하가</w:delText>
        </w:r>
        <w:r w:rsidR="00BF4D3D" w:rsidRPr="002646CB" w:rsidDel="0039799F">
          <w:rPr>
            <w:rPrChange w:id="1032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연결되어</w:delText>
        </w:r>
        <w:r w:rsidR="005B2CD2" w:rsidRPr="002646CB" w:rsidDel="0039799F">
          <w:rPr>
            <w:rPrChange w:id="103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BF4D3D" w:rsidRPr="002646CB" w:rsidDel="0039799F">
          <w:rPr>
            <w:rPrChange w:id="103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</w:delText>
        </w:r>
        <w:r w:rsidR="00BF4D3D" w:rsidRPr="002646CB" w:rsidDel="0039799F">
          <w:rPr>
            <w:rPrChange w:id="103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신속한</w:delText>
        </w:r>
        <w:r w:rsidR="00BF4D3D" w:rsidRPr="002646CB" w:rsidDel="0039799F">
          <w:rPr>
            <w:rPrChange w:id="1032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BF4D3D" w:rsidRPr="002646CB" w:rsidDel="0039799F">
          <w:rPr>
            <w:rPrChange w:id="1033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시스템과</w:delText>
        </w:r>
        <w:r w:rsidR="00BF4D3D" w:rsidRPr="002646CB" w:rsidDel="0039799F">
          <w:rPr>
            <w:rPrChange w:id="1033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관련하여</w:delText>
        </w:r>
        <w:r w:rsidR="00BF4D3D" w:rsidRPr="002646CB" w:rsidDel="0039799F">
          <w:rPr>
            <w:rPrChange w:id="1033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허용된</w:delText>
        </w:r>
        <w:r w:rsidR="00BF4D3D" w:rsidRPr="002646CB" w:rsidDel="0039799F">
          <w:rPr>
            <w:rPrChange w:id="103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전압</w:delText>
        </w:r>
        <w:r w:rsidR="00BF4D3D" w:rsidRPr="002646CB" w:rsidDel="0039799F">
          <w:rPr>
            <w:rPrChange w:id="103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연속성을</w:delText>
        </w:r>
        <w:r w:rsidR="00BF4D3D" w:rsidRPr="002646CB" w:rsidDel="0039799F">
          <w:rPr>
            <w:rPrChange w:id="103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유지할</w:delText>
        </w:r>
        <w:r w:rsidR="00BF4D3D" w:rsidRPr="002646CB" w:rsidDel="0039799F">
          <w:rPr>
            <w:rPrChange w:id="103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BF4D3D" w:rsidRPr="002646CB" w:rsidDel="0039799F">
          <w:rPr>
            <w:rPrChange w:id="103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BF4D3D" w:rsidRPr="002646CB" w:rsidDel="0039799F">
          <w:rPr>
            <w:rPrChange w:id="10347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BF4D3D" w:rsidRPr="002646CB" w:rsidDel="0039799F">
          <w:rPr>
            <w:rFonts w:hint="eastAsia"/>
            <w:rPrChange w:id="103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그렇지</w:delText>
        </w:r>
        <w:r w:rsidR="00BF4D3D" w:rsidRPr="002646CB" w:rsidDel="0039799F">
          <w:rPr>
            <w:rPrChange w:id="1034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않으면</w:delText>
        </w:r>
        <w:r w:rsidR="00BF4D3D" w:rsidRPr="002646CB" w:rsidDel="0039799F">
          <w:rPr>
            <w:rPrChange w:id="1035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742FA" w:rsidRPr="002646CB" w:rsidDel="0039799F">
          <w:rPr>
            <w:rFonts w:hint="eastAsia"/>
            <w:rPrChange w:id="10352" w:author="ETRI-김종원" w:date="2019-12-10T10:44:00Z">
              <w:rPr>
                <w:rFonts w:hint="eastAsia"/>
              </w:rPr>
            </w:rPrChange>
          </w:rPr>
          <w:delText>CES-MG</w:delText>
        </w:r>
        <w:r w:rsidR="00BF4D3D" w:rsidRPr="002646CB" w:rsidDel="0039799F">
          <w:rPr>
            <w:rFonts w:hint="eastAsia"/>
            <w:rPrChange w:id="103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BF4D3D" w:rsidRPr="002646CB" w:rsidDel="0039799F">
          <w:rPr>
            <w:rPrChange w:id="103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멈추고</w:delText>
        </w:r>
        <w:r w:rsidR="00BF4D3D" w:rsidRPr="002646CB" w:rsidDel="0039799F">
          <w:rPr>
            <w:rPrChange w:id="103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다시</w:delText>
        </w:r>
        <w:r w:rsidR="00BF4D3D" w:rsidRPr="002646CB" w:rsidDel="0039799F">
          <w:rPr>
            <w:rPrChange w:id="103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시작하려면</w:delText>
        </w:r>
        <w:r w:rsidR="00BF4D3D" w:rsidRPr="002646CB" w:rsidDel="0039799F">
          <w:rPr>
            <w:rPrChange w:id="103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2E7BFF" w:rsidRPr="002646CB" w:rsidDel="0039799F">
          <w:rPr>
            <w:rFonts w:hint="eastAsia"/>
            <w:rPrChange w:id="103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자체</w:delText>
        </w:r>
        <w:r w:rsidR="00BF4D3D" w:rsidRPr="002646CB" w:rsidDel="0039799F">
          <w:rPr>
            <w:rFonts w:hint="eastAsia"/>
            <w:rPrChange w:id="103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BF4D3D" w:rsidRPr="002646CB" w:rsidDel="0039799F">
          <w:rPr>
            <w:rPrChange w:id="1036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시작</w:delText>
        </w:r>
        <w:r w:rsidR="00BF4D3D" w:rsidRPr="002646CB" w:rsidDel="0039799F">
          <w:rPr>
            <w:rPrChange w:id="103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순서가</w:delText>
        </w:r>
        <w:r w:rsidR="00BF4D3D" w:rsidRPr="002646CB" w:rsidDel="0039799F">
          <w:rPr>
            <w:rPrChange w:id="103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3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필요하다</w:delText>
        </w:r>
        <w:r w:rsidR="00BF4D3D" w:rsidRPr="002646CB" w:rsidDel="0039799F">
          <w:rPr>
            <w:rPrChange w:id="10369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bookmarkStart w:id="10370" w:name="_Toc21525117"/>
        <w:bookmarkStart w:id="10371" w:name="_Toc23141956"/>
        <w:bookmarkStart w:id="10372" w:name="_Toc23173202"/>
        <w:bookmarkStart w:id="10373" w:name="_Toc23188977"/>
        <w:bookmarkStart w:id="10374" w:name="_Toc23191355"/>
        <w:bookmarkStart w:id="10375" w:name="_Toc23244373"/>
        <w:bookmarkStart w:id="10376" w:name="_Toc23793903"/>
        <w:bookmarkStart w:id="10377" w:name="_Toc23794226"/>
        <w:bookmarkStart w:id="10378" w:name="_Toc23794549"/>
        <w:bookmarkStart w:id="10379" w:name="_Toc23795394"/>
        <w:bookmarkStart w:id="10380" w:name="_Toc23839771"/>
        <w:bookmarkStart w:id="10381" w:name="_Toc26200560"/>
        <w:bookmarkStart w:id="10382" w:name="_Toc26867657"/>
        <w:bookmarkEnd w:id="10370"/>
        <w:bookmarkEnd w:id="10371"/>
        <w:bookmarkEnd w:id="10372"/>
        <w:bookmarkEnd w:id="10373"/>
        <w:bookmarkEnd w:id="10374"/>
        <w:bookmarkEnd w:id="10375"/>
        <w:bookmarkEnd w:id="10376"/>
        <w:bookmarkEnd w:id="10377"/>
        <w:bookmarkEnd w:id="10378"/>
        <w:bookmarkEnd w:id="10379"/>
        <w:bookmarkEnd w:id="10380"/>
        <w:bookmarkEnd w:id="10381"/>
        <w:bookmarkEnd w:id="10382"/>
      </w:del>
    </w:p>
    <w:p w14:paraId="7E81BDF4" w14:textId="38A3034F" w:rsidR="00BF4D3D" w:rsidRPr="002646CB" w:rsidDel="0039799F" w:rsidRDefault="00BF4D3D" w:rsidP="00BF4D3D">
      <w:pPr>
        <w:rPr>
          <w:del w:id="10383" w:author="박 진상" w:date="2019-10-08T05:43:00Z"/>
          <w:rPrChange w:id="10384" w:author="ETRI-김종원" w:date="2019-12-10T10:44:00Z">
            <w:rPr>
              <w:del w:id="10385" w:author="박 진상" w:date="2019-10-08T05:43:00Z"/>
              <w:color w:val="FF0000"/>
            </w:rPr>
          </w:rPrChange>
        </w:rPr>
      </w:pPr>
      <w:bookmarkStart w:id="10386" w:name="_Toc21525118"/>
      <w:bookmarkStart w:id="10387" w:name="_Toc23141957"/>
      <w:bookmarkStart w:id="10388" w:name="_Toc23173203"/>
      <w:bookmarkStart w:id="10389" w:name="_Toc23188978"/>
      <w:bookmarkStart w:id="10390" w:name="_Toc23191356"/>
      <w:bookmarkStart w:id="10391" w:name="_Toc23244374"/>
      <w:bookmarkStart w:id="10392" w:name="_Toc23793904"/>
      <w:bookmarkStart w:id="10393" w:name="_Toc23794227"/>
      <w:bookmarkStart w:id="10394" w:name="_Toc23794550"/>
      <w:bookmarkStart w:id="10395" w:name="_Toc23795395"/>
      <w:bookmarkStart w:id="10396" w:name="_Toc23839772"/>
      <w:bookmarkStart w:id="10397" w:name="_Toc26200561"/>
      <w:bookmarkStart w:id="10398" w:name="_Toc26867658"/>
      <w:bookmarkEnd w:id="10386"/>
      <w:bookmarkEnd w:id="10387"/>
      <w:bookmarkEnd w:id="10388"/>
      <w:bookmarkEnd w:id="10389"/>
      <w:bookmarkEnd w:id="10390"/>
      <w:bookmarkEnd w:id="10391"/>
      <w:bookmarkEnd w:id="10392"/>
      <w:bookmarkEnd w:id="10393"/>
      <w:bookmarkEnd w:id="10394"/>
      <w:bookmarkEnd w:id="10395"/>
      <w:bookmarkEnd w:id="10396"/>
      <w:bookmarkEnd w:id="10397"/>
      <w:bookmarkEnd w:id="10398"/>
    </w:p>
    <w:p w14:paraId="52612337" w14:textId="5878FCF3" w:rsidR="00BF4D3D" w:rsidRPr="002646CB" w:rsidDel="0039799F" w:rsidRDefault="00D4509B" w:rsidP="00BF2D25">
      <w:pPr>
        <w:pStyle w:val="34"/>
        <w:rPr>
          <w:del w:id="10399" w:author="박 진상" w:date="2019-10-08T05:43:00Z"/>
          <w:rPrChange w:id="10400" w:author="ETRI-김종원" w:date="2019-12-10T10:44:00Z">
            <w:rPr>
              <w:del w:id="10401" w:author="박 진상" w:date="2019-10-08T05:43:00Z"/>
            </w:rPr>
          </w:rPrChange>
        </w:rPr>
      </w:pPr>
      <w:del w:id="10402" w:author="박 진상" w:date="2019-10-08T05:43:00Z">
        <w:r w:rsidRPr="002646CB" w:rsidDel="0039799F">
          <w:rPr>
            <w:rFonts w:hint="eastAsia"/>
            <w:rPrChange w:id="10403" w:author="ETRI-김종원" w:date="2019-12-10T10:44:00Z">
              <w:rPr>
                <w:rFonts w:hint="eastAsia"/>
              </w:rPr>
            </w:rPrChange>
          </w:rPr>
          <w:delText>계통연계운전</w:delText>
        </w:r>
        <w:r w:rsidR="00B547D7" w:rsidRPr="002646CB" w:rsidDel="0039799F">
          <w:rPr>
            <w:rFonts w:hint="eastAsia"/>
            <w:lang w:eastAsia="ko-KR"/>
            <w:rPrChange w:id="1040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405" w:author="ETRI-김종원" w:date="2019-12-10T10:44:00Z">
              <w:rPr>
                <w:rFonts w:hint="eastAsia"/>
              </w:rPr>
            </w:rPrChange>
          </w:rPr>
          <w:delText>모드에서</w:delText>
        </w:r>
        <w:r w:rsidRPr="002646CB" w:rsidDel="0039799F">
          <w:rPr>
            <w:rPrChange w:id="10406" w:author="ETRI-김종원" w:date="2019-12-10T10:44:00Z">
              <w:rPr/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407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39799F">
          <w:rPr>
            <w:rFonts w:hint="eastAsia"/>
            <w:rPrChange w:id="10408" w:author="ETRI-김종원" w:date="2019-12-10T10:44:00Z">
              <w:rPr>
                <w:rFonts w:hint="eastAsia"/>
              </w:rPr>
            </w:rPrChange>
          </w:rPr>
          <w:delText>운전</w:delText>
        </w:r>
        <w:r w:rsidR="00B547D7" w:rsidRPr="002646CB" w:rsidDel="0039799F">
          <w:rPr>
            <w:rFonts w:hint="eastAsia"/>
            <w:lang w:eastAsia="ko-KR"/>
            <w:rPrChange w:id="1040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10410" w:author="ETRI-김종원" w:date="2019-12-10T10:44:00Z">
              <w:rPr>
                <w:rFonts w:hint="eastAsia"/>
              </w:rPr>
            </w:rPrChange>
          </w:rPr>
          <w:delText>모드로의</w:delText>
        </w:r>
        <w:r w:rsidR="00BF4D3D" w:rsidRPr="002646CB" w:rsidDel="0039799F">
          <w:rPr>
            <w:rPrChange w:id="10411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Fonts w:hint="eastAsia"/>
            <w:rPrChange w:id="10412" w:author="ETRI-김종원" w:date="2019-12-10T10:44:00Z">
              <w:rPr>
                <w:rFonts w:hint="eastAsia"/>
              </w:rPr>
            </w:rPrChange>
          </w:rPr>
          <w:delText>모드</w:delText>
        </w:r>
        <w:r w:rsidRPr="002646CB" w:rsidDel="0039799F">
          <w:rPr>
            <w:rPrChange w:id="10413" w:author="ETRI-김종원" w:date="2019-12-10T10:44:00Z">
              <w:rPr/>
            </w:rPrChange>
          </w:rPr>
          <w:delText xml:space="preserve"> </w:delText>
        </w:r>
        <w:r w:rsidRPr="002646CB" w:rsidDel="0039799F">
          <w:rPr>
            <w:rFonts w:hint="eastAsia"/>
            <w:rPrChange w:id="10414" w:author="ETRI-김종원" w:date="2019-12-10T10:44:00Z">
              <w:rPr>
                <w:rFonts w:hint="eastAsia"/>
              </w:rPr>
            </w:rPrChange>
          </w:rPr>
          <w:delText>전환</w:delText>
        </w:r>
        <w:bookmarkStart w:id="10415" w:name="_Toc21525119"/>
        <w:bookmarkStart w:id="10416" w:name="_Toc23141958"/>
        <w:bookmarkStart w:id="10417" w:name="_Toc23173204"/>
        <w:bookmarkStart w:id="10418" w:name="_Toc23188979"/>
        <w:bookmarkStart w:id="10419" w:name="_Toc23191357"/>
        <w:bookmarkStart w:id="10420" w:name="_Toc23244375"/>
        <w:bookmarkStart w:id="10421" w:name="_Toc23793905"/>
        <w:bookmarkStart w:id="10422" w:name="_Toc23794228"/>
        <w:bookmarkStart w:id="10423" w:name="_Toc23794551"/>
        <w:bookmarkStart w:id="10424" w:name="_Toc23795396"/>
        <w:bookmarkStart w:id="10425" w:name="_Toc23839773"/>
        <w:bookmarkStart w:id="10426" w:name="_Toc26200562"/>
        <w:bookmarkStart w:id="10427" w:name="_Toc26867659"/>
        <w:bookmarkEnd w:id="10415"/>
        <w:bookmarkEnd w:id="10416"/>
        <w:bookmarkEnd w:id="10417"/>
        <w:bookmarkEnd w:id="10418"/>
        <w:bookmarkEnd w:id="10419"/>
        <w:bookmarkEnd w:id="10420"/>
        <w:bookmarkEnd w:id="10421"/>
        <w:bookmarkEnd w:id="10422"/>
        <w:bookmarkEnd w:id="10423"/>
        <w:bookmarkEnd w:id="10424"/>
        <w:bookmarkEnd w:id="10425"/>
        <w:bookmarkEnd w:id="10426"/>
        <w:bookmarkEnd w:id="10427"/>
      </w:del>
    </w:p>
    <w:p w14:paraId="7390CC45" w14:textId="348CCB66" w:rsidR="00BF4D3D" w:rsidRPr="002646CB" w:rsidDel="0039799F" w:rsidRDefault="00BF4D3D" w:rsidP="00BF4D3D">
      <w:pPr>
        <w:rPr>
          <w:del w:id="10428" w:author="박 진상" w:date="2019-10-08T05:43:00Z"/>
          <w:rPrChange w:id="10429" w:author="ETRI-김종원" w:date="2019-12-10T10:44:00Z">
            <w:rPr>
              <w:del w:id="10430" w:author="박 진상" w:date="2019-10-08T05:43:00Z"/>
              <w:color w:val="FF0000"/>
            </w:rPr>
          </w:rPrChange>
        </w:rPr>
      </w:pPr>
      <w:bookmarkStart w:id="10431" w:name="_Toc21525120"/>
      <w:bookmarkStart w:id="10432" w:name="_Toc23141959"/>
      <w:bookmarkStart w:id="10433" w:name="_Toc23173205"/>
      <w:bookmarkStart w:id="10434" w:name="_Toc23188980"/>
      <w:bookmarkStart w:id="10435" w:name="_Toc23191358"/>
      <w:bookmarkStart w:id="10436" w:name="_Toc23244376"/>
      <w:bookmarkStart w:id="10437" w:name="_Toc23793906"/>
      <w:bookmarkStart w:id="10438" w:name="_Toc23794229"/>
      <w:bookmarkStart w:id="10439" w:name="_Toc23794552"/>
      <w:bookmarkStart w:id="10440" w:name="_Toc23795397"/>
      <w:bookmarkStart w:id="10441" w:name="_Toc23839774"/>
      <w:bookmarkStart w:id="10442" w:name="_Toc26200563"/>
      <w:bookmarkStart w:id="10443" w:name="_Toc26867660"/>
      <w:bookmarkEnd w:id="10431"/>
      <w:bookmarkEnd w:id="10432"/>
      <w:bookmarkEnd w:id="10433"/>
      <w:bookmarkEnd w:id="10434"/>
      <w:bookmarkEnd w:id="10435"/>
      <w:bookmarkEnd w:id="10436"/>
      <w:bookmarkEnd w:id="10437"/>
      <w:bookmarkEnd w:id="10438"/>
      <w:bookmarkEnd w:id="10439"/>
      <w:bookmarkEnd w:id="10440"/>
      <w:bookmarkEnd w:id="10441"/>
      <w:bookmarkEnd w:id="10442"/>
      <w:bookmarkEnd w:id="10443"/>
    </w:p>
    <w:p w14:paraId="14F9645C" w14:textId="1E7CED3D" w:rsidR="00C80727" w:rsidRPr="002646CB" w:rsidDel="0039799F" w:rsidRDefault="00E742FA" w:rsidP="00BF4D3D">
      <w:pPr>
        <w:rPr>
          <w:del w:id="10444" w:author="박 진상" w:date="2019-10-08T05:43:00Z"/>
          <w:rPrChange w:id="10445" w:author="ETRI-김종원" w:date="2019-12-10T10:44:00Z">
            <w:rPr>
              <w:del w:id="10446" w:author="박 진상" w:date="2019-10-08T05:43:00Z"/>
              <w:color w:val="000000" w:themeColor="text1"/>
            </w:rPr>
          </w:rPrChange>
        </w:rPr>
      </w:pPr>
      <w:del w:id="10447" w:author="박 진상" w:date="2019-10-08T05:43:00Z">
        <w:r w:rsidRPr="002646CB" w:rsidDel="0039799F">
          <w:rPr>
            <w:rFonts w:hint="eastAsia"/>
            <w:rPrChange w:id="10448" w:author="ETRI-김종원" w:date="2019-12-10T10:44:00Z">
              <w:rPr>
                <w:rFonts w:hint="eastAsia"/>
              </w:rPr>
            </w:rPrChange>
          </w:rPr>
          <w:delText>CES-MG</w:delText>
        </w:r>
        <w:r w:rsidR="00C80727" w:rsidRPr="002646CB" w:rsidDel="0039799F">
          <w:rPr>
            <w:rFonts w:hint="eastAsia"/>
            <w:rPrChange w:id="104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C80727" w:rsidRPr="002646CB" w:rsidDel="0039799F">
          <w:rPr>
            <w:rFonts w:hint="eastAsia"/>
            <w:rPrChange w:id="104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계통연계운전</w:delText>
        </w:r>
        <w:r w:rsidR="00B547D7" w:rsidRPr="002646CB" w:rsidDel="0039799F">
          <w:rPr>
            <w:rFonts w:hint="eastAsia"/>
            <w:rPrChange w:id="104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C80727" w:rsidRPr="002646CB" w:rsidDel="0039799F">
          <w:rPr>
            <w:rFonts w:hint="eastAsia"/>
            <w:rPrChange w:id="104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4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C80727" w:rsidRPr="002646CB" w:rsidDel="0039799F">
          <w:rPr>
            <w:rFonts w:hint="eastAsia"/>
            <w:rPrChange w:id="104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4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C80727" w:rsidRPr="002646CB" w:rsidDel="0039799F">
          <w:rPr>
            <w:rFonts w:hint="eastAsia"/>
            <w:rPrChange w:id="104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4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C80727" w:rsidRPr="002646CB" w:rsidDel="0039799F">
          <w:rPr>
            <w:rFonts w:hint="eastAsia"/>
            <w:rPrChange w:id="104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C80727" w:rsidRPr="002646CB" w:rsidDel="0039799F">
          <w:rPr>
            <w:rFonts w:hint="eastAsia"/>
            <w:rPrChange w:id="104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C80727" w:rsidRPr="002646CB" w:rsidDel="0039799F">
          <w:rPr>
            <w:rFonts w:hint="eastAsia"/>
            <w:rPrChange w:id="104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일반적인</w:delText>
        </w:r>
        <w:r w:rsidR="00C80727" w:rsidRPr="002646CB" w:rsidDel="0039799F">
          <w:rPr>
            <w:rFonts w:hint="eastAsia"/>
            <w:rPrChange w:id="104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C80727" w:rsidRPr="002646CB" w:rsidDel="0039799F">
          <w:rPr>
            <w:rFonts w:hint="eastAsia"/>
            <w:rPrChange w:id="104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IEC TS 62898-2</w:delText>
        </w:r>
        <w:r w:rsidR="00C80727" w:rsidRPr="002646CB" w:rsidDel="0039799F">
          <w:rPr>
            <w:rFonts w:hint="eastAsia"/>
            <w:rPrChange w:id="104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C80727" w:rsidRPr="002646CB" w:rsidDel="0039799F">
          <w:rPr>
            <w:rFonts w:hint="eastAsia"/>
            <w:rPrChange w:id="104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4.2.4.2 </w:delText>
        </w:r>
        <w:r w:rsidR="00C80727" w:rsidRPr="002646CB" w:rsidDel="0039799F">
          <w:rPr>
            <w:rFonts w:hint="eastAsia"/>
            <w:rPrChange w:id="104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절에</w:delText>
        </w:r>
        <w:r w:rsidR="00C80727" w:rsidRPr="002646CB" w:rsidDel="0039799F">
          <w:rPr>
            <w:rFonts w:hint="eastAsia"/>
            <w:rPrChange w:id="104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정의되어</w:delText>
        </w:r>
        <w:r w:rsidR="00C80727" w:rsidRPr="002646CB" w:rsidDel="0039799F">
          <w:rPr>
            <w:rFonts w:hint="eastAsia"/>
            <w:rPrChange w:id="104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C80727" w:rsidRPr="002646CB" w:rsidDel="0039799F">
          <w:rPr>
            <w:rFonts w:hint="eastAsia"/>
            <w:rPrChange w:id="104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C80727" w:rsidRPr="002646CB" w:rsidDel="0039799F">
          <w:rPr>
            <w:rFonts w:hint="eastAsia"/>
            <w:rPrChange w:id="104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104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C80727" w:rsidRPr="002646CB" w:rsidDel="0039799F">
          <w:rPr>
            <w:rFonts w:hint="eastAsia"/>
            <w:rPrChange w:id="104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0484" w:name="_Toc21525121"/>
        <w:bookmarkStart w:id="10485" w:name="_Toc23141960"/>
        <w:bookmarkStart w:id="10486" w:name="_Toc23173206"/>
        <w:bookmarkStart w:id="10487" w:name="_Toc23188981"/>
        <w:bookmarkStart w:id="10488" w:name="_Toc23191359"/>
        <w:bookmarkStart w:id="10489" w:name="_Toc23244377"/>
        <w:bookmarkStart w:id="10490" w:name="_Toc23793907"/>
        <w:bookmarkStart w:id="10491" w:name="_Toc23794230"/>
        <w:bookmarkStart w:id="10492" w:name="_Toc23794553"/>
        <w:bookmarkStart w:id="10493" w:name="_Toc23795398"/>
        <w:bookmarkStart w:id="10494" w:name="_Toc23839775"/>
        <w:bookmarkStart w:id="10495" w:name="_Toc26200564"/>
        <w:bookmarkStart w:id="10496" w:name="_Toc26867661"/>
        <w:bookmarkEnd w:id="10484"/>
        <w:bookmarkEnd w:id="10485"/>
        <w:bookmarkEnd w:id="10486"/>
        <w:bookmarkEnd w:id="10487"/>
        <w:bookmarkEnd w:id="10488"/>
        <w:bookmarkEnd w:id="10489"/>
        <w:bookmarkEnd w:id="10490"/>
        <w:bookmarkEnd w:id="10491"/>
        <w:bookmarkEnd w:id="10492"/>
        <w:bookmarkEnd w:id="10493"/>
        <w:bookmarkEnd w:id="10494"/>
        <w:bookmarkEnd w:id="10495"/>
        <w:bookmarkEnd w:id="10496"/>
      </w:del>
    </w:p>
    <w:p w14:paraId="3E8BE979" w14:textId="39A5F2A9" w:rsidR="00BF4D3D" w:rsidRPr="002646CB" w:rsidDel="0039799F" w:rsidRDefault="00BF4D3D" w:rsidP="00BF4D3D">
      <w:pPr>
        <w:rPr>
          <w:del w:id="10497" w:author="박 진상" w:date="2019-10-08T05:43:00Z"/>
          <w:rPrChange w:id="10498" w:author="ETRI-김종원" w:date="2019-12-10T10:44:00Z">
            <w:rPr>
              <w:del w:id="10499" w:author="박 진상" w:date="2019-10-08T05:43:00Z"/>
              <w:color w:val="FF0000"/>
            </w:rPr>
          </w:rPrChange>
        </w:rPr>
      </w:pPr>
      <w:bookmarkStart w:id="10500" w:name="_Toc21525122"/>
      <w:bookmarkStart w:id="10501" w:name="_Toc23141961"/>
      <w:bookmarkStart w:id="10502" w:name="_Toc23173207"/>
      <w:bookmarkStart w:id="10503" w:name="_Toc23188982"/>
      <w:bookmarkStart w:id="10504" w:name="_Toc23191360"/>
      <w:bookmarkStart w:id="10505" w:name="_Toc23244378"/>
      <w:bookmarkStart w:id="10506" w:name="_Toc23793908"/>
      <w:bookmarkStart w:id="10507" w:name="_Toc23794231"/>
      <w:bookmarkStart w:id="10508" w:name="_Toc23794554"/>
      <w:bookmarkStart w:id="10509" w:name="_Toc23795399"/>
      <w:bookmarkStart w:id="10510" w:name="_Toc23839776"/>
      <w:bookmarkStart w:id="10511" w:name="_Toc26200565"/>
      <w:bookmarkStart w:id="10512" w:name="_Toc26867662"/>
      <w:bookmarkEnd w:id="10500"/>
      <w:bookmarkEnd w:id="10501"/>
      <w:bookmarkEnd w:id="10502"/>
      <w:bookmarkEnd w:id="10503"/>
      <w:bookmarkEnd w:id="10504"/>
      <w:bookmarkEnd w:id="10505"/>
      <w:bookmarkEnd w:id="10506"/>
      <w:bookmarkEnd w:id="10507"/>
      <w:bookmarkEnd w:id="10508"/>
      <w:bookmarkEnd w:id="10509"/>
      <w:bookmarkEnd w:id="10510"/>
      <w:bookmarkEnd w:id="10511"/>
      <w:bookmarkEnd w:id="10512"/>
    </w:p>
    <w:p w14:paraId="1888AECF" w14:textId="5E496D65" w:rsidR="009F1628" w:rsidRPr="002646CB" w:rsidDel="0039799F" w:rsidRDefault="00E742FA" w:rsidP="009F1628">
      <w:pPr>
        <w:rPr>
          <w:del w:id="10513" w:author="박 진상" w:date="2019-10-08T05:43:00Z"/>
          <w:rPrChange w:id="10514" w:author="ETRI-김종원" w:date="2019-12-10T10:44:00Z">
            <w:rPr>
              <w:del w:id="10515" w:author="박 진상" w:date="2019-10-08T05:43:00Z"/>
              <w:color w:val="000000" w:themeColor="text1"/>
            </w:rPr>
          </w:rPrChange>
        </w:rPr>
      </w:pPr>
      <w:del w:id="10516" w:author="박 진상" w:date="2019-10-08T05:43:00Z">
        <w:r w:rsidRPr="002646CB" w:rsidDel="0039799F">
          <w:rPr>
            <w:rFonts w:hint="eastAsia"/>
            <w:rPrChange w:id="10517" w:author="ETRI-김종원" w:date="2019-12-10T10:44:00Z">
              <w:rPr>
                <w:rFonts w:hint="eastAsia"/>
              </w:rPr>
            </w:rPrChange>
          </w:rPr>
          <w:delText>CES-MG</w:delText>
        </w:r>
        <w:r w:rsidR="009F1628" w:rsidRPr="002646CB" w:rsidDel="0039799F">
          <w:rPr>
            <w:rFonts w:hint="eastAsia"/>
            <w:rPrChange w:id="105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9F1628" w:rsidRPr="002646CB" w:rsidDel="0039799F">
          <w:rPr>
            <w:rFonts w:hint="eastAsia"/>
            <w:rPrChange w:id="105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5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F1628" w:rsidRPr="002646CB" w:rsidDel="0039799F">
          <w:rPr>
            <w:rFonts w:hint="eastAsia"/>
            <w:rPrChange w:id="105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5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05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9F1628" w:rsidRPr="002646CB" w:rsidDel="0039799F">
          <w:rPr>
            <w:rFonts w:hint="eastAsia"/>
            <w:rPrChange w:id="105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66CAB" w:rsidRPr="002646CB" w:rsidDel="0039799F">
          <w:rPr>
            <w:rFonts w:hint="eastAsia"/>
            <w:rPrChange w:id="105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9F1628" w:rsidRPr="002646CB" w:rsidDel="0039799F">
          <w:rPr>
            <w:rFonts w:hint="eastAsia"/>
            <w:rPrChange w:id="105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9F1628" w:rsidRPr="002646CB" w:rsidDel="0039799F">
          <w:rPr>
            <w:rFonts w:hint="eastAsia"/>
            <w:rPrChange w:id="105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의해</w:delText>
        </w:r>
        <w:r w:rsidR="009F1628" w:rsidRPr="002646CB" w:rsidDel="0039799F">
          <w:rPr>
            <w:rFonts w:hint="eastAsia"/>
            <w:rPrChange w:id="105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9F1628" w:rsidRPr="002646CB" w:rsidDel="0039799F">
          <w:rPr>
            <w:rFonts w:hint="eastAsia"/>
            <w:rPrChange w:id="105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9F1628" w:rsidRPr="002646CB" w:rsidDel="0039799F">
          <w:rPr>
            <w:rFonts w:hint="eastAsia"/>
            <w:rPrChange w:id="105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공급받을</w:delText>
        </w:r>
        <w:r w:rsidR="009F1628" w:rsidRPr="002646CB" w:rsidDel="0039799F">
          <w:rPr>
            <w:rFonts w:hint="eastAsia"/>
            <w:rPrChange w:id="105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Fonts w:hint="eastAsia"/>
            <w:rPrChange w:id="105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9F1628" w:rsidRPr="002646CB" w:rsidDel="0039799F">
          <w:rPr>
            <w:rFonts w:hint="eastAsia"/>
            <w:rPrChange w:id="105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9F1628" w:rsidRPr="002646CB" w:rsidDel="0039799F">
          <w:rPr>
            <w:rFonts w:hint="eastAsia"/>
            <w:rPrChange w:id="105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5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05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9F1628" w:rsidRPr="002646CB" w:rsidDel="0039799F">
          <w:rPr>
            <w:rFonts w:hint="eastAsia"/>
            <w:rPrChange w:id="105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9F1628" w:rsidRPr="002646CB" w:rsidDel="0039799F">
          <w:rPr>
            <w:rFonts w:hint="eastAsia"/>
            <w:rPrChange w:id="105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9F1628" w:rsidRPr="002646CB" w:rsidDel="0039799F">
          <w:rPr>
            <w:rFonts w:hint="eastAsia"/>
            <w:rPrChange w:id="105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9F1628" w:rsidRPr="002646CB" w:rsidDel="0039799F">
          <w:rPr>
            <w:rFonts w:hint="eastAsia"/>
            <w:rPrChange w:id="105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따를</w:delText>
        </w:r>
        <w:r w:rsidR="009F1628" w:rsidRPr="002646CB" w:rsidDel="0039799F">
          <w:rPr>
            <w:rFonts w:hint="eastAsia"/>
            <w:rPrChange w:id="105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Fonts w:hint="eastAsia"/>
            <w:rPrChange w:id="105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5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9F1628" w:rsidRPr="002646CB" w:rsidDel="0039799F">
          <w:rPr>
            <w:rFonts w:hint="eastAsia"/>
            <w:rPrChange w:id="105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0562" w:name="_Toc21525123"/>
        <w:bookmarkStart w:id="10563" w:name="_Toc23141962"/>
        <w:bookmarkStart w:id="10564" w:name="_Toc23173208"/>
        <w:bookmarkStart w:id="10565" w:name="_Toc23188983"/>
        <w:bookmarkStart w:id="10566" w:name="_Toc23191361"/>
        <w:bookmarkStart w:id="10567" w:name="_Toc23244379"/>
        <w:bookmarkStart w:id="10568" w:name="_Toc23793909"/>
        <w:bookmarkStart w:id="10569" w:name="_Toc23794232"/>
        <w:bookmarkStart w:id="10570" w:name="_Toc23794555"/>
        <w:bookmarkStart w:id="10571" w:name="_Toc23795400"/>
        <w:bookmarkStart w:id="10572" w:name="_Toc23839777"/>
        <w:bookmarkStart w:id="10573" w:name="_Toc26200566"/>
        <w:bookmarkStart w:id="10574" w:name="_Toc26867663"/>
        <w:bookmarkEnd w:id="10562"/>
        <w:bookmarkEnd w:id="10563"/>
        <w:bookmarkEnd w:id="10564"/>
        <w:bookmarkEnd w:id="10565"/>
        <w:bookmarkEnd w:id="10566"/>
        <w:bookmarkEnd w:id="10567"/>
        <w:bookmarkEnd w:id="10568"/>
        <w:bookmarkEnd w:id="10569"/>
        <w:bookmarkEnd w:id="10570"/>
        <w:bookmarkEnd w:id="10571"/>
        <w:bookmarkEnd w:id="10572"/>
        <w:bookmarkEnd w:id="10573"/>
        <w:bookmarkEnd w:id="10574"/>
      </w:del>
    </w:p>
    <w:p w14:paraId="4EA70B99" w14:textId="41F6A1AB" w:rsidR="009F1628" w:rsidRPr="002646CB" w:rsidDel="0039799F" w:rsidRDefault="009F1628" w:rsidP="009F1628">
      <w:pPr>
        <w:rPr>
          <w:del w:id="10575" w:author="박 진상" w:date="2019-10-08T05:43:00Z"/>
          <w:rPrChange w:id="10576" w:author="ETRI-김종원" w:date="2019-12-10T10:44:00Z">
            <w:rPr>
              <w:del w:id="10577" w:author="박 진상" w:date="2019-10-08T05:43:00Z"/>
              <w:color w:val="000000" w:themeColor="text1"/>
            </w:rPr>
          </w:rPrChange>
        </w:rPr>
      </w:pPr>
      <w:bookmarkStart w:id="10578" w:name="_Toc21525124"/>
      <w:bookmarkStart w:id="10579" w:name="_Toc23141963"/>
      <w:bookmarkStart w:id="10580" w:name="_Toc23173209"/>
      <w:bookmarkStart w:id="10581" w:name="_Toc23188984"/>
      <w:bookmarkStart w:id="10582" w:name="_Toc23191362"/>
      <w:bookmarkStart w:id="10583" w:name="_Toc23244380"/>
      <w:bookmarkStart w:id="10584" w:name="_Toc23793910"/>
      <w:bookmarkStart w:id="10585" w:name="_Toc23794233"/>
      <w:bookmarkStart w:id="10586" w:name="_Toc23794556"/>
      <w:bookmarkStart w:id="10587" w:name="_Toc23795401"/>
      <w:bookmarkStart w:id="10588" w:name="_Toc23839778"/>
      <w:bookmarkStart w:id="10589" w:name="_Toc26200567"/>
      <w:bookmarkStart w:id="10590" w:name="_Toc26867664"/>
      <w:bookmarkEnd w:id="10578"/>
      <w:bookmarkEnd w:id="10579"/>
      <w:bookmarkEnd w:id="10580"/>
      <w:bookmarkEnd w:id="10581"/>
      <w:bookmarkEnd w:id="10582"/>
      <w:bookmarkEnd w:id="10583"/>
      <w:bookmarkEnd w:id="10584"/>
      <w:bookmarkEnd w:id="10585"/>
      <w:bookmarkEnd w:id="10586"/>
      <w:bookmarkEnd w:id="10587"/>
      <w:bookmarkEnd w:id="10588"/>
      <w:bookmarkEnd w:id="10589"/>
      <w:bookmarkEnd w:id="10590"/>
    </w:p>
    <w:p w14:paraId="7974C299" w14:textId="0A535BE7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591" w:author="박 진상" w:date="2019-10-08T05:43:00Z"/>
          <w:rPrChange w:id="10592" w:author="ETRI-김종원" w:date="2019-12-10T10:44:00Z">
            <w:rPr>
              <w:del w:id="10593" w:author="박 진상" w:date="2019-10-08T05:43:00Z"/>
              <w:color w:val="000000" w:themeColor="text1"/>
            </w:rPr>
          </w:rPrChange>
        </w:rPr>
      </w:pPr>
      <w:del w:id="10594" w:author="박 진상" w:date="2019-10-08T05:43:00Z">
        <w:r w:rsidRPr="002646CB" w:rsidDel="0039799F">
          <w:rPr>
            <w:rFonts w:hint="eastAsia"/>
            <w:rPrChange w:id="105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105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5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05775E" w:rsidRPr="002646CB" w:rsidDel="0039799F">
          <w:rPr>
            <w:rFonts w:hint="eastAsia"/>
            <w:rPrChange w:id="105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적정</w:delText>
        </w:r>
        <w:r w:rsidR="0005775E" w:rsidRPr="002646CB" w:rsidDel="0039799F">
          <w:rPr>
            <w:rFonts w:hint="eastAsia"/>
            <w:rPrChange w:id="105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05775E" w:rsidRPr="002646CB" w:rsidDel="0039799F">
          <w:rPr>
            <w:rFonts w:hint="eastAsia"/>
            <w:rPrChange w:id="106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내로의</w:delText>
        </w:r>
        <w:r w:rsidR="00EE0865" w:rsidRPr="002646CB" w:rsidDel="0039799F">
          <w:rPr>
            <w:rFonts w:hint="eastAsia"/>
            <w:rPrChange w:id="106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EES</w:delText>
        </w:r>
        <w:r w:rsidR="00EE0865" w:rsidRPr="002646CB" w:rsidDel="0039799F">
          <w:rPr>
            <w:rFonts w:hint="eastAsia"/>
            <w:rPrChange w:id="106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05775E" w:rsidRPr="002646CB" w:rsidDel="0039799F">
          <w:rPr>
            <w:rFonts w:hint="eastAsia"/>
            <w:rPrChange w:id="106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21484A" w:rsidRPr="002646CB" w:rsidDel="0039799F">
          <w:rPr>
            <w:rFonts w:hint="eastAsia"/>
            <w:rPrChange w:id="106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충전</w:delText>
        </w:r>
        <w:r w:rsidR="0021484A" w:rsidRPr="002646CB" w:rsidDel="0039799F">
          <w:rPr>
            <w:rFonts w:hint="eastAsia"/>
            <w:rPrChange w:id="106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21484A" w:rsidRPr="002646CB" w:rsidDel="0039799F">
          <w:rPr>
            <w:rFonts w:hint="eastAsia"/>
            <w:rPrChange w:id="106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상태</w:delText>
        </w:r>
        <w:r w:rsidR="0021484A" w:rsidRPr="002646CB" w:rsidDel="0039799F">
          <w:rPr>
            <w:rFonts w:hint="eastAsia"/>
            <w:rPrChange w:id="106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(</w:delText>
        </w:r>
        <w:r w:rsidR="0005775E" w:rsidRPr="002646CB" w:rsidDel="0039799F">
          <w:rPr>
            <w:rFonts w:hint="eastAsia"/>
            <w:rPrChange w:id="106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SoC</w:delText>
        </w:r>
        <w:r w:rsidR="0021484A" w:rsidRPr="002646CB" w:rsidDel="0039799F">
          <w:rPr>
            <w:rFonts w:hint="eastAsia"/>
            <w:rPrChange w:id="106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, </w:delText>
        </w:r>
        <w:r w:rsidR="0021484A" w:rsidRPr="002646CB" w:rsidDel="0039799F">
          <w:rPr>
            <w:rPrChange w:id="10612" w:author="ETRI-김종원" w:date="2019-12-10T10:44:00Z">
              <w:rPr>
                <w:color w:val="000000" w:themeColor="text1"/>
              </w:rPr>
            </w:rPrChange>
          </w:rPr>
          <w:delText>state of charge</w:delText>
        </w:r>
        <w:r w:rsidR="0021484A" w:rsidRPr="002646CB" w:rsidDel="0039799F">
          <w:rPr>
            <w:rFonts w:hint="eastAsia"/>
            <w:rPrChange w:id="106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)</w:delText>
        </w:r>
        <w:r w:rsidR="0005775E" w:rsidRPr="002646CB" w:rsidDel="0039799F">
          <w:rPr>
            <w:rFonts w:hint="eastAsia"/>
            <w:rPrChange w:id="106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유지</w:delText>
        </w:r>
        <w:bookmarkStart w:id="10616" w:name="_Toc21525125"/>
        <w:bookmarkStart w:id="10617" w:name="_Toc23141964"/>
        <w:bookmarkStart w:id="10618" w:name="_Toc23173210"/>
        <w:bookmarkStart w:id="10619" w:name="_Toc23188985"/>
        <w:bookmarkStart w:id="10620" w:name="_Toc23191363"/>
        <w:bookmarkStart w:id="10621" w:name="_Toc23244381"/>
        <w:bookmarkStart w:id="10622" w:name="_Toc23793911"/>
        <w:bookmarkStart w:id="10623" w:name="_Toc23794234"/>
        <w:bookmarkStart w:id="10624" w:name="_Toc23794557"/>
        <w:bookmarkStart w:id="10625" w:name="_Toc23795402"/>
        <w:bookmarkStart w:id="10626" w:name="_Toc23839779"/>
        <w:bookmarkStart w:id="10627" w:name="_Toc26200568"/>
        <w:bookmarkStart w:id="10628" w:name="_Toc26867665"/>
        <w:bookmarkEnd w:id="10616"/>
        <w:bookmarkEnd w:id="10617"/>
        <w:bookmarkEnd w:id="10618"/>
        <w:bookmarkEnd w:id="10619"/>
        <w:bookmarkEnd w:id="10620"/>
        <w:bookmarkEnd w:id="10621"/>
        <w:bookmarkEnd w:id="10622"/>
        <w:bookmarkEnd w:id="10623"/>
        <w:bookmarkEnd w:id="10624"/>
        <w:bookmarkEnd w:id="10625"/>
        <w:bookmarkEnd w:id="10626"/>
        <w:bookmarkEnd w:id="10627"/>
        <w:bookmarkEnd w:id="10628"/>
      </w:del>
    </w:p>
    <w:p w14:paraId="0F5A5581" w14:textId="1D5D4836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629" w:author="박 진상" w:date="2019-10-08T05:43:00Z"/>
          <w:rPrChange w:id="10630" w:author="ETRI-김종원" w:date="2019-12-10T10:44:00Z">
            <w:rPr>
              <w:del w:id="10631" w:author="박 진상" w:date="2019-10-08T05:43:00Z"/>
              <w:color w:val="000000" w:themeColor="text1"/>
            </w:rPr>
          </w:rPrChange>
        </w:rPr>
      </w:pPr>
      <w:del w:id="10632" w:author="박 진상" w:date="2019-10-08T05:43:00Z">
        <w:r w:rsidRPr="002646CB" w:rsidDel="0039799F">
          <w:rPr>
            <w:rFonts w:hint="eastAsia"/>
            <w:rPrChange w:id="106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106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6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05775E" w:rsidRPr="002646CB" w:rsidDel="0039799F">
          <w:rPr>
            <w:rFonts w:hint="eastAsia"/>
            <w:rPrChange w:id="106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PCS</w:delText>
        </w:r>
        <w:r w:rsidR="0005775E" w:rsidRPr="002646CB" w:rsidDel="0039799F">
          <w:rPr>
            <w:rFonts w:hint="eastAsia"/>
            <w:rPrChange w:id="106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05775E" w:rsidRPr="002646CB" w:rsidDel="0039799F">
          <w:rPr>
            <w:rFonts w:hint="eastAsia"/>
            <w:rPrChange w:id="106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정전류</w:delText>
        </w:r>
        <w:r w:rsidR="0005775E" w:rsidRPr="002646CB" w:rsidDel="0039799F">
          <w:rPr>
            <w:rFonts w:hint="eastAsia"/>
            <w:rPrChange w:id="106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05775E" w:rsidRPr="002646CB" w:rsidDel="0039799F">
          <w:rPr>
            <w:rFonts w:hint="eastAsia"/>
            <w:rPrChange w:id="106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0644" w:name="_Toc21525126"/>
        <w:bookmarkStart w:id="10645" w:name="_Toc23141965"/>
        <w:bookmarkStart w:id="10646" w:name="_Toc23173211"/>
        <w:bookmarkStart w:id="10647" w:name="_Toc23188986"/>
        <w:bookmarkStart w:id="10648" w:name="_Toc23191364"/>
        <w:bookmarkStart w:id="10649" w:name="_Toc23244382"/>
        <w:bookmarkStart w:id="10650" w:name="_Toc23793912"/>
        <w:bookmarkStart w:id="10651" w:name="_Toc23794235"/>
        <w:bookmarkStart w:id="10652" w:name="_Toc23794558"/>
        <w:bookmarkStart w:id="10653" w:name="_Toc23795403"/>
        <w:bookmarkStart w:id="10654" w:name="_Toc23839780"/>
        <w:bookmarkStart w:id="10655" w:name="_Toc26200569"/>
        <w:bookmarkStart w:id="10656" w:name="_Toc26867666"/>
        <w:bookmarkEnd w:id="10644"/>
        <w:bookmarkEnd w:id="10645"/>
        <w:bookmarkEnd w:id="10646"/>
        <w:bookmarkEnd w:id="10647"/>
        <w:bookmarkEnd w:id="10648"/>
        <w:bookmarkEnd w:id="10649"/>
        <w:bookmarkEnd w:id="10650"/>
        <w:bookmarkEnd w:id="10651"/>
        <w:bookmarkEnd w:id="10652"/>
        <w:bookmarkEnd w:id="10653"/>
        <w:bookmarkEnd w:id="10654"/>
        <w:bookmarkEnd w:id="10655"/>
        <w:bookmarkEnd w:id="10656"/>
      </w:del>
    </w:p>
    <w:p w14:paraId="178EFB53" w14:textId="7872B802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657" w:author="박 진상" w:date="2019-10-08T05:43:00Z"/>
          <w:rPrChange w:id="10658" w:author="ETRI-김종원" w:date="2019-12-10T10:44:00Z">
            <w:rPr>
              <w:del w:id="10659" w:author="박 진상" w:date="2019-10-08T05:43:00Z"/>
              <w:color w:val="000000" w:themeColor="text1"/>
            </w:rPr>
          </w:rPrChange>
        </w:rPr>
      </w:pPr>
      <w:del w:id="10660" w:author="박 진상" w:date="2019-10-08T05:43:00Z">
        <w:r w:rsidRPr="002646CB" w:rsidDel="0039799F">
          <w:rPr>
            <w:rFonts w:hint="eastAsia"/>
            <w:rPrChange w:id="106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106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6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1C3C69" w:rsidRPr="002646CB" w:rsidDel="0039799F">
          <w:rPr>
            <w:rFonts w:hint="eastAsia"/>
            <w:rPrChange w:id="106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5775E" w:rsidRPr="002646CB" w:rsidDel="0039799F">
          <w:rPr>
            <w:rFonts w:hint="eastAsia"/>
            <w:rPrChange w:id="106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6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05775E" w:rsidRPr="002646CB" w:rsidDel="0039799F">
          <w:rPr>
            <w:rFonts w:hint="eastAsia"/>
            <w:rPrChange w:id="106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전환을</w:delText>
        </w:r>
        <w:r w:rsidR="0005775E" w:rsidRPr="002646CB" w:rsidDel="0039799F">
          <w:rPr>
            <w:rFonts w:hint="eastAsia"/>
            <w:rPrChange w:id="106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위한</w:delText>
        </w:r>
        <w:r w:rsidR="0005775E" w:rsidRPr="002646CB" w:rsidDel="0039799F">
          <w:rPr>
            <w:rFonts w:hint="eastAsia"/>
            <w:rPrChange w:id="106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05775E" w:rsidRPr="002646CB" w:rsidDel="0039799F">
          <w:rPr>
            <w:rFonts w:hint="eastAsia"/>
            <w:rPrChange w:id="106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차단기</w:delText>
        </w:r>
        <w:r w:rsidR="0005775E" w:rsidRPr="002646CB" w:rsidDel="0039799F">
          <w:rPr>
            <w:rFonts w:hint="eastAsia"/>
            <w:rPrChange w:id="106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6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0678" w:name="_Toc21525127"/>
        <w:bookmarkStart w:id="10679" w:name="_Toc23141966"/>
        <w:bookmarkStart w:id="10680" w:name="_Toc23173212"/>
        <w:bookmarkStart w:id="10681" w:name="_Toc23188987"/>
        <w:bookmarkStart w:id="10682" w:name="_Toc23191365"/>
        <w:bookmarkStart w:id="10683" w:name="_Toc23244383"/>
        <w:bookmarkStart w:id="10684" w:name="_Toc23793913"/>
        <w:bookmarkStart w:id="10685" w:name="_Toc23794236"/>
        <w:bookmarkStart w:id="10686" w:name="_Toc23794559"/>
        <w:bookmarkStart w:id="10687" w:name="_Toc23795404"/>
        <w:bookmarkStart w:id="10688" w:name="_Toc23839781"/>
        <w:bookmarkStart w:id="10689" w:name="_Toc26200570"/>
        <w:bookmarkStart w:id="10690" w:name="_Toc26867667"/>
        <w:bookmarkEnd w:id="10678"/>
        <w:bookmarkEnd w:id="10679"/>
        <w:bookmarkEnd w:id="10680"/>
        <w:bookmarkEnd w:id="10681"/>
        <w:bookmarkEnd w:id="10682"/>
        <w:bookmarkEnd w:id="10683"/>
        <w:bookmarkEnd w:id="10684"/>
        <w:bookmarkEnd w:id="10685"/>
        <w:bookmarkEnd w:id="10686"/>
        <w:bookmarkEnd w:id="10687"/>
        <w:bookmarkEnd w:id="10688"/>
        <w:bookmarkEnd w:id="10689"/>
        <w:bookmarkEnd w:id="10690"/>
      </w:del>
    </w:p>
    <w:p w14:paraId="634C613D" w14:textId="0E410714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691" w:author="박 진상" w:date="2019-10-08T05:43:00Z"/>
          <w:rPrChange w:id="10692" w:author="ETRI-김종원" w:date="2019-12-10T10:44:00Z">
            <w:rPr>
              <w:del w:id="10693" w:author="박 진상" w:date="2019-10-08T05:43:00Z"/>
              <w:color w:val="000000" w:themeColor="text1"/>
            </w:rPr>
          </w:rPrChange>
        </w:rPr>
      </w:pPr>
      <w:del w:id="10694" w:author="박 진상" w:date="2019-10-08T05:43:00Z">
        <w:r w:rsidRPr="002646CB" w:rsidDel="0039799F">
          <w:rPr>
            <w:rFonts w:hint="eastAsia"/>
            <w:rPrChange w:id="106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106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6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05775E" w:rsidRPr="002646CB" w:rsidDel="0039799F">
          <w:rPr>
            <w:rFonts w:hint="eastAsia"/>
            <w:rPrChange w:id="106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05775E" w:rsidRPr="002646CB" w:rsidDel="0039799F">
          <w:rPr>
            <w:rFonts w:hint="eastAsia"/>
            <w:rPrChange w:id="106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수급에</w:delText>
        </w:r>
        <w:r w:rsidR="0005775E" w:rsidRPr="002646CB" w:rsidDel="0039799F">
          <w:rPr>
            <w:rFonts w:hint="eastAsia"/>
            <w:rPrChange w:id="107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대한</w:delText>
        </w:r>
        <w:r w:rsidR="0005775E" w:rsidRPr="002646CB" w:rsidDel="0039799F">
          <w:rPr>
            <w:rFonts w:hint="eastAsia"/>
            <w:rPrChange w:id="107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균형</w:delText>
        </w:r>
        <w:r w:rsidR="0005775E" w:rsidRPr="002646CB" w:rsidDel="0039799F">
          <w:rPr>
            <w:rFonts w:hint="eastAsia"/>
            <w:rPrChange w:id="107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점검</w:delText>
        </w:r>
        <w:bookmarkStart w:id="10707" w:name="_Toc21525128"/>
        <w:bookmarkStart w:id="10708" w:name="_Toc23141967"/>
        <w:bookmarkStart w:id="10709" w:name="_Toc23173213"/>
        <w:bookmarkStart w:id="10710" w:name="_Toc23188988"/>
        <w:bookmarkStart w:id="10711" w:name="_Toc23191366"/>
        <w:bookmarkStart w:id="10712" w:name="_Toc23244384"/>
        <w:bookmarkStart w:id="10713" w:name="_Toc23793914"/>
        <w:bookmarkStart w:id="10714" w:name="_Toc23794237"/>
        <w:bookmarkStart w:id="10715" w:name="_Toc23794560"/>
        <w:bookmarkStart w:id="10716" w:name="_Toc23795405"/>
        <w:bookmarkStart w:id="10717" w:name="_Toc23839782"/>
        <w:bookmarkStart w:id="10718" w:name="_Toc26200571"/>
        <w:bookmarkStart w:id="10719" w:name="_Toc26867668"/>
        <w:bookmarkEnd w:id="10707"/>
        <w:bookmarkEnd w:id="10708"/>
        <w:bookmarkEnd w:id="10709"/>
        <w:bookmarkEnd w:id="10710"/>
        <w:bookmarkEnd w:id="10711"/>
        <w:bookmarkEnd w:id="10712"/>
        <w:bookmarkEnd w:id="10713"/>
        <w:bookmarkEnd w:id="10714"/>
        <w:bookmarkEnd w:id="10715"/>
        <w:bookmarkEnd w:id="10716"/>
        <w:bookmarkEnd w:id="10717"/>
        <w:bookmarkEnd w:id="10718"/>
        <w:bookmarkEnd w:id="10719"/>
      </w:del>
    </w:p>
    <w:p w14:paraId="043B42F2" w14:textId="3DAB21A1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720" w:author="박 진상" w:date="2019-10-08T05:43:00Z"/>
          <w:rPrChange w:id="10721" w:author="ETRI-김종원" w:date="2019-12-10T10:44:00Z">
            <w:rPr>
              <w:del w:id="10722" w:author="박 진상" w:date="2019-10-08T05:43:00Z"/>
              <w:color w:val="000000" w:themeColor="text1"/>
            </w:rPr>
          </w:rPrChange>
        </w:rPr>
      </w:pPr>
      <w:del w:id="10723" w:author="박 진상" w:date="2019-10-08T05:43:00Z">
        <w:r w:rsidRPr="002646CB" w:rsidDel="0039799F">
          <w:rPr>
            <w:rFonts w:hint="eastAsia"/>
            <w:rPrChange w:id="107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107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7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742FA" w:rsidRPr="002646CB" w:rsidDel="0039799F">
          <w:rPr>
            <w:rFonts w:hint="eastAsia"/>
            <w:rPrChange w:id="107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05775E" w:rsidRPr="002646CB" w:rsidDel="0039799F">
          <w:rPr>
            <w:rFonts w:hint="eastAsia"/>
            <w:rPrChange w:id="107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가동</w:delText>
        </w:r>
        <w:bookmarkStart w:id="10730" w:name="_Toc21525129"/>
        <w:bookmarkStart w:id="10731" w:name="_Toc23141968"/>
        <w:bookmarkStart w:id="10732" w:name="_Toc23173214"/>
        <w:bookmarkStart w:id="10733" w:name="_Toc23188989"/>
        <w:bookmarkStart w:id="10734" w:name="_Toc23191367"/>
        <w:bookmarkStart w:id="10735" w:name="_Toc23244385"/>
        <w:bookmarkStart w:id="10736" w:name="_Toc23793915"/>
        <w:bookmarkStart w:id="10737" w:name="_Toc23794238"/>
        <w:bookmarkStart w:id="10738" w:name="_Toc23794561"/>
        <w:bookmarkStart w:id="10739" w:name="_Toc23795406"/>
        <w:bookmarkStart w:id="10740" w:name="_Toc23839783"/>
        <w:bookmarkStart w:id="10741" w:name="_Toc26200572"/>
        <w:bookmarkStart w:id="10742" w:name="_Toc26867669"/>
        <w:bookmarkEnd w:id="10730"/>
        <w:bookmarkEnd w:id="10731"/>
        <w:bookmarkEnd w:id="10732"/>
        <w:bookmarkEnd w:id="10733"/>
        <w:bookmarkEnd w:id="10734"/>
        <w:bookmarkEnd w:id="10735"/>
        <w:bookmarkEnd w:id="10736"/>
        <w:bookmarkEnd w:id="10737"/>
        <w:bookmarkEnd w:id="10738"/>
        <w:bookmarkEnd w:id="10739"/>
        <w:bookmarkEnd w:id="10740"/>
        <w:bookmarkEnd w:id="10741"/>
        <w:bookmarkEnd w:id="10742"/>
      </w:del>
    </w:p>
    <w:p w14:paraId="7083F2F6" w14:textId="412C1609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743" w:author="박 진상" w:date="2019-10-08T05:43:00Z"/>
          <w:rPrChange w:id="10744" w:author="ETRI-김종원" w:date="2019-12-10T10:44:00Z">
            <w:rPr>
              <w:del w:id="10745" w:author="박 진상" w:date="2019-10-08T05:43:00Z"/>
              <w:color w:val="000000" w:themeColor="text1"/>
            </w:rPr>
          </w:rPrChange>
        </w:rPr>
      </w:pPr>
      <w:del w:id="10746" w:author="박 진상" w:date="2019-10-08T05:43:00Z">
        <w:r w:rsidRPr="002646CB" w:rsidDel="0039799F">
          <w:rPr>
            <w:rFonts w:hint="eastAsia"/>
            <w:rPrChange w:id="107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6 </w:delText>
        </w:r>
        <w:r w:rsidRPr="002646CB" w:rsidDel="0039799F">
          <w:rPr>
            <w:rFonts w:hint="eastAsia"/>
            <w:rPrChange w:id="107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7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742FA" w:rsidRPr="002646CB" w:rsidDel="0039799F">
          <w:rPr>
            <w:rFonts w:hint="eastAsia"/>
            <w:rPrChange w:id="107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E742FA" w:rsidRPr="002646CB" w:rsidDel="0039799F">
          <w:rPr>
            <w:rFonts w:hint="eastAsia"/>
            <w:rPrChange w:id="107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05775E" w:rsidRPr="002646CB" w:rsidDel="0039799F">
          <w:rPr>
            <w:rFonts w:hint="eastAsia"/>
            <w:rPrChange w:id="10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05775E" w:rsidRPr="002646CB" w:rsidDel="0039799F">
          <w:rPr>
            <w:rFonts w:hint="eastAsia"/>
            <w:rPrChange w:id="107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드룹</w:delText>
        </w:r>
        <w:r w:rsidR="0005775E" w:rsidRPr="002646CB" w:rsidDel="0039799F">
          <w:rPr>
            <w:rFonts w:hint="eastAsia"/>
            <w:rPrChange w:id="107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05775E" w:rsidRPr="002646CB" w:rsidDel="0039799F">
          <w:rPr>
            <w:rFonts w:hint="eastAsia"/>
            <w:rPrChange w:id="107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107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수행</w:delText>
        </w:r>
        <w:bookmarkStart w:id="10760" w:name="_Toc21525130"/>
        <w:bookmarkStart w:id="10761" w:name="_Toc23141969"/>
        <w:bookmarkStart w:id="10762" w:name="_Toc23173215"/>
        <w:bookmarkStart w:id="10763" w:name="_Toc23188990"/>
        <w:bookmarkStart w:id="10764" w:name="_Toc23191368"/>
        <w:bookmarkStart w:id="10765" w:name="_Toc23244386"/>
        <w:bookmarkStart w:id="10766" w:name="_Toc23793916"/>
        <w:bookmarkStart w:id="10767" w:name="_Toc23794239"/>
        <w:bookmarkStart w:id="10768" w:name="_Toc23794562"/>
        <w:bookmarkStart w:id="10769" w:name="_Toc23795407"/>
        <w:bookmarkStart w:id="10770" w:name="_Toc23839784"/>
        <w:bookmarkStart w:id="10771" w:name="_Toc26200573"/>
        <w:bookmarkStart w:id="10772" w:name="_Toc26867670"/>
        <w:bookmarkEnd w:id="10760"/>
        <w:bookmarkEnd w:id="10761"/>
        <w:bookmarkEnd w:id="10762"/>
        <w:bookmarkEnd w:id="10763"/>
        <w:bookmarkEnd w:id="10764"/>
        <w:bookmarkEnd w:id="10765"/>
        <w:bookmarkEnd w:id="10766"/>
        <w:bookmarkEnd w:id="10767"/>
        <w:bookmarkEnd w:id="10768"/>
        <w:bookmarkEnd w:id="10769"/>
        <w:bookmarkEnd w:id="10770"/>
        <w:bookmarkEnd w:id="10771"/>
        <w:bookmarkEnd w:id="10772"/>
      </w:del>
    </w:p>
    <w:p w14:paraId="110CB84A" w14:textId="535637ED" w:rsidR="0005775E" w:rsidRPr="002646CB" w:rsidDel="0039799F" w:rsidRDefault="0005775E" w:rsidP="009F1628">
      <w:pPr>
        <w:rPr>
          <w:del w:id="10773" w:author="박 진상" w:date="2019-10-08T05:43:00Z"/>
          <w:rPrChange w:id="10774" w:author="ETRI-김종원" w:date="2019-12-10T10:44:00Z">
            <w:rPr>
              <w:del w:id="10775" w:author="박 진상" w:date="2019-10-08T05:43:00Z"/>
              <w:color w:val="000000" w:themeColor="text1"/>
            </w:rPr>
          </w:rPrChange>
        </w:rPr>
      </w:pPr>
      <w:bookmarkStart w:id="10776" w:name="_Toc21525131"/>
      <w:bookmarkStart w:id="10777" w:name="_Toc23141970"/>
      <w:bookmarkStart w:id="10778" w:name="_Toc23173216"/>
      <w:bookmarkStart w:id="10779" w:name="_Toc23188991"/>
      <w:bookmarkStart w:id="10780" w:name="_Toc23191369"/>
      <w:bookmarkStart w:id="10781" w:name="_Toc23244387"/>
      <w:bookmarkStart w:id="10782" w:name="_Toc23793917"/>
      <w:bookmarkStart w:id="10783" w:name="_Toc23794240"/>
      <w:bookmarkStart w:id="10784" w:name="_Toc23794563"/>
      <w:bookmarkStart w:id="10785" w:name="_Toc23795408"/>
      <w:bookmarkStart w:id="10786" w:name="_Toc23839785"/>
      <w:bookmarkStart w:id="10787" w:name="_Toc26200574"/>
      <w:bookmarkStart w:id="10788" w:name="_Toc26867671"/>
      <w:bookmarkEnd w:id="10776"/>
      <w:bookmarkEnd w:id="10777"/>
      <w:bookmarkEnd w:id="10778"/>
      <w:bookmarkEnd w:id="10779"/>
      <w:bookmarkEnd w:id="10780"/>
      <w:bookmarkEnd w:id="10781"/>
      <w:bookmarkEnd w:id="10782"/>
      <w:bookmarkEnd w:id="10783"/>
      <w:bookmarkEnd w:id="10784"/>
      <w:bookmarkEnd w:id="10785"/>
      <w:bookmarkEnd w:id="10786"/>
      <w:bookmarkEnd w:id="10787"/>
      <w:bookmarkEnd w:id="10788"/>
    </w:p>
    <w:p w14:paraId="3006982B" w14:textId="6B2A5CB6" w:rsidR="009F1628" w:rsidRPr="002646CB" w:rsidDel="0039799F" w:rsidRDefault="00E742FA" w:rsidP="009F1628">
      <w:pPr>
        <w:rPr>
          <w:del w:id="10789" w:author="박 진상" w:date="2019-10-08T05:43:00Z"/>
          <w:rPrChange w:id="10790" w:author="ETRI-김종원" w:date="2019-12-10T10:44:00Z">
            <w:rPr>
              <w:del w:id="10791" w:author="박 진상" w:date="2019-10-08T05:43:00Z"/>
              <w:color w:val="000000" w:themeColor="text1"/>
            </w:rPr>
          </w:rPrChange>
        </w:rPr>
      </w:pPr>
      <w:del w:id="10792" w:author="박 진상" w:date="2019-10-08T05:43:00Z">
        <w:r w:rsidRPr="002646CB" w:rsidDel="0039799F">
          <w:rPr>
            <w:rFonts w:hint="eastAsia"/>
            <w:rPrChange w:id="10793" w:author="ETRI-김종원" w:date="2019-12-10T10:44:00Z">
              <w:rPr>
                <w:rFonts w:hint="eastAsia"/>
              </w:rPr>
            </w:rPrChange>
          </w:rPr>
          <w:delText>CES-MG</w:delText>
        </w:r>
        <w:r w:rsidR="009F1628" w:rsidRPr="002646CB" w:rsidDel="0039799F">
          <w:rPr>
            <w:rFonts w:hint="eastAsia"/>
            <w:rPrChange w:id="107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9F1628" w:rsidRPr="002646CB" w:rsidDel="0039799F">
          <w:rPr>
            <w:rFonts w:hint="eastAsia"/>
            <w:rPrChange w:id="107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07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F1628" w:rsidRPr="002646CB" w:rsidDel="0039799F">
          <w:rPr>
            <w:rFonts w:hint="eastAsia"/>
            <w:rPrChange w:id="107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7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7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08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9F1628" w:rsidRPr="002646CB" w:rsidDel="0039799F">
          <w:rPr>
            <w:rFonts w:hint="eastAsia"/>
            <w:rPrChange w:id="108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08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08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9F1628" w:rsidRPr="002646CB" w:rsidDel="0039799F">
          <w:rPr>
            <w:rFonts w:hint="eastAsia"/>
            <w:rPrChange w:id="108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9F1628" w:rsidRPr="002646CB" w:rsidDel="0039799F">
          <w:rPr>
            <w:rFonts w:hint="eastAsia"/>
            <w:rPrChange w:id="108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9F1628" w:rsidRPr="002646CB" w:rsidDel="0039799F">
          <w:rPr>
            <w:rFonts w:hint="eastAsia"/>
            <w:rPrChange w:id="108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9F1628" w:rsidRPr="002646CB" w:rsidDel="0039799F">
          <w:rPr>
            <w:rFonts w:hint="eastAsia"/>
            <w:rPrChange w:id="108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9F1628" w:rsidRPr="002646CB" w:rsidDel="0039799F">
          <w:rPr>
            <w:rFonts w:hint="eastAsia"/>
            <w:rPrChange w:id="108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9F1628" w:rsidRPr="002646CB" w:rsidDel="0039799F">
          <w:rPr>
            <w:rFonts w:hint="eastAsia"/>
            <w:rPrChange w:id="108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공급받을</w:delText>
        </w:r>
        <w:r w:rsidR="009F1628" w:rsidRPr="002646CB" w:rsidDel="0039799F">
          <w:rPr>
            <w:rFonts w:hint="eastAsia"/>
            <w:rPrChange w:id="108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Fonts w:hint="eastAsia"/>
            <w:rPrChange w:id="108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9F1628" w:rsidRPr="002646CB" w:rsidDel="0039799F">
          <w:rPr>
            <w:rFonts w:hint="eastAsia"/>
            <w:rPrChange w:id="108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9F1628" w:rsidRPr="002646CB" w:rsidDel="0039799F">
          <w:rPr>
            <w:rFonts w:hint="eastAsia"/>
            <w:rPrChange w:id="108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08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08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9F1628" w:rsidRPr="002646CB" w:rsidDel="0039799F">
          <w:rPr>
            <w:rFonts w:hint="eastAsia"/>
            <w:rPrChange w:id="108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9F1628" w:rsidRPr="002646CB" w:rsidDel="0039799F">
          <w:rPr>
            <w:rFonts w:hint="eastAsia"/>
            <w:rPrChange w:id="108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9F1628" w:rsidRPr="002646CB" w:rsidDel="0039799F">
          <w:rPr>
            <w:rFonts w:hint="eastAsia"/>
            <w:rPrChange w:id="108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9F1628" w:rsidRPr="002646CB" w:rsidDel="0039799F">
          <w:rPr>
            <w:rFonts w:hint="eastAsia"/>
            <w:rPrChange w:id="108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따를</w:delText>
        </w:r>
        <w:r w:rsidR="009F1628" w:rsidRPr="002646CB" w:rsidDel="0039799F">
          <w:rPr>
            <w:rFonts w:hint="eastAsia"/>
            <w:rPrChange w:id="108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Fonts w:hint="eastAsia"/>
            <w:rPrChange w:id="108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9F1628" w:rsidRPr="002646CB" w:rsidDel="0039799F">
          <w:rPr>
            <w:rFonts w:hint="eastAsia"/>
            <w:rPrChange w:id="108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0840" w:name="_Toc21525132"/>
        <w:bookmarkStart w:id="10841" w:name="_Toc23141971"/>
        <w:bookmarkStart w:id="10842" w:name="_Toc23173217"/>
        <w:bookmarkStart w:id="10843" w:name="_Toc23188992"/>
        <w:bookmarkStart w:id="10844" w:name="_Toc23191370"/>
        <w:bookmarkStart w:id="10845" w:name="_Toc23244388"/>
        <w:bookmarkStart w:id="10846" w:name="_Toc23793918"/>
        <w:bookmarkStart w:id="10847" w:name="_Toc23794241"/>
        <w:bookmarkStart w:id="10848" w:name="_Toc23794564"/>
        <w:bookmarkStart w:id="10849" w:name="_Toc23795409"/>
        <w:bookmarkStart w:id="10850" w:name="_Toc23839786"/>
        <w:bookmarkStart w:id="10851" w:name="_Toc26200575"/>
        <w:bookmarkStart w:id="10852" w:name="_Toc26867672"/>
        <w:bookmarkEnd w:id="10840"/>
        <w:bookmarkEnd w:id="10841"/>
        <w:bookmarkEnd w:id="10842"/>
        <w:bookmarkEnd w:id="10843"/>
        <w:bookmarkEnd w:id="10844"/>
        <w:bookmarkEnd w:id="10845"/>
        <w:bookmarkEnd w:id="10846"/>
        <w:bookmarkEnd w:id="10847"/>
        <w:bookmarkEnd w:id="10848"/>
        <w:bookmarkEnd w:id="10849"/>
        <w:bookmarkEnd w:id="10850"/>
        <w:bookmarkEnd w:id="10851"/>
        <w:bookmarkEnd w:id="10852"/>
      </w:del>
    </w:p>
    <w:p w14:paraId="080886B0" w14:textId="5333AB6D" w:rsidR="0005775E" w:rsidRPr="002646CB" w:rsidDel="0039799F" w:rsidRDefault="0005775E" w:rsidP="0005775E">
      <w:pPr>
        <w:rPr>
          <w:del w:id="10853" w:author="박 진상" w:date="2019-10-08T05:43:00Z"/>
          <w:rPrChange w:id="10854" w:author="ETRI-김종원" w:date="2019-12-10T10:44:00Z">
            <w:rPr>
              <w:del w:id="10855" w:author="박 진상" w:date="2019-10-08T05:43:00Z"/>
              <w:color w:val="000000" w:themeColor="text1"/>
            </w:rPr>
          </w:rPrChange>
        </w:rPr>
      </w:pPr>
      <w:bookmarkStart w:id="10856" w:name="_Toc21525133"/>
      <w:bookmarkStart w:id="10857" w:name="_Toc23141972"/>
      <w:bookmarkStart w:id="10858" w:name="_Toc23173218"/>
      <w:bookmarkStart w:id="10859" w:name="_Toc23188993"/>
      <w:bookmarkStart w:id="10860" w:name="_Toc23191371"/>
      <w:bookmarkStart w:id="10861" w:name="_Toc23244389"/>
      <w:bookmarkStart w:id="10862" w:name="_Toc23793919"/>
      <w:bookmarkStart w:id="10863" w:name="_Toc23794242"/>
      <w:bookmarkStart w:id="10864" w:name="_Toc23794565"/>
      <w:bookmarkStart w:id="10865" w:name="_Toc23795410"/>
      <w:bookmarkStart w:id="10866" w:name="_Toc23839787"/>
      <w:bookmarkStart w:id="10867" w:name="_Toc26200576"/>
      <w:bookmarkStart w:id="10868" w:name="_Toc26867673"/>
      <w:bookmarkEnd w:id="10856"/>
      <w:bookmarkEnd w:id="10857"/>
      <w:bookmarkEnd w:id="10858"/>
      <w:bookmarkEnd w:id="10859"/>
      <w:bookmarkEnd w:id="10860"/>
      <w:bookmarkEnd w:id="10861"/>
      <w:bookmarkEnd w:id="10862"/>
      <w:bookmarkEnd w:id="10863"/>
      <w:bookmarkEnd w:id="10864"/>
      <w:bookmarkEnd w:id="10865"/>
      <w:bookmarkEnd w:id="10866"/>
      <w:bookmarkEnd w:id="10867"/>
      <w:bookmarkEnd w:id="10868"/>
    </w:p>
    <w:p w14:paraId="4A23B1FA" w14:textId="5D636041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869" w:author="박 진상" w:date="2019-10-08T05:43:00Z"/>
          <w:rPrChange w:id="10870" w:author="ETRI-김종원" w:date="2019-12-10T10:44:00Z">
            <w:rPr>
              <w:del w:id="10871" w:author="박 진상" w:date="2019-10-08T05:43:00Z"/>
              <w:color w:val="000000" w:themeColor="text1"/>
            </w:rPr>
          </w:rPrChange>
        </w:rPr>
      </w:pPr>
      <w:del w:id="10872" w:author="박 진상" w:date="2019-10-08T05:43:00Z">
        <w:r w:rsidRPr="002646CB" w:rsidDel="0039799F">
          <w:rPr>
            <w:rFonts w:hint="eastAsia"/>
            <w:rPrChange w:id="108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108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8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9F1628" w:rsidRPr="002646CB" w:rsidDel="0039799F">
          <w:rPr>
            <w:rFonts w:hint="eastAsia"/>
            <w:rPrChange w:id="108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r w:rsidR="009F1628" w:rsidRPr="002646CB" w:rsidDel="0039799F">
          <w:rPr>
            <w:rFonts w:hint="eastAsia"/>
            <w:rPrChange w:id="108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준비</w:delText>
        </w:r>
        <w:r w:rsidR="009F1628" w:rsidRPr="002646CB" w:rsidDel="0039799F">
          <w:rPr>
            <w:rFonts w:hint="eastAsia"/>
            <w:rPrChange w:id="108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9F1628" w:rsidRPr="002646CB" w:rsidDel="0039799F">
          <w:rPr>
            <w:rFonts w:hint="eastAsia"/>
            <w:rPrChange w:id="108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8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bookmarkStart w:id="10883" w:name="_Toc21525134"/>
        <w:bookmarkStart w:id="10884" w:name="_Toc23141973"/>
        <w:bookmarkStart w:id="10885" w:name="_Toc23173219"/>
        <w:bookmarkStart w:id="10886" w:name="_Toc23188994"/>
        <w:bookmarkStart w:id="10887" w:name="_Toc23191372"/>
        <w:bookmarkStart w:id="10888" w:name="_Toc23244390"/>
        <w:bookmarkStart w:id="10889" w:name="_Toc23793920"/>
        <w:bookmarkStart w:id="10890" w:name="_Toc23794243"/>
        <w:bookmarkStart w:id="10891" w:name="_Toc23794566"/>
        <w:bookmarkStart w:id="10892" w:name="_Toc23795411"/>
        <w:bookmarkStart w:id="10893" w:name="_Toc23839788"/>
        <w:bookmarkStart w:id="10894" w:name="_Toc26200577"/>
        <w:bookmarkStart w:id="10895" w:name="_Toc26867674"/>
        <w:bookmarkEnd w:id="10883"/>
        <w:bookmarkEnd w:id="10884"/>
        <w:bookmarkEnd w:id="10885"/>
        <w:bookmarkEnd w:id="10886"/>
        <w:bookmarkEnd w:id="10887"/>
        <w:bookmarkEnd w:id="10888"/>
        <w:bookmarkEnd w:id="10889"/>
        <w:bookmarkEnd w:id="10890"/>
        <w:bookmarkEnd w:id="10891"/>
        <w:bookmarkEnd w:id="10892"/>
        <w:bookmarkEnd w:id="10893"/>
        <w:bookmarkEnd w:id="10894"/>
        <w:bookmarkEnd w:id="10895"/>
      </w:del>
    </w:p>
    <w:p w14:paraId="566FABD2" w14:textId="4AC073B9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896" w:author="박 진상" w:date="2019-10-08T05:43:00Z"/>
          <w:rPrChange w:id="10897" w:author="ETRI-김종원" w:date="2019-12-10T10:44:00Z">
            <w:rPr>
              <w:del w:id="10898" w:author="박 진상" w:date="2019-10-08T05:43:00Z"/>
              <w:color w:val="000000" w:themeColor="text1"/>
            </w:rPr>
          </w:rPrChange>
        </w:rPr>
      </w:pPr>
      <w:del w:id="10899" w:author="박 진상" w:date="2019-10-08T05:43:00Z">
        <w:r w:rsidRPr="002646CB" w:rsidDel="0039799F">
          <w:rPr>
            <w:rFonts w:hint="eastAsia"/>
            <w:rPrChange w:id="109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109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9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9F1628" w:rsidRPr="002646CB" w:rsidDel="0039799F">
          <w:rPr>
            <w:rFonts w:hint="eastAsia"/>
            <w:rPrChange w:id="109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PCS </w:delText>
        </w:r>
        <w:r w:rsidR="009F1628" w:rsidRPr="002646CB" w:rsidDel="0039799F">
          <w:rPr>
            <w:rFonts w:hint="eastAsia"/>
            <w:rPrChange w:id="109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9F1628" w:rsidRPr="002646CB" w:rsidDel="0039799F">
          <w:rPr>
            <w:rFonts w:hint="eastAsia"/>
            <w:rPrChange w:id="109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09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0909" w:name="_Toc21525135"/>
        <w:bookmarkStart w:id="10910" w:name="_Toc23141974"/>
        <w:bookmarkStart w:id="10911" w:name="_Toc23173220"/>
        <w:bookmarkStart w:id="10912" w:name="_Toc23188995"/>
        <w:bookmarkStart w:id="10913" w:name="_Toc23191373"/>
        <w:bookmarkStart w:id="10914" w:name="_Toc23244391"/>
        <w:bookmarkStart w:id="10915" w:name="_Toc23793921"/>
        <w:bookmarkStart w:id="10916" w:name="_Toc23794244"/>
        <w:bookmarkStart w:id="10917" w:name="_Toc23794567"/>
        <w:bookmarkStart w:id="10918" w:name="_Toc23795412"/>
        <w:bookmarkStart w:id="10919" w:name="_Toc23839789"/>
        <w:bookmarkStart w:id="10920" w:name="_Toc26200578"/>
        <w:bookmarkStart w:id="10921" w:name="_Toc26867675"/>
        <w:bookmarkEnd w:id="10909"/>
        <w:bookmarkEnd w:id="10910"/>
        <w:bookmarkEnd w:id="10911"/>
        <w:bookmarkEnd w:id="10912"/>
        <w:bookmarkEnd w:id="10913"/>
        <w:bookmarkEnd w:id="10914"/>
        <w:bookmarkEnd w:id="10915"/>
        <w:bookmarkEnd w:id="10916"/>
        <w:bookmarkEnd w:id="10917"/>
        <w:bookmarkEnd w:id="10918"/>
        <w:bookmarkEnd w:id="10919"/>
        <w:bookmarkEnd w:id="10920"/>
        <w:bookmarkEnd w:id="10921"/>
      </w:del>
    </w:p>
    <w:p w14:paraId="151F75A0" w14:textId="4C576A89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922" w:author="박 진상" w:date="2019-10-08T05:43:00Z"/>
          <w:rPrChange w:id="10923" w:author="ETRI-김종원" w:date="2019-12-10T10:44:00Z">
            <w:rPr>
              <w:del w:id="10924" w:author="박 진상" w:date="2019-10-08T05:43:00Z"/>
              <w:color w:val="000000" w:themeColor="text1"/>
            </w:rPr>
          </w:rPrChange>
        </w:rPr>
      </w:pPr>
      <w:del w:id="10925" w:author="박 진상" w:date="2019-10-08T05:43:00Z">
        <w:r w:rsidRPr="002646CB" w:rsidDel="0039799F">
          <w:rPr>
            <w:rFonts w:hint="eastAsia"/>
            <w:rPrChange w:id="10926" w:author="ETRI-김종원" w:date="2019-12-10T10:44:00Z">
              <w:rPr>
                <w:rFonts w:hint="eastAsia"/>
              </w:rPr>
            </w:rPrChange>
          </w:rPr>
          <w:delText>3</w:delText>
        </w:r>
        <w:r w:rsidRPr="002646CB" w:rsidDel="0039799F">
          <w:rPr>
            <w:rFonts w:hint="eastAsia"/>
            <w:rPrChange w:id="109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09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9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Pr="002646CB" w:rsidDel="0039799F">
          <w:rPr>
            <w:rFonts w:hint="eastAsia"/>
            <w:rPrChange w:id="10930" w:author="ETRI-김종원" w:date="2019-12-10T10:44:00Z">
              <w:rPr>
                <w:rFonts w:hint="eastAsia"/>
              </w:rPr>
            </w:rPrChange>
          </w:rPr>
          <w:delText>CHP</w:delText>
        </w:r>
        <w:r w:rsidR="009F1628" w:rsidRPr="002646CB" w:rsidDel="0039799F">
          <w:rPr>
            <w:rFonts w:hint="eastAsia"/>
            <w:rPrChange w:id="109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0933" w:name="_Toc21525136"/>
        <w:bookmarkStart w:id="10934" w:name="_Toc23141975"/>
        <w:bookmarkStart w:id="10935" w:name="_Toc23173221"/>
        <w:bookmarkStart w:id="10936" w:name="_Toc23188996"/>
        <w:bookmarkStart w:id="10937" w:name="_Toc23191374"/>
        <w:bookmarkStart w:id="10938" w:name="_Toc23244392"/>
        <w:bookmarkStart w:id="10939" w:name="_Toc23793922"/>
        <w:bookmarkStart w:id="10940" w:name="_Toc23794245"/>
        <w:bookmarkStart w:id="10941" w:name="_Toc23794568"/>
        <w:bookmarkStart w:id="10942" w:name="_Toc23795413"/>
        <w:bookmarkStart w:id="10943" w:name="_Toc23839790"/>
        <w:bookmarkStart w:id="10944" w:name="_Toc26200579"/>
        <w:bookmarkStart w:id="10945" w:name="_Toc26867676"/>
        <w:bookmarkEnd w:id="10933"/>
        <w:bookmarkEnd w:id="10934"/>
        <w:bookmarkEnd w:id="10935"/>
        <w:bookmarkEnd w:id="10936"/>
        <w:bookmarkEnd w:id="10937"/>
        <w:bookmarkEnd w:id="10938"/>
        <w:bookmarkEnd w:id="10939"/>
        <w:bookmarkEnd w:id="10940"/>
        <w:bookmarkEnd w:id="10941"/>
        <w:bookmarkEnd w:id="10942"/>
        <w:bookmarkEnd w:id="10943"/>
        <w:bookmarkEnd w:id="10944"/>
        <w:bookmarkEnd w:id="10945"/>
      </w:del>
    </w:p>
    <w:p w14:paraId="72F048E6" w14:textId="3FDF0D3A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0946" w:author="박 진상" w:date="2019-10-08T05:43:00Z"/>
          <w:rPrChange w:id="10947" w:author="ETRI-김종원" w:date="2019-12-10T10:44:00Z">
            <w:rPr>
              <w:del w:id="10948" w:author="박 진상" w:date="2019-10-08T05:43:00Z"/>
              <w:color w:val="000000" w:themeColor="text1"/>
            </w:rPr>
          </w:rPrChange>
        </w:rPr>
      </w:pPr>
      <w:del w:id="10949" w:author="박 진상" w:date="2019-10-08T05:43:00Z">
        <w:r w:rsidRPr="002646CB" w:rsidDel="0039799F">
          <w:rPr>
            <w:rFonts w:hint="eastAsia"/>
            <w:rPrChange w:id="109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109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09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9F1628" w:rsidRPr="002646CB" w:rsidDel="0039799F">
          <w:rPr>
            <w:rFonts w:hint="eastAsia"/>
            <w:rPrChange w:id="109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9F1628" w:rsidRPr="002646CB" w:rsidDel="0039799F">
          <w:rPr>
            <w:rFonts w:hint="eastAsia"/>
            <w:rPrChange w:id="109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9F1628" w:rsidRPr="002646CB" w:rsidDel="0039799F">
          <w:rPr>
            <w:rFonts w:hint="eastAsia"/>
            <w:rPrChange w:id="109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09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09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시스템과</w:delText>
        </w:r>
        <w:r w:rsidR="009F1628" w:rsidRPr="002646CB" w:rsidDel="0039799F">
          <w:rPr>
            <w:rFonts w:hint="eastAsia"/>
            <w:rPrChange w:id="109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열병합발전기</w:delText>
        </w:r>
        <w:r w:rsidR="009F1628" w:rsidRPr="002646CB" w:rsidDel="0039799F">
          <w:rPr>
            <w:rFonts w:hint="eastAsia"/>
            <w:rPrChange w:id="109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9F1628" w:rsidRPr="002646CB" w:rsidDel="0039799F">
          <w:rPr>
            <w:rFonts w:hint="eastAsia"/>
            <w:rPrChange w:id="109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9F1628" w:rsidRPr="002646CB" w:rsidDel="0039799F">
          <w:rPr>
            <w:rFonts w:hint="eastAsia"/>
            <w:rPrChange w:id="109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09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0967" w:name="_Toc21525137"/>
        <w:bookmarkStart w:id="10968" w:name="_Toc23141976"/>
        <w:bookmarkStart w:id="10969" w:name="_Toc23173222"/>
        <w:bookmarkStart w:id="10970" w:name="_Toc23188997"/>
        <w:bookmarkStart w:id="10971" w:name="_Toc23191375"/>
        <w:bookmarkStart w:id="10972" w:name="_Toc23244393"/>
        <w:bookmarkStart w:id="10973" w:name="_Toc23793923"/>
        <w:bookmarkStart w:id="10974" w:name="_Toc23794246"/>
        <w:bookmarkStart w:id="10975" w:name="_Toc23794569"/>
        <w:bookmarkStart w:id="10976" w:name="_Toc23795414"/>
        <w:bookmarkStart w:id="10977" w:name="_Toc23839791"/>
        <w:bookmarkStart w:id="10978" w:name="_Toc26200580"/>
        <w:bookmarkStart w:id="10979" w:name="_Toc26867677"/>
        <w:bookmarkEnd w:id="10967"/>
        <w:bookmarkEnd w:id="10968"/>
        <w:bookmarkEnd w:id="10969"/>
        <w:bookmarkEnd w:id="10970"/>
        <w:bookmarkEnd w:id="10971"/>
        <w:bookmarkEnd w:id="10972"/>
        <w:bookmarkEnd w:id="10973"/>
        <w:bookmarkEnd w:id="10974"/>
        <w:bookmarkEnd w:id="10975"/>
        <w:bookmarkEnd w:id="10976"/>
        <w:bookmarkEnd w:id="10977"/>
        <w:bookmarkEnd w:id="10978"/>
        <w:bookmarkEnd w:id="10979"/>
      </w:del>
    </w:p>
    <w:p w14:paraId="5E094C79" w14:textId="6B0B4DDF" w:rsidR="00142312" w:rsidRPr="002646CB" w:rsidDel="0039799F" w:rsidRDefault="00142312" w:rsidP="00142312">
      <w:pPr>
        <w:rPr>
          <w:del w:id="10980" w:author="박 진상" w:date="2019-10-08T05:43:00Z"/>
          <w:rPrChange w:id="10981" w:author="ETRI-김종원" w:date="2019-12-10T10:44:00Z">
            <w:rPr>
              <w:del w:id="10982" w:author="박 진상" w:date="2019-10-08T05:43:00Z"/>
              <w:color w:val="000000" w:themeColor="text1"/>
            </w:rPr>
          </w:rPrChange>
        </w:rPr>
      </w:pPr>
      <w:bookmarkStart w:id="10983" w:name="_Toc21525138"/>
      <w:bookmarkStart w:id="10984" w:name="_Toc23141977"/>
      <w:bookmarkStart w:id="10985" w:name="_Toc23173223"/>
      <w:bookmarkStart w:id="10986" w:name="_Toc23188998"/>
      <w:bookmarkStart w:id="10987" w:name="_Toc23191376"/>
      <w:bookmarkStart w:id="10988" w:name="_Toc23244394"/>
      <w:bookmarkStart w:id="10989" w:name="_Toc23793924"/>
      <w:bookmarkStart w:id="10990" w:name="_Toc23794247"/>
      <w:bookmarkStart w:id="10991" w:name="_Toc23794570"/>
      <w:bookmarkStart w:id="10992" w:name="_Toc23795415"/>
      <w:bookmarkStart w:id="10993" w:name="_Toc23839792"/>
      <w:bookmarkStart w:id="10994" w:name="_Toc26200581"/>
      <w:bookmarkStart w:id="10995" w:name="_Toc26867678"/>
      <w:bookmarkEnd w:id="10983"/>
      <w:bookmarkEnd w:id="10984"/>
      <w:bookmarkEnd w:id="10985"/>
      <w:bookmarkEnd w:id="10986"/>
      <w:bookmarkEnd w:id="10987"/>
      <w:bookmarkEnd w:id="10988"/>
      <w:bookmarkEnd w:id="10989"/>
      <w:bookmarkEnd w:id="10990"/>
      <w:bookmarkEnd w:id="10991"/>
      <w:bookmarkEnd w:id="10992"/>
      <w:bookmarkEnd w:id="10993"/>
      <w:bookmarkEnd w:id="10994"/>
      <w:bookmarkEnd w:id="10995"/>
    </w:p>
    <w:p w14:paraId="6042057C" w14:textId="4A1EBAE5" w:rsidR="009F1628" w:rsidRPr="002646CB" w:rsidDel="0039799F" w:rsidRDefault="00E742FA" w:rsidP="009F1628">
      <w:pPr>
        <w:rPr>
          <w:del w:id="10996" w:author="박 진상" w:date="2019-10-08T05:43:00Z"/>
          <w:rPrChange w:id="10997" w:author="ETRI-김종원" w:date="2019-12-10T10:44:00Z">
            <w:rPr>
              <w:del w:id="10998" w:author="박 진상" w:date="2019-10-08T05:43:00Z"/>
              <w:color w:val="000000" w:themeColor="text1"/>
            </w:rPr>
          </w:rPrChange>
        </w:rPr>
      </w:pPr>
      <w:del w:id="10999" w:author="박 진상" w:date="2019-10-08T05:43:00Z">
        <w:r w:rsidRPr="002646CB" w:rsidDel="0039799F">
          <w:rPr>
            <w:rFonts w:hint="eastAsia"/>
            <w:rPrChange w:id="11000" w:author="ETRI-김종원" w:date="2019-12-10T10:44:00Z">
              <w:rPr>
                <w:rFonts w:hint="eastAsia"/>
              </w:rPr>
            </w:rPrChange>
          </w:rPr>
          <w:delText>CES-MG</w:delText>
        </w:r>
        <w:r w:rsidR="009F1628" w:rsidRPr="002646CB" w:rsidDel="0039799F">
          <w:rPr>
            <w:rFonts w:hint="eastAsia"/>
            <w:rPrChange w:id="110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9F1628" w:rsidRPr="002646CB" w:rsidDel="0039799F">
          <w:rPr>
            <w:rFonts w:hint="eastAsia"/>
            <w:rPrChange w:id="110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10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F1628" w:rsidRPr="002646CB" w:rsidDel="0039799F">
          <w:rPr>
            <w:rFonts w:hint="eastAsia"/>
            <w:rPrChange w:id="110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9F1628" w:rsidRPr="002646CB" w:rsidDel="0039799F">
          <w:rPr>
            <w:rFonts w:hint="eastAsia"/>
            <w:rPrChange w:id="110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10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9F1628" w:rsidRPr="002646CB" w:rsidDel="0039799F">
          <w:rPr>
            <w:rFonts w:hint="eastAsia"/>
            <w:rPrChange w:id="110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10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0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9F1628" w:rsidRPr="002646CB" w:rsidDel="0039799F">
          <w:rPr>
            <w:rFonts w:hint="eastAsia"/>
            <w:rPrChange w:id="110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9F1628" w:rsidRPr="002646CB" w:rsidDel="0039799F">
          <w:rPr>
            <w:rFonts w:hint="eastAsia"/>
            <w:rPrChange w:id="110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9F1628" w:rsidRPr="002646CB" w:rsidDel="0039799F">
          <w:rPr>
            <w:rFonts w:hint="eastAsia"/>
            <w:rPrChange w:id="110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9F1628" w:rsidRPr="002646CB" w:rsidDel="0039799F">
          <w:rPr>
            <w:rFonts w:hint="eastAsia"/>
            <w:rPrChange w:id="110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9F1628" w:rsidRPr="002646CB" w:rsidDel="0039799F">
          <w:rPr>
            <w:rFonts w:hint="eastAsia"/>
            <w:rPrChange w:id="110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9F1628" w:rsidRPr="002646CB" w:rsidDel="0039799F">
          <w:rPr>
            <w:rFonts w:hint="eastAsia"/>
            <w:rPrChange w:id="110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공급받을</w:delText>
        </w:r>
        <w:r w:rsidR="009F1628" w:rsidRPr="002646CB" w:rsidDel="0039799F">
          <w:rPr>
            <w:rFonts w:hint="eastAsia"/>
            <w:rPrChange w:id="110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Fonts w:hint="eastAsia"/>
            <w:rPrChange w:id="110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9F1628" w:rsidRPr="002646CB" w:rsidDel="0039799F">
          <w:rPr>
            <w:rFonts w:hint="eastAsia"/>
            <w:rPrChange w:id="110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</w:delText>
        </w:r>
        <w:r w:rsidR="00F7540B" w:rsidRPr="002646CB" w:rsidDel="0039799F">
          <w:rPr>
            <w:rFonts w:hint="eastAsia"/>
            <w:rPrChange w:id="110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하지</w:delText>
        </w:r>
        <w:r w:rsidR="00F7540B" w:rsidRPr="002646CB" w:rsidDel="0039799F">
          <w:rPr>
            <w:rFonts w:hint="eastAsia"/>
            <w:rPrChange w:id="110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않은</w:delText>
        </w:r>
        <w:r w:rsidR="00F7540B" w:rsidRPr="002646CB" w:rsidDel="0039799F">
          <w:rPr>
            <w:rFonts w:hint="eastAsia"/>
            <w:rPrChange w:id="110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10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Fonts w:hint="eastAsia"/>
            <w:rPrChange w:id="110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9F1628" w:rsidRPr="002646CB" w:rsidDel="0039799F">
          <w:rPr>
            <w:rFonts w:hint="eastAsia"/>
            <w:rPrChange w:id="110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9F1628" w:rsidRPr="002646CB" w:rsidDel="0039799F">
          <w:rPr>
            <w:rFonts w:hint="eastAsia"/>
            <w:rPrChange w:id="110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9F1628" w:rsidRPr="002646CB" w:rsidDel="0039799F">
          <w:rPr>
            <w:rFonts w:hint="eastAsia"/>
            <w:rPrChange w:id="110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9F1628" w:rsidRPr="002646CB" w:rsidDel="0039799F">
          <w:rPr>
            <w:rFonts w:hint="eastAsia"/>
            <w:rPrChange w:id="110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따를</w:delText>
        </w:r>
        <w:r w:rsidR="009F1628" w:rsidRPr="002646CB" w:rsidDel="0039799F">
          <w:rPr>
            <w:rFonts w:hint="eastAsia"/>
            <w:rPrChange w:id="110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Fonts w:hint="eastAsia"/>
            <w:rPrChange w:id="110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110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9F1628" w:rsidRPr="002646CB" w:rsidDel="0039799F">
          <w:rPr>
            <w:rFonts w:hint="eastAsia"/>
            <w:rPrChange w:id="110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1050" w:name="_Toc21525139"/>
        <w:bookmarkStart w:id="11051" w:name="_Toc23141978"/>
        <w:bookmarkStart w:id="11052" w:name="_Toc23173224"/>
        <w:bookmarkStart w:id="11053" w:name="_Toc23188999"/>
        <w:bookmarkStart w:id="11054" w:name="_Toc23191377"/>
        <w:bookmarkStart w:id="11055" w:name="_Toc23244395"/>
        <w:bookmarkStart w:id="11056" w:name="_Toc23793925"/>
        <w:bookmarkStart w:id="11057" w:name="_Toc23794248"/>
        <w:bookmarkStart w:id="11058" w:name="_Toc23794571"/>
        <w:bookmarkStart w:id="11059" w:name="_Toc23795416"/>
        <w:bookmarkStart w:id="11060" w:name="_Toc23839793"/>
        <w:bookmarkStart w:id="11061" w:name="_Toc26200582"/>
        <w:bookmarkStart w:id="11062" w:name="_Toc26867679"/>
        <w:bookmarkEnd w:id="11050"/>
        <w:bookmarkEnd w:id="11051"/>
        <w:bookmarkEnd w:id="11052"/>
        <w:bookmarkEnd w:id="11053"/>
        <w:bookmarkEnd w:id="11054"/>
        <w:bookmarkEnd w:id="11055"/>
        <w:bookmarkEnd w:id="11056"/>
        <w:bookmarkEnd w:id="11057"/>
        <w:bookmarkEnd w:id="11058"/>
        <w:bookmarkEnd w:id="11059"/>
        <w:bookmarkEnd w:id="11060"/>
        <w:bookmarkEnd w:id="11061"/>
        <w:bookmarkEnd w:id="11062"/>
      </w:del>
    </w:p>
    <w:p w14:paraId="2E3804D5" w14:textId="0046A254" w:rsidR="00F7540B" w:rsidRPr="002646CB" w:rsidDel="0039799F" w:rsidRDefault="00255D3C" w:rsidP="00255D3C">
      <w:pPr>
        <w:pStyle w:val="af6"/>
        <w:numPr>
          <w:ilvl w:val="0"/>
          <w:numId w:val="19"/>
        </w:numPr>
        <w:ind w:leftChars="0" w:left="851" w:hanging="451"/>
        <w:rPr>
          <w:del w:id="11063" w:author="박 진상" w:date="2019-10-08T05:43:00Z"/>
          <w:rPrChange w:id="11064" w:author="ETRI-김종원" w:date="2019-12-10T10:44:00Z">
            <w:rPr>
              <w:del w:id="11065" w:author="박 진상" w:date="2019-10-08T05:43:00Z"/>
              <w:color w:val="000000" w:themeColor="text1"/>
            </w:rPr>
          </w:rPrChange>
        </w:rPr>
      </w:pPr>
      <w:del w:id="11066" w:author="박 진상" w:date="2019-10-08T05:43:00Z">
        <w:r w:rsidRPr="002646CB" w:rsidDel="0039799F">
          <w:rPr>
            <w:rFonts w:hint="eastAsia"/>
            <w:rPrChange w:id="110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110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0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849B5" w:rsidRPr="002646CB" w:rsidDel="0039799F">
          <w:rPr>
            <w:rFonts w:hint="eastAsia"/>
            <w:rPrChange w:id="11070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39799F">
          <w:rPr>
            <w:rFonts w:hint="eastAsia"/>
            <w:rPrChange w:id="110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057894" w:rsidRPr="002646CB" w:rsidDel="0039799F">
          <w:rPr>
            <w:rFonts w:hint="eastAsia"/>
            <w:rPrChange w:id="110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F7540B" w:rsidRPr="002646CB" w:rsidDel="0039799F">
          <w:rPr>
            <w:rFonts w:hint="eastAsia"/>
            <w:rPrChange w:id="110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F7540B" w:rsidRPr="002646CB" w:rsidDel="0039799F">
          <w:rPr>
            <w:rFonts w:hint="eastAsia"/>
            <w:rPrChange w:id="110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차단에</w:delText>
        </w:r>
        <w:r w:rsidR="00F7540B" w:rsidRPr="002646CB" w:rsidDel="0039799F">
          <w:rPr>
            <w:rFonts w:hint="eastAsia"/>
            <w:rPrChange w:id="110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따른</w:delText>
        </w:r>
        <w:r w:rsidR="00F7540B" w:rsidRPr="002646CB" w:rsidDel="0039799F">
          <w:rPr>
            <w:rFonts w:hint="eastAsia"/>
            <w:rPrChange w:id="110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DB2BCC" w:rsidRPr="002646CB" w:rsidDel="0039799F">
          <w:rPr>
            <w:rFonts w:hint="eastAsia"/>
            <w:rPrChange w:id="110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정지형절환스위치</w:delText>
        </w:r>
        <w:r w:rsidR="00DB2BCC" w:rsidRPr="002646CB" w:rsidDel="0039799F">
          <w:rPr>
            <w:rFonts w:hint="eastAsia"/>
            <w:rPrChange w:id="110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(STS, </w:delText>
        </w:r>
        <w:r w:rsidR="00DB2BCC" w:rsidRPr="002646CB" w:rsidDel="0039799F">
          <w:rPr>
            <w:rPrChange w:id="11083" w:author="ETRI-김종원" w:date="2019-12-10T10:44:00Z">
              <w:rPr/>
            </w:rPrChange>
          </w:rPr>
          <w:delText>S</w:delText>
        </w:r>
        <w:r w:rsidR="00DB2BCC" w:rsidRPr="002646CB" w:rsidDel="0039799F">
          <w:rPr>
            <w:rFonts w:hint="eastAsia"/>
            <w:rPrChange w:id="11084" w:author="ETRI-김종원" w:date="2019-12-10T10:44:00Z">
              <w:rPr>
                <w:rFonts w:hint="eastAsia"/>
              </w:rPr>
            </w:rPrChange>
          </w:rPr>
          <w:delText>tatic</w:delText>
        </w:r>
        <w:r w:rsidR="00DB2BCC" w:rsidRPr="002646CB" w:rsidDel="0039799F">
          <w:rPr>
            <w:rPrChange w:id="11085" w:author="ETRI-김종원" w:date="2019-12-10T10:44:00Z">
              <w:rPr/>
            </w:rPrChange>
          </w:rPr>
          <w:delText xml:space="preserve"> Transfer</w:delText>
        </w:r>
        <w:r w:rsidR="00DB2BCC" w:rsidRPr="002646CB" w:rsidDel="0039799F">
          <w:rPr>
            <w:rFonts w:hint="eastAsia"/>
            <w:rPrChange w:id="1108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B2BCC" w:rsidRPr="002646CB" w:rsidDel="0039799F">
          <w:rPr>
            <w:rPrChange w:id="11087" w:author="ETRI-김종원" w:date="2019-12-10T10:44:00Z">
              <w:rPr/>
            </w:rPrChange>
          </w:rPr>
          <w:delText>Switch</w:delText>
        </w:r>
        <w:r w:rsidR="00DB2BCC" w:rsidRPr="002646CB" w:rsidDel="0039799F">
          <w:rPr>
            <w:rFonts w:hint="eastAsia"/>
            <w:rPrChange w:id="11088" w:author="ETRI-김종원" w:date="2019-12-10T10:44:00Z">
              <w:rPr>
                <w:rFonts w:hint="eastAsia"/>
              </w:rPr>
            </w:rPrChange>
          </w:rPr>
          <w:delText>)</w:delText>
        </w:r>
        <w:r w:rsidR="00F7540B" w:rsidRPr="002646CB" w:rsidDel="0039799F">
          <w:rPr>
            <w:rFonts w:hint="eastAsia"/>
            <w:rPrChange w:id="110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자동</w:delText>
        </w:r>
        <w:r w:rsidR="00F7540B" w:rsidRPr="002646CB" w:rsidDel="0039799F">
          <w:rPr>
            <w:rFonts w:hint="eastAsia"/>
            <w:rPrChange w:id="110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0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093" w:name="_Toc21525140"/>
        <w:bookmarkStart w:id="11094" w:name="_Toc23141979"/>
        <w:bookmarkStart w:id="11095" w:name="_Toc23173225"/>
        <w:bookmarkStart w:id="11096" w:name="_Toc23189000"/>
        <w:bookmarkStart w:id="11097" w:name="_Toc23191378"/>
        <w:bookmarkStart w:id="11098" w:name="_Toc23244396"/>
        <w:bookmarkStart w:id="11099" w:name="_Toc23793926"/>
        <w:bookmarkStart w:id="11100" w:name="_Toc23794249"/>
        <w:bookmarkStart w:id="11101" w:name="_Toc23794572"/>
        <w:bookmarkStart w:id="11102" w:name="_Toc23795417"/>
        <w:bookmarkStart w:id="11103" w:name="_Toc23839794"/>
        <w:bookmarkStart w:id="11104" w:name="_Toc26200583"/>
        <w:bookmarkStart w:id="11105" w:name="_Toc26867680"/>
        <w:bookmarkEnd w:id="11093"/>
        <w:bookmarkEnd w:id="11094"/>
        <w:bookmarkEnd w:id="11095"/>
        <w:bookmarkEnd w:id="11096"/>
        <w:bookmarkEnd w:id="11097"/>
        <w:bookmarkEnd w:id="11098"/>
        <w:bookmarkEnd w:id="11099"/>
        <w:bookmarkEnd w:id="11100"/>
        <w:bookmarkEnd w:id="11101"/>
        <w:bookmarkEnd w:id="11102"/>
        <w:bookmarkEnd w:id="11103"/>
        <w:bookmarkEnd w:id="11104"/>
        <w:bookmarkEnd w:id="11105"/>
      </w:del>
    </w:p>
    <w:p w14:paraId="361E3DF0" w14:textId="5A34E144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1106" w:author="박 진상" w:date="2019-10-08T05:43:00Z"/>
          <w:rPrChange w:id="11107" w:author="ETRI-김종원" w:date="2019-12-10T10:44:00Z">
            <w:rPr>
              <w:del w:id="11108" w:author="박 진상" w:date="2019-10-08T05:43:00Z"/>
              <w:color w:val="000000" w:themeColor="text1"/>
            </w:rPr>
          </w:rPrChange>
        </w:rPr>
      </w:pPr>
      <w:del w:id="11109" w:author="박 진상" w:date="2019-10-08T05:43:00Z">
        <w:r w:rsidRPr="002646CB" w:rsidDel="0039799F">
          <w:rPr>
            <w:rFonts w:hint="eastAsia"/>
            <w:rPrChange w:id="111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111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1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Fonts w:hint="eastAsia"/>
            <w:rPrChange w:id="111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1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F7540B" w:rsidRPr="002646CB" w:rsidDel="0039799F">
          <w:rPr>
            <w:rFonts w:hint="eastAsia"/>
            <w:rPrChange w:id="111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</w:delText>
        </w:r>
        <w:r w:rsidR="00F7540B" w:rsidRPr="002646CB" w:rsidDel="0039799F">
          <w:rPr>
            <w:rFonts w:hint="eastAsia"/>
            <w:rPrChange w:id="111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정전력</w:delText>
        </w:r>
        <w:r w:rsidR="00F7540B" w:rsidRPr="002646CB" w:rsidDel="0039799F">
          <w:rPr>
            <w:rFonts w:hint="eastAsia"/>
            <w:rPrChange w:id="111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1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F7540B" w:rsidRPr="002646CB" w:rsidDel="0039799F">
          <w:rPr>
            <w:rFonts w:hint="eastAsia"/>
            <w:rPrChange w:id="111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1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121" w:name="_Toc21525141"/>
        <w:bookmarkStart w:id="11122" w:name="_Toc23141980"/>
        <w:bookmarkStart w:id="11123" w:name="_Toc23173226"/>
        <w:bookmarkStart w:id="11124" w:name="_Toc23189001"/>
        <w:bookmarkStart w:id="11125" w:name="_Toc23191379"/>
        <w:bookmarkStart w:id="11126" w:name="_Toc23244397"/>
        <w:bookmarkStart w:id="11127" w:name="_Toc23793927"/>
        <w:bookmarkStart w:id="11128" w:name="_Toc23794250"/>
        <w:bookmarkStart w:id="11129" w:name="_Toc23794573"/>
        <w:bookmarkStart w:id="11130" w:name="_Toc23795418"/>
        <w:bookmarkStart w:id="11131" w:name="_Toc23839795"/>
        <w:bookmarkStart w:id="11132" w:name="_Toc26200584"/>
        <w:bookmarkStart w:id="11133" w:name="_Toc26867681"/>
        <w:bookmarkEnd w:id="11121"/>
        <w:bookmarkEnd w:id="11122"/>
        <w:bookmarkEnd w:id="11123"/>
        <w:bookmarkEnd w:id="11124"/>
        <w:bookmarkEnd w:id="11125"/>
        <w:bookmarkEnd w:id="11126"/>
        <w:bookmarkEnd w:id="11127"/>
        <w:bookmarkEnd w:id="11128"/>
        <w:bookmarkEnd w:id="11129"/>
        <w:bookmarkEnd w:id="11130"/>
        <w:bookmarkEnd w:id="11131"/>
        <w:bookmarkEnd w:id="11132"/>
        <w:bookmarkEnd w:id="11133"/>
      </w:del>
    </w:p>
    <w:p w14:paraId="413B02DE" w14:textId="1999BB68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1134" w:author="박 진상" w:date="2019-10-08T05:43:00Z"/>
          <w:rPrChange w:id="11135" w:author="ETRI-김종원" w:date="2019-12-10T10:44:00Z">
            <w:rPr>
              <w:del w:id="11136" w:author="박 진상" w:date="2019-10-08T05:43:00Z"/>
              <w:color w:val="000000" w:themeColor="text1"/>
            </w:rPr>
          </w:rPrChange>
        </w:rPr>
      </w:pPr>
      <w:del w:id="11137" w:author="박 진상" w:date="2019-10-08T05:43:00Z">
        <w:r w:rsidRPr="002646CB" w:rsidDel="0039799F">
          <w:rPr>
            <w:rFonts w:hint="eastAsia"/>
            <w:rPrChange w:id="111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111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1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F7540B" w:rsidRPr="002646CB" w:rsidDel="0039799F">
          <w:rPr>
            <w:rFonts w:hint="eastAsia"/>
            <w:rPrChange w:id="111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F7540B" w:rsidRPr="002646CB" w:rsidDel="0039799F">
          <w:rPr>
            <w:rFonts w:hint="eastAsia"/>
            <w:rPrChange w:id="111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1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F7540B" w:rsidRPr="002646CB" w:rsidDel="0039799F">
          <w:rPr>
            <w:rFonts w:hint="eastAsia"/>
            <w:rPrChange w:id="111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1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F7540B" w:rsidRPr="002646CB" w:rsidDel="0039799F">
          <w:rPr>
            <w:rFonts w:hint="eastAsia"/>
            <w:rPrChange w:id="111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1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1148" w:name="_Toc21525142"/>
        <w:bookmarkStart w:id="11149" w:name="_Toc23141981"/>
        <w:bookmarkStart w:id="11150" w:name="_Toc23173227"/>
        <w:bookmarkStart w:id="11151" w:name="_Toc23189002"/>
        <w:bookmarkStart w:id="11152" w:name="_Toc23191380"/>
        <w:bookmarkStart w:id="11153" w:name="_Toc23244398"/>
        <w:bookmarkStart w:id="11154" w:name="_Toc23793928"/>
        <w:bookmarkStart w:id="11155" w:name="_Toc23794251"/>
        <w:bookmarkStart w:id="11156" w:name="_Toc23794574"/>
        <w:bookmarkStart w:id="11157" w:name="_Toc23795419"/>
        <w:bookmarkStart w:id="11158" w:name="_Toc23839796"/>
        <w:bookmarkStart w:id="11159" w:name="_Toc26200585"/>
        <w:bookmarkStart w:id="11160" w:name="_Toc26867682"/>
        <w:bookmarkEnd w:id="11148"/>
        <w:bookmarkEnd w:id="11149"/>
        <w:bookmarkEnd w:id="11150"/>
        <w:bookmarkEnd w:id="11151"/>
        <w:bookmarkEnd w:id="11152"/>
        <w:bookmarkEnd w:id="11153"/>
        <w:bookmarkEnd w:id="11154"/>
        <w:bookmarkEnd w:id="11155"/>
        <w:bookmarkEnd w:id="11156"/>
        <w:bookmarkEnd w:id="11157"/>
        <w:bookmarkEnd w:id="11158"/>
        <w:bookmarkEnd w:id="11159"/>
        <w:bookmarkEnd w:id="11160"/>
      </w:del>
    </w:p>
    <w:p w14:paraId="0FE9E0F5" w14:textId="2934D10D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1161" w:author="박 진상" w:date="2019-10-08T05:43:00Z"/>
          <w:rPrChange w:id="11162" w:author="ETRI-김종원" w:date="2019-12-10T10:44:00Z">
            <w:rPr>
              <w:del w:id="11163" w:author="박 진상" w:date="2019-10-08T05:43:00Z"/>
              <w:color w:val="000000" w:themeColor="text1"/>
            </w:rPr>
          </w:rPrChange>
        </w:rPr>
      </w:pPr>
      <w:del w:id="11164" w:author="박 진상" w:date="2019-10-08T05:43:00Z">
        <w:r w:rsidRPr="002646CB" w:rsidDel="0039799F">
          <w:rPr>
            <w:rFonts w:hint="eastAsia"/>
            <w:rPrChange w:id="111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111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1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Fonts w:hint="eastAsia"/>
            <w:rPrChange w:id="111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1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F7540B" w:rsidRPr="002646CB" w:rsidDel="0039799F">
          <w:rPr>
            <w:rFonts w:hint="eastAsia"/>
            <w:rPrChange w:id="111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F7540B" w:rsidRPr="002646CB" w:rsidDel="0039799F">
          <w:rPr>
            <w:rFonts w:hint="eastAsia"/>
            <w:rPrChange w:id="111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F7540B" w:rsidRPr="002646CB" w:rsidDel="0039799F">
          <w:rPr>
            <w:rFonts w:hint="eastAsia"/>
            <w:rPrChange w:id="111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DB2BCC" w:rsidRPr="002646CB" w:rsidDel="0039799F">
          <w:rPr>
            <w:rFonts w:hint="eastAsia"/>
            <w:rPrChange w:id="111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정전압정주파수</w:delText>
        </w:r>
        <w:r w:rsidR="00DB2BCC" w:rsidRPr="002646CB" w:rsidDel="0039799F">
          <w:rPr>
            <w:rFonts w:hint="eastAsia"/>
            <w:rPrChange w:id="111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(CVCF, </w:delText>
        </w:r>
        <w:r w:rsidR="00DB2BCC" w:rsidRPr="002646CB" w:rsidDel="0039799F">
          <w:rPr>
            <w:rPrChange w:id="11175" w:author="ETRI-김종원" w:date="2019-12-10T10:44:00Z">
              <w:rPr/>
            </w:rPrChange>
          </w:rPr>
          <w:delText>Constant Voltage Constant Frequency</w:delText>
        </w:r>
        <w:r w:rsidR="00DB2BCC" w:rsidRPr="002646CB" w:rsidDel="0039799F">
          <w:rPr>
            <w:rFonts w:hint="eastAsia"/>
            <w:rPrChange w:id="11176" w:author="ETRI-김종원" w:date="2019-12-10T10:44:00Z">
              <w:rPr>
                <w:rFonts w:hint="eastAsia"/>
              </w:rPr>
            </w:rPrChange>
          </w:rPr>
          <w:delText>)</w:delText>
        </w:r>
        <w:r w:rsidR="00F7540B" w:rsidRPr="002646CB" w:rsidDel="0039799F">
          <w:rPr>
            <w:rFonts w:hint="eastAsia"/>
            <w:rPrChange w:id="111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동작</w:delText>
        </w:r>
        <w:bookmarkStart w:id="11178" w:name="_Toc21525143"/>
        <w:bookmarkStart w:id="11179" w:name="_Toc23141982"/>
        <w:bookmarkStart w:id="11180" w:name="_Toc23173228"/>
        <w:bookmarkStart w:id="11181" w:name="_Toc23189003"/>
        <w:bookmarkStart w:id="11182" w:name="_Toc23191381"/>
        <w:bookmarkStart w:id="11183" w:name="_Toc23244399"/>
        <w:bookmarkStart w:id="11184" w:name="_Toc23793929"/>
        <w:bookmarkStart w:id="11185" w:name="_Toc23794252"/>
        <w:bookmarkStart w:id="11186" w:name="_Toc23794575"/>
        <w:bookmarkStart w:id="11187" w:name="_Toc23795420"/>
        <w:bookmarkStart w:id="11188" w:name="_Toc23839797"/>
        <w:bookmarkStart w:id="11189" w:name="_Toc26200586"/>
        <w:bookmarkStart w:id="11190" w:name="_Toc26867683"/>
        <w:bookmarkEnd w:id="11178"/>
        <w:bookmarkEnd w:id="11179"/>
        <w:bookmarkEnd w:id="11180"/>
        <w:bookmarkEnd w:id="11181"/>
        <w:bookmarkEnd w:id="11182"/>
        <w:bookmarkEnd w:id="11183"/>
        <w:bookmarkEnd w:id="11184"/>
        <w:bookmarkEnd w:id="11185"/>
        <w:bookmarkEnd w:id="11186"/>
        <w:bookmarkEnd w:id="11187"/>
        <w:bookmarkEnd w:id="11188"/>
        <w:bookmarkEnd w:id="11189"/>
        <w:bookmarkEnd w:id="11190"/>
      </w:del>
    </w:p>
    <w:p w14:paraId="1A67D679" w14:textId="7B9A08B9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1191" w:author="박 진상" w:date="2019-10-08T05:43:00Z"/>
          <w:rPrChange w:id="11192" w:author="ETRI-김종원" w:date="2019-12-10T10:44:00Z">
            <w:rPr>
              <w:del w:id="11193" w:author="박 진상" w:date="2019-10-08T05:43:00Z"/>
              <w:color w:val="000000" w:themeColor="text1"/>
            </w:rPr>
          </w:rPrChange>
        </w:rPr>
      </w:pPr>
      <w:del w:id="11194" w:author="박 진상" w:date="2019-10-08T05:43:00Z">
        <w:r w:rsidRPr="002646CB" w:rsidDel="0039799F">
          <w:rPr>
            <w:rFonts w:hint="eastAsia"/>
            <w:rPrChange w:id="111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111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1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F7540B" w:rsidRPr="002646CB" w:rsidDel="0039799F">
          <w:rPr>
            <w:rFonts w:hint="eastAsia"/>
            <w:rPrChange w:id="111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PCS </w:delText>
        </w:r>
        <w:r w:rsidR="00F7540B" w:rsidRPr="002646CB" w:rsidDel="0039799F">
          <w:rPr>
            <w:rFonts w:hint="eastAsia"/>
            <w:rPrChange w:id="111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F7540B" w:rsidRPr="002646CB" w:rsidDel="0039799F">
          <w:rPr>
            <w:rFonts w:hint="eastAsia"/>
            <w:rPrChange w:id="112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F7540B" w:rsidRPr="002646CB" w:rsidDel="0039799F">
          <w:rPr>
            <w:rFonts w:hint="eastAsia"/>
            <w:rPrChange w:id="112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F7540B" w:rsidRPr="002646CB" w:rsidDel="0039799F">
          <w:rPr>
            <w:rFonts w:hint="eastAsia"/>
            <w:rPrChange w:id="112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bookmarkStart w:id="11205" w:name="_Toc21525144"/>
        <w:bookmarkStart w:id="11206" w:name="_Toc23141983"/>
        <w:bookmarkStart w:id="11207" w:name="_Toc23173229"/>
        <w:bookmarkStart w:id="11208" w:name="_Toc23189004"/>
        <w:bookmarkStart w:id="11209" w:name="_Toc23191382"/>
        <w:bookmarkStart w:id="11210" w:name="_Toc23244400"/>
        <w:bookmarkStart w:id="11211" w:name="_Toc23793930"/>
        <w:bookmarkStart w:id="11212" w:name="_Toc23794253"/>
        <w:bookmarkStart w:id="11213" w:name="_Toc23794576"/>
        <w:bookmarkStart w:id="11214" w:name="_Toc23795421"/>
        <w:bookmarkStart w:id="11215" w:name="_Toc23839798"/>
        <w:bookmarkStart w:id="11216" w:name="_Toc26200587"/>
        <w:bookmarkStart w:id="11217" w:name="_Toc26867684"/>
        <w:bookmarkEnd w:id="11205"/>
        <w:bookmarkEnd w:id="11206"/>
        <w:bookmarkEnd w:id="11207"/>
        <w:bookmarkEnd w:id="11208"/>
        <w:bookmarkEnd w:id="11209"/>
        <w:bookmarkEnd w:id="11210"/>
        <w:bookmarkEnd w:id="11211"/>
        <w:bookmarkEnd w:id="11212"/>
        <w:bookmarkEnd w:id="11213"/>
        <w:bookmarkEnd w:id="11214"/>
        <w:bookmarkEnd w:id="11215"/>
        <w:bookmarkEnd w:id="11216"/>
        <w:bookmarkEnd w:id="11217"/>
      </w:del>
    </w:p>
    <w:p w14:paraId="1C9B8DAA" w14:textId="21B8C427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1218" w:author="박 진상" w:date="2019-10-08T05:43:00Z"/>
          <w:rPrChange w:id="11219" w:author="ETRI-김종원" w:date="2019-12-10T10:44:00Z">
            <w:rPr>
              <w:del w:id="11220" w:author="박 진상" w:date="2019-10-08T05:43:00Z"/>
              <w:color w:val="000000" w:themeColor="text1"/>
            </w:rPr>
          </w:rPrChange>
        </w:rPr>
      </w:pPr>
      <w:del w:id="11221" w:author="박 진상" w:date="2019-10-08T05:43:00Z">
        <w:r w:rsidRPr="002646CB" w:rsidDel="0039799F">
          <w:rPr>
            <w:rFonts w:hint="eastAsia"/>
            <w:rPrChange w:id="112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6 </w:delText>
        </w:r>
        <w:r w:rsidRPr="002646CB" w:rsidDel="0039799F">
          <w:rPr>
            <w:rFonts w:hint="eastAsia"/>
            <w:rPrChange w:id="112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2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BF2D25" w:rsidRPr="002646CB" w:rsidDel="0039799F">
          <w:rPr>
            <w:rFonts w:hint="eastAsia"/>
            <w:rPrChange w:id="112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F7540B" w:rsidRPr="002646CB" w:rsidDel="0039799F">
          <w:rPr>
            <w:rFonts w:hint="eastAsia"/>
            <w:rPrChange w:id="112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1228" w:name="_Toc21525145"/>
        <w:bookmarkStart w:id="11229" w:name="_Toc23141984"/>
        <w:bookmarkStart w:id="11230" w:name="_Toc23173230"/>
        <w:bookmarkStart w:id="11231" w:name="_Toc23189005"/>
        <w:bookmarkStart w:id="11232" w:name="_Toc23191383"/>
        <w:bookmarkStart w:id="11233" w:name="_Toc23244401"/>
        <w:bookmarkStart w:id="11234" w:name="_Toc23793931"/>
        <w:bookmarkStart w:id="11235" w:name="_Toc23794254"/>
        <w:bookmarkStart w:id="11236" w:name="_Toc23794577"/>
        <w:bookmarkStart w:id="11237" w:name="_Toc23795422"/>
        <w:bookmarkStart w:id="11238" w:name="_Toc23839799"/>
        <w:bookmarkStart w:id="11239" w:name="_Toc26200588"/>
        <w:bookmarkStart w:id="11240" w:name="_Toc26867685"/>
        <w:bookmarkEnd w:id="11228"/>
        <w:bookmarkEnd w:id="11229"/>
        <w:bookmarkEnd w:id="11230"/>
        <w:bookmarkEnd w:id="11231"/>
        <w:bookmarkEnd w:id="11232"/>
        <w:bookmarkEnd w:id="11233"/>
        <w:bookmarkEnd w:id="11234"/>
        <w:bookmarkEnd w:id="11235"/>
        <w:bookmarkEnd w:id="11236"/>
        <w:bookmarkEnd w:id="11237"/>
        <w:bookmarkEnd w:id="11238"/>
        <w:bookmarkEnd w:id="11239"/>
        <w:bookmarkEnd w:id="11240"/>
      </w:del>
    </w:p>
    <w:p w14:paraId="169684F5" w14:textId="15961989" w:rsidR="007817B1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11241" w:author="박 진상" w:date="2019-10-08T05:43:00Z"/>
          <w:rPrChange w:id="11242" w:author="ETRI-김종원" w:date="2019-12-10T10:44:00Z">
            <w:rPr>
              <w:del w:id="11243" w:author="박 진상" w:date="2019-10-08T05:43:00Z"/>
              <w:color w:val="000000" w:themeColor="text1"/>
            </w:rPr>
          </w:rPrChange>
        </w:rPr>
      </w:pPr>
      <w:del w:id="11244" w:author="박 진상" w:date="2019-10-08T05:43:00Z">
        <w:r w:rsidRPr="002646CB" w:rsidDel="0039799F">
          <w:rPr>
            <w:rFonts w:hint="eastAsia"/>
            <w:rPrChange w:id="112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7 </w:delText>
        </w:r>
        <w:r w:rsidRPr="002646CB" w:rsidDel="0039799F">
          <w:rPr>
            <w:rFonts w:hint="eastAsia"/>
            <w:rPrChange w:id="112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2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F7540B" w:rsidRPr="002646CB" w:rsidDel="0039799F">
          <w:rPr>
            <w:rFonts w:hint="eastAsia"/>
            <w:rPrChange w:id="112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F7540B" w:rsidRPr="002646CB" w:rsidDel="0039799F">
          <w:rPr>
            <w:rFonts w:hint="eastAsia"/>
            <w:rPrChange w:id="112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F7540B" w:rsidRPr="002646CB" w:rsidDel="0039799F">
          <w:rPr>
            <w:rFonts w:hint="eastAsia"/>
            <w:rPrChange w:id="112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12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2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F7540B" w:rsidRPr="002646CB" w:rsidDel="0039799F">
          <w:rPr>
            <w:rFonts w:hint="eastAsia"/>
            <w:rPrChange w:id="112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와</w:delText>
        </w:r>
        <w:r w:rsidR="00F7540B" w:rsidRPr="002646CB" w:rsidDel="0039799F">
          <w:rPr>
            <w:rFonts w:hint="eastAsia"/>
            <w:rPrChange w:id="112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F2D25" w:rsidRPr="002646CB" w:rsidDel="0039799F">
          <w:rPr>
            <w:rFonts w:hint="eastAsia"/>
            <w:rPrChange w:id="112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F7540B" w:rsidRPr="002646CB" w:rsidDel="0039799F">
          <w:rPr>
            <w:rFonts w:hint="eastAsia"/>
            <w:rPrChange w:id="112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F7540B" w:rsidRPr="002646CB" w:rsidDel="0039799F">
          <w:rPr>
            <w:rFonts w:hint="eastAsia"/>
            <w:rPrChange w:id="112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F7540B" w:rsidRPr="002646CB" w:rsidDel="0039799F">
          <w:rPr>
            <w:rFonts w:hint="eastAsia"/>
            <w:rPrChange w:id="112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2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1263" w:name="_Toc21525146"/>
        <w:bookmarkStart w:id="11264" w:name="_Toc23141985"/>
        <w:bookmarkStart w:id="11265" w:name="_Toc23173231"/>
        <w:bookmarkStart w:id="11266" w:name="_Toc23189006"/>
        <w:bookmarkStart w:id="11267" w:name="_Toc23191384"/>
        <w:bookmarkStart w:id="11268" w:name="_Toc23244402"/>
        <w:bookmarkStart w:id="11269" w:name="_Toc23793932"/>
        <w:bookmarkStart w:id="11270" w:name="_Toc23794255"/>
        <w:bookmarkStart w:id="11271" w:name="_Toc23794578"/>
        <w:bookmarkStart w:id="11272" w:name="_Toc23795423"/>
        <w:bookmarkStart w:id="11273" w:name="_Toc23839800"/>
        <w:bookmarkStart w:id="11274" w:name="_Toc26200589"/>
        <w:bookmarkStart w:id="11275" w:name="_Toc26867686"/>
        <w:bookmarkEnd w:id="11263"/>
        <w:bookmarkEnd w:id="11264"/>
        <w:bookmarkEnd w:id="11265"/>
        <w:bookmarkEnd w:id="11266"/>
        <w:bookmarkEnd w:id="11267"/>
        <w:bookmarkEnd w:id="11268"/>
        <w:bookmarkEnd w:id="11269"/>
        <w:bookmarkEnd w:id="11270"/>
        <w:bookmarkEnd w:id="11271"/>
        <w:bookmarkEnd w:id="11272"/>
        <w:bookmarkEnd w:id="11273"/>
        <w:bookmarkEnd w:id="11274"/>
        <w:bookmarkEnd w:id="11275"/>
      </w:del>
    </w:p>
    <w:p w14:paraId="27776872" w14:textId="3A5E6587" w:rsidR="007817B1" w:rsidRPr="002646CB" w:rsidDel="0039799F" w:rsidRDefault="007817B1" w:rsidP="00BF4D3D">
      <w:pPr>
        <w:rPr>
          <w:del w:id="11276" w:author="박 진상" w:date="2019-10-08T05:43:00Z"/>
          <w:rPrChange w:id="11277" w:author="ETRI-김종원" w:date="2019-12-10T10:44:00Z">
            <w:rPr>
              <w:del w:id="11278" w:author="박 진상" w:date="2019-10-08T05:43:00Z"/>
              <w:color w:val="FF0000"/>
            </w:rPr>
          </w:rPrChange>
        </w:rPr>
      </w:pPr>
      <w:bookmarkStart w:id="11279" w:name="_Toc21525147"/>
      <w:bookmarkStart w:id="11280" w:name="_Toc23141986"/>
      <w:bookmarkStart w:id="11281" w:name="_Toc23173232"/>
      <w:bookmarkStart w:id="11282" w:name="_Toc23189007"/>
      <w:bookmarkStart w:id="11283" w:name="_Toc23191385"/>
      <w:bookmarkStart w:id="11284" w:name="_Toc23244403"/>
      <w:bookmarkStart w:id="11285" w:name="_Toc23793933"/>
      <w:bookmarkStart w:id="11286" w:name="_Toc23794256"/>
      <w:bookmarkStart w:id="11287" w:name="_Toc23794579"/>
      <w:bookmarkStart w:id="11288" w:name="_Toc23795424"/>
      <w:bookmarkStart w:id="11289" w:name="_Toc23839801"/>
      <w:bookmarkStart w:id="11290" w:name="_Toc26200590"/>
      <w:bookmarkStart w:id="11291" w:name="_Toc26867687"/>
      <w:bookmarkEnd w:id="11279"/>
      <w:bookmarkEnd w:id="11280"/>
      <w:bookmarkEnd w:id="11281"/>
      <w:bookmarkEnd w:id="11282"/>
      <w:bookmarkEnd w:id="11283"/>
      <w:bookmarkEnd w:id="11284"/>
      <w:bookmarkEnd w:id="11285"/>
      <w:bookmarkEnd w:id="11286"/>
      <w:bookmarkEnd w:id="11287"/>
      <w:bookmarkEnd w:id="11288"/>
      <w:bookmarkEnd w:id="11289"/>
      <w:bookmarkEnd w:id="11290"/>
      <w:bookmarkEnd w:id="11291"/>
    </w:p>
    <w:p w14:paraId="2AEEB528" w14:textId="0A26A16D" w:rsidR="00BF4D3D" w:rsidRPr="002646CB" w:rsidDel="0039799F" w:rsidRDefault="001C3C69" w:rsidP="00BF2D25">
      <w:pPr>
        <w:pStyle w:val="34"/>
        <w:rPr>
          <w:del w:id="11292" w:author="박 진상" w:date="2019-10-08T05:43:00Z"/>
          <w:rPrChange w:id="11293" w:author="ETRI-김종원" w:date="2019-12-10T10:44:00Z">
            <w:rPr>
              <w:del w:id="11294" w:author="박 진상" w:date="2019-10-08T05:43:00Z"/>
            </w:rPr>
          </w:rPrChange>
        </w:rPr>
      </w:pPr>
      <w:del w:id="11295" w:author="박 진상" w:date="2019-10-08T05:43:00Z">
        <w:r w:rsidRPr="002646CB" w:rsidDel="0039799F">
          <w:rPr>
            <w:rFonts w:hint="eastAsia"/>
            <w:rPrChange w:id="11296" w:author="ETRI-김종원" w:date="2019-12-10T10:44:00Z">
              <w:rPr>
                <w:rFonts w:hint="eastAsia"/>
              </w:rPr>
            </w:rPrChange>
          </w:rPr>
          <w:delText>독립</w:delText>
        </w:r>
        <w:r w:rsidR="005F5AED" w:rsidRPr="002646CB" w:rsidDel="0039799F">
          <w:rPr>
            <w:rFonts w:hint="eastAsia"/>
            <w:rPrChange w:id="11297" w:author="ETRI-김종원" w:date="2019-12-10T10:44:00Z">
              <w:rPr>
                <w:rFonts w:hint="eastAsia"/>
              </w:rPr>
            </w:rPrChange>
          </w:rPr>
          <w:delText>운전</w:delText>
        </w:r>
        <w:r w:rsidR="00B547D7" w:rsidRPr="002646CB" w:rsidDel="0039799F">
          <w:rPr>
            <w:rFonts w:hint="eastAsia"/>
            <w:lang w:eastAsia="ko-KR"/>
            <w:rPrChange w:id="11298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11299" w:author="ETRI-김종원" w:date="2019-12-10T10:44:00Z">
              <w:rPr>
                <w:rFonts w:hint="eastAsia"/>
              </w:rPr>
            </w:rPrChange>
          </w:rPr>
          <w:delText>모드에서</w:delText>
        </w:r>
        <w:r w:rsidR="005F5AED" w:rsidRPr="002646CB" w:rsidDel="0039799F">
          <w:rPr>
            <w:rPrChange w:id="11300" w:author="ETRI-김종원" w:date="2019-12-10T10:44:00Z">
              <w:rPr/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11301" w:author="ETRI-김종원" w:date="2019-12-10T10:44:00Z">
              <w:rPr>
                <w:rFonts w:hint="eastAsia"/>
              </w:rPr>
            </w:rPrChange>
          </w:rPr>
          <w:delText>계통연계</w:delText>
        </w:r>
        <w:r w:rsidR="005F5AED" w:rsidRPr="002646CB" w:rsidDel="0039799F">
          <w:rPr>
            <w:rPrChange w:id="11302" w:author="ETRI-김종원" w:date="2019-12-10T10:44:00Z">
              <w:rPr/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11303" w:author="ETRI-김종원" w:date="2019-12-10T10:44:00Z">
              <w:rPr>
                <w:rFonts w:hint="eastAsia"/>
              </w:rPr>
            </w:rPrChange>
          </w:rPr>
          <w:delText>운전</w:delText>
        </w:r>
        <w:r w:rsidR="005F5AED" w:rsidRPr="002646CB" w:rsidDel="0039799F">
          <w:rPr>
            <w:rPrChange w:id="11304" w:author="ETRI-김종원" w:date="2019-12-10T10:44:00Z">
              <w:rPr/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11305" w:author="ETRI-김종원" w:date="2019-12-10T10:44:00Z">
              <w:rPr>
                <w:rFonts w:hint="eastAsia"/>
              </w:rPr>
            </w:rPrChange>
          </w:rPr>
          <w:delText>모드로의</w:delText>
        </w:r>
        <w:r w:rsidR="005F5AED" w:rsidRPr="002646CB" w:rsidDel="0039799F">
          <w:rPr>
            <w:rPrChange w:id="11306" w:author="ETRI-김종원" w:date="2019-12-10T10:44:00Z">
              <w:rPr/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11307" w:author="ETRI-김종원" w:date="2019-12-10T10:44:00Z">
              <w:rPr>
                <w:rFonts w:hint="eastAsia"/>
              </w:rPr>
            </w:rPrChange>
          </w:rPr>
          <w:delText>모드</w:delText>
        </w:r>
        <w:r w:rsidR="005F5AED" w:rsidRPr="002646CB" w:rsidDel="0039799F">
          <w:rPr>
            <w:rPrChange w:id="11308" w:author="ETRI-김종원" w:date="2019-12-10T10:44:00Z">
              <w:rPr/>
            </w:rPrChange>
          </w:rPr>
          <w:delText xml:space="preserve"> </w:delText>
        </w:r>
        <w:r w:rsidR="005F5AED" w:rsidRPr="002646CB" w:rsidDel="0039799F">
          <w:rPr>
            <w:rFonts w:hint="eastAsia"/>
            <w:rPrChange w:id="11309" w:author="ETRI-김종원" w:date="2019-12-10T10:44:00Z">
              <w:rPr>
                <w:rFonts w:hint="eastAsia"/>
              </w:rPr>
            </w:rPrChange>
          </w:rPr>
          <w:delText>전</w:delText>
        </w:r>
        <w:r w:rsidR="005B2CD2" w:rsidRPr="002646CB" w:rsidDel="0039799F">
          <w:rPr>
            <w:rFonts w:hint="eastAsia"/>
            <w:rPrChange w:id="11310" w:author="ETRI-김종원" w:date="2019-12-10T10:44:00Z">
              <w:rPr>
                <w:rFonts w:hint="eastAsia"/>
              </w:rPr>
            </w:rPrChange>
          </w:rPr>
          <w:delText>환</w:delText>
        </w:r>
        <w:bookmarkStart w:id="11311" w:name="_Toc21525148"/>
        <w:bookmarkStart w:id="11312" w:name="_Toc23141987"/>
        <w:bookmarkStart w:id="11313" w:name="_Toc23173233"/>
        <w:bookmarkStart w:id="11314" w:name="_Toc23189008"/>
        <w:bookmarkStart w:id="11315" w:name="_Toc23191386"/>
        <w:bookmarkStart w:id="11316" w:name="_Toc23244404"/>
        <w:bookmarkStart w:id="11317" w:name="_Toc23793934"/>
        <w:bookmarkStart w:id="11318" w:name="_Toc23794257"/>
        <w:bookmarkStart w:id="11319" w:name="_Toc23794580"/>
        <w:bookmarkStart w:id="11320" w:name="_Toc23795425"/>
        <w:bookmarkStart w:id="11321" w:name="_Toc23839802"/>
        <w:bookmarkStart w:id="11322" w:name="_Toc26200591"/>
        <w:bookmarkStart w:id="11323" w:name="_Toc26867688"/>
        <w:bookmarkEnd w:id="11311"/>
        <w:bookmarkEnd w:id="11312"/>
        <w:bookmarkEnd w:id="11313"/>
        <w:bookmarkEnd w:id="11314"/>
        <w:bookmarkEnd w:id="11315"/>
        <w:bookmarkEnd w:id="11316"/>
        <w:bookmarkEnd w:id="11317"/>
        <w:bookmarkEnd w:id="11318"/>
        <w:bookmarkEnd w:id="11319"/>
        <w:bookmarkEnd w:id="11320"/>
        <w:bookmarkEnd w:id="11321"/>
        <w:bookmarkEnd w:id="11322"/>
        <w:bookmarkEnd w:id="11323"/>
      </w:del>
    </w:p>
    <w:p w14:paraId="22A88DE9" w14:textId="070B83AE" w:rsidR="00BF4D3D" w:rsidRPr="002646CB" w:rsidDel="0039799F" w:rsidRDefault="00BF4D3D" w:rsidP="00BF4D3D">
      <w:pPr>
        <w:rPr>
          <w:del w:id="11324" w:author="박 진상" w:date="2019-10-08T05:43:00Z"/>
          <w:rPrChange w:id="11325" w:author="ETRI-김종원" w:date="2019-12-10T10:44:00Z">
            <w:rPr>
              <w:del w:id="11326" w:author="박 진상" w:date="2019-10-08T05:43:00Z"/>
              <w:color w:val="000000" w:themeColor="text1"/>
            </w:rPr>
          </w:rPrChange>
        </w:rPr>
      </w:pPr>
      <w:bookmarkStart w:id="11327" w:name="_Toc21525149"/>
      <w:bookmarkStart w:id="11328" w:name="_Toc23141988"/>
      <w:bookmarkStart w:id="11329" w:name="_Toc23173234"/>
      <w:bookmarkStart w:id="11330" w:name="_Toc23189009"/>
      <w:bookmarkStart w:id="11331" w:name="_Toc23191387"/>
      <w:bookmarkStart w:id="11332" w:name="_Toc23244405"/>
      <w:bookmarkStart w:id="11333" w:name="_Toc23793935"/>
      <w:bookmarkStart w:id="11334" w:name="_Toc23794258"/>
      <w:bookmarkStart w:id="11335" w:name="_Toc23794581"/>
      <w:bookmarkStart w:id="11336" w:name="_Toc23795426"/>
      <w:bookmarkStart w:id="11337" w:name="_Toc23839803"/>
      <w:bookmarkStart w:id="11338" w:name="_Toc26200592"/>
      <w:bookmarkStart w:id="11339" w:name="_Toc26867689"/>
      <w:bookmarkEnd w:id="11327"/>
      <w:bookmarkEnd w:id="11328"/>
      <w:bookmarkEnd w:id="11329"/>
      <w:bookmarkEnd w:id="11330"/>
      <w:bookmarkEnd w:id="11331"/>
      <w:bookmarkEnd w:id="11332"/>
      <w:bookmarkEnd w:id="11333"/>
      <w:bookmarkEnd w:id="11334"/>
      <w:bookmarkEnd w:id="11335"/>
      <w:bookmarkEnd w:id="11336"/>
      <w:bookmarkEnd w:id="11337"/>
      <w:bookmarkEnd w:id="11338"/>
      <w:bookmarkEnd w:id="11339"/>
    </w:p>
    <w:p w14:paraId="3758D6F9" w14:textId="2704AE3B" w:rsidR="00F7540B" w:rsidRPr="002646CB" w:rsidDel="0039799F" w:rsidRDefault="00E742FA" w:rsidP="00F7540B">
      <w:pPr>
        <w:rPr>
          <w:del w:id="11340" w:author="박 진상" w:date="2019-10-08T05:43:00Z"/>
          <w:rPrChange w:id="11341" w:author="ETRI-김종원" w:date="2019-12-10T10:44:00Z">
            <w:rPr>
              <w:del w:id="11342" w:author="박 진상" w:date="2019-10-08T05:43:00Z"/>
              <w:color w:val="000000" w:themeColor="text1"/>
            </w:rPr>
          </w:rPrChange>
        </w:rPr>
      </w:pPr>
      <w:del w:id="11343" w:author="박 진상" w:date="2019-10-08T05:43:00Z">
        <w:r w:rsidRPr="002646CB" w:rsidDel="0039799F">
          <w:rPr>
            <w:rFonts w:hint="eastAsia"/>
            <w:rPrChange w:id="11344" w:author="ETRI-김종원" w:date="2019-12-10T10:44:00Z">
              <w:rPr>
                <w:rFonts w:hint="eastAsia"/>
              </w:rPr>
            </w:rPrChange>
          </w:rPr>
          <w:delText>CES-MG</w:delText>
        </w:r>
        <w:r w:rsidR="00F7540B" w:rsidRPr="002646CB" w:rsidDel="0039799F">
          <w:rPr>
            <w:rFonts w:hint="eastAsia"/>
            <w:rPrChange w:id="113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F7540B" w:rsidRPr="002646CB" w:rsidDel="0039799F">
          <w:rPr>
            <w:rFonts w:hint="eastAsia"/>
            <w:rPrChange w:id="113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13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7540B" w:rsidRPr="002646CB" w:rsidDel="0039799F">
          <w:rPr>
            <w:rFonts w:hint="eastAsia"/>
            <w:rPrChange w:id="113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13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F7540B" w:rsidRPr="002646CB" w:rsidDel="0039799F">
          <w:rPr>
            <w:rFonts w:hint="eastAsia"/>
            <w:rPrChange w:id="113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B547D7" w:rsidRPr="002646CB" w:rsidDel="0039799F">
          <w:rPr>
            <w:rFonts w:hint="eastAsia"/>
            <w:rPrChange w:id="113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r w:rsidR="00B547D7" w:rsidRPr="002646CB" w:rsidDel="0039799F">
          <w:rPr>
            <w:rFonts w:hint="eastAsia"/>
            <w:rPrChange w:id="113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F7540B" w:rsidRPr="002646CB" w:rsidDel="0039799F">
          <w:rPr>
            <w:rFonts w:hint="eastAsia"/>
            <w:rPrChange w:id="113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</w:delText>
        </w:r>
        <w:r w:rsidR="00A933ED" w:rsidRPr="002646CB" w:rsidDel="0039799F">
          <w:rPr>
            <w:rFonts w:hint="eastAsia"/>
            <w:rPrChange w:id="113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환</w:delText>
        </w:r>
        <w:r w:rsidR="00F7540B" w:rsidRPr="002646CB" w:rsidDel="0039799F">
          <w:rPr>
            <w:rFonts w:hint="eastAsia"/>
            <w:rPrChange w:id="113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F7540B" w:rsidRPr="002646CB" w:rsidDel="0039799F">
          <w:rPr>
            <w:rFonts w:hint="eastAsia"/>
            <w:rPrChange w:id="113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일반적인</w:delText>
        </w:r>
        <w:r w:rsidR="00F7540B" w:rsidRPr="002646CB" w:rsidDel="0039799F">
          <w:rPr>
            <w:rFonts w:hint="eastAsia"/>
            <w:rPrChange w:id="113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F7540B" w:rsidRPr="002646CB" w:rsidDel="0039799F">
          <w:rPr>
            <w:rFonts w:hint="eastAsia"/>
            <w:rPrChange w:id="113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IEC</w:delText>
        </w:r>
        <w:r w:rsidR="005127FE" w:rsidRPr="002646CB" w:rsidDel="0039799F">
          <w:rPr>
            <w:rPrChange w:id="113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TS 62898-2 4.2.4.3 </w:delText>
        </w:r>
        <w:r w:rsidR="00F7540B" w:rsidRPr="002646CB" w:rsidDel="0039799F">
          <w:rPr>
            <w:rFonts w:hint="eastAsia"/>
            <w:rPrChange w:id="113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절에</w:delText>
        </w:r>
        <w:r w:rsidR="00F7540B" w:rsidRPr="002646CB" w:rsidDel="0039799F">
          <w:rPr>
            <w:rFonts w:hint="eastAsia"/>
            <w:rPrChange w:id="113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정의되어</w:delText>
        </w:r>
        <w:r w:rsidR="00F7540B" w:rsidRPr="002646CB" w:rsidDel="0039799F">
          <w:rPr>
            <w:rFonts w:hint="eastAsia"/>
            <w:rPrChange w:id="113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F7540B" w:rsidRPr="002646CB" w:rsidDel="0039799F">
          <w:rPr>
            <w:rFonts w:hint="eastAsia"/>
            <w:rPrChange w:id="113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F7540B" w:rsidRPr="002646CB" w:rsidDel="0039799F">
          <w:rPr>
            <w:rFonts w:hint="eastAsia"/>
            <w:rPrChange w:id="113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3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F7540B" w:rsidRPr="002646CB" w:rsidDel="0039799F">
          <w:rPr>
            <w:rFonts w:hint="eastAsia"/>
            <w:rPrChange w:id="113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1379" w:name="_Toc21525150"/>
        <w:bookmarkStart w:id="11380" w:name="_Toc23141989"/>
        <w:bookmarkStart w:id="11381" w:name="_Toc23173235"/>
        <w:bookmarkStart w:id="11382" w:name="_Toc23189010"/>
        <w:bookmarkStart w:id="11383" w:name="_Toc23191388"/>
        <w:bookmarkStart w:id="11384" w:name="_Toc23244406"/>
        <w:bookmarkStart w:id="11385" w:name="_Toc23793936"/>
        <w:bookmarkStart w:id="11386" w:name="_Toc23794259"/>
        <w:bookmarkStart w:id="11387" w:name="_Toc23794582"/>
        <w:bookmarkStart w:id="11388" w:name="_Toc23795427"/>
        <w:bookmarkStart w:id="11389" w:name="_Toc23839804"/>
        <w:bookmarkStart w:id="11390" w:name="_Toc26200593"/>
        <w:bookmarkStart w:id="11391" w:name="_Toc26867690"/>
        <w:bookmarkEnd w:id="11379"/>
        <w:bookmarkEnd w:id="11380"/>
        <w:bookmarkEnd w:id="11381"/>
        <w:bookmarkEnd w:id="11382"/>
        <w:bookmarkEnd w:id="11383"/>
        <w:bookmarkEnd w:id="11384"/>
        <w:bookmarkEnd w:id="11385"/>
        <w:bookmarkEnd w:id="11386"/>
        <w:bookmarkEnd w:id="11387"/>
        <w:bookmarkEnd w:id="11388"/>
        <w:bookmarkEnd w:id="11389"/>
        <w:bookmarkEnd w:id="11390"/>
        <w:bookmarkEnd w:id="11391"/>
      </w:del>
    </w:p>
    <w:p w14:paraId="663BD231" w14:textId="799CE698" w:rsidR="00F7540B" w:rsidRPr="002646CB" w:rsidDel="0039799F" w:rsidRDefault="00F7540B" w:rsidP="00F7540B">
      <w:pPr>
        <w:ind w:left="100" w:hangingChars="50" w:hanging="100"/>
        <w:rPr>
          <w:del w:id="11392" w:author="박 진상" w:date="2019-10-08T05:43:00Z"/>
          <w:rPrChange w:id="11393" w:author="ETRI-김종원" w:date="2019-12-10T10:44:00Z">
            <w:rPr>
              <w:del w:id="11394" w:author="박 진상" w:date="2019-10-08T05:43:00Z"/>
              <w:color w:val="FF0000"/>
            </w:rPr>
          </w:rPrChange>
        </w:rPr>
      </w:pPr>
      <w:bookmarkStart w:id="11395" w:name="_Toc21525151"/>
      <w:bookmarkStart w:id="11396" w:name="_Toc23141990"/>
      <w:bookmarkStart w:id="11397" w:name="_Toc23173236"/>
      <w:bookmarkStart w:id="11398" w:name="_Toc23189011"/>
      <w:bookmarkStart w:id="11399" w:name="_Toc23191389"/>
      <w:bookmarkStart w:id="11400" w:name="_Toc23244407"/>
      <w:bookmarkStart w:id="11401" w:name="_Toc23793937"/>
      <w:bookmarkStart w:id="11402" w:name="_Toc23794260"/>
      <w:bookmarkStart w:id="11403" w:name="_Toc23794583"/>
      <w:bookmarkStart w:id="11404" w:name="_Toc23795428"/>
      <w:bookmarkStart w:id="11405" w:name="_Toc23839805"/>
      <w:bookmarkStart w:id="11406" w:name="_Toc26200594"/>
      <w:bookmarkStart w:id="11407" w:name="_Toc26867691"/>
      <w:bookmarkEnd w:id="11395"/>
      <w:bookmarkEnd w:id="11396"/>
      <w:bookmarkEnd w:id="11397"/>
      <w:bookmarkEnd w:id="11398"/>
      <w:bookmarkEnd w:id="11399"/>
      <w:bookmarkEnd w:id="11400"/>
      <w:bookmarkEnd w:id="11401"/>
      <w:bookmarkEnd w:id="11402"/>
      <w:bookmarkEnd w:id="11403"/>
      <w:bookmarkEnd w:id="11404"/>
      <w:bookmarkEnd w:id="11405"/>
      <w:bookmarkEnd w:id="11406"/>
      <w:bookmarkEnd w:id="11407"/>
    </w:p>
    <w:p w14:paraId="1FFB836F" w14:textId="60BADC57" w:rsidR="008C21A7" w:rsidRPr="002646CB" w:rsidDel="0039799F" w:rsidRDefault="00E742FA" w:rsidP="008C21A7">
      <w:pPr>
        <w:rPr>
          <w:del w:id="11408" w:author="박 진상" w:date="2019-10-08T05:43:00Z"/>
          <w:rPrChange w:id="11409" w:author="ETRI-김종원" w:date="2019-12-10T10:44:00Z">
            <w:rPr>
              <w:del w:id="11410" w:author="박 진상" w:date="2019-10-08T05:43:00Z"/>
              <w:color w:val="000000" w:themeColor="text1"/>
            </w:rPr>
          </w:rPrChange>
        </w:rPr>
      </w:pPr>
      <w:del w:id="11411" w:author="박 진상" w:date="2019-10-08T05:43:00Z">
        <w:r w:rsidRPr="002646CB" w:rsidDel="0039799F">
          <w:rPr>
            <w:rFonts w:hint="eastAsia"/>
            <w:rPrChange w:id="11412" w:author="ETRI-김종원" w:date="2019-12-10T10:44:00Z">
              <w:rPr>
                <w:rFonts w:hint="eastAsia"/>
              </w:rPr>
            </w:rPrChange>
          </w:rPr>
          <w:delText>CES-MG</w:delText>
        </w:r>
        <w:r w:rsidR="00F7540B" w:rsidRPr="002646CB" w:rsidDel="0039799F">
          <w:rPr>
            <w:rFonts w:hint="eastAsia"/>
            <w:rPrChange w:id="114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F7540B" w:rsidRPr="002646CB" w:rsidDel="0039799F">
          <w:rPr>
            <w:rFonts w:hint="eastAsia"/>
            <w:rPrChange w:id="114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14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7540B" w:rsidRPr="002646CB" w:rsidDel="0039799F">
          <w:rPr>
            <w:rFonts w:hint="eastAsia"/>
            <w:rPrChange w:id="114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14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F7540B" w:rsidRPr="002646CB" w:rsidDel="0039799F">
          <w:rPr>
            <w:rFonts w:hint="eastAsia"/>
            <w:rPrChange w:id="114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B547D7" w:rsidRPr="002646CB" w:rsidDel="0039799F">
          <w:rPr>
            <w:rFonts w:hint="eastAsia"/>
            <w:rPrChange w:id="114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r w:rsidR="00B547D7" w:rsidRPr="002646CB" w:rsidDel="0039799F">
          <w:rPr>
            <w:rFonts w:hint="eastAsia"/>
            <w:rPrChange w:id="114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F7540B" w:rsidRPr="002646CB" w:rsidDel="0039799F">
          <w:rPr>
            <w:rFonts w:hint="eastAsia"/>
            <w:rPrChange w:id="114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</w:delText>
        </w:r>
        <w:r w:rsidR="008C21A7" w:rsidRPr="002646CB" w:rsidDel="0039799F">
          <w:rPr>
            <w:rFonts w:hint="eastAsia"/>
            <w:rPrChange w:id="114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환</w:delText>
        </w:r>
        <w:r w:rsidR="00F7540B" w:rsidRPr="002646CB" w:rsidDel="0039799F">
          <w:rPr>
            <w:rFonts w:hint="eastAsia"/>
            <w:rPrChange w:id="114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F7540B" w:rsidRPr="002646CB" w:rsidDel="0039799F">
          <w:rPr>
            <w:rFonts w:hint="eastAsia"/>
            <w:rPrChange w:id="114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14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F7540B" w:rsidRPr="002646CB" w:rsidDel="0039799F">
          <w:rPr>
            <w:rFonts w:hint="eastAsia"/>
            <w:rPrChange w:id="114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F7540B" w:rsidRPr="002646CB" w:rsidDel="0039799F">
          <w:rPr>
            <w:rFonts w:hint="eastAsia"/>
            <w:rPrChange w:id="114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114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의해</w:delText>
        </w:r>
        <w:r w:rsidRPr="002646CB" w:rsidDel="0039799F">
          <w:rPr>
            <w:rFonts w:hint="eastAsia"/>
            <w:rPrChange w:id="114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8C21A7" w:rsidRPr="002646CB" w:rsidDel="0039799F">
          <w:rPr>
            <w:rFonts w:hint="eastAsia"/>
            <w:rPrChange w:id="114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8C21A7" w:rsidRPr="002646CB" w:rsidDel="0039799F">
          <w:rPr>
            <w:rFonts w:hint="eastAsia"/>
            <w:rPrChange w:id="114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공급받는</w:delText>
        </w:r>
        <w:r w:rsidR="008C21A7" w:rsidRPr="002646CB" w:rsidDel="0039799F">
          <w:rPr>
            <w:rFonts w:hint="eastAsia"/>
            <w:rPrChange w:id="114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경우에서는</w:delText>
        </w:r>
        <w:r w:rsidR="008C21A7" w:rsidRPr="002646CB" w:rsidDel="0039799F">
          <w:rPr>
            <w:rFonts w:hint="eastAsia"/>
            <w:rPrChange w:id="114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8C21A7" w:rsidRPr="002646CB" w:rsidDel="0039799F">
          <w:rPr>
            <w:rFonts w:hint="eastAsia"/>
            <w:rPrChange w:id="114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8C21A7" w:rsidRPr="002646CB" w:rsidDel="0039799F">
          <w:rPr>
            <w:rFonts w:hint="eastAsia"/>
            <w:rPrChange w:id="114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8C21A7" w:rsidRPr="002646CB" w:rsidDel="0039799F">
          <w:rPr>
            <w:rFonts w:hint="eastAsia"/>
            <w:rPrChange w:id="114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Fonts w:hint="eastAsia"/>
            <w:rPrChange w:id="114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모드를</w:delText>
        </w:r>
        <w:r w:rsidR="008C21A7" w:rsidRPr="002646CB" w:rsidDel="0039799F">
          <w:rPr>
            <w:rFonts w:hint="eastAsia"/>
            <w:rPrChange w:id="114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14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전환해야</w:delText>
        </w:r>
        <w:r w:rsidRPr="002646CB" w:rsidDel="0039799F">
          <w:rPr>
            <w:rFonts w:hint="eastAsia"/>
            <w:rPrChange w:id="114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114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Pr="002646CB" w:rsidDel="0039799F">
          <w:rPr>
            <w:rFonts w:hint="eastAsia"/>
            <w:rPrChange w:id="114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1458" w:name="_Toc21525152"/>
        <w:bookmarkStart w:id="11459" w:name="_Toc23141991"/>
        <w:bookmarkStart w:id="11460" w:name="_Toc23173237"/>
        <w:bookmarkStart w:id="11461" w:name="_Toc23189012"/>
        <w:bookmarkStart w:id="11462" w:name="_Toc23191390"/>
        <w:bookmarkStart w:id="11463" w:name="_Toc23244408"/>
        <w:bookmarkStart w:id="11464" w:name="_Toc23793938"/>
        <w:bookmarkStart w:id="11465" w:name="_Toc23794261"/>
        <w:bookmarkStart w:id="11466" w:name="_Toc23794584"/>
        <w:bookmarkStart w:id="11467" w:name="_Toc23795429"/>
        <w:bookmarkStart w:id="11468" w:name="_Toc23839806"/>
        <w:bookmarkStart w:id="11469" w:name="_Toc26200595"/>
        <w:bookmarkStart w:id="11470" w:name="_Toc26867692"/>
        <w:bookmarkEnd w:id="11458"/>
        <w:bookmarkEnd w:id="11459"/>
        <w:bookmarkEnd w:id="11460"/>
        <w:bookmarkEnd w:id="11461"/>
        <w:bookmarkEnd w:id="11462"/>
        <w:bookmarkEnd w:id="11463"/>
        <w:bookmarkEnd w:id="11464"/>
        <w:bookmarkEnd w:id="11465"/>
        <w:bookmarkEnd w:id="11466"/>
        <w:bookmarkEnd w:id="11467"/>
        <w:bookmarkEnd w:id="11468"/>
        <w:bookmarkEnd w:id="11469"/>
        <w:bookmarkEnd w:id="11470"/>
      </w:del>
    </w:p>
    <w:p w14:paraId="0EEE06CE" w14:textId="7BA3DE0D" w:rsidR="007817B1" w:rsidRPr="002646CB" w:rsidDel="0039799F" w:rsidRDefault="007817B1" w:rsidP="008C21A7">
      <w:pPr>
        <w:rPr>
          <w:del w:id="11471" w:author="박 진상" w:date="2019-10-08T05:43:00Z"/>
          <w:rPrChange w:id="11472" w:author="ETRI-김종원" w:date="2019-12-10T10:44:00Z">
            <w:rPr>
              <w:del w:id="11473" w:author="박 진상" w:date="2019-10-08T05:43:00Z"/>
              <w:color w:val="000000" w:themeColor="text1"/>
            </w:rPr>
          </w:rPrChange>
        </w:rPr>
      </w:pPr>
      <w:bookmarkStart w:id="11474" w:name="_Toc21525153"/>
      <w:bookmarkStart w:id="11475" w:name="_Toc23141992"/>
      <w:bookmarkStart w:id="11476" w:name="_Toc23173238"/>
      <w:bookmarkStart w:id="11477" w:name="_Toc23189013"/>
      <w:bookmarkStart w:id="11478" w:name="_Toc23191391"/>
      <w:bookmarkStart w:id="11479" w:name="_Toc23244409"/>
      <w:bookmarkStart w:id="11480" w:name="_Toc23793939"/>
      <w:bookmarkStart w:id="11481" w:name="_Toc23794262"/>
      <w:bookmarkStart w:id="11482" w:name="_Toc23794585"/>
      <w:bookmarkStart w:id="11483" w:name="_Toc23795430"/>
      <w:bookmarkStart w:id="11484" w:name="_Toc23839807"/>
      <w:bookmarkStart w:id="11485" w:name="_Toc26200596"/>
      <w:bookmarkStart w:id="11486" w:name="_Toc26867693"/>
      <w:bookmarkEnd w:id="11474"/>
      <w:bookmarkEnd w:id="11475"/>
      <w:bookmarkEnd w:id="11476"/>
      <w:bookmarkEnd w:id="11477"/>
      <w:bookmarkEnd w:id="11478"/>
      <w:bookmarkEnd w:id="11479"/>
      <w:bookmarkEnd w:id="11480"/>
      <w:bookmarkEnd w:id="11481"/>
      <w:bookmarkEnd w:id="11482"/>
      <w:bookmarkEnd w:id="11483"/>
      <w:bookmarkEnd w:id="11484"/>
      <w:bookmarkEnd w:id="11485"/>
      <w:bookmarkEnd w:id="11486"/>
    </w:p>
    <w:p w14:paraId="5C87B944" w14:textId="1A1FE83F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487" w:author="박 진상" w:date="2019-10-08T05:43:00Z"/>
          <w:rPrChange w:id="11488" w:author="ETRI-김종원" w:date="2019-12-10T10:44:00Z">
            <w:rPr>
              <w:del w:id="11489" w:author="박 진상" w:date="2019-10-08T05:43:00Z"/>
              <w:color w:val="000000" w:themeColor="text1"/>
            </w:rPr>
          </w:rPrChange>
        </w:rPr>
      </w:pPr>
      <w:del w:id="11490" w:author="박 진상" w:date="2019-10-08T05:43:00Z">
        <w:r w:rsidRPr="002646CB" w:rsidDel="0039799F">
          <w:rPr>
            <w:rFonts w:hint="eastAsia"/>
            <w:rPrChange w:id="114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114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4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Fonts w:hint="eastAsia"/>
            <w:rPrChange w:id="114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4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Fonts w:hint="eastAsia"/>
            <w:rPrChange w:id="114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114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8C21A7" w:rsidRPr="002646CB" w:rsidDel="0039799F">
          <w:rPr>
            <w:rFonts w:hint="eastAsia"/>
            <w:rPrChange w:id="114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4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8C21A7" w:rsidRPr="002646CB" w:rsidDel="0039799F">
          <w:rPr>
            <w:rFonts w:hint="eastAsia"/>
            <w:rPrChange w:id="115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Fonts w:hint="eastAsia"/>
            <w:rPrChange w:id="115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8C21A7" w:rsidRPr="002646CB" w:rsidDel="0039799F">
          <w:rPr>
            <w:rFonts w:hint="eastAsia"/>
            <w:rPrChange w:id="115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8C21A7" w:rsidRPr="002646CB" w:rsidDel="0039799F">
          <w:rPr>
            <w:rFonts w:hint="eastAsia"/>
            <w:rPrChange w:id="115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8C21A7" w:rsidRPr="002646CB" w:rsidDel="0039799F">
          <w:rPr>
            <w:rFonts w:hint="eastAsia"/>
            <w:rPrChange w:id="115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Fonts w:hint="eastAsia"/>
            <w:rPrChange w:id="115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8C21A7" w:rsidRPr="002646CB" w:rsidDel="0039799F">
          <w:rPr>
            <w:rFonts w:hint="eastAsia"/>
            <w:rPrChange w:id="115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Fonts w:hint="eastAsia"/>
            <w:rPrChange w:id="115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/</w:delText>
        </w:r>
        <w:r w:rsidR="008C21A7" w:rsidRPr="002646CB" w:rsidDel="0039799F">
          <w:rPr>
            <w:rFonts w:hint="eastAsia"/>
            <w:rPrChange w:id="115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11516" w:name="_Toc21525154"/>
        <w:bookmarkStart w:id="11517" w:name="_Toc23141993"/>
        <w:bookmarkStart w:id="11518" w:name="_Toc23173239"/>
        <w:bookmarkStart w:id="11519" w:name="_Toc23189014"/>
        <w:bookmarkStart w:id="11520" w:name="_Toc23191392"/>
        <w:bookmarkStart w:id="11521" w:name="_Toc23244410"/>
        <w:bookmarkStart w:id="11522" w:name="_Toc23793940"/>
        <w:bookmarkStart w:id="11523" w:name="_Toc23794263"/>
        <w:bookmarkStart w:id="11524" w:name="_Toc23794586"/>
        <w:bookmarkStart w:id="11525" w:name="_Toc23795431"/>
        <w:bookmarkStart w:id="11526" w:name="_Toc23839808"/>
        <w:bookmarkStart w:id="11527" w:name="_Toc26200597"/>
        <w:bookmarkStart w:id="11528" w:name="_Toc26867694"/>
        <w:bookmarkEnd w:id="11516"/>
        <w:bookmarkEnd w:id="11517"/>
        <w:bookmarkEnd w:id="11518"/>
        <w:bookmarkEnd w:id="11519"/>
        <w:bookmarkEnd w:id="11520"/>
        <w:bookmarkEnd w:id="11521"/>
        <w:bookmarkEnd w:id="11522"/>
        <w:bookmarkEnd w:id="11523"/>
        <w:bookmarkEnd w:id="11524"/>
        <w:bookmarkEnd w:id="11525"/>
        <w:bookmarkEnd w:id="11526"/>
        <w:bookmarkEnd w:id="11527"/>
        <w:bookmarkEnd w:id="11528"/>
      </w:del>
    </w:p>
    <w:p w14:paraId="5DDB5AE4" w14:textId="1BCEE936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529" w:author="박 진상" w:date="2019-10-08T05:43:00Z"/>
          <w:rPrChange w:id="11530" w:author="ETRI-김종원" w:date="2019-12-10T10:44:00Z">
            <w:rPr>
              <w:del w:id="11531" w:author="박 진상" w:date="2019-10-08T05:43:00Z"/>
              <w:color w:val="000000" w:themeColor="text1"/>
            </w:rPr>
          </w:rPrChange>
        </w:rPr>
      </w:pPr>
      <w:del w:id="11532" w:author="박 진상" w:date="2019-10-08T05:43:00Z">
        <w:r w:rsidRPr="002646CB" w:rsidDel="0039799F">
          <w:rPr>
            <w:rFonts w:hint="eastAsia"/>
            <w:rPrChange w:id="115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115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5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Fonts w:hint="eastAsia"/>
            <w:rPrChange w:id="115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5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Fonts w:hint="eastAsia"/>
            <w:rPrChange w:id="115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115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8C21A7" w:rsidRPr="002646CB" w:rsidDel="0039799F">
          <w:rPr>
            <w:rFonts w:hint="eastAsia"/>
            <w:rPrChange w:id="115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CVCF </w:delText>
        </w:r>
        <w:r w:rsidR="008C21A7" w:rsidRPr="002646CB" w:rsidDel="0039799F">
          <w:rPr>
            <w:rFonts w:hint="eastAsia"/>
            <w:rPrChange w:id="115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Fonts w:hint="eastAsia"/>
            <w:rPrChange w:id="115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8C21A7" w:rsidRPr="002646CB" w:rsidDel="0039799F">
          <w:rPr>
            <w:rFonts w:hint="eastAsia"/>
            <w:rPrChange w:id="115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Fonts w:hint="eastAsia"/>
            <w:rPrChange w:id="115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STS</w:delText>
        </w:r>
        <w:r w:rsidR="00DB2BCC" w:rsidRPr="002646CB" w:rsidDel="0039799F">
          <w:rPr>
            <w:rFonts w:hint="eastAsia"/>
            <w:rPrChange w:id="115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Fonts w:hint="eastAsia"/>
            <w:rPrChange w:id="115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5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Fonts w:hint="eastAsia"/>
            <w:rPrChange w:id="115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(Open)</w:delText>
        </w:r>
        <w:bookmarkStart w:id="11552" w:name="_Toc21525155"/>
        <w:bookmarkStart w:id="11553" w:name="_Toc23141994"/>
        <w:bookmarkStart w:id="11554" w:name="_Toc23173240"/>
        <w:bookmarkStart w:id="11555" w:name="_Toc23189015"/>
        <w:bookmarkStart w:id="11556" w:name="_Toc23191393"/>
        <w:bookmarkStart w:id="11557" w:name="_Toc23244411"/>
        <w:bookmarkStart w:id="11558" w:name="_Toc23793941"/>
        <w:bookmarkStart w:id="11559" w:name="_Toc23794264"/>
        <w:bookmarkStart w:id="11560" w:name="_Toc23794587"/>
        <w:bookmarkStart w:id="11561" w:name="_Toc23795432"/>
        <w:bookmarkStart w:id="11562" w:name="_Toc23839809"/>
        <w:bookmarkStart w:id="11563" w:name="_Toc26200598"/>
        <w:bookmarkStart w:id="11564" w:name="_Toc26867695"/>
        <w:bookmarkEnd w:id="11552"/>
        <w:bookmarkEnd w:id="11553"/>
        <w:bookmarkEnd w:id="11554"/>
        <w:bookmarkEnd w:id="11555"/>
        <w:bookmarkEnd w:id="11556"/>
        <w:bookmarkEnd w:id="11557"/>
        <w:bookmarkEnd w:id="11558"/>
        <w:bookmarkEnd w:id="11559"/>
        <w:bookmarkEnd w:id="11560"/>
        <w:bookmarkEnd w:id="11561"/>
        <w:bookmarkEnd w:id="11562"/>
        <w:bookmarkEnd w:id="11563"/>
        <w:bookmarkEnd w:id="11564"/>
      </w:del>
    </w:p>
    <w:p w14:paraId="433AB9F7" w14:textId="3C063F35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565" w:author="박 진상" w:date="2019-10-08T05:43:00Z"/>
          <w:rPrChange w:id="11566" w:author="ETRI-김종원" w:date="2019-12-10T10:44:00Z">
            <w:rPr>
              <w:del w:id="11567" w:author="박 진상" w:date="2019-10-08T05:43:00Z"/>
              <w:color w:val="000000" w:themeColor="text1"/>
            </w:rPr>
          </w:rPrChange>
        </w:rPr>
      </w:pPr>
      <w:del w:id="11568" w:author="박 진상" w:date="2019-10-08T05:43:00Z">
        <w:r w:rsidRPr="002646CB" w:rsidDel="0039799F">
          <w:rPr>
            <w:rFonts w:hint="eastAsia"/>
            <w:rPrChange w:id="115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115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5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849B5" w:rsidRPr="002646CB" w:rsidDel="0039799F">
          <w:rPr>
            <w:rFonts w:hint="eastAsia"/>
            <w:rPrChange w:id="11572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39799F">
          <w:rPr>
            <w:rFonts w:hint="eastAsia"/>
            <w:rPrChange w:id="115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894" w:rsidRPr="002646CB" w:rsidDel="0039799F">
          <w:rPr>
            <w:rFonts w:hint="eastAsia"/>
            <w:rPrChange w:id="115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8C21A7" w:rsidRPr="002646CB" w:rsidDel="0039799F">
          <w:rPr>
            <w:rFonts w:hint="eastAsia"/>
            <w:rPrChange w:id="115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A92B61" w:rsidRPr="002646CB" w:rsidDel="0039799F">
          <w:rPr>
            <w:rFonts w:hint="eastAsia"/>
            <w:rPrChange w:id="115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bookmarkStart w:id="11577" w:name="_Toc21525156"/>
        <w:bookmarkStart w:id="11578" w:name="_Toc23141995"/>
        <w:bookmarkStart w:id="11579" w:name="_Toc23173241"/>
        <w:bookmarkStart w:id="11580" w:name="_Toc23189016"/>
        <w:bookmarkStart w:id="11581" w:name="_Toc23191394"/>
        <w:bookmarkStart w:id="11582" w:name="_Toc23244412"/>
        <w:bookmarkStart w:id="11583" w:name="_Toc23793942"/>
        <w:bookmarkStart w:id="11584" w:name="_Toc23794265"/>
        <w:bookmarkStart w:id="11585" w:name="_Toc23794588"/>
        <w:bookmarkStart w:id="11586" w:name="_Toc23795433"/>
        <w:bookmarkStart w:id="11587" w:name="_Toc23839810"/>
        <w:bookmarkStart w:id="11588" w:name="_Toc26200599"/>
        <w:bookmarkStart w:id="11589" w:name="_Toc26867696"/>
        <w:bookmarkEnd w:id="11577"/>
        <w:bookmarkEnd w:id="11578"/>
        <w:bookmarkEnd w:id="11579"/>
        <w:bookmarkEnd w:id="11580"/>
        <w:bookmarkEnd w:id="11581"/>
        <w:bookmarkEnd w:id="11582"/>
        <w:bookmarkEnd w:id="11583"/>
        <w:bookmarkEnd w:id="11584"/>
        <w:bookmarkEnd w:id="11585"/>
        <w:bookmarkEnd w:id="11586"/>
        <w:bookmarkEnd w:id="11587"/>
        <w:bookmarkEnd w:id="11588"/>
        <w:bookmarkEnd w:id="11589"/>
      </w:del>
    </w:p>
    <w:p w14:paraId="3EFD0A1A" w14:textId="60770EC6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590" w:author="박 진상" w:date="2019-10-08T05:43:00Z"/>
          <w:rPrChange w:id="11591" w:author="ETRI-김종원" w:date="2019-12-10T10:44:00Z">
            <w:rPr>
              <w:del w:id="11592" w:author="박 진상" w:date="2019-10-08T05:43:00Z"/>
              <w:color w:val="000000" w:themeColor="text1"/>
            </w:rPr>
          </w:rPrChange>
        </w:rPr>
      </w:pPr>
      <w:del w:id="11593" w:author="박 진상" w:date="2019-10-08T05:43:00Z">
        <w:r w:rsidRPr="002646CB" w:rsidDel="0039799F">
          <w:rPr>
            <w:rFonts w:hint="eastAsia"/>
            <w:rPrChange w:id="115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115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5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8C21A7" w:rsidRPr="002646CB" w:rsidDel="0039799F">
          <w:rPr>
            <w:rFonts w:hint="eastAsia"/>
            <w:rPrChange w:id="115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STS </w:delText>
        </w:r>
        <w:r w:rsidR="008C21A7" w:rsidRPr="002646CB" w:rsidDel="0039799F">
          <w:rPr>
            <w:rFonts w:hint="eastAsia"/>
            <w:rPrChange w:id="115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Fonts w:hint="eastAsia"/>
            <w:rPrChange w:id="115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Fonts w:hint="eastAsia"/>
            <w:rPrChange w:id="116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(Close) </w:delText>
        </w:r>
        <w:r w:rsidR="008C21A7" w:rsidRPr="002646CB" w:rsidDel="0039799F">
          <w:rPr>
            <w:rFonts w:hint="eastAsia"/>
            <w:rPrChange w:id="116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Fonts w:hint="eastAsia"/>
            <w:rPrChange w:id="116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16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6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8C21A7" w:rsidRPr="002646CB" w:rsidDel="0039799F">
          <w:rPr>
            <w:rFonts w:hint="eastAsia"/>
            <w:rPrChange w:id="116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CVCF </w:delText>
        </w:r>
        <w:r w:rsidR="008C21A7" w:rsidRPr="002646CB" w:rsidDel="0039799F">
          <w:rPr>
            <w:rFonts w:hint="eastAsia"/>
            <w:rPrChange w:id="116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Fonts w:hint="eastAsia"/>
            <w:rPrChange w:id="116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8C21A7" w:rsidRPr="002646CB" w:rsidDel="0039799F">
          <w:rPr>
            <w:rFonts w:hint="eastAsia"/>
            <w:rPrChange w:id="116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Fonts w:hint="eastAsia"/>
            <w:rPrChange w:id="116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614" w:name="_Toc21525157"/>
        <w:bookmarkStart w:id="11615" w:name="_Toc23141996"/>
        <w:bookmarkStart w:id="11616" w:name="_Toc23173242"/>
        <w:bookmarkStart w:id="11617" w:name="_Toc23189017"/>
        <w:bookmarkStart w:id="11618" w:name="_Toc23191395"/>
        <w:bookmarkStart w:id="11619" w:name="_Toc23244413"/>
        <w:bookmarkStart w:id="11620" w:name="_Toc23793943"/>
        <w:bookmarkStart w:id="11621" w:name="_Toc23794266"/>
        <w:bookmarkStart w:id="11622" w:name="_Toc23794589"/>
        <w:bookmarkStart w:id="11623" w:name="_Toc23795434"/>
        <w:bookmarkStart w:id="11624" w:name="_Toc23839811"/>
        <w:bookmarkStart w:id="11625" w:name="_Toc26200600"/>
        <w:bookmarkStart w:id="11626" w:name="_Toc26867697"/>
        <w:bookmarkEnd w:id="11614"/>
        <w:bookmarkEnd w:id="11615"/>
        <w:bookmarkEnd w:id="11616"/>
        <w:bookmarkEnd w:id="11617"/>
        <w:bookmarkEnd w:id="11618"/>
        <w:bookmarkEnd w:id="11619"/>
        <w:bookmarkEnd w:id="11620"/>
        <w:bookmarkEnd w:id="11621"/>
        <w:bookmarkEnd w:id="11622"/>
        <w:bookmarkEnd w:id="11623"/>
        <w:bookmarkEnd w:id="11624"/>
        <w:bookmarkEnd w:id="11625"/>
        <w:bookmarkEnd w:id="11626"/>
      </w:del>
    </w:p>
    <w:p w14:paraId="0C796B54" w14:textId="52474D43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627" w:author="박 진상" w:date="2019-10-08T05:43:00Z"/>
          <w:rPrChange w:id="11628" w:author="ETRI-김종원" w:date="2019-12-10T10:44:00Z">
            <w:rPr>
              <w:del w:id="11629" w:author="박 진상" w:date="2019-10-08T05:43:00Z"/>
              <w:color w:val="000000" w:themeColor="text1"/>
            </w:rPr>
          </w:rPrChange>
        </w:rPr>
      </w:pPr>
      <w:del w:id="11630" w:author="박 진상" w:date="2019-10-08T05:43:00Z">
        <w:r w:rsidRPr="002646CB" w:rsidDel="0039799F">
          <w:rPr>
            <w:rFonts w:hint="eastAsia"/>
            <w:rPrChange w:id="116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116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6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CES-MG</w:delText>
        </w:r>
        <w:r w:rsidR="008C21A7" w:rsidRPr="002646CB" w:rsidDel="0039799F">
          <w:rPr>
            <w:rFonts w:hint="eastAsia"/>
            <w:rPrChange w:id="116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8C21A7" w:rsidRPr="002646CB" w:rsidDel="0039799F">
          <w:rPr>
            <w:rFonts w:hint="eastAsia"/>
            <w:rPrChange w:id="116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r w:rsidR="008C21A7" w:rsidRPr="002646CB" w:rsidDel="0039799F">
          <w:rPr>
            <w:rFonts w:hint="eastAsia"/>
            <w:rPrChange w:id="116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1639" w:name="_Toc21525158"/>
        <w:bookmarkStart w:id="11640" w:name="_Toc23141997"/>
        <w:bookmarkStart w:id="11641" w:name="_Toc23173243"/>
        <w:bookmarkStart w:id="11642" w:name="_Toc23189018"/>
        <w:bookmarkStart w:id="11643" w:name="_Toc23191396"/>
        <w:bookmarkStart w:id="11644" w:name="_Toc23244414"/>
        <w:bookmarkStart w:id="11645" w:name="_Toc23793944"/>
        <w:bookmarkStart w:id="11646" w:name="_Toc23794267"/>
        <w:bookmarkStart w:id="11647" w:name="_Toc23794590"/>
        <w:bookmarkStart w:id="11648" w:name="_Toc23795435"/>
        <w:bookmarkStart w:id="11649" w:name="_Toc23839812"/>
        <w:bookmarkStart w:id="11650" w:name="_Toc26200601"/>
        <w:bookmarkStart w:id="11651" w:name="_Toc26867698"/>
        <w:bookmarkEnd w:id="11639"/>
        <w:bookmarkEnd w:id="11640"/>
        <w:bookmarkEnd w:id="11641"/>
        <w:bookmarkEnd w:id="11642"/>
        <w:bookmarkEnd w:id="11643"/>
        <w:bookmarkEnd w:id="11644"/>
        <w:bookmarkEnd w:id="11645"/>
        <w:bookmarkEnd w:id="11646"/>
        <w:bookmarkEnd w:id="11647"/>
        <w:bookmarkEnd w:id="11648"/>
        <w:bookmarkEnd w:id="11649"/>
        <w:bookmarkEnd w:id="11650"/>
        <w:bookmarkEnd w:id="11651"/>
      </w:del>
    </w:p>
    <w:p w14:paraId="29172DDD" w14:textId="146BD2FE" w:rsidR="008C21A7" w:rsidRPr="002646CB" w:rsidDel="0039799F" w:rsidRDefault="008C21A7" w:rsidP="008C21A7">
      <w:pPr>
        <w:ind w:left="100" w:hangingChars="50" w:hanging="100"/>
        <w:rPr>
          <w:del w:id="11652" w:author="박 진상" w:date="2019-10-08T05:43:00Z"/>
          <w:rPrChange w:id="11653" w:author="ETRI-김종원" w:date="2019-12-10T10:44:00Z">
            <w:rPr>
              <w:del w:id="11654" w:author="박 진상" w:date="2019-10-08T05:43:00Z"/>
              <w:color w:val="FF0000"/>
            </w:rPr>
          </w:rPrChange>
        </w:rPr>
      </w:pPr>
      <w:bookmarkStart w:id="11655" w:name="_Toc21525159"/>
      <w:bookmarkStart w:id="11656" w:name="_Toc23141998"/>
      <w:bookmarkStart w:id="11657" w:name="_Toc23173244"/>
      <w:bookmarkStart w:id="11658" w:name="_Toc23189019"/>
      <w:bookmarkStart w:id="11659" w:name="_Toc23191397"/>
      <w:bookmarkStart w:id="11660" w:name="_Toc23244415"/>
      <w:bookmarkStart w:id="11661" w:name="_Toc23793945"/>
      <w:bookmarkStart w:id="11662" w:name="_Toc23794268"/>
      <w:bookmarkStart w:id="11663" w:name="_Toc23794591"/>
      <w:bookmarkStart w:id="11664" w:name="_Toc23795436"/>
      <w:bookmarkStart w:id="11665" w:name="_Toc23839813"/>
      <w:bookmarkStart w:id="11666" w:name="_Toc26200602"/>
      <w:bookmarkStart w:id="11667" w:name="_Toc26867699"/>
      <w:bookmarkEnd w:id="11655"/>
      <w:bookmarkEnd w:id="11656"/>
      <w:bookmarkEnd w:id="11657"/>
      <w:bookmarkEnd w:id="11658"/>
      <w:bookmarkEnd w:id="11659"/>
      <w:bookmarkEnd w:id="11660"/>
      <w:bookmarkEnd w:id="11661"/>
      <w:bookmarkEnd w:id="11662"/>
      <w:bookmarkEnd w:id="11663"/>
      <w:bookmarkEnd w:id="11664"/>
      <w:bookmarkEnd w:id="11665"/>
      <w:bookmarkEnd w:id="11666"/>
      <w:bookmarkEnd w:id="11667"/>
    </w:p>
    <w:p w14:paraId="79474189" w14:textId="2E927375" w:rsidR="008C21A7" w:rsidRPr="002646CB" w:rsidDel="0039799F" w:rsidRDefault="00E742FA" w:rsidP="008C21A7">
      <w:pPr>
        <w:rPr>
          <w:del w:id="11668" w:author="박 진상" w:date="2019-10-08T05:43:00Z"/>
          <w:rPrChange w:id="11669" w:author="ETRI-김종원" w:date="2019-12-10T10:44:00Z">
            <w:rPr>
              <w:del w:id="11670" w:author="박 진상" w:date="2019-10-08T05:43:00Z"/>
              <w:color w:val="000000" w:themeColor="text1"/>
            </w:rPr>
          </w:rPrChange>
        </w:rPr>
      </w:pPr>
      <w:del w:id="11671" w:author="박 진상" w:date="2019-10-08T05:43:00Z">
        <w:r w:rsidRPr="002646CB" w:rsidDel="0039799F">
          <w:rPr>
            <w:rFonts w:hint="eastAsia"/>
            <w:rPrChange w:id="11672" w:author="ETRI-김종원" w:date="2019-12-10T10:44:00Z">
              <w:rPr>
                <w:rFonts w:hint="eastAsia"/>
              </w:rPr>
            </w:rPrChange>
          </w:rPr>
          <w:delText>CES-MG</w:delText>
        </w:r>
        <w:r w:rsidR="008C21A7" w:rsidRPr="002646CB" w:rsidDel="0039799F">
          <w:rPr>
            <w:rFonts w:hint="eastAsia"/>
            <w:rPrChange w:id="116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8C21A7" w:rsidRPr="002646CB" w:rsidDel="0039799F">
          <w:rPr>
            <w:rFonts w:hint="eastAsia"/>
            <w:rPrChange w:id="116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116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8C21A7" w:rsidRPr="002646CB" w:rsidDel="0039799F">
          <w:rPr>
            <w:rFonts w:hint="eastAsia"/>
            <w:rPrChange w:id="116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Fonts w:hint="eastAsia"/>
            <w:rPrChange w:id="116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8C21A7" w:rsidRPr="002646CB" w:rsidDel="0039799F">
          <w:rPr>
            <w:rFonts w:hint="eastAsia"/>
            <w:rPrChange w:id="116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계통연계운전</w:delText>
        </w:r>
        <w:r w:rsidR="00B547D7" w:rsidRPr="002646CB" w:rsidDel="0039799F">
          <w:rPr>
            <w:rFonts w:hint="eastAsia"/>
            <w:rPrChange w:id="116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8C21A7" w:rsidRPr="002646CB" w:rsidDel="0039799F">
          <w:rPr>
            <w:rFonts w:hint="eastAsia"/>
            <w:rPrChange w:id="116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8C21A7" w:rsidRPr="002646CB" w:rsidDel="0039799F">
          <w:rPr>
            <w:rFonts w:hint="eastAsia"/>
            <w:rPrChange w:id="116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8C21A7" w:rsidRPr="002646CB" w:rsidDel="0039799F">
          <w:rPr>
            <w:rFonts w:hint="eastAsia"/>
            <w:rPrChange w:id="116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16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6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8C21A7" w:rsidRPr="002646CB" w:rsidDel="0039799F">
          <w:rPr>
            <w:rFonts w:hint="eastAsia"/>
            <w:rPrChange w:id="116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116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8C21A7" w:rsidRPr="002646CB" w:rsidDel="0039799F">
          <w:rPr>
            <w:rFonts w:hint="eastAsia"/>
            <w:rPrChange w:id="116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의해</w:delText>
        </w:r>
        <w:r w:rsidR="008C21A7" w:rsidRPr="002646CB" w:rsidDel="0039799F">
          <w:rPr>
            <w:rFonts w:hint="eastAsia"/>
            <w:rPrChange w:id="116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8C21A7" w:rsidRPr="002646CB" w:rsidDel="0039799F">
          <w:rPr>
            <w:rFonts w:hint="eastAsia"/>
            <w:rPrChange w:id="116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8C21A7" w:rsidRPr="002646CB" w:rsidDel="0039799F">
          <w:rPr>
            <w:rFonts w:hint="eastAsia"/>
            <w:rPrChange w:id="116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6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공급받는</w:delText>
        </w:r>
        <w:r w:rsidR="008C21A7" w:rsidRPr="002646CB" w:rsidDel="0039799F">
          <w:rPr>
            <w:rFonts w:hint="eastAsia"/>
            <w:rPrChange w:id="117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경우에서는</w:delText>
        </w:r>
        <w:r w:rsidR="008C21A7" w:rsidRPr="002646CB" w:rsidDel="0039799F">
          <w:rPr>
            <w:rFonts w:hint="eastAsia"/>
            <w:rPrChange w:id="117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8C21A7" w:rsidRPr="002646CB" w:rsidDel="0039799F">
          <w:rPr>
            <w:rFonts w:hint="eastAsia"/>
            <w:rPrChange w:id="117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8C21A7" w:rsidRPr="002646CB" w:rsidDel="0039799F">
          <w:rPr>
            <w:rFonts w:hint="eastAsia"/>
            <w:rPrChange w:id="117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8C21A7" w:rsidRPr="002646CB" w:rsidDel="0039799F">
          <w:rPr>
            <w:rFonts w:hint="eastAsia"/>
            <w:rPrChange w:id="117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Fonts w:hint="eastAsia"/>
            <w:rPrChange w:id="117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모드를</w:delText>
        </w:r>
        <w:r w:rsidR="008C21A7" w:rsidRPr="002646CB" w:rsidDel="0039799F">
          <w:rPr>
            <w:rFonts w:hint="eastAsia"/>
            <w:rPrChange w:id="117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전환할</w:delText>
        </w:r>
        <w:r w:rsidR="008C21A7" w:rsidRPr="002646CB" w:rsidDel="0039799F">
          <w:rPr>
            <w:rFonts w:hint="eastAsia"/>
            <w:rPrChange w:id="117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8C21A7" w:rsidRPr="002646CB" w:rsidDel="0039799F">
          <w:rPr>
            <w:rFonts w:hint="eastAsia"/>
            <w:rPrChange w:id="117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8C21A7" w:rsidRPr="002646CB" w:rsidDel="0039799F">
          <w:rPr>
            <w:rFonts w:hint="eastAsia"/>
            <w:rPrChange w:id="117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1719" w:name="_Toc21525160"/>
        <w:bookmarkStart w:id="11720" w:name="_Toc23141999"/>
        <w:bookmarkStart w:id="11721" w:name="_Toc23173245"/>
        <w:bookmarkStart w:id="11722" w:name="_Toc23189020"/>
        <w:bookmarkStart w:id="11723" w:name="_Toc23191398"/>
        <w:bookmarkStart w:id="11724" w:name="_Toc23244416"/>
        <w:bookmarkStart w:id="11725" w:name="_Toc23793946"/>
        <w:bookmarkStart w:id="11726" w:name="_Toc23794269"/>
        <w:bookmarkStart w:id="11727" w:name="_Toc23794592"/>
        <w:bookmarkStart w:id="11728" w:name="_Toc23795437"/>
        <w:bookmarkStart w:id="11729" w:name="_Toc23839814"/>
        <w:bookmarkStart w:id="11730" w:name="_Toc26200603"/>
        <w:bookmarkStart w:id="11731" w:name="_Toc26867700"/>
        <w:bookmarkEnd w:id="11719"/>
        <w:bookmarkEnd w:id="11720"/>
        <w:bookmarkEnd w:id="11721"/>
        <w:bookmarkEnd w:id="11722"/>
        <w:bookmarkEnd w:id="11723"/>
        <w:bookmarkEnd w:id="11724"/>
        <w:bookmarkEnd w:id="11725"/>
        <w:bookmarkEnd w:id="11726"/>
        <w:bookmarkEnd w:id="11727"/>
        <w:bookmarkEnd w:id="11728"/>
        <w:bookmarkEnd w:id="11729"/>
        <w:bookmarkEnd w:id="11730"/>
        <w:bookmarkEnd w:id="11731"/>
      </w:del>
    </w:p>
    <w:p w14:paraId="3DAA2532" w14:textId="43642659" w:rsidR="008C21A7" w:rsidRPr="002646CB" w:rsidDel="0039799F" w:rsidRDefault="008C21A7" w:rsidP="008C21A7">
      <w:pPr>
        <w:ind w:left="200" w:hangingChars="100" w:hanging="200"/>
        <w:rPr>
          <w:del w:id="11732" w:author="박 진상" w:date="2019-10-08T05:43:00Z"/>
          <w:rPrChange w:id="11733" w:author="ETRI-김종원" w:date="2019-12-10T10:44:00Z">
            <w:rPr>
              <w:del w:id="11734" w:author="박 진상" w:date="2019-10-08T05:43:00Z"/>
              <w:color w:val="000000" w:themeColor="text1"/>
            </w:rPr>
          </w:rPrChange>
        </w:rPr>
      </w:pPr>
      <w:bookmarkStart w:id="11735" w:name="_Toc21525161"/>
      <w:bookmarkStart w:id="11736" w:name="_Toc23142000"/>
      <w:bookmarkStart w:id="11737" w:name="_Toc23173246"/>
      <w:bookmarkStart w:id="11738" w:name="_Toc23189021"/>
      <w:bookmarkStart w:id="11739" w:name="_Toc23191399"/>
      <w:bookmarkStart w:id="11740" w:name="_Toc23244417"/>
      <w:bookmarkStart w:id="11741" w:name="_Toc23793947"/>
      <w:bookmarkStart w:id="11742" w:name="_Toc23794270"/>
      <w:bookmarkStart w:id="11743" w:name="_Toc23794593"/>
      <w:bookmarkStart w:id="11744" w:name="_Toc23795438"/>
      <w:bookmarkStart w:id="11745" w:name="_Toc23839815"/>
      <w:bookmarkStart w:id="11746" w:name="_Toc26200604"/>
      <w:bookmarkStart w:id="11747" w:name="_Toc26867701"/>
      <w:bookmarkEnd w:id="11735"/>
      <w:bookmarkEnd w:id="11736"/>
      <w:bookmarkEnd w:id="11737"/>
      <w:bookmarkEnd w:id="11738"/>
      <w:bookmarkEnd w:id="11739"/>
      <w:bookmarkEnd w:id="11740"/>
      <w:bookmarkEnd w:id="11741"/>
      <w:bookmarkEnd w:id="11742"/>
      <w:bookmarkEnd w:id="11743"/>
      <w:bookmarkEnd w:id="11744"/>
      <w:bookmarkEnd w:id="11745"/>
      <w:bookmarkEnd w:id="11746"/>
      <w:bookmarkEnd w:id="11747"/>
    </w:p>
    <w:p w14:paraId="4361D5E4" w14:textId="7C856BA9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748" w:author="박 진상" w:date="2019-10-08T05:43:00Z"/>
          <w:rPrChange w:id="11749" w:author="ETRI-김종원" w:date="2019-12-10T10:44:00Z">
            <w:rPr>
              <w:del w:id="11750" w:author="박 진상" w:date="2019-10-08T05:43:00Z"/>
              <w:color w:val="000000" w:themeColor="text1"/>
            </w:rPr>
          </w:rPrChange>
        </w:rPr>
      </w:pPr>
      <w:del w:id="11751" w:author="박 진상" w:date="2019-10-08T05:43:00Z">
        <w:r w:rsidRPr="002646CB" w:rsidDel="0039799F">
          <w:rPr>
            <w:rFonts w:hint="eastAsia"/>
            <w:rPrChange w:id="11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117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7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Fonts w:hint="eastAsia"/>
            <w:rPrChange w:id="117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7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Fonts w:hint="eastAsia"/>
            <w:rPrChange w:id="117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117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8C21A7" w:rsidRPr="002646CB" w:rsidDel="0039799F">
          <w:rPr>
            <w:rFonts w:hint="eastAsia"/>
            <w:rPrChange w:id="117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8C21A7" w:rsidRPr="002646CB" w:rsidDel="0039799F">
          <w:rPr>
            <w:rFonts w:hint="eastAsia"/>
            <w:rPrChange w:id="117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Fonts w:hint="eastAsia"/>
            <w:rPrChange w:id="117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8C21A7" w:rsidRPr="002646CB" w:rsidDel="0039799F">
          <w:rPr>
            <w:rFonts w:hint="eastAsia"/>
            <w:rPrChange w:id="117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8C21A7" w:rsidRPr="002646CB" w:rsidDel="0039799F">
          <w:rPr>
            <w:rFonts w:hint="eastAsia"/>
            <w:rPrChange w:id="117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8C21A7" w:rsidRPr="002646CB" w:rsidDel="0039799F">
          <w:rPr>
            <w:rFonts w:hint="eastAsia"/>
            <w:rPrChange w:id="117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Fonts w:hint="eastAsia"/>
            <w:rPrChange w:id="117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8C21A7" w:rsidRPr="002646CB" w:rsidDel="0039799F">
          <w:rPr>
            <w:rFonts w:hint="eastAsia"/>
            <w:rPrChange w:id="117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Fonts w:hint="eastAsia"/>
            <w:rPrChange w:id="117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/</w:delText>
        </w:r>
        <w:r w:rsidR="008C21A7" w:rsidRPr="002646CB" w:rsidDel="0039799F">
          <w:rPr>
            <w:rFonts w:hint="eastAsia"/>
            <w:rPrChange w:id="117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11777" w:name="_Toc21525162"/>
        <w:bookmarkStart w:id="11778" w:name="_Toc23142001"/>
        <w:bookmarkStart w:id="11779" w:name="_Toc23173247"/>
        <w:bookmarkStart w:id="11780" w:name="_Toc23189022"/>
        <w:bookmarkStart w:id="11781" w:name="_Toc23191400"/>
        <w:bookmarkStart w:id="11782" w:name="_Toc23244418"/>
        <w:bookmarkStart w:id="11783" w:name="_Toc23793948"/>
        <w:bookmarkStart w:id="11784" w:name="_Toc23794271"/>
        <w:bookmarkStart w:id="11785" w:name="_Toc23794594"/>
        <w:bookmarkStart w:id="11786" w:name="_Toc23795439"/>
        <w:bookmarkStart w:id="11787" w:name="_Toc23839816"/>
        <w:bookmarkStart w:id="11788" w:name="_Toc26200605"/>
        <w:bookmarkStart w:id="11789" w:name="_Toc26867702"/>
        <w:bookmarkEnd w:id="11777"/>
        <w:bookmarkEnd w:id="11778"/>
        <w:bookmarkEnd w:id="11779"/>
        <w:bookmarkEnd w:id="11780"/>
        <w:bookmarkEnd w:id="11781"/>
        <w:bookmarkEnd w:id="11782"/>
        <w:bookmarkEnd w:id="11783"/>
        <w:bookmarkEnd w:id="11784"/>
        <w:bookmarkEnd w:id="11785"/>
        <w:bookmarkEnd w:id="11786"/>
        <w:bookmarkEnd w:id="11787"/>
        <w:bookmarkEnd w:id="11788"/>
        <w:bookmarkEnd w:id="11789"/>
      </w:del>
    </w:p>
    <w:p w14:paraId="1B5766CB" w14:textId="1B3B6BDD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790" w:author="박 진상" w:date="2019-10-08T05:43:00Z"/>
          <w:rPrChange w:id="11791" w:author="ETRI-김종원" w:date="2019-12-10T10:44:00Z">
            <w:rPr>
              <w:del w:id="11792" w:author="박 진상" w:date="2019-10-08T05:43:00Z"/>
              <w:color w:val="000000" w:themeColor="text1"/>
            </w:rPr>
          </w:rPrChange>
        </w:rPr>
      </w:pPr>
      <w:del w:id="11793" w:author="박 진상" w:date="2019-10-08T05:43:00Z">
        <w:r w:rsidRPr="002646CB" w:rsidDel="0039799F">
          <w:rPr>
            <w:rFonts w:hint="eastAsia"/>
            <w:rPrChange w:id="117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117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7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CHP</w:delText>
        </w:r>
        <w:r w:rsidR="008C21A7" w:rsidRPr="002646CB" w:rsidDel="0039799F">
          <w:rPr>
            <w:rFonts w:hint="eastAsia"/>
            <w:rPrChange w:id="117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7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Fonts w:hint="eastAsia"/>
            <w:rPrChange w:id="117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8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정지</w:delText>
        </w:r>
        <w:bookmarkStart w:id="11801" w:name="_Toc21525163"/>
        <w:bookmarkStart w:id="11802" w:name="_Toc23142002"/>
        <w:bookmarkStart w:id="11803" w:name="_Toc23173248"/>
        <w:bookmarkStart w:id="11804" w:name="_Toc23189023"/>
        <w:bookmarkStart w:id="11805" w:name="_Toc23191401"/>
        <w:bookmarkStart w:id="11806" w:name="_Toc23244419"/>
        <w:bookmarkStart w:id="11807" w:name="_Toc23793949"/>
        <w:bookmarkStart w:id="11808" w:name="_Toc23794272"/>
        <w:bookmarkStart w:id="11809" w:name="_Toc23794595"/>
        <w:bookmarkStart w:id="11810" w:name="_Toc23795440"/>
        <w:bookmarkStart w:id="11811" w:name="_Toc23839817"/>
        <w:bookmarkStart w:id="11812" w:name="_Toc26200606"/>
        <w:bookmarkStart w:id="11813" w:name="_Toc26867703"/>
        <w:bookmarkEnd w:id="11801"/>
        <w:bookmarkEnd w:id="11802"/>
        <w:bookmarkEnd w:id="11803"/>
        <w:bookmarkEnd w:id="11804"/>
        <w:bookmarkEnd w:id="11805"/>
        <w:bookmarkEnd w:id="11806"/>
        <w:bookmarkEnd w:id="11807"/>
        <w:bookmarkEnd w:id="11808"/>
        <w:bookmarkEnd w:id="11809"/>
        <w:bookmarkEnd w:id="11810"/>
        <w:bookmarkEnd w:id="11811"/>
        <w:bookmarkEnd w:id="11812"/>
        <w:bookmarkEnd w:id="11813"/>
      </w:del>
    </w:p>
    <w:p w14:paraId="030F40DB" w14:textId="2DC10651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814" w:author="박 진상" w:date="2019-10-08T05:43:00Z"/>
          <w:rPrChange w:id="11815" w:author="ETRI-김종원" w:date="2019-12-10T10:44:00Z">
            <w:rPr>
              <w:del w:id="11816" w:author="박 진상" w:date="2019-10-08T05:43:00Z"/>
              <w:color w:val="000000" w:themeColor="text1"/>
            </w:rPr>
          </w:rPrChange>
        </w:rPr>
      </w:pPr>
      <w:del w:id="11817" w:author="박 진상" w:date="2019-10-08T05:43:00Z">
        <w:r w:rsidRPr="002646CB" w:rsidDel="0039799F">
          <w:rPr>
            <w:rFonts w:hint="eastAsia"/>
            <w:rPrChange w:id="118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118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8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Fonts w:hint="eastAsia"/>
            <w:rPrChange w:id="118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8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8C21A7" w:rsidRPr="002646CB" w:rsidDel="0039799F">
          <w:rPr>
            <w:rFonts w:hint="eastAsia"/>
            <w:rPrChange w:id="118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</w:delText>
        </w:r>
        <w:r w:rsidR="008C21A7" w:rsidRPr="002646CB" w:rsidDel="0039799F">
          <w:rPr>
            <w:rFonts w:hint="eastAsia"/>
            <w:rPrChange w:id="118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Fonts w:hint="eastAsia"/>
            <w:rPrChange w:id="118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8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Fonts w:hint="eastAsia"/>
            <w:rPrChange w:id="118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CVCF </w:delText>
        </w:r>
        <w:r w:rsidR="008C21A7" w:rsidRPr="002646CB" w:rsidDel="0039799F">
          <w:rPr>
            <w:rFonts w:hint="eastAsia"/>
            <w:rPrChange w:id="118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8C21A7" w:rsidRPr="002646CB" w:rsidDel="0039799F">
          <w:rPr>
            <w:rFonts w:hint="eastAsia"/>
            <w:rPrChange w:id="118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8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Fonts w:hint="eastAsia"/>
            <w:rPrChange w:id="118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STS </w:delText>
        </w:r>
        <w:r w:rsidR="008C21A7" w:rsidRPr="002646CB" w:rsidDel="0039799F">
          <w:rPr>
            <w:rFonts w:hint="eastAsia"/>
            <w:rPrChange w:id="118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Fonts w:hint="eastAsia"/>
            <w:rPrChange w:id="118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8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Fonts w:hint="eastAsia"/>
            <w:rPrChange w:id="118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(Open) </w:delText>
        </w:r>
        <w:bookmarkStart w:id="11836" w:name="_Toc21525164"/>
        <w:bookmarkStart w:id="11837" w:name="_Toc23142003"/>
        <w:bookmarkStart w:id="11838" w:name="_Toc23173249"/>
        <w:bookmarkStart w:id="11839" w:name="_Toc23189024"/>
        <w:bookmarkStart w:id="11840" w:name="_Toc23191402"/>
        <w:bookmarkStart w:id="11841" w:name="_Toc23244420"/>
        <w:bookmarkStart w:id="11842" w:name="_Toc23793950"/>
        <w:bookmarkStart w:id="11843" w:name="_Toc23794273"/>
        <w:bookmarkStart w:id="11844" w:name="_Toc23794596"/>
        <w:bookmarkStart w:id="11845" w:name="_Toc23795441"/>
        <w:bookmarkStart w:id="11846" w:name="_Toc23839818"/>
        <w:bookmarkStart w:id="11847" w:name="_Toc26200607"/>
        <w:bookmarkStart w:id="11848" w:name="_Toc26867704"/>
        <w:bookmarkEnd w:id="11836"/>
        <w:bookmarkEnd w:id="11837"/>
        <w:bookmarkEnd w:id="11838"/>
        <w:bookmarkEnd w:id="11839"/>
        <w:bookmarkEnd w:id="11840"/>
        <w:bookmarkEnd w:id="11841"/>
        <w:bookmarkEnd w:id="11842"/>
        <w:bookmarkEnd w:id="11843"/>
        <w:bookmarkEnd w:id="11844"/>
        <w:bookmarkEnd w:id="11845"/>
        <w:bookmarkEnd w:id="11846"/>
        <w:bookmarkEnd w:id="11847"/>
        <w:bookmarkEnd w:id="11848"/>
      </w:del>
    </w:p>
    <w:p w14:paraId="7B37D37E" w14:textId="620C8875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849" w:author="박 진상" w:date="2019-10-08T05:43:00Z"/>
          <w:rPrChange w:id="11850" w:author="ETRI-김종원" w:date="2019-12-10T10:44:00Z">
            <w:rPr>
              <w:del w:id="11851" w:author="박 진상" w:date="2019-10-08T05:43:00Z"/>
              <w:color w:val="000000" w:themeColor="text1"/>
            </w:rPr>
          </w:rPrChange>
        </w:rPr>
      </w:pPr>
      <w:del w:id="11852" w:author="박 진상" w:date="2019-10-08T05:43:00Z">
        <w:r w:rsidRPr="002646CB" w:rsidDel="0039799F">
          <w:rPr>
            <w:rFonts w:hint="eastAsia"/>
            <w:rPrChange w:id="118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118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8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FE3106" w:rsidRPr="002646CB" w:rsidDel="0039799F">
          <w:rPr>
            <w:rFonts w:cs="Arial" w:hint="eastAsia"/>
            <w:rPrChange w:id="1185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4477D4" w:rsidRPr="002646CB" w:rsidDel="0039799F">
          <w:rPr>
            <w:rFonts w:hint="eastAsia"/>
            <w:rPrChange w:id="118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118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4477D4" w:rsidRPr="002646CB" w:rsidDel="0039799F">
          <w:rPr>
            <w:rFonts w:hint="eastAsia"/>
            <w:rPrChange w:id="118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118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4477D4" w:rsidRPr="002646CB" w:rsidDel="0039799F">
          <w:rPr>
            <w:rFonts w:hint="eastAsia"/>
            <w:rPrChange w:id="118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118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4477D4" w:rsidRPr="002646CB" w:rsidDel="0039799F">
          <w:rPr>
            <w:rFonts w:hint="eastAsia"/>
            <w:rPrChange w:id="118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118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1865" w:name="_Toc21525165"/>
        <w:bookmarkStart w:id="11866" w:name="_Toc23142004"/>
        <w:bookmarkStart w:id="11867" w:name="_Toc23173250"/>
        <w:bookmarkStart w:id="11868" w:name="_Toc23189025"/>
        <w:bookmarkStart w:id="11869" w:name="_Toc23191403"/>
        <w:bookmarkStart w:id="11870" w:name="_Toc23244421"/>
        <w:bookmarkStart w:id="11871" w:name="_Toc23793951"/>
        <w:bookmarkStart w:id="11872" w:name="_Toc23794274"/>
        <w:bookmarkStart w:id="11873" w:name="_Toc23794597"/>
        <w:bookmarkStart w:id="11874" w:name="_Toc23795442"/>
        <w:bookmarkStart w:id="11875" w:name="_Toc23839819"/>
        <w:bookmarkStart w:id="11876" w:name="_Toc26200608"/>
        <w:bookmarkStart w:id="11877" w:name="_Toc26867705"/>
        <w:bookmarkEnd w:id="11865"/>
        <w:bookmarkEnd w:id="11866"/>
        <w:bookmarkEnd w:id="11867"/>
        <w:bookmarkEnd w:id="11868"/>
        <w:bookmarkEnd w:id="11869"/>
        <w:bookmarkEnd w:id="11870"/>
        <w:bookmarkEnd w:id="11871"/>
        <w:bookmarkEnd w:id="11872"/>
        <w:bookmarkEnd w:id="11873"/>
        <w:bookmarkEnd w:id="11874"/>
        <w:bookmarkEnd w:id="11875"/>
        <w:bookmarkEnd w:id="11876"/>
        <w:bookmarkEnd w:id="11877"/>
      </w:del>
    </w:p>
    <w:p w14:paraId="27B982FC" w14:textId="2E91A9E1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878" w:author="박 진상" w:date="2019-10-08T05:43:00Z"/>
          <w:rPrChange w:id="11879" w:author="ETRI-김종원" w:date="2019-12-10T10:44:00Z">
            <w:rPr>
              <w:del w:id="11880" w:author="박 진상" w:date="2019-10-08T05:43:00Z"/>
              <w:color w:val="000000" w:themeColor="text1"/>
            </w:rPr>
          </w:rPrChange>
        </w:rPr>
      </w:pPr>
      <w:del w:id="11881" w:author="박 진상" w:date="2019-10-08T05:43:00Z">
        <w:r w:rsidRPr="002646CB" w:rsidDel="0039799F">
          <w:rPr>
            <w:rFonts w:hint="eastAsia"/>
            <w:rPrChange w:id="118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118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8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849B5" w:rsidRPr="002646CB" w:rsidDel="0039799F">
          <w:rPr>
            <w:rFonts w:hint="eastAsia"/>
            <w:rPrChange w:id="11885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39799F">
          <w:rPr>
            <w:rFonts w:hint="eastAsia"/>
            <w:rPrChange w:id="118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894" w:rsidRPr="002646CB" w:rsidDel="0039799F">
          <w:rPr>
            <w:rFonts w:hint="eastAsia"/>
            <w:rPrChange w:id="118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057894" w:rsidRPr="002646CB" w:rsidDel="0039799F">
          <w:rPr>
            <w:rFonts w:hint="eastAsia"/>
            <w:rPrChange w:id="118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8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33ED" w:rsidRPr="002646CB" w:rsidDel="0039799F">
          <w:rPr>
            <w:rFonts w:hint="eastAsia"/>
            <w:rPrChange w:id="118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</w:delText>
        </w:r>
        <w:bookmarkStart w:id="11891" w:name="_Toc21525166"/>
        <w:bookmarkStart w:id="11892" w:name="_Toc23142005"/>
        <w:bookmarkStart w:id="11893" w:name="_Toc23173251"/>
        <w:bookmarkStart w:id="11894" w:name="_Toc23189026"/>
        <w:bookmarkStart w:id="11895" w:name="_Toc23191404"/>
        <w:bookmarkStart w:id="11896" w:name="_Toc23244422"/>
        <w:bookmarkStart w:id="11897" w:name="_Toc23793952"/>
        <w:bookmarkStart w:id="11898" w:name="_Toc23794275"/>
        <w:bookmarkStart w:id="11899" w:name="_Toc23794598"/>
        <w:bookmarkStart w:id="11900" w:name="_Toc23795443"/>
        <w:bookmarkStart w:id="11901" w:name="_Toc23839820"/>
        <w:bookmarkStart w:id="11902" w:name="_Toc26200609"/>
        <w:bookmarkStart w:id="11903" w:name="_Toc26867706"/>
        <w:bookmarkEnd w:id="11891"/>
        <w:bookmarkEnd w:id="11892"/>
        <w:bookmarkEnd w:id="11893"/>
        <w:bookmarkEnd w:id="11894"/>
        <w:bookmarkEnd w:id="11895"/>
        <w:bookmarkEnd w:id="11896"/>
        <w:bookmarkEnd w:id="11897"/>
        <w:bookmarkEnd w:id="11898"/>
        <w:bookmarkEnd w:id="11899"/>
        <w:bookmarkEnd w:id="11900"/>
        <w:bookmarkEnd w:id="11901"/>
        <w:bookmarkEnd w:id="11902"/>
        <w:bookmarkEnd w:id="11903"/>
      </w:del>
    </w:p>
    <w:p w14:paraId="12E2D1D8" w14:textId="77E05561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904" w:author="박 진상" w:date="2019-10-08T05:43:00Z"/>
          <w:rPrChange w:id="11905" w:author="ETRI-김종원" w:date="2019-12-10T10:44:00Z">
            <w:rPr>
              <w:del w:id="11906" w:author="박 진상" w:date="2019-10-08T05:43:00Z"/>
              <w:color w:val="000000" w:themeColor="text1"/>
            </w:rPr>
          </w:rPrChange>
        </w:rPr>
      </w:pPr>
      <w:del w:id="11907" w:author="박 진상" w:date="2019-10-08T05:43:00Z">
        <w:r w:rsidRPr="002646CB" w:rsidDel="0039799F">
          <w:rPr>
            <w:rFonts w:hint="eastAsia"/>
            <w:rPrChange w:id="119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6 </w:delText>
        </w:r>
        <w:r w:rsidRPr="002646CB" w:rsidDel="0039799F">
          <w:rPr>
            <w:rFonts w:hint="eastAsia"/>
            <w:rPrChange w:id="119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9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8C21A7" w:rsidRPr="002646CB" w:rsidDel="0039799F">
          <w:rPr>
            <w:rFonts w:hint="eastAsia"/>
            <w:rPrChange w:id="119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STS </w:delText>
        </w:r>
        <w:r w:rsidR="008C21A7" w:rsidRPr="002646CB" w:rsidDel="0039799F">
          <w:rPr>
            <w:rFonts w:hint="eastAsia"/>
            <w:rPrChange w:id="119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Fonts w:hint="eastAsia"/>
            <w:rPrChange w:id="119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A933ED" w:rsidRPr="002646CB" w:rsidDel="0039799F">
          <w:rPr>
            <w:rFonts w:hint="eastAsia"/>
            <w:rPrChange w:id="119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투입</w:delText>
        </w:r>
        <w:r w:rsidR="008C21A7" w:rsidRPr="002646CB" w:rsidDel="0039799F">
          <w:rPr>
            <w:rFonts w:hint="eastAsia"/>
            <w:rPrChange w:id="119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9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Fonts w:hint="eastAsia"/>
            <w:rPrChange w:id="119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Fonts w:hint="eastAsia"/>
            <w:rPrChange w:id="119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119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Fonts w:hint="eastAsia"/>
            <w:rPrChange w:id="119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7817B1" w:rsidRPr="002646CB" w:rsidDel="0039799F">
          <w:rPr>
            <w:rFonts w:hint="eastAsia"/>
            <w:rPrChange w:id="119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8C21A7" w:rsidRPr="002646CB" w:rsidDel="0039799F">
          <w:rPr>
            <w:rFonts w:hint="eastAsia"/>
            <w:rPrChange w:id="119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CVCF </w:delText>
        </w:r>
        <w:r w:rsidR="008C21A7" w:rsidRPr="002646CB" w:rsidDel="0039799F">
          <w:rPr>
            <w:rFonts w:hint="eastAsia"/>
            <w:rPrChange w:id="119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Fonts w:hint="eastAsia"/>
            <w:rPrChange w:id="119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9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8C21A7" w:rsidRPr="002646CB" w:rsidDel="0039799F">
          <w:rPr>
            <w:rFonts w:hint="eastAsia"/>
            <w:rPrChange w:id="119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9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Fonts w:hint="eastAsia"/>
            <w:rPrChange w:id="119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9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930" w:name="_Toc21525167"/>
        <w:bookmarkStart w:id="11931" w:name="_Toc23142006"/>
        <w:bookmarkStart w:id="11932" w:name="_Toc23173252"/>
        <w:bookmarkStart w:id="11933" w:name="_Toc23189027"/>
        <w:bookmarkStart w:id="11934" w:name="_Toc23191405"/>
        <w:bookmarkStart w:id="11935" w:name="_Toc23244423"/>
        <w:bookmarkStart w:id="11936" w:name="_Toc23793953"/>
        <w:bookmarkStart w:id="11937" w:name="_Toc23794276"/>
        <w:bookmarkStart w:id="11938" w:name="_Toc23794599"/>
        <w:bookmarkStart w:id="11939" w:name="_Toc23795444"/>
        <w:bookmarkStart w:id="11940" w:name="_Toc23839821"/>
        <w:bookmarkStart w:id="11941" w:name="_Toc26200610"/>
        <w:bookmarkStart w:id="11942" w:name="_Toc26867707"/>
        <w:bookmarkEnd w:id="11930"/>
        <w:bookmarkEnd w:id="11931"/>
        <w:bookmarkEnd w:id="11932"/>
        <w:bookmarkEnd w:id="11933"/>
        <w:bookmarkEnd w:id="11934"/>
        <w:bookmarkEnd w:id="11935"/>
        <w:bookmarkEnd w:id="11936"/>
        <w:bookmarkEnd w:id="11937"/>
        <w:bookmarkEnd w:id="11938"/>
        <w:bookmarkEnd w:id="11939"/>
        <w:bookmarkEnd w:id="11940"/>
        <w:bookmarkEnd w:id="11941"/>
        <w:bookmarkEnd w:id="11942"/>
      </w:del>
    </w:p>
    <w:p w14:paraId="22990C35" w14:textId="42F4848A" w:rsidR="005B0A39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11943" w:author="박 진상" w:date="2019-10-08T05:43:00Z"/>
          <w:rPrChange w:id="11944" w:author="ETRI-김종원" w:date="2019-12-10T10:44:00Z">
            <w:rPr>
              <w:del w:id="11945" w:author="박 진상" w:date="2019-10-08T05:43:00Z"/>
              <w:color w:val="000000" w:themeColor="text1"/>
            </w:rPr>
          </w:rPrChange>
        </w:rPr>
      </w:pPr>
      <w:del w:id="11946" w:author="박 진상" w:date="2019-10-08T05:43:00Z">
        <w:r w:rsidRPr="002646CB" w:rsidDel="0039799F">
          <w:rPr>
            <w:rFonts w:hint="eastAsia"/>
            <w:rPrChange w:id="119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7 </w:delText>
        </w:r>
        <w:r w:rsidRPr="002646CB" w:rsidDel="0039799F">
          <w:rPr>
            <w:rFonts w:hint="eastAsia"/>
            <w:rPrChange w:id="119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Fonts w:hint="eastAsia"/>
            <w:rPrChange w:id="119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Pr="002646CB" w:rsidDel="0039799F">
          <w:rPr>
            <w:rFonts w:hint="eastAsia"/>
            <w:rPrChange w:id="11950" w:author="ETRI-김종원" w:date="2019-12-10T10:44:00Z">
              <w:rPr>
                <w:rFonts w:hint="eastAsia"/>
              </w:rPr>
            </w:rPrChange>
          </w:rPr>
          <w:delText>CES-MG</w:delText>
        </w:r>
        <w:r w:rsidR="008C21A7" w:rsidRPr="002646CB" w:rsidDel="0039799F">
          <w:rPr>
            <w:rFonts w:hint="eastAsia"/>
            <w:rPrChange w:id="119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9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8C21A7" w:rsidRPr="002646CB" w:rsidDel="0039799F">
          <w:rPr>
            <w:rFonts w:hint="eastAsia"/>
            <w:rPrChange w:id="119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119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bookmarkStart w:id="11955" w:name="_Toc21525168"/>
        <w:bookmarkStart w:id="11956" w:name="_Toc23142007"/>
        <w:bookmarkStart w:id="11957" w:name="_Toc23173253"/>
        <w:bookmarkStart w:id="11958" w:name="_Toc23189028"/>
        <w:bookmarkStart w:id="11959" w:name="_Toc23191406"/>
        <w:bookmarkStart w:id="11960" w:name="_Toc23244424"/>
        <w:bookmarkStart w:id="11961" w:name="_Toc23793954"/>
        <w:bookmarkStart w:id="11962" w:name="_Toc23794277"/>
        <w:bookmarkStart w:id="11963" w:name="_Toc23794600"/>
        <w:bookmarkStart w:id="11964" w:name="_Toc23795445"/>
        <w:bookmarkStart w:id="11965" w:name="_Toc23839822"/>
        <w:bookmarkStart w:id="11966" w:name="_Toc26200611"/>
        <w:bookmarkStart w:id="11967" w:name="_Toc26867708"/>
        <w:bookmarkEnd w:id="11955"/>
        <w:bookmarkEnd w:id="11956"/>
        <w:bookmarkEnd w:id="11957"/>
        <w:bookmarkEnd w:id="11958"/>
        <w:bookmarkEnd w:id="11959"/>
        <w:bookmarkEnd w:id="11960"/>
        <w:bookmarkEnd w:id="11961"/>
        <w:bookmarkEnd w:id="11962"/>
        <w:bookmarkEnd w:id="11963"/>
        <w:bookmarkEnd w:id="11964"/>
        <w:bookmarkEnd w:id="11965"/>
        <w:bookmarkEnd w:id="11966"/>
        <w:bookmarkEnd w:id="11967"/>
      </w:del>
    </w:p>
    <w:p w14:paraId="5A00E66C" w14:textId="570A92DF" w:rsidR="00866CAB" w:rsidRPr="002646CB" w:rsidDel="00E25847" w:rsidRDefault="00866CAB">
      <w:pPr>
        <w:widowControl/>
        <w:wordWrap/>
        <w:autoSpaceDE/>
        <w:autoSpaceDN/>
        <w:spacing w:line="240" w:lineRule="auto"/>
        <w:jc w:val="left"/>
        <w:rPr>
          <w:del w:id="11968" w:author="박 진상" w:date="2019-10-08T06:40:00Z"/>
          <w:rFonts w:eastAsia="돋움"/>
          <w:b/>
          <w:sz w:val="24"/>
          <w:lang w:val="de-DE"/>
          <w:rPrChange w:id="11969" w:author="ETRI-김종원" w:date="2019-12-10T10:44:00Z">
            <w:rPr>
              <w:del w:id="11970" w:author="박 진상" w:date="2019-10-08T06:40:00Z"/>
              <w:rFonts w:eastAsia="돋움"/>
              <w:b/>
              <w:sz w:val="24"/>
              <w:lang w:val="de-DE"/>
            </w:rPr>
          </w:rPrChange>
        </w:rPr>
      </w:pPr>
      <w:bookmarkStart w:id="11971" w:name="_Toc21525169"/>
      <w:bookmarkStart w:id="11972" w:name="_Toc23142008"/>
      <w:bookmarkStart w:id="11973" w:name="_Toc23173254"/>
      <w:bookmarkStart w:id="11974" w:name="_Toc23189029"/>
      <w:bookmarkStart w:id="11975" w:name="_Toc23191407"/>
      <w:bookmarkStart w:id="11976" w:name="_Toc23244425"/>
      <w:bookmarkStart w:id="11977" w:name="_Toc23793955"/>
      <w:bookmarkStart w:id="11978" w:name="_Toc23794278"/>
      <w:bookmarkStart w:id="11979" w:name="_Toc23794601"/>
      <w:bookmarkStart w:id="11980" w:name="_Toc23795446"/>
      <w:bookmarkStart w:id="11981" w:name="_Toc23839823"/>
      <w:bookmarkStart w:id="11982" w:name="_Toc26200612"/>
      <w:bookmarkStart w:id="11983" w:name="_Toc26867709"/>
      <w:bookmarkEnd w:id="11971"/>
      <w:bookmarkEnd w:id="11972"/>
      <w:bookmarkEnd w:id="11973"/>
      <w:bookmarkEnd w:id="11974"/>
      <w:bookmarkEnd w:id="11975"/>
      <w:bookmarkEnd w:id="11976"/>
      <w:bookmarkEnd w:id="11977"/>
      <w:bookmarkEnd w:id="11978"/>
      <w:bookmarkEnd w:id="11979"/>
      <w:bookmarkEnd w:id="11980"/>
      <w:bookmarkEnd w:id="11981"/>
      <w:bookmarkEnd w:id="11982"/>
      <w:bookmarkEnd w:id="11983"/>
    </w:p>
    <w:p w14:paraId="3A793482" w14:textId="04F53E12" w:rsidR="00B471AE" w:rsidRPr="002646CB" w:rsidRDefault="0039222C" w:rsidP="001F1128">
      <w:pPr>
        <w:pStyle w:val="13"/>
        <w:widowControl/>
        <w:wordWrap/>
        <w:autoSpaceDE/>
        <w:autoSpaceDN/>
        <w:snapToGrid w:val="0"/>
        <w:rPr>
          <w:rFonts w:ascii="바탕" w:hAnsi="바탕" w:cs="굴림"/>
          <w:lang w:val="en-US"/>
          <w:rPrChange w:id="11984" w:author="ETRI-김종원" w:date="2019-12-10T10:44:00Z">
            <w:rPr>
              <w:rFonts w:ascii="바탕" w:hAnsi="바탕" w:cs="굴림"/>
              <w:lang w:val="en-US"/>
            </w:rPr>
          </w:rPrChange>
        </w:rPr>
      </w:pPr>
      <w:bookmarkStart w:id="11985" w:name="_Toc26867710"/>
      <w:ins w:id="11986" w:author="박 진상" w:date="2019-10-28T07:59:00Z">
        <w:r w:rsidRPr="002646CB">
          <w:rPr>
            <w:rFonts w:hint="eastAsia"/>
            <w:lang w:eastAsia="ko-KR"/>
            <w:rPrChange w:id="11987" w:author="ETRI-김종원" w:date="2019-12-10T10:44:00Z">
              <w:rPr>
                <w:rFonts w:hint="eastAsia"/>
                <w:lang w:eastAsia="ko-KR"/>
              </w:rPr>
            </w:rPrChange>
          </w:rPr>
          <w:t>매개변수</w:t>
        </w:r>
        <w:r w:rsidRPr="002646CB">
          <w:rPr>
            <w:rFonts w:hint="eastAsia"/>
            <w:lang w:eastAsia="ko-KR"/>
            <w:rPrChange w:id="11988" w:author="ETRI-김종원" w:date="2019-12-10T10:44:00Z">
              <w:rPr>
                <w:rFonts w:hint="eastAsia"/>
                <w:lang w:eastAsia="ko-KR"/>
              </w:rPr>
            </w:rPrChange>
          </w:rPr>
          <w:t>(</w:t>
        </w:r>
      </w:ins>
      <w:ins w:id="11989" w:author="박 진상" w:date="2019-10-08T05:49:00Z">
        <w:r w:rsidR="002C63BA" w:rsidRPr="002646CB">
          <w:rPr>
            <w:lang w:eastAsia="ko-KR"/>
            <w:rPrChange w:id="11990" w:author="ETRI-김종원" w:date="2019-12-10T10:44:00Z">
              <w:rPr>
                <w:lang w:eastAsia="ko-KR"/>
              </w:rPr>
            </w:rPrChange>
          </w:rPr>
          <w:t>Parameter</w:t>
        </w:r>
      </w:ins>
      <w:ins w:id="11991" w:author="박 진상" w:date="2019-10-08T05:50:00Z">
        <w:r w:rsidR="002C63BA" w:rsidRPr="002646CB">
          <w:rPr>
            <w:lang w:eastAsia="ko-KR"/>
            <w:rPrChange w:id="11992" w:author="ETRI-김종원" w:date="2019-12-10T10:44:00Z">
              <w:rPr>
                <w:lang w:eastAsia="ko-KR"/>
              </w:rPr>
            </w:rPrChange>
          </w:rPr>
          <w:t>)</w:t>
        </w:r>
      </w:ins>
      <w:bookmarkEnd w:id="11985"/>
      <w:del w:id="11993" w:author="박 진상" w:date="2019-10-08T05:50:00Z">
        <w:r w:rsidR="002C63BA" w:rsidRPr="002646CB" w:rsidDel="002C63BA">
          <w:rPr>
            <w:rFonts w:hint="eastAsia"/>
            <w:lang w:eastAsia="ko-KR"/>
            <w:rPrChange w:id="11994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</w:del>
    </w:p>
    <w:p w14:paraId="1C72BDF7" w14:textId="77777777" w:rsidR="00C201F0" w:rsidRPr="002646CB" w:rsidRDefault="00C201F0" w:rsidP="00C201F0">
      <w:pPr>
        <w:rPr>
          <w:lang w:val="en-US"/>
          <w:rPrChange w:id="11995" w:author="ETRI-김종원" w:date="2019-12-10T10:44:00Z">
            <w:rPr>
              <w:lang w:val="en-US"/>
            </w:rPr>
          </w:rPrChange>
        </w:rPr>
      </w:pPr>
    </w:p>
    <w:p w14:paraId="78EE76C2" w14:textId="0A846C16" w:rsidR="00C201F0" w:rsidRPr="002646CB" w:rsidRDefault="007F2710" w:rsidP="00C567B8">
      <w:pPr>
        <w:pStyle w:val="24"/>
        <w:rPr>
          <w:rPrChange w:id="11996" w:author="ETRI-김종원" w:date="2019-12-10T10:44:00Z">
            <w:rPr/>
          </w:rPrChange>
        </w:rPr>
      </w:pPr>
      <w:bookmarkStart w:id="11997" w:name="_Toc26867711"/>
      <w:ins w:id="11998" w:author="박 진상" w:date="2019-10-08T05:50:00Z">
        <w:r w:rsidRPr="002646CB">
          <w:rPr>
            <w:rFonts w:hint="eastAsia"/>
            <w:lang w:eastAsia="ko-KR"/>
            <w:rPrChange w:id="11999" w:author="ETRI-김종원" w:date="2019-12-10T10:44:00Z">
              <w:rPr>
                <w:rFonts w:hint="eastAsia"/>
                <w:lang w:eastAsia="ko-KR"/>
              </w:rPr>
            </w:rPrChange>
          </w:rPr>
          <w:t>측정</w:t>
        </w:r>
      </w:ins>
      <w:ins w:id="12000" w:author="박 진상" w:date="2019-10-28T19:17:00Z">
        <w:r w:rsidR="00743A9B" w:rsidRPr="002646CB">
          <w:rPr>
            <w:rFonts w:hint="eastAsia"/>
            <w:lang w:eastAsia="ko-KR"/>
            <w:rPrChange w:id="12001" w:author="ETRI-김종원" w:date="2019-12-10T10:44:00Z">
              <w:rPr>
                <w:rFonts w:hint="eastAsia"/>
                <w:lang w:eastAsia="ko-KR"/>
              </w:rPr>
            </w:rPrChange>
          </w:rPr>
          <w:t>데이터</w:t>
        </w:r>
      </w:ins>
      <w:ins w:id="12002" w:author="박 진상" w:date="2019-10-28T19:16:00Z">
        <w:r w:rsidRPr="002646CB">
          <w:rPr>
            <w:rFonts w:hint="eastAsia"/>
            <w:lang w:eastAsia="ko-KR"/>
            <w:rPrChange w:id="12003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12004" w:author="ETRI-김종원" w:date="2019-12-10T10:44:00Z">
              <w:rPr>
                <w:rFonts w:hint="eastAsia"/>
                <w:lang w:eastAsia="ko-KR"/>
              </w:rPr>
            </w:rPrChange>
          </w:rPr>
          <w:t>및</w:t>
        </w:r>
        <w:r w:rsidRPr="002646CB">
          <w:rPr>
            <w:rFonts w:hint="eastAsia"/>
            <w:lang w:eastAsia="ko-KR"/>
            <w:rPrChange w:id="12005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12006" w:author="ETRI-김종원" w:date="2019-12-10T10:44:00Z">
              <w:rPr>
                <w:rFonts w:hint="eastAsia"/>
                <w:lang w:eastAsia="ko-KR"/>
              </w:rPr>
            </w:rPrChange>
          </w:rPr>
          <w:t>측정</w:t>
        </w:r>
      </w:ins>
      <w:ins w:id="12007" w:author="박 진상" w:date="2019-10-28T19:17:00Z">
        <w:r w:rsidRPr="002646CB">
          <w:rPr>
            <w:rFonts w:hint="eastAsia"/>
            <w:lang w:eastAsia="ko-KR"/>
            <w:rPrChange w:id="12008" w:author="ETRI-김종원" w:date="2019-12-10T10:44:00Z">
              <w:rPr>
                <w:rFonts w:hint="eastAsia"/>
                <w:lang w:eastAsia="ko-KR"/>
              </w:rPr>
            </w:rPrChange>
          </w:rPr>
          <w:t>값</w:t>
        </w:r>
      </w:ins>
      <w:bookmarkEnd w:id="11997"/>
      <w:del w:id="12009" w:author="박 진상" w:date="2019-10-08T05:50:00Z">
        <w:r w:rsidR="00C201F0" w:rsidRPr="002646CB" w:rsidDel="002C63BA">
          <w:rPr>
            <w:rPrChange w:id="12010" w:author="ETRI-김종원" w:date="2019-12-10T10:44:00Z">
              <w:rPr/>
            </w:rPrChange>
          </w:rPr>
          <w:delText>유효전력</w:delText>
        </w:r>
        <w:r w:rsidR="00C201F0" w:rsidRPr="002646CB" w:rsidDel="002C63BA">
          <w:rPr>
            <w:rPrChange w:id="12011" w:author="ETRI-김종원" w:date="2019-12-10T10:44:00Z">
              <w:rPr/>
            </w:rPrChange>
          </w:rPr>
          <w:delText xml:space="preserve"> </w:delText>
        </w:r>
        <w:r w:rsidR="00C201F0" w:rsidRPr="002646CB" w:rsidDel="002C63BA">
          <w:rPr>
            <w:rPrChange w:id="12012" w:author="ETRI-김종원" w:date="2019-12-10T10:44:00Z">
              <w:rPr/>
            </w:rPrChange>
          </w:rPr>
          <w:delText>제어</w:delText>
        </w:r>
        <w:r w:rsidR="00C201F0" w:rsidRPr="002646CB" w:rsidDel="002C63BA">
          <w:rPr>
            <w:rPrChange w:id="12013" w:author="ETRI-김종원" w:date="2019-12-10T10:44:00Z">
              <w:rPr/>
            </w:rPrChange>
          </w:rPr>
          <w:delText xml:space="preserve"> </w:delText>
        </w:r>
        <w:r w:rsidR="00C201F0" w:rsidRPr="002646CB" w:rsidDel="002C63BA">
          <w:rPr>
            <w:rPrChange w:id="12014" w:author="ETRI-김종원" w:date="2019-12-10T10:44:00Z">
              <w:rPr/>
            </w:rPrChange>
          </w:rPr>
          <w:delText>및</w:delText>
        </w:r>
        <w:r w:rsidR="00C201F0" w:rsidRPr="002646CB" w:rsidDel="002C63BA">
          <w:rPr>
            <w:rPrChange w:id="12015" w:author="ETRI-김종원" w:date="2019-12-10T10:44:00Z">
              <w:rPr/>
            </w:rPrChange>
          </w:rPr>
          <w:delText xml:space="preserve"> </w:delText>
        </w:r>
        <w:r w:rsidR="00C201F0" w:rsidRPr="002646CB" w:rsidDel="002C63BA">
          <w:rPr>
            <w:rPrChange w:id="12016" w:author="ETRI-김종원" w:date="2019-12-10T10:44:00Z">
              <w:rPr/>
            </w:rPrChange>
          </w:rPr>
          <w:delText>주파수</w:delText>
        </w:r>
        <w:r w:rsidR="00C201F0" w:rsidRPr="002646CB" w:rsidDel="002C63BA">
          <w:rPr>
            <w:rPrChange w:id="12017" w:author="ETRI-김종원" w:date="2019-12-10T10:44:00Z">
              <w:rPr/>
            </w:rPrChange>
          </w:rPr>
          <w:delText xml:space="preserve"> </w:delText>
        </w:r>
        <w:r w:rsidR="00C201F0" w:rsidRPr="002646CB" w:rsidDel="002C63BA">
          <w:rPr>
            <w:rPrChange w:id="12018" w:author="ETRI-김종원" w:date="2019-12-10T10:44:00Z">
              <w:rPr/>
            </w:rPrChange>
          </w:rPr>
          <w:delText>조정</w:delText>
        </w:r>
      </w:del>
    </w:p>
    <w:p w14:paraId="6F4EDBFF" w14:textId="77777777" w:rsidR="00C201F0" w:rsidRPr="002646CB" w:rsidRDefault="00C201F0" w:rsidP="00C201F0">
      <w:pPr>
        <w:rPr>
          <w:rFonts w:ascii="바탕" w:hAnsi="바탕"/>
          <w:lang w:val="en-US"/>
          <w:rPrChange w:id="12019" w:author="ETRI-김종원" w:date="2019-12-10T10:44:00Z">
            <w:rPr>
              <w:lang w:val="en-US"/>
            </w:rPr>
          </w:rPrChange>
        </w:rPr>
      </w:pPr>
    </w:p>
    <w:p w14:paraId="20930EF7" w14:textId="2D3273A3" w:rsidR="002C63BA" w:rsidRPr="002646CB" w:rsidRDefault="00F2169F" w:rsidP="002C63BA">
      <w:pPr>
        <w:rPr>
          <w:ins w:id="12020" w:author="박 진상" w:date="2019-10-08T05:53:00Z"/>
          <w:rPrChange w:id="12021" w:author="ETRI-김종원" w:date="2019-12-10T10:44:00Z">
            <w:rPr>
              <w:ins w:id="12022" w:author="박 진상" w:date="2019-10-08T05:53:00Z"/>
              <w:noProof w:val="0"/>
              <w:lang w:val="de-DE"/>
            </w:rPr>
          </w:rPrChange>
        </w:rPr>
      </w:pPr>
      <w:ins w:id="12023" w:author="ETRI-김종원" w:date="2019-12-02T17:06:00Z">
        <w:r w:rsidRPr="002646CB">
          <w:rPr>
            <w:rFonts w:hint="eastAsia"/>
            <w:rPrChange w:id="1202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12025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1202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12027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1202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del w:id="12029" w:author="박 진상" w:date="2019-10-08T05:51:00Z">
        <w:r w:rsidR="00E742FA" w:rsidRPr="002646CB" w:rsidDel="002C63BA">
          <w:rPr>
            <w:rPrChange w:id="12030" w:author="ETRI-김종원" w:date="2019-12-10T10:44:00Z">
              <w:rPr/>
            </w:rPrChange>
          </w:rPr>
          <w:delText>CES-MG</w:delText>
        </w:r>
        <w:r w:rsidR="00EE0A78" w:rsidRPr="002646CB" w:rsidDel="002C63BA">
          <w:rPr>
            <w:rFonts w:hint="eastAsia"/>
            <w:rPrChange w:id="12031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PrChange w:id="12032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33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PrChange w:id="12034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35" w:author="ETRI-김종원" w:date="2019-12-10T10:44:00Z">
              <w:rPr>
                <w:rFonts w:hint="eastAsia"/>
                <w:lang w:val="en-US"/>
              </w:rPr>
            </w:rPrChange>
          </w:rPr>
          <w:delText>모드에서의</w:delText>
        </w:r>
        <w:r w:rsidR="00EE0A78" w:rsidRPr="002646CB" w:rsidDel="002C63BA">
          <w:rPr>
            <w:rPrChange w:id="12036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37" w:author="ETRI-김종원" w:date="2019-12-10T10:44:00Z">
              <w:rPr>
                <w:rFonts w:hint="eastAsia"/>
                <w:lang w:val="en-US"/>
              </w:rPr>
            </w:rPrChange>
          </w:rPr>
          <w:delText>유효</w:delText>
        </w:r>
        <w:r w:rsidR="00EE0A78" w:rsidRPr="002646CB" w:rsidDel="002C63BA">
          <w:rPr>
            <w:rPrChange w:id="12038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39" w:author="ETRI-김종원" w:date="2019-12-10T10:44:00Z">
              <w:rPr>
                <w:rFonts w:hint="eastAsia"/>
                <w:lang w:val="en-US"/>
              </w:rPr>
            </w:rPrChange>
          </w:rPr>
          <w:delText>전력</w:delText>
        </w:r>
        <w:r w:rsidR="00EE0A78" w:rsidRPr="002646CB" w:rsidDel="002C63BA">
          <w:rPr>
            <w:rPrChange w:id="12040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41" w:author="ETRI-김종원" w:date="2019-12-10T10:44:00Z">
              <w:rPr>
                <w:rFonts w:hint="eastAsia"/>
                <w:lang w:val="en-US"/>
              </w:rPr>
            </w:rPrChange>
          </w:rPr>
          <w:delText>제어</w:delText>
        </w:r>
        <w:r w:rsidR="00EE0A78" w:rsidRPr="002646CB" w:rsidDel="002C63BA">
          <w:rPr>
            <w:rPrChange w:id="12042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43" w:author="ETRI-김종원" w:date="2019-12-10T10:44:00Z">
              <w:rPr>
                <w:rFonts w:hint="eastAsia"/>
                <w:lang w:val="en-US"/>
              </w:rPr>
            </w:rPrChange>
          </w:rPr>
          <w:delText>및</w:delText>
        </w:r>
        <w:r w:rsidR="00EE0A78" w:rsidRPr="002646CB" w:rsidDel="002C63BA">
          <w:rPr>
            <w:rPrChange w:id="12044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45" w:author="ETRI-김종원" w:date="2019-12-10T10:44:00Z">
              <w:rPr>
                <w:rFonts w:hint="eastAsia"/>
                <w:lang w:val="en-US"/>
              </w:rPr>
            </w:rPrChange>
          </w:rPr>
          <w:delText>주파수</w:delText>
        </w:r>
        <w:r w:rsidR="00EE0A78" w:rsidRPr="002646CB" w:rsidDel="002C63BA">
          <w:rPr>
            <w:rPrChange w:id="12046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47" w:author="ETRI-김종원" w:date="2019-12-10T10:44:00Z">
              <w:rPr>
                <w:rFonts w:hint="eastAsia"/>
                <w:lang w:val="en-US"/>
              </w:rPr>
            </w:rPrChange>
          </w:rPr>
          <w:delText>조정은</w:delText>
        </w:r>
        <w:r w:rsidR="00EE0A78" w:rsidRPr="002646CB" w:rsidDel="002C63BA">
          <w:rPr>
            <w:rPrChange w:id="12048" w:author="ETRI-김종원" w:date="2019-12-10T10:44:00Z">
              <w:rPr>
                <w:lang w:val="en-US"/>
              </w:rPr>
            </w:rPrChange>
          </w:rPr>
          <w:delText xml:space="preserve"> IEC TS 62898-2 5.2.1.1 </w:delText>
        </w:r>
        <w:r w:rsidR="00EE0A78" w:rsidRPr="002646CB" w:rsidDel="002C63BA">
          <w:rPr>
            <w:rFonts w:hint="eastAsia"/>
            <w:rPrChange w:id="12049" w:author="ETRI-김종원" w:date="2019-12-10T10:44:00Z">
              <w:rPr>
                <w:rFonts w:hint="eastAsia"/>
                <w:lang w:val="en-US"/>
              </w:rPr>
            </w:rPrChange>
          </w:rPr>
          <w:delText>절의</w:delText>
        </w:r>
        <w:r w:rsidR="00EE0A78" w:rsidRPr="002646CB" w:rsidDel="002C63BA">
          <w:rPr>
            <w:rPrChange w:id="12050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51" w:author="ETRI-김종원" w:date="2019-12-10T10:44:00Z">
              <w:rPr>
                <w:rFonts w:hint="eastAsia"/>
                <w:lang w:val="en-US"/>
              </w:rPr>
            </w:rPrChange>
          </w:rPr>
          <w:delText>내용을</w:delText>
        </w:r>
        <w:r w:rsidR="00EE0A78" w:rsidRPr="002646CB" w:rsidDel="002C63BA">
          <w:rPr>
            <w:rPrChange w:id="12052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2053" w:author="ETRI-김종원" w:date="2019-12-10T10:44:00Z">
              <w:rPr>
                <w:rFonts w:hint="eastAsia"/>
                <w:lang w:val="en-US"/>
              </w:rPr>
            </w:rPrChange>
          </w:rPr>
          <w:delText>준용한다</w:delText>
        </w:r>
        <w:r w:rsidR="00EE0A78" w:rsidRPr="002646CB" w:rsidDel="002C63BA">
          <w:rPr>
            <w:rPrChange w:id="12054" w:author="ETRI-김종원" w:date="2019-12-10T10:44:00Z">
              <w:rPr>
                <w:lang w:val="en-US"/>
              </w:rPr>
            </w:rPrChange>
          </w:rPr>
          <w:delText>.</w:delText>
        </w:r>
      </w:del>
      <w:ins w:id="12055" w:author="박 진상" w:date="2019-10-08T05:53:00Z">
        <w:del w:id="12056" w:author="ETRI-김종원" w:date="2019-12-02T17:06:00Z">
          <w:r w:rsidR="002C63BA" w:rsidRPr="002646CB" w:rsidDel="00F2169F">
            <w:rPr>
              <w:rFonts w:hint="eastAsia"/>
              <w:rPrChange w:id="1205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2C63BA" w:rsidRPr="002646CB" w:rsidDel="00F2169F">
            <w:rPr>
              <w:rPrChange w:id="1205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2C63BA" w:rsidRPr="002646CB" w:rsidDel="00F2169F">
            <w:rPr>
              <w:rFonts w:hint="eastAsia"/>
              <w:rPrChange w:id="1205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2C63BA" w:rsidRPr="002646CB" w:rsidDel="00F2169F">
            <w:rPr>
              <w:rPrChange w:id="1206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12061" w:author="박 진상" w:date="2019-10-28T18:28:00Z">
        <w:del w:id="12062" w:author="ETRI-김종원" w:date="2019-12-02T17:06:00Z">
          <w:r w:rsidR="00DC4888" w:rsidRPr="002646CB" w:rsidDel="00F2169F">
            <w:rPr>
              <w:rFonts w:hint="eastAsia"/>
              <w:rPrChange w:id="12063" w:author="ETRI-김종원" w:date="2019-12-10T10:44:00Z">
                <w:rPr>
                  <w:rFonts w:hint="eastAsia"/>
                </w:rPr>
              </w:rPrChange>
            </w:rPr>
            <w:delText>연계시스템</w:delText>
          </w:r>
        </w:del>
      </w:ins>
      <w:ins w:id="12064" w:author="박 진상" w:date="2019-10-08T05:53:00Z">
        <w:r w:rsidR="002C63BA" w:rsidRPr="002646CB">
          <w:rPr>
            <w:rFonts w:hint="eastAsia"/>
            <w:rPrChange w:id="1206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2C63BA" w:rsidRPr="002646CB">
          <w:rPr>
            <w:rPrChange w:id="1206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1206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="002C63BA" w:rsidRPr="002646CB">
          <w:rPr>
            <w:rPrChange w:id="1206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1206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측정</w:t>
        </w:r>
      </w:ins>
      <w:ins w:id="12070" w:author="박 진상" w:date="2019-10-28T19:18:00Z">
        <w:r w:rsidR="00743A9B" w:rsidRPr="002646CB">
          <w:rPr>
            <w:rFonts w:hint="eastAsia"/>
            <w:rPrChange w:id="12071" w:author="ETRI-김종원" w:date="2019-12-10T10:44:00Z">
              <w:rPr>
                <w:rFonts w:hint="eastAsia"/>
              </w:rPr>
            </w:rPrChange>
          </w:rPr>
          <w:t>데이터는</w:t>
        </w:r>
        <w:r w:rsidR="00743A9B" w:rsidRPr="002646CB">
          <w:rPr>
            <w:rFonts w:hint="eastAsia"/>
            <w:rPrChange w:id="12072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73" w:author="ETRI-김종원" w:date="2019-12-10T10:44:00Z">
              <w:rPr>
                <w:rFonts w:hint="eastAsia"/>
              </w:rPr>
            </w:rPrChange>
          </w:rPr>
          <w:t>스마트미터를</w:t>
        </w:r>
        <w:r w:rsidR="00743A9B" w:rsidRPr="002646CB">
          <w:rPr>
            <w:rFonts w:hint="eastAsia"/>
            <w:rPrChange w:id="12074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75" w:author="ETRI-김종원" w:date="2019-12-10T10:44:00Z">
              <w:rPr>
                <w:rFonts w:hint="eastAsia"/>
              </w:rPr>
            </w:rPrChange>
          </w:rPr>
          <w:t>통해서</w:t>
        </w:r>
        <w:r w:rsidR="00743A9B" w:rsidRPr="002646CB">
          <w:rPr>
            <w:rFonts w:hint="eastAsia"/>
            <w:rPrChange w:id="12076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77" w:author="ETRI-김종원" w:date="2019-12-10T10:44:00Z">
              <w:rPr>
                <w:rFonts w:hint="eastAsia"/>
              </w:rPr>
            </w:rPrChange>
          </w:rPr>
          <w:t>측정하고</w:t>
        </w:r>
        <w:r w:rsidR="00743A9B" w:rsidRPr="002646CB">
          <w:rPr>
            <w:rFonts w:hint="eastAsia"/>
            <w:rPrChange w:id="12078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79" w:author="ETRI-김종원" w:date="2019-12-10T10:44:00Z">
              <w:rPr>
                <w:rFonts w:hint="eastAsia"/>
              </w:rPr>
            </w:rPrChange>
          </w:rPr>
          <w:t>측정값들은</w:t>
        </w:r>
        <w:r w:rsidR="00743A9B" w:rsidRPr="002646CB">
          <w:rPr>
            <w:rFonts w:hint="eastAsia"/>
            <w:rPrChange w:id="12080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81" w:author="ETRI-김종원" w:date="2019-12-10T10:44:00Z">
              <w:rPr>
                <w:rFonts w:hint="eastAsia"/>
              </w:rPr>
            </w:rPrChange>
          </w:rPr>
          <w:t>운영시스템에서</w:t>
        </w:r>
        <w:r w:rsidR="00743A9B" w:rsidRPr="002646CB">
          <w:rPr>
            <w:rFonts w:hint="eastAsia"/>
            <w:rPrChange w:id="12082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83" w:author="ETRI-김종원" w:date="2019-12-10T10:44:00Z">
              <w:rPr>
                <w:rFonts w:hint="eastAsia"/>
              </w:rPr>
            </w:rPrChange>
          </w:rPr>
          <w:t>활용할</w:t>
        </w:r>
      </w:ins>
      <w:ins w:id="12084" w:author="박 진상" w:date="2019-10-28T19:19:00Z">
        <w:r w:rsidR="00743A9B" w:rsidRPr="002646CB">
          <w:rPr>
            <w:rFonts w:hint="eastAsia"/>
            <w:rPrChange w:id="12085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86" w:author="ETRI-김종원" w:date="2019-12-10T10:44:00Z">
              <w:rPr>
                <w:rFonts w:hint="eastAsia"/>
              </w:rPr>
            </w:rPrChange>
          </w:rPr>
          <w:t>수</w:t>
        </w:r>
        <w:r w:rsidR="00743A9B" w:rsidRPr="002646CB">
          <w:rPr>
            <w:rFonts w:hint="eastAsia"/>
            <w:rPrChange w:id="12087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43A9B" w:rsidRPr="002646CB">
          <w:rPr>
            <w:rFonts w:hint="eastAsia"/>
            <w:rPrChange w:id="12088" w:author="ETRI-김종원" w:date="2019-12-10T10:44:00Z">
              <w:rPr>
                <w:rFonts w:hint="eastAsia"/>
              </w:rPr>
            </w:rPrChange>
          </w:rPr>
          <w:t>있다</w:t>
        </w:r>
        <w:r w:rsidR="00743A9B" w:rsidRPr="002646CB">
          <w:rPr>
            <w:rFonts w:hint="eastAsia"/>
            <w:rPrChange w:id="12089" w:author="ETRI-김종원" w:date="2019-12-10T10:44:00Z">
              <w:rPr>
                <w:rFonts w:hint="eastAsia"/>
              </w:rPr>
            </w:rPrChange>
          </w:rPr>
          <w:t>.</w:t>
        </w:r>
        <w:r w:rsidR="00743A9B" w:rsidRPr="002646CB">
          <w:rPr>
            <w:rPrChange w:id="12090" w:author="ETRI-김종원" w:date="2019-12-10T10:44:00Z">
              <w:rPr/>
            </w:rPrChange>
          </w:rPr>
          <w:t xml:space="preserve"> </w:t>
        </w:r>
      </w:ins>
    </w:p>
    <w:p w14:paraId="44B1EE66" w14:textId="1E517140" w:rsidR="002C63BA" w:rsidRPr="002646CB" w:rsidRDefault="002C63BA" w:rsidP="002C63BA">
      <w:pPr>
        <w:rPr>
          <w:ins w:id="12091" w:author="박 진상" w:date="2019-10-09T14:25:00Z"/>
          <w:rPrChange w:id="12092" w:author="ETRI-김종원" w:date="2019-12-10T10:44:00Z">
            <w:rPr>
              <w:ins w:id="12093" w:author="박 진상" w:date="2019-10-09T14:25:00Z"/>
            </w:rPr>
          </w:rPrChange>
        </w:rPr>
      </w:pPr>
    </w:p>
    <w:p w14:paraId="2462BAE8" w14:textId="0F232EA9" w:rsidR="00586833" w:rsidRPr="002646CB" w:rsidRDefault="00027A15">
      <w:pPr>
        <w:rPr>
          <w:ins w:id="12094" w:author="박 진상" w:date="2019-10-28T19:10:00Z"/>
          <w:rPrChange w:id="12095" w:author="ETRI-김종원" w:date="2019-12-10T10:44:00Z">
            <w:rPr>
              <w:ins w:id="12096" w:author="박 진상" w:date="2019-10-28T19:10:00Z"/>
            </w:rPr>
          </w:rPrChange>
        </w:rPr>
      </w:pPr>
      <w:ins w:id="12097" w:author="Windows 사용자" w:date="2019-10-18T10:22:00Z">
        <w:r w:rsidRPr="002646CB">
          <w:rPr>
            <w:rFonts w:hint="eastAsia"/>
            <w:rPrChange w:id="12098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  <w:r w:rsidRPr="002646CB">
          <w:rPr>
            <w:rPrChange w:id="1209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00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</w:ins>
      <w:ins w:id="12101" w:author="Windows 사용자" w:date="2019-10-18T10:23:00Z">
        <w:r w:rsidRPr="002646CB">
          <w:rPr>
            <w:rFonts w:hint="eastAsia"/>
            <w:rPrChange w:id="12102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Pr="002646CB">
          <w:rPr>
            <w:rPrChange w:id="1210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04" w:author="ETRI-김종원" w:date="2019-12-10T10:44:00Z">
              <w:rPr>
                <w:rFonts w:hint="eastAsia"/>
                <w:highlight w:val="yellow"/>
              </w:rPr>
            </w:rPrChange>
          </w:rPr>
          <w:t>따른</w:t>
        </w:r>
        <w:r w:rsidRPr="002646CB">
          <w:rPr>
            <w:rPrChange w:id="1210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06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</w:ins>
      <w:ins w:id="12107" w:author="Windows 사용자" w:date="2019-10-18T10:22:00Z">
        <w:del w:id="12108" w:author="박 진상" w:date="2019-10-28T19:06:00Z">
          <w:r w:rsidRPr="002646CB" w:rsidDel="005B462C">
            <w:rPr>
              <w:rPrChange w:id="12109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12110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12111" w:author="박 진상" w:date="2019-10-28T19:06:00Z">
        <w:r w:rsidR="005B462C" w:rsidRPr="002646CB">
          <w:rPr>
            <w:rFonts w:hint="eastAsia"/>
            <w:rPrChange w:id="12112" w:author="ETRI-김종원" w:date="2019-12-10T10:44:00Z">
              <w:rPr>
                <w:rFonts w:hint="eastAsia"/>
              </w:rPr>
            </w:rPrChange>
          </w:rPr>
          <w:t>(</w:t>
        </w:r>
      </w:ins>
      <w:ins w:id="12113" w:author="Windows 사용자" w:date="2019-10-18T10:54:00Z">
        <w:del w:id="12114" w:author="박 진상" w:date="2019-10-28T19:06:00Z">
          <w:r w:rsidR="003F5679" w:rsidRPr="002646CB" w:rsidDel="005B462C">
            <w:rPr>
              <w:rPrChange w:id="12115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116" w:author="ETRI-김종원" w:date="2019-12-10T10:44:00Z">
              <w:rPr>
                <w:highlight w:val="green"/>
              </w:rPr>
            </w:rPrChange>
          </w:rPr>
          <w:t>P</w:t>
        </w:r>
      </w:ins>
      <w:ins w:id="12117" w:author="박 진상" w:date="2019-10-28T19:21:00Z">
        <w:r w:rsidR="00743A9B" w:rsidRPr="002646CB">
          <w:rPr>
            <w:rFonts w:hint="eastAsia"/>
            <w:rPrChange w:id="12118" w:author="ETRI-김종원" w:date="2019-12-10T10:44:00Z">
              <w:rPr>
                <w:rFonts w:hint="eastAsia"/>
              </w:rPr>
            </w:rPrChange>
          </w:rPr>
          <w:t>O</w:t>
        </w:r>
      </w:ins>
      <w:ins w:id="12119" w:author="박 진상" w:date="2019-10-28T19:11:00Z">
        <w:r w:rsidR="00586833" w:rsidRPr="002646CB">
          <w:rPr>
            <w:vertAlign w:val="subscript"/>
            <w:rPrChange w:id="12120" w:author="ETRI-김종원" w:date="2019-12-10T10:44:00Z">
              <w:rPr/>
            </w:rPrChange>
          </w:rPr>
          <w:t>PV</w:t>
        </w:r>
      </w:ins>
      <w:ins w:id="12121" w:author="Windows 사용자" w:date="2019-10-18T10:54:00Z">
        <w:del w:id="12122" w:author="박 진상" w:date="2019-10-28T19:11:00Z">
          <w:r w:rsidR="003F5679" w:rsidRPr="002646CB" w:rsidDel="00586833">
            <w:rPr>
              <w:rPrChange w:id="12123" w:author="ETRI-김종원" w:date="2019-12-10T10:44:00Z">
                <w:rPr>
                  <w:highlight w:val="green"/>
                </w:rPr>
              </w:rPrChange>
            </w:rPr>
            <w:delText>pv</w:delText>
          </w:r>
        </w:del>
      </w:ins>
      <w:ins w:id="12124" w:author="박 진상" w:date="2019-10-28T19:12:00Z">
        <w:r w:rsidR="00586833" w:rsidRPr="002646CB">
          <w:rPr>
            <w:rPrChange w:id="12125" w:author="ETRI-김종원" w:date="2019-12-10T10:44:00Z">
              <w:rPr/>
            </w:rPrChange>
          </w:rPr>
          <w:t>)</w:t>
        </w:r>
      </w:ins>
      <w:ins w:id="12126" w:author="박 진상" w:date="2019-10-28T19:06:00Z">
        <w:r w:rsidR="005B462C" w:rsidRPr="002646CB">
          <w:rPr>
            <w:rFonts w:hint="eastAsia"/>
            <w:rPrChange w:id="12127" w:author="ETRI-김종원" w:date="2019-12-10T10:44:00Z">
              <w:rPr>
                <w:rFonts w:hint="eastAsia"/>
              </w:rPr>
            </w:rPrChange>
          </w:rPr>
          <w:t>과</w:t>
        </w:r>
      </w:ins>
      <w:ins w:id="12128" w:author="Windows 사용자" w:date="2019-10-18T10:54:00Z">
        <w:del w:id="12129" w:author="박 진상" w:date="2019-10-28T19:06:00Z">
          <w:r w:rsidR="003F5679" w:rsidRPr="002646CB" w:rsidDel="005B462C">
            <w:rPr>
              <w:rFonts w:hint="eastAsia"/>
              <w:rPrChange w:id="12130" w:author="ETRI-김종원" w:date="2019-12-10T10:44:00Z">
                <w:rPr>
                  <w:rFonts w:hint="eastAsia"/>
                  <w:highlight w:val="green"/>
                </w:rPr>
              </w:rPrChange>
            </w:rPr>
            <w:delText>와</w:delText>
          </w:r>
        </w:del>
      </w:ins>
      <w:ins w:id="12131" w:author="Windows 사용자" w:date="2019-10-18T10:22:00Z">
        <w:r w:rsidRPr="002646CB">
          <w:rPr>
            <w:rPrChange w:id="12132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133" w:author="박 진상" w:date="2019-10-28T19:06:00Z">
        <w:r w:rsidR="005B462C" w:rsidRPr="002646CB">
          <w:rPr>
            <w:rFonts w:hint="eastAsia"/>
            <w:rPrChange w:id="12134" w:author="ETRI-김종원" w:date="2019-12-10T10:44:00Z">
              <w:rPr>
                <w:rFonts w:hint="eastAsia"/>
              </w:rPr>
            </w:rPrChange>
          </w:rPr>
          <w:t>발전</w:t>
        </w:r>
      </w:ins>
      <w:ins w:id="12135" w:author="Windows 사용자" w:date="2019-10-18T10:22:00Z">
        <w:r w:rsidRPr="002646CB">
          <w:rPr>
            <w:rFonts w:hint="eastAsia"/>
            <w:rPrChange w:id="12136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12137" w:author="박 진상" w:date="2019-10-28T19:06:00Z">
        <w:r w:rsidR="005B462C" w:rsidRPr="002646CB">
          <w:rPr>
            <w:rFonts w:hint="eastAsia"/>
            <w:rPrChange w:id="12138" w:author="ETRI-김종원" w:date="2019-12-10T10:44:00Z">
              <w:rPr>
                <w:rFonts w:hint="eastAsia"/>
              </w:rPr>
            </w:rPrChange>
          </w:rPr>
          <w:t>(</w:t>
        </w:r>
      </w:ins>
      <w:ins w:id="12139" w:author="Windows 사용자" w:date="2019-10-18T10:54:00Z">
        <w:del w:id="12140" w:author="박 진상" w:date="2019-10-28T19:06:00Z">
          <w:r w:rsidR="003F5679" w:rsidRPr="002646CB" w:rsidDel="005B462C">
            <w:rPr>
              <w:rPrChange w:id="12141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142" w:author="ETRI-김종원" w:date="2019-12-10T10:44:00Z">
              <w:rPr>
                <w:highlight w:val="green"/>
              </w:rPr>
            </w:rPrChange>
          </w:rPr>
          <w:t>E</w:t>
        </w:r>
      </w:ins>
      <w:ins w:id="12143" w:author="박 진상" w:date="2019-10-28T19:21:00Z">
        <w:r w:rsidR="00743A9B" w:rsidRPr="002646CB">
          <w:rPr>
            <w:rPrChange w:id="12144" w:author="ETRI-김종원" w:date="2019-12-10T10:44:00Z">
              <w:rPr/>
            </w:rPrChange>
          </w:rPr>
          <w:t>O</w:t>
        </w:r>
      </w:ins>
      <w:ins w:id="12145" w:author="박 진상" w:date="2019-10-28T19:12:00Z">
        <w:r w:rsidR="00586833" w:rsidRPr="002646CB">
          <w:rPr>
            <w:vertAlign w:val="subscript"/>
            <w:rPrChange w:id="12146" w:author="ETRI-김종원" w:date="2019-12-10T10:44:00Z">
              <w:rPr/>
            </w:rPrChange>
          </w:rPr>
          <w:t>PV</w:t>
        </w:r>
      </w:ins>
      <w:ins w:id="12147" w:author="Windows 사용자" w:date="2019-10-18T10:54:00Z">
        <w:del w:id="12148" w:author="박 진상" w:date="2019-10-28T19:12:00Z">
          <w:r w:rsidR="003F5679" w:rsidRPr="002646CB" w:rsidDel="00586833">
            <w:rPr>
              <w:rPrChange w:id="12149" w:author="ETRI-김종원" w:date="2019-12-10T10:44:00Z">
                <w:rPr>
                  <w:highlight w:val="green"/>
                </w:rPr>
              </w:rPrChange>
            </w:rPr>
            <w:delText>pv</w:delText>
          </w:r>
        </w:del>
      </w:ins>
      <w:ins w:id="12150" w:author="박 진상" w:date="2019-10-28T19:06:00Z">
        <w:r w:rsidR="005B462C" w:rsidRPr="002646CB">
          <w:rPr>
            <w:rPrChange w:id="12151" w:author="ETRI-김종원" w:date="2019-12-10T10:44:00Z">
              <w:rPr/>
            </w:rPrChange>
          </w:rPr>
          <w:t>)</w:t>
        </w:r>
      </w:ins>
      <w:ins w:id="12152" w:author="박 진상" w:date="2019-10-28T19:07:00Z">
        <w:r w:rsidR="005B462C" w:rsidRPr="002646CB">
          <w:rPr>
            <w:rFonts w:hint="eastAsia"/>
            <w:rPrChange w:id="12153" w:author="ETRI-김종원" w:date="2019-12-10T10:44:00Z">
              <w:rPr>
                <w:rFonts w:hint="eastAsia"/>
              </w:rPr>
            </w:rPrChange>
          </w:rPr>
          <w:t>은</w:t>
        </w:r>
      </w:ins>
      <w:ins w:id="12154" w:author="Windows 사용자" w:date="2019-10-18T10:54:00Z">
        <w:del w:id="12155" w:author="박 진상" w:date="2019-10-28T19:07:00Z">
          <w:r w:rsidR="003F5679" w:rsidRPr="002646CB" w:rsidDel="005B462C">
            <w:rPr>
              <w:rFonts w:hint="eastAsia"/>
              <w:rPrChange w:id="12156" w:author="ETRI-김종원" w:date="2019-12-10T10:44:00Z">
                <w:rPr>
                  <w:rFonts w:hint="eastAsia"/>
                  <w:highlight w:val="green"/>
                </w:rPr>
              </w:rPrChange>
            </w:rPr>
            <w:delText>는</w:delText>
          </w:r>
        </w:del>
      </w:ins>
      <w:ins w:id="12157" w:author="Windows 사용자" w:date="2019-10-18T10:22:00Z">
        <w:r w:rsidRPr="002646CB">
          <w:rPr>
            <w:rPrChange w:id="1215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59" w:author="ETRI-김종원" w:date="2019-12-10T10:44:00Z">
              <w:rPr>
                <w:rFonts w:hint="eastAsia"/>
                <w:highlight w:val="yellow"/>
              </w:rPr>
            </w:rPrChange>
          </w:rPr>
          <w:t>스마트미터</w:t>
        </w:r>
      </w:ins>
      <w:ins w:id="12160" w:author="박 진상" w:date="2019-10-28T19:07:00Z">
        <w:r w:rsidR="005B462C" w:rsidRPr="002646CB">
          <w:rPr>
            <w:rFonts w:hint="eastAsia"/>
            <w:rPrChange w:id="12161" w:author="ETRI-김종원" w:date="2019-12-10T10:44:00Z">
              <w:rPr>
                <w:rFonts w:hint="eastAsia"/>
              </w:rPr>
            </w:rPrChange>
          </w:rPr>
          <w:t>(</w:t>
        </w:r>
      </w:ins>
      <w:ins w:id="12162" w:author="Windows 사용자" w:date="2019-10-18T10:54:00Z">
        <w:del w:id="12163" w:author="박 진상" w:date="2019-10-28T19:07:00Z">
          <w:r w:rsidR="003F5679" w:rsidRPr="002646CB" w:rsidDel="005B462C">
            <w:rPr>
              <w:rPrChange w:id="12164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165" w:author="ETRI-김종원" w:date="2019-12-10T10:44:00Z">
              <w:rPr>
                <w:highlight w:val="green"/>
              </w:rPr>
            </w:rPrChange>
          </w:rPr>
          <w:t>SM</w:t>
        </w:r>
      </w:ins>
      <w:ins w:id="12166" w:author="Windows 사용자" w:date="2019-10-18T10:22:00Z">
        <w:r w:rsidRPr="002646CB">
          <w:rPr>
            <w:rPrChange w:id="12167" w:author="ETRI-김종원" w:date="2019-12-10T10:44:00Z">
              <w:rPr>
                <w:highlight w:val="yellow"/>
              </w:rPr>
            </w:rPrChange>
          </w:rPr>
          <w:t>3</w:t>
        </w:r>
      </w:ins>
      <w:ins w:id="12168" w:author="박 진상" w:date="2019-10-28T19:07:00Z">
        <w:r w:rsidR="005B462C" w:rsidRPr="002646CB">
          <w:rPr>
            <w:rPrChange w:id="12169" w:author="ETRI-김종원" w:date="2019-12-10T10:44:00Z">
              <w:rPr/>
            </w:rPrChange>
          </w:rPr>
          <w:t>)</w:t>
        </w:r>
      </w:ins>
      <w:ins w:id="12170" w:author="Windows 사용자" w:date="2019-10-18T10:22:00Z">
        <w:r w:rsidRPr="002646CB">
          <w:rPr>
            <w:rFonts w:hint="eastAsia"/>
            <w:rPrChange w:id="12171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Pr="002646CB">
          <w:rPr>
            <w:rPrChange w:id="1217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73" w:author="ETRI-김종원" w:date="2019-12-10T10:44:00Z">
              <w:rPr>
                <w:rFonts w:hint="eastAsia"/>
                <w:highlight w:val="yellow"/>
              </w:rPr>
            </w:rPrChange>
          </w:rPr>
          <w:t>의해</w:t>
        </w:r>
        <w:r w:rsidRPr="002646CB">
          <w:rPr>
            <w:rPrChange w:id="1217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75" w:author="ETRI-김종원" w:date="2019-12-10T10:44:00Z">
              <w:rPr>
                <w:rFonts w:hint="eastAsia"/>
                <w:highlight w:val="yellow"/>
              </w:rPr>
            </w:rPrChange>
          </w:rPr>
          <w:t>측정되고</w:t>
        </w:r>
        <w:r w:rsidRPr="002646CB">
          <w:rPr>
            <w:rPrChange w:id="1217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77" w:author="ETRI-김종원" w:date="2019-12-10T10:44:00Z">
              <w:rPr>
                <w:rFonts w:hint="eastAsia"/>
                <w:highlight w:val="yellow"/>
              </w:rPr>
            </w:rPrChange>
          </w:rPr>
          <w:t>항상</w:t>
        </w:r>
        <w:r w:rsidRPr="002646CB">
          <w:rPr>
            <w:rPrChange w:id="12178" w:author="ETRI-김종원" w:date="2019-12-10T10:44:00Z">
              <w:rPr>
                <w:highlight w:val="yellow"/>
              </w:rPr>
            </w:rPrChange>
          </w:rPr>
          <w:t xml:space="preserve"> 0 </w:t>
        </w:r>
      </w:ins>
      <w:ins w:id="12179" w:author="Windows 사용자" w:date="2019-10-18T10:23:00Z">
        <w:r w:rsidRPr="002646CB">
          <w:rPr>
            <w:rFonts w:hint="eastAsia"/>
            <w:rPrChange w:id="12180" w:author="ETRI-김종원" w:date="2019-12-10T10:44:00Z">
              <w:rPr>
                <w:rFonts w:hint="eastAsia"/>
                <w:highlight w:val="yellow"/>
              </w:rPr>
            </w:rPrChange>
          </w:rPr>
          <w:t>이상의</w:t>
        </w:r>
        <w:r w:rsidRPr="002646CB">
          <w:rPr>
            <w:rPrChange w:id="1218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82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Pr="002646CB">
          <w:rPr>
            <w:rPrChange w:id="1218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184" w:author="ETRI-김종원" w:date="2019-12-10T10:44:00Z">
              <w:rPr>
                <w:rFonts w:hint="eastAsia"/>
                <w:highlight w:val="yellow"/>
              </w:rPr>
            </w:rPrChange>
          </w:rPr>
          <w:t>가진다</w:t>
        </w:r>
        <w:r w:rsidRPr="002646CB">
          <w:rPr>
            <w:rPrChange w:id="12185" w:author="ETRI-김종원" w:date="2019-12-10T10:44:00Z">
              <w:rPr>
                <w:highlight w:val="yellow"/>
              </w:rPr>
            </w:rPrChange>
          </w:rPr>
          <w:t>.</w:t>
        </w:r>
        <w:r w:rsidR="00351139" w:rsidRPr="002646CB">
          <w:rPr>
            <w:rPrChange w:id="12186" w:author="ETRI-김종원" w:date="2019-12-10T10:44:00Z">
              <w:rPr>
                <w:highlight w:val="yellow"/>
              </w:rPr>
            </w:rPrChange>
          </w:rPr>
          <w:t xml:space="preserve"> </w:t>
        </w:r>
      </w:ins>
    </w:p>
    <w:p w14:paraId="44B10913" w14:textId="77777777" w:rsidR="00586833" w:rsidRPr="002646CB" w:rsidRDefault="00586833">
      <w:pPr>
        <w:rPr>
          <w:ins w:id="12187" w:author="박 진상" w:date="2019-10-28T19:10:00Z"/>
          <w:rPrChange w:id="12188" w:author="ETRI-김종원" w:date="2019-12-10T10:44:00Z">
            <w:rPr>
              <w:ins w:id="12189" w:author="박 진상" w:date="2019-10-28T19:10:00Z"/>
            </w:rPr>
          </w:rPrChange>
        </w:rPr>
      </w:pPr>
    </w:p>
    <w:p w14:paraId="5F40FECC" w14:textId="53CB012C" w:rsidR="00027A15" w:rsidRPr="002646CB" w:rsidRDefault="00351139">
      <w:pPr>
        <w:rPr>
          <w:ins w:id="12190" w:author="Windows 사용자" w:date="2019-10-18T10:21:00Z"/>
          <w:rPrChange w:id="12191" w:author="ETRI-김종원" w:date="2019-12-10T10:44:00Z">
            <w:rPr>
              <w:ins w:id="12192" w:author="Windows 사용자" w:date="2019-10-18T10:21:00Z"/>
              <w:highlight w:val="yellow"/>
            </w:rPr>
          </w:rPrChange>
        </w:rPr>
        <w:pPrChange w:id="12193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2194" w:author="Windows 사용자" w:date="2019-10-18T10:24:00Z">
        <w:del w:id="12195" w:author="박 진상" w:date="2019-10-28T19:10:00Z">
          <w:r w:rsidRPr="002646CB" w:rsidDel="00586833">
            <w:rPr>
              <w:rFonts w:hint="eastAsia"/>
              <w:rPrChange w:id="12196" w:author="ETRI-김종원" w:date="2019-12-10T10:44:00Z">
                <w:rPr>
                  <w:rFonts w:hint="eastAsia"/>
                  <w:highlight w:val="yellow"/>
                </w:rPr>
              </w:rPrChange>
            </w:rPr>
            <w:delText>그리고</w:delText>
          </w:r>
          <w:r w:rsidRPr="002646CB" w:rsidDel="00586833">
            <w:rPr>
              <w:rPrChange w:id="12197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</w:ins>
      <w:ins w:id="12198" w:author="Windows 사용자" w:date="2019-10-18T10:23:00Z">
        <w:r w:rsidRPr="002646CB">
          <w:rPr>
            <w:rFonts w:hint="eastAsia"/>
            <w:rPrChange w:id="12199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1220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01" w:author="ETRI-김종원" w:date="2019-12-10T10:44:00Z">
              <w:rPr>
                <w:rFonts w:hint="eastAsia"/>
                <w:highlight w:val="yellow"/>
              </w:rPr>
            </w:rPrChange>
          </w:rPr>
          <w:t>충</w:t>
        </w:r>
      </w:ins>
      <w:ins w:id="12202" w:author="Windows 사용자" w:date="2019-10-18T10:24:00Z">
        <w:r w:rsidRPr="002646CB">
          <w:rPr>
            <w:rFonts w:hint="eastAsia"/>
            <w:rPrChange w:id="12203" w:author="ETRI-김종원" w:date="2019-12-10T10:44:00Z">
              <w:rPr>
                <w:rFonts w:hint="eastAsia"/>
                <w:highlight w:val="yellow"/>
              </w:rPr>
            </w:rPrChange>
          </w:rPr>
          <w:t>전</w:t>
        </w:r>
        <w:r w:rsidRPr="002646CB">
          <w:rPr>
            <w:rPrChange w:id="1220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05" w:author="ETRI-김종원" w:date="2019-12-10T10:44:00Z">
              <w:rPr>
                <w:rFonts w:hint="eastAsia"/>
                <w:highlight w:val="yellow"/>
              </w:rPr>
            </w:rPrChange>
          </w:rPr>
          <w:t>및</w:t>
        </w:r>
        <w:r w:rsidRPr="002646CB">
          <w:rPr>
            <w:rPrChange w:id="1220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07" w:author="ETRI-김종원" w:date="2019-12-10T10:44:00Z">
              <w:rPr>
                <w:rFonts w:hint="eastAsia"/>
                <w:highlight w:val="yellow"/>
              </w:rPr>
            </w:rPrChange>
          </w:rPr>
          <w:t>방전에</w:t>
        </w:r>
        <w:r w:rsidRPr="002646CB">
          <w:rPr>
            <w:rPrChange w:id="1220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09" w:author="ETRI-김종원" w:date="2019-12-10T10:44:00Z">
              <w:rPr>
                <w:rFonts w:hint="eastAsia"/>
                <w:highlight w:val="yellow"/>
              </w:rPr>
            </w:rPrChange>
          </w:rPr>
          <w:t>따른</w:t>
        </w:r>
        <w:r w:rsidRPr="002646CB">
          <w:rPr>
            <w:rPrChange w:id="1221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11" w:author="ETRI-김종원" w:date="2019-12-10T10:44:00Z">
              <w:rPr>
                <w:rFonts w:hint="eastAsia"/>
                <w:highlight w:val="yellow"/>
              </w:rPr>
            </w:rPrChange>
          </w:rPr>
          <w:t>충방전</w:t>
        </w:r>
        <w:del w:id="12212" w:author="박 진상" w:date="2019-10-28T19:08:00Z">
          <w:r w:rsidRPr="002646CB" w:rsidDel="00586833">
            <w:rPr>
              <w:rPrChange w:id="12213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12214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12215" w:author="박 진상" w:date="2019-10-28T19:08:00Z">
        <w:r w:rsidR="00586833" w:rsidRPr="002646CB">
          <w:rPr>
            <w:rFonts w:hint="eastAsia"/>
            <w:rPrChange w:id="12216" w:author="ETRI-김종원" w:date="2019-12-10T10:44:00Z">
              <w:rPr>
                <w:rFonts w:hint="eastAsia"/>
              </w:rPr>
            </w:rPrChange>
          </w:rPr>
          <w:t>(</w:t>
        </w:r>
        <w:r w:rsidR="00586833" w:rsidRPr="002646CB">
          <w:rPr>
            <w:rPrChange w:id="12217" w:author="ETRI-김종원" w:date="2019-12-10T10:44:00Z">
              <w:rPr/>
            </w:rPrChange>
          </w:rPr>
          <w:t>P</w:t>
        </w:r>
      </w:ins>
      <w:ins w:id="12218" w:author="박 진상" w:date="2019-10-28T19:21:00Z">
        <w:r w:rsidR="00743A9B" w:rsidRPr="002646CB">
          <w:rPr>
            <w:rPrChange w:id="12219" w:author="ETRI-김종원" w:date="2019-12-10T10:44:00Z">
              <w:rPr/>
            </w:rPrChange>
          </w:rPr>
          <w:t>O</w:t>
        </w:r>
      </w:ins>
      <w:ins w:id="12220" w:author="박 진상" w:date="2019-10-28T19:08:00Z">
        <w:r w:rsidR="00586833" w:rsidRPr="002646CB">
          <w:rPr>
            <w:vertAlign w:val="subscript"/>
            <w:rPrChange w:id="12221" w:author="ETRI-김종원" w:date="2019-12-10T10:44:00Z">
              <w:rPr/>
            </w:rPrChange>
          </w:rPr>
          <w:t>ESS</w:t>
        </w:r>
        <w:r w:rsidR="00586833" w:rsidRPr="002646CB">
          <w:rPr>
            <w:rPrChange w:id="12222" w:author="ETRI-김종원" w:date="2019-12-10T10:44:00Z">
              <w:rPr/>
            </w:rPrChange>
          </w:rPr>
          <w:t>)</w:t>
        </w:r>
      </w:ins>
      <w:ins w:id="12223" w:author="Windows 사용자" w:date="2019-10-18T10:24:00Z">
        <w:r w:rsidRPr="002646CB">
          <w:rPr>
            <w:rFonts w:hint="eastAsia"/>
            <w:rPrChange w:id="12224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Pr="002646CB">
          <w:rPr>
            <w:rPrChange w:id="1222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26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12227" w:author="박 진상" w:date="2019-10-28T19:09:00Z">
        <w:r w:rsidR="00586833" w:rsidRPr="002646CB">
          <w:rPr>
            <w:rFonts w:hint="eastAsia"/>
            <w:rPrChange w:id="12228" w:author="ETRI-김종원" w:date="2019-12-10T10:44:00Z">
              <w:rPr>
                <w:rFonts w:hint="eastAsia"/>
              </w:rPr>
            </w:rPrChange>
          </w:rPr>
          <w:t>(E</w:t>
        </w:r>
      </w:ins>
      <w:ins w:id="12229" w:author="박 진상" w:date="2019-10-28T19:21:00Z">
        <w:r w:rsidR="00743A9B" w:rsidRPr="002646CB">
          <w:rPr>
            <w:rPrChange w:id="12230" w:author="ETRI-김종원" w:date="2019-12-10T10:44:00Z">
              <w:rPr/>
            </w:rPrChange>
          </w:rPr>
          <w:t>O</w:t>
        </w:r>
      </w:ins>
      <w:ins w:id="12231" w:author="박 진상" w:date="2019-10-28T19:09:00Z">
        <w:r w:rsidR="00586833" w:rsidRPr="002646CB">
          <w:rPr>
            <w:vertAlign w:val="subscript"/>
            <w:rPrChange w:id="12232" w:author="ETRI-김종원" w:date="2019-12-10T10:44:00Z">
              <w:rPr/>
            </w:rPrChange>
          </w:rPr>
          <w:t>ESS</w:t>
        </w:r>
        <w:r w:rsidR="00586833" w:rsidRPr="002646CB">
          <w:rPr>
            <w:rPrChange w:id="12233" w:author="ETRI-김종원" w:date="2019-12-10T10:44:00Z">
              <w:rPr/>
            </w:rPrChange>
          </w:rPr>
          <w:t>)</w:t>
        </w:r>
      </w:ins>
      <w:ins w:id="12234" w:author="Windows 사용자" w:date="2019-10-18T10:24:00Z">
        <w:r w:rsidRPr="002646CB">
          <w:rPr>
            <w:rFonts w:hint="eastAsia"/>
            <w:rPrChange w:id="12235" w:author="ETRI-김종원" w:date="2019-12-10T10:44:00Z">
              <w:rPr>
                <w:rFonts w:hint="eastAsia"/>
                <w:highlight w:val="yellow"/>
              </w:rPr>
            </w:rPrChange>
          </w:rPr>
          <w:t>은</w:t>
        </w:r>
        <w:r w:rsidRPr="002646CB">
          <w:rPr>
            <w:rPrChange w:id="1223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37" w:author="ETRI-김종원" w:date="2019-12-10T10:44:00Z">
              <w:rPr>
                <w:rFonts w:hint="eastAsia"/>
                <w:highlight w:val="yellow"/>
              </w:rPr>
            </w:rPrChange>
          </w:rPr>
          <w:t>스마트미터</w:t>
        </w:r>
      </w:ins>
      <w:ins w:id="12238" w:author="박 진상" w:date="2019-10-28T19:09:00Z">
        <w:r w:rsidR="00586833" w:rsidRPr="002646CB">
          <w:rPr>
            <w:rFonts w:hint="eastAsia"/>
            <w:rPrChange w:id="12239" w:author="ETRI-김종원" w:date="2019-12-10T10:44:00Z">
              <w:rPr>
                <w:rFonts w:hint="eastAsia"/>
              </w:rPr>
            </w:rPrChange>
          </w:rPr>
          <w:t>(</w:t>
        </w:r>
      </w:ins>
      <w:ins w:id="12240" w:author="Windows 사용자" w:date="2019-10-18T10:54:00Z">
        <w:del w:id="12241" w:author="박 진상" w:date="2019-10-28T19:09:00Z">
          <w:r w:rsidR="003F5679" w:rsidRPr="002646CB" w:rsidDel="00586833">
            <w:rPr>
              <w:rPrChange w:id="12242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243" w:author="ETRI-김종원" w:date="2019-12-10T10:44:00Z">
              <w:rPr>
                <w:highlight w:val="green"/>
              </w:rPr>
            </w:rPrChange>
          </w:rPr>
          <w:t>SM</w:t>
        </w:r>
      </w:ins>
      <w:ins w:id="12244" w:author="Windows 사용자" w:date="2019-10-18T10:24:00Z">
        <w:r w:rsidRPr="002646CB">
          <w:rPr>
            <w:rPrChange w:id="12245" w:author="ETRI-김종원" w:date="2019-12-10T10:44:00Z">
              <w:rPr>
                <w:highlight w:val="yellow"/>
              </w:rPr>
            </w:rPrChange>
          </w:rPr>
          <w:t>2</w:t>
        </w:r>
      </w:ins>
      <w:ins w:id="12246" w:author="박 진상" w:date="2019-10-28T19:09:00Z">
        <w:r w:rsidR="00586833" w:rsidRPr="002646CB">
          <w:rPr>
            <w:rPrChange w:id="12247" w:author="ETRI-김종원" w:date="2019-12-10T10:44:00Z">
              <w:rPr/>
            </w:rPrChange>
          </w:rPr>
          <w:t>)</w:t>
        </w:r>
      </w:ins>
      <w:ins w:id="12248" w:author="Windows 사용자" w:date="2019-10-18T10:24:00Z">
        <w:r w:rsidRPr="002646CB">
          <w:rPr>
            <w:rFonts w:hint="eastAsia"/>
            <w:rPrChange w:id="12249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Pr="002646CB">
          <w:rPr>
            <w:rPrChange w:id="1225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51" w:author="ETRI-김종원" w:date="2019-12-10T10:44:00Z">
              <w:rPr>
                <w:rFonts w:hint="eastAsia"/>
                <w:highlight w:val="yellow"/>
              </w:rPr>
            </w:rPrChange>
          </w:rPr>
          <w:t>의해</w:t>
        </w:r>
        <w:r w:rsidRPr="002646CB">
          <w:rPr>
            <w:rPrChange w:id="1225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53" w:author="ETRI-김종원" w:date="2019-12-10T10:44:00Z">
              <w:rPr>
                <w:rFonts w:hint="eastAsia"/>
                <w:highlight w:val="yellow"/>
              </w:rPr>
            </w:rPrChange>
          </w:rPr>
          <w:t>측정</w:t>
        </w:r>
      </w:ins>
      <w:ins w:id="12254" w:author="Windows 사용자" w:date="2019-10-18T10:25:00Z">
        <w:r w:rsidRPr="002646CB">
          <w:rPr>
            <w:rFonts w:hint="eastAsia"/>
            <w:rPrChange w:id="12255" w:author="ETRI-김종원" w:date="2019-12-10T10:44:00Z">
              <w:rPr>
                <w:rFonts w:hint="eastAsia"/>
                <w:highlight w:val="yellow"/>
              </w:rPr>
            </w:rPrChange>
          </w:rPr>
          <w:t>된다</w:t>
        </w:r>
        <w:r w:rsidRPr="002646CB">
          <w:rPr>
            <w:rPrChange w:id="12256" w:author="ETRI-김종원" w:date="2019-12-10T10:44:00Z">
              <w:rPr>
                <w:highlight w:val="yellow"/>
              </w:rPr>
            </w:rPrChange>
          </w:rPr>
          <w:t xml:space="preserve">. </w:t>
        </w:r>
        <w:r w:rsidRPr="002646CB">
          <w:rPr>
            <w:rFonts w:hint="eastAsia"/>
            <w:rPrChange w:id="12257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1225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59" w:author="ETRI-김종원" w:date="2019-12-10T10:44:00Z">
              <w:rPr>
                <w:rFonts w:hint="eastAsia"/>
                <w:highlight w:val="yellow"/>
              </w:rPr>
            </w:rPrChange>
          </w:rPr>
          <w:t>경우</w:t>
        </w:r>
        <w:r w:rsidRPr="002646CB">
          <w:rPr>
            <w:rPrChange w:id="1226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61" w:author="ETRI-김종원" w:date="2019-12-10T10:44:00Z">
              <w:rPr>
                <w:rFonts w:hint="eastAsia"/>
                <w:highlight w:val="yellow"/>
              </w:rPr>
            </w:rPrChange>
          </w:rPr>
          <w:t>충전시에는</w:t>
        </w:r>
        <w:r w:rsidRPr="002646CB">
          <w:rPr>
            <w:rPrChange w:id="1226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63" w:author="ETRI-김종원" w:date="2019-12-10T10:44:00Z">
              <w:rPr>
                <w:rFonts w:hint="eastAsia"/>
                <w:highlight w:val="yellow"/>
              </w:rPr>
            </w:rPrChange>
          </w:rPr>
          <w:t>수전</w:t>
        </w:r>
        <w:r w:rsidRPr="002646CB">
          <w:rPr>
            <w:rPrChange w:id="1226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65" w:author="ETRI-김종원" w:date="2019-12-10T10:44:00Z">
              <w:rPr>
                <w:rFonts w:hint="eastAsia"/>
                <w:highlight w:val="yellow"/>
              </w:rPr>
            </w:rPrChange>
          </w:rPr>
          <w:t>전력이</w:t>
        </w:r>
        <w:r w:rsidRPr="002646CB">
          <w:rPr>
            <w:rPrChange w:id="1226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67" w:author="ETRI-김종원" w:date="2019-12-10T10:44:00Z">
              <w:rPr>
                <w:rFonts w:hint="eastAsia"/>
                <w:highlight w:val="yellow"/>
              </w:rPr>
            </w:rPrChange>
          </w:rPr>
          <w:t>증가하고</w:t>
        </w:r>
        <w:r w:rsidRPr="002646CB">
          <w:rPr>
            <w:rPrChange w:id="1226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69" w:author="ETRI-김종원" w:date="2019-12-10T10:44:00Z">
              <w:rPr>
                <w:rFonts w:hint="eastAsia"/>
                <w:highlight w:val="yellow"/>
              </w:rPr>
            </w:rPrChange>
          </w:rPr>
          <w:t>방전시에는</w:t>
        </w:r>
        <w:r w:rsidRPr="002646CB">
          <w:rPr>
            <w:rPrChange w:id="1227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71" w:author="ETRI-김종원" w:date="2019-12-10T10:44:00Z">
              <w:rPr>
                <w:rFonts w:hint="eastAsia"/>
                <w:highlight w:val="yellow"/>
              </w:rPr>
            </w:rPrChange>
          </w:rPr>
          <w:t>송전</w:t>
        </w:r>
        <w:r w:rsidRPr="002646CB">
          <w:rPr>
            <w:rPrChange w:id="1227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73" w:author="ETRI-김종원" w:date="2019-12-10T10:44:00Z">
              <w:rPr>
                <w:rFonts w:hint="eastAsia"/>
                <w:highlight w:val="yellow"/>
              </w:rPr>
            </w:rPrChange>
          </w:rPr>
          <w:t>전력이</w:t>
        </w:r>
        <w:r w:rsidRPr="002646CB">
          <w:rPr>
            <w:rPrChange w:id="1227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75" w:author="ETRI-김종원" w:date="2019-12-10T10:44:00Z">
              <w:rPr>
                <w:rFonts w:hint="eastAsia"/>
                <w:highlight w:val="yellow"/>
              </w:rPr>
            </w:rPrChange>
          </w:rPr>
          <w:t>증가하므로</w:t>
        </w:r>
        <w:r w:rsidRPr="002646CB">
          <w:rPr>
            <w:rPrChange w:id="1227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77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1227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279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12280" w:author="박 진상" w:date="2019-10-28T19:10:00Z">
        <w:r w:rsidR="00586833" w:rsidRPr="002646CB">
          <w:rPr>
            <w:rFonts w:hint="eastAsia"/>
            <w:rPrChange w:id="12281" w:author="ETRI-김종원" w:date="2019-12-10T10:44:00Z">
              <w:rPr>
                <w:rFonts w:hint="eastAsia"/>
              </w:rPr>
            </w:rPrChange>
          </w:rPr>
          <w:t>(</w:t>
        </w:r>
      </w:ins>
      <w:ins w:id="12282" w:author="Windows 사용자" w:date="2019-10-18T10:55:00Z">
        <w:del w:id="12283" w:author="박 진상" w:date="2019-10-28T19:10:00Z">
          <w:r w:rsidR="003F5679" w:rsidRPr="002646CB" w:rsidDel="00586833">
            <w:rPr>
              <w:rPrChange w:id="12284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285" w:author="ETRI-김종원" w:date="2019-12-10T10:44:00Z">
              <w:rPr>
                <w:highlight w:val="green"/>
              </w:rPr>
            </w:rPrChange>
          </w:rPr>
          <w:t>P</w:t>
        </w:r>
      </w:ins>
      <w:ins w:id="12286" w:author="박 진상" w:date="2019-10-28T19:22:00Z">
        <w:r w:rsidR="00743A9B" w:rsidRPr="002646CB">
          <w:rPr>
            <w:rPrChange w:id="12287" w:author="ETRI-김종원" w:date="2019-12-10T10:44:00Z">
              <w:rPr/>
            </w:rPrChange>
          </w:rPr>
          <w:t>O</w:t>
        </w:r>
      </w:ins>
      <w:ins w:id="12288" w:author="Windows 사용자" w:date="2019-10-18T10:55:00Z">
        <w:del w:id="12289" w:author="박 진상" w:date="2019-10-28T19:10:00Z">
          <w:r w:rsidR="003F5679" w:rsidRPr="002646CB" w:rsidDel="00586833">
            <w:rPr>
              <w:vertAlign w:val="subscript"/>
              <w:rPrChange w:id="12290" w:author="ETRI-김종원" w:date="2019-12-10T10:44:00Z">
                <w:rPr>
                  <w:highlight w:val="green"/>
                </w:rPr>
              </w:rPrChange>
            </w:rPr>
            <w:delText>e</w:delText>
          </w:r>
        </w:del>
      </w:ins>
      <w:ins w:id="12291" w:author="박 진상" w:date="2019-10-28T19:10:00Z">
        <w:r w:rsidR="00586833" w:rsidRPr="002646CB">
          <w:rPr>
            <w:vertAlign w:val="subscript"/>
            <w:rPrChange w:id="12292" w:author="ETRI-김종원" w:date="2019-12-10T10:44:00Z">
              <w:rPr/>
            </w:rPrChange>
          </w:rPr>
          <w:t>ESS</w:t>
        </w:r>
        <w:r w:rsidR="00586833" w:rsidRPr="002646CB">
          <w:rPr>
            <w:rPrChange w:id="12293" w:author="ETRI-김종원" w:date="2019-12-10T10:44:00Z">
              <w:rPr/>
            </w:rPrChange>
          </w:rPr>
          <w:t>)</w:t>
        </w:r>
      </w:ins>
      <w:ins w:id="12294" w:author="Windows 사용자" w:date="2019-10-18T10:55:00Z">
        <w:del w:id="12295" w:author="박 진상" w:date="2019-10-28T19:10:00Z">
          <w:r w:rsidR="003F5679" w:rsidRPr="002646CB" w:rsidDel="00586833">
            <w:rPr>
              <w:rPrChange w:id="12296" w:author="ETRI-김종원" w:date="2019-12-10T10:44:00Z">
                <w:rPr>
                  <w:highlight w:val="green"/>
                </w:rPr>
              </w:rPrChange>
            </w:rPr>
            <w:delText>ss</w:delText>
          </w:r>
        </w:del>
        <w:r w:rsidR="003F5679" w:rsidRPr="002646CB">
          <w:rPr>
            <w:rFonts w:hint="eastAsia"/>
            <w:rPrChange w:id="12297" w:author="ETRI-김종원" w:date="2019-12-10T10:44:00Z">
              <w:rPr>
                <w:rFonts w:hint="eastAsia"/>
                <w:highlight w:val="green"/>
              </w:rPr>
            </w:rPrChange>
          </w:rPr>
          <w:t>는</w:t>
        </w:r>
      </w:ins>
      <w:ins w:id="12298" w:author="Windows 사용자" w:date="2019-10-18T10:25:00Z">
        <w:r w:rsidRPr="002646CB">
          <w:rPr>
            <w:rPrChange w:id="1229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00" w:author="ETRI-김종원" w:date="2019-12-10T10:44:00Z">
              <w:rPr>
                <w:rFonts w:hint="eastAsia"/>
                <w:highlight w:val="yellow"/>
              </w:rPr>
            </w:rPrChange>
          </w:rPr>
          <w:t>방전을</w:t>
        </w:r>
        <w:r w:rsidRPr="002646CB">
          <w:rPr>
            <w:rPrChange w:id="1230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02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Pr="002646CB">
          <w:rPr>
            <w:rPrChange w:id="12303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304" w:author="Windows 사용자" w:date="2019-10-18T10:26:00Z">
        <w:r w:rsidRPr="002646CB">
          <w:rPr>
            <w:rFonts w:hint="eastAsia"/>
            <w:rPrChange w:id="12305" w:author="ETRI-김종원" w:date="2019-12-10T10:44:00Z">
              <w:rPr>
                <w:rFonts w:hint="eastAsia"/>
                <w:highlight w:val="yellow"/>
              </w:rPr>
            </w:rPrChange>
          </w:rPr>
          <w:t>송전</w:t>
        </w:r>
      </w:ins>
      <w:ins w:id="12306" w:author="Windows 사용자" w:date="2019-10-18T10:27:00Z">
        <w:r w:rsidRPr="002646CB">
          <w:rPr>
            <w:rPrChange w:id="12307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308" w:author="Windows 사용자" w:date="2019-10-18T10:26:00Z">
        <w:r w:rsidRPr="002646CB">
          <w:rPr>
            <w:rPrChange w:id="12309" w:author="ETRI-김종원" w:date="2019-12-10T10:44:00Z">
              <w:rPr>
                <w:highlight w:val="yellow"/>
              </w:rPr>
            </w:rPrChange>
          </w:rPr>
          <w:t>-</w:t>
        </w:r>
      </w:ins>
      <w:ins w:id="12310" w:author="Windows 사용자" w:date="2019-10-18T10:27:00Z">
        <w:r w:rsidRPr="002646CB">
          <w:rPr>
            <w:rPrChange w:id="12311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312" w:author="Windows 사용자" w:date="2019-10-18T10:26:00Z">
        <w:r w:rsidRPr="002646CB">
          <w:rPr>
            <w:rFonts w:hint="eastAsia"/>
            <w:rPrChange w:id="12313" w:author="ETRI-김종원" w:date="2019-12-10T10:44:00Z">
              <w:rPr>
                <w:rFonts w:hint="eastAsia"/>
                <w:highlight w:val="yellow"/>
              </w:rPr>
            </w:rPrChange>
          </w:rPr>
          <w:t>수전으로</w:t>
        </w:r>
        <w:r w:rsidRPr="002646CB">
          <w:rPr>
            <w:rPrChange w:id="1231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15" w:author="ETRI-김종원" w:date="2019-12-10T10:44:00Z">
              <w:rPr>
                <w:rFonts w:hint="eastAsia"/>
                <w:highlight w:val="yellow"/>
              </w:rPr>
            </w:rPrChange>
          </w:rPr>
          <w:t>산정한다</w:t>
        </w:r>
        <w:r w:rsidRPr="002646CB">
          <w:rPr>
            <w:rPrChange w:id="12316" w:author="ETRI-김종원" w:date="2019-12-10T10:44:00Z">
              <w:rPr>
                <w:highlight w:val="yellow"/>
              </w:rPr>
            </w:rPrChange>
          </w:rPr>
          <w:t xml:space="preserve">. </w:t>
        </w:r>
        <w:r w:rsidRPr="002646CB">
          <w:rPr>
            <w:rFonts w:hint="eastAsia"/>
            <w:rPrChange w:id="12317" w:author="ETRI-김종원" w:date="2019-12-10T10:44:00Z">
              <w:rPr>
                <w:rFonts w:hint="eastAsia"/>
                <w:highlight w:val="yellow"/>
              </w:rPr>
            </w:rPrChange>
          </w:rPr>
          <w:t>따라서</w:t>
        </w:r>
        <w:r w:rsidRPr="002646CB">
          <w:rPr>
            <w:rPrChange w:id="1231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19" w:author="ETRI-김종원" w:date="2019-12-10T10:44:00Z">
              <w:rPr>
                <w:rFonts w:hint="eastAsia"/>
                <w:highlight w:val="yellow"/>
              </w:rPr>
            </w:rPrChange>
          </w:rPr>
          <w:t>태양광발전의</w:t>
        </w:r>
        <w:r w:rsidRPr="002646CB">
          <w:rPr>
            <w:rPrChange w:id="1232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21" w:author="ETRI-김종원" w:date="2019-12-10T10:44:00Z">
              <w:rPr>
                <w:rFonts w:hint="eastAsia"/>
                <w:highlight w:val="yellow"/>
              </w:rPr>
            </w:rPrChange>
          </w:rPr>
          <w:t>전력과</w:t>
        </w:r>
        <w:r w:rsidRPr="002646CB">
          <w:rPr>
            <w:rPrChange w:id="1232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23" w:author="ETRI-김종원" w:date="2019-12-10T10:44:00Z">
              <w:rPr>
                <w:rFonts w:hint="eastAsia"/>
                <w:highlight w:val="yellow"/>
              </w:rPr>
            </w:rPrChange>
          </w:rPr>
          <w:t>달리</w:t>
        </w:r>
        <w:r w:rsidRPr="002646CB">
          <w:rPr>
            <w:rPrChange w:id="12324" w:author="ETRI-김종원" w:date="2019-12-10T10:44:00Z">
              <w:rPr>
                <w:highlight w:val="yellow"/>
              </w:rPr>
            </w:rPrChange>
          </w:rPr>
          <w:t xml:space="preserve"> 0 </w:t>
        </w:r>
        <w:r w:rsidRPr="002646CB">
          <w:rPr>
            <w:rFonts w:hint="eastAsia"/>
            <w:rPrChange w:id="12325" w:author="ETRI-김종원" w:date="2019-12-10T10:44:00Z">
              <w:rPr>
                <w:rFonts w:hint="eastAsia"/>
                <w:highlight w:val="yellow"/>
              </w:rPr>
            </w:rPrChange>
          </w:rPr>
          <w:t>이상</w:t>
        </w:r>
        <w:r w:rsidRPr="002646CB">
          <w:rPr>
            <w:rPrChange w:id="1232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27" w:author="ETRI-김종원" w:date="2019-12-10T10:44:00Z">
              <w:rPr>
                <w:rFonts w:hint="eastAsia"/>
                <w:highlight w:val="yellow"/>
              </w:rPr>
            </w:rPrChange>
          </w:rPr>
          <w:t>또는</w:t>
        </w:r>
        <w:r w:rsidRPr="002646CB">
          <w:rPr>
            <w:rPrChange w:id="12328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329" w:author="Windows 사용자" w:date="2019-10-18T10:27:00Z">
        <w:r w:rsidRPr="002646CB">
          <w:rPr>
            <w:rPrChange w:id="12330" w:author="ETRI-김종원" w:date="2019-12-10T10:44:00Z">
              <w:rPr>
                <w:highlight w:val="yellow"/>
              </w:rPr>
            </w:rPrChange>
          </w:rPr>
          <w:t xml:space="preserve">0 </w:t>
        </w:r>
      </w:ins>
      <w:ins w:id="12331" w:author="Windows 사용자" w:date="2019-10-18T10:26:00Z">
        <w:r w:rsidRPr="002646CB">
          <w:rPr>
            <w:rFonts w:hint="eastAsia"/>
            <w:rPrChange w:id="12332" w:author="ETRI-김종원" w:date="2019-12-10T10:44:00Z">
              <w:rPr>
                <w:rFonts w:hint="eastAsia"/>
                <w:highlight w:val="yellow"/>
              </w:rPr>
            </w:rPrChange>
          </w:rPr>
          <w:t>이하의</w:t>
        </w:r>
        <w:r w:rsidRPr="002646CB">
          <w:rPr>
            <w:rPrChange w:id="1233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34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Pr="002646CB">
          <w:rPr>
            <w:rPrChange w:id="1233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36" w:author="ETRI-김종원" w:date="2019-12-10T10:44:00Z">
              <w:rPr>
                <w:rFonts w:hint="eastAsia"/>
                <w:highlight w:val="yellow"/>
              </w:rPr>
            </w:rPrChange>
          </w:rPr>
          <w:t>가질</w:t>
        </w:r>
        <w:r w:rsidRPr="002646CB">
          <w:rPr>
            <w:rPrChange w:id="1233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38" w:author="ETRI-김종원" w:date="2019-12-10T10:44:00Z">
              <w:rPr>
                <w:rFonts w:hint="eastAsia"/>
                <w:highlight w:val="yellow"/>
              </w:rPr>
            </w:rPrChange>
          </w:rPr>
          <w:t>수</w:t>
        </w:r>
        <w:r w:rsidRPr="002646CB">
          <w:rPr>
            <w:rPrChange w:id="1233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40" w:author="ETRI-김종원" w:date="2019-12-10T10:44:00Z">
              <w:rPr>
                <w:rFonts w:hint="eastAsia"/>
                <w:highlight w:val="yellow"/>
              </w:rPr>
            </w:rPrChange>
          </w:rPr>
          <w:t>있다</w:t>
        </w:r>
        <w:r w:rsidRPr="002646CB">
          <w:rPr>
            <w:rPrChange w:id="12341" w:author="ETRI-김종원" w:date="2019-12-10T10:44:00Z">
              <w:rPr>
                <w:highlight w:val="yellow"/>
              </w:rPr>
            </w:rPrChange>
          </w:rPr>
          <w:t xml:space="preserve">. </w:t>
        </w:r>
        <w:r w:rsidRPr="002646CB">
          <w:rPr>
            <w:rFonts w:hint="eastAsia"/>
            <w:rPrChange w:id="12342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12343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344" w:author="Windows 사용자" w:date="2019-10-18T10:27:00Z">
        <w:r w:rsidRPr="002646CB">
          <w:rPr>
            <w:rFonts w:hint="eastAsia"/>
            <w:rPrChange w:id="12345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12346" w:author="박 진상" w:date="2019-10-28T19:11:00Z">
        <w:r w:rsidR="00586833" w:rsidRPr="002646CB">
          <w:rPr>
            <w:rFonts w:hint="eastAsia"/>
            <w:rPrChange w:id="12347" w:author="ETRI-김종원" w:date="2019-12-10T10:44:00Z">
              <w:rPr>
                <w:rFonts w:hint="eastAsia"/>
              </w:rPr>
            </w:rPrChange>
          </w:rPr>
          <w:t>(</w:t>
        </w:r>
      </w:ins>
      <w:ins w:id="12348" w:author="Windows 사용자" w:date="2019-10-18T10:55:00Z">
        <w:del w:id="12349" w:author="박 진상" w:date="2019-10-28T19:11:00Z">
          <w:r w:rsidR="003F5679" w:rsidRPr="002646CB" w:rsidDel="00586833">
            <w:rPr>
              <w:rPrChange w:id="1235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351" w:author="ETRI-김종원" w:date="2019-12-10T10:44:00Z">
              <w:rPr>
                <w:highlight w:val="green"/>
              </w:rPr>
            </w:rPrChange>
          </w:rPr>
          <w:t>E</w:t>
        </w:r>
      </w:ins>
      <w:ins w:id="12352" w:author="박 진상" w:date="2019-10-28T19:22:00Z">
        <w:r w:rsidR="00743A9B" w:rsidRPr="002646CB">
          <w:rPr>
            <w:rPrChange w:id="12353" w:author="ETRI-김종원" w:date="2019-12-10T10:44:00Z">
              <w:rPr/>
            </w:rPrChange>
          </w:rPr>
          <w:t>O</w:t>
        </w:r>
      </w:ins>
      <w:ins w:id="12354" w:author="박 진상" w:date="2019-10-28T19:11:00Z">
        <w:r w:rsidR="00586833" w:rsidRPr="002646CB">
          <w:rPr>
            <w:vertAlign w:val="subscript"/>
            <w:rPrChange w:id="12355" w:author="ETRI-김종원" w:date="2019-12-10T10:44:00Z">
              <w:rPr/>
            </w:rPrChange>
          </w:rPr>
          <w:t>E</w:t>
        </w:r>
      </w:ins>
      <w:ins w:id="12356" w:author="Windows 사용자" w:date="2019-10-18T10:55:00Z">
        <w:del w:id="12357" w:author="박 진상" w:date="2019-10-28T19:11:00Z">
          <w:r w:rsidR="003F5679" w:rsidRPr="002646CB" w:rsidDel="00586833">
            <w:rPr>
              <w:vertAlign w:val="subscript"/>
              <w:rPrChange w:id="12358" w:author="ETRI-김종원" w:date="2019-12-10T10:44:00Z">
                <w:rPr>
                  <w:highlight w:val="green"/>
                </w:rPr>
              </w:rPrChange>
            </w:rPr>
            <w:delText>e</w:delText>
          </w:r>
        </w:del>
      </w:ins>
      <w:ins w:id="12359" w:author="박 진상" w:date="2019-10-28T19:11:00Z">
        <w:r w:rsidR="00586833" w:rsidRPr="002646CB">
          <w:rPr>
            <w:vertAlign w:val="subscript"/>
            <w:rPrChange w:id="12360" w:author="ETRI-김종원" w:date="2019-12-10T10:44:00Z">
              <w:rPr/>
            </w:rPrChange>
          </w:rPr>
          <w:t>SS</w:t>
        </w:r>
      </w:ins>
      <w:ins w:id="12361" w:author="Windows 사용자" w:date="2019-10-18T10:55:00Z">
        <w:del w:id="12362" w:author="박 진상" w:date="2019-10-28T19:11:00Z">
          <w:r w:rsidR="003F5679" w:rsidRPr="002646CB" w:rsidDel="00586833">
            <w:rPr>
              <w:rPrChange w:id="12363" w:author="ETRI-김종원" w:date="2019-12-10T10:44:00Z">
                <w:rPr>
                  <w:highlight w:val="green"/>
                </w:rPr>
              </w:rPrChange>
            </w:rPr>
            <w:delText>ss</w:delText>
          </w:r>
        </w:del>
      </w:ins>
      <w:ins w:id="12364" w:author="박 진상" w:date="2019-10-28T19:11:00Z">
        <w:r w:rsidR="00586833" w:rsidRPr="002646CB">
          <w:rPr>
            <w:rPrChange w:id="12365" w:author="ETRI-김종원" w:date="2019-12-10T10:44:00Z">
              <w:rPr/>
            </w:rPrChange>
          </w:rPr>
          <w:t>)</w:t>
        </w:r>
      </w:ins>
      <w:ins w:id="12366" w:author="Windows 사용자" w:date="2019-10-18T10:27:00Z">
        <w:r w:rsidRPr="002646CB">
          <w:rPr>
            <w:rPrChange w:id="1236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68" w:author="ETRI-김종원" w:date="2019-12-10T10:44:00Z">
              <w:rPr>
                <w:rFonts w:hint="eastAsia"/>
                <w:highlight w:val="yellow"/>
              </w:rPr>
            </w:rPrChange>
          </w:rPr>
          <w:t>또한</w:t>
        </w:r>
        <w:r w:rsidRPr="002646CB">
          <w:rPr>
            <w:rPrChange w:id="1236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70" w:author="ETRI-김종원" w:date="2019-12-10T10:44:00Z">
              <w:rPr>
                <w:rFonts w:hint="eastAsia"/>
                <w:highlight w:val="yellow"/>
              </w:rPr>
            </w:rPrChange>
          </w:rPr>
          <w:t>송전</w:t>
        </w:r>
        <w:r w:rsidRPr="002646CB">
          <w:rPr>
            <w:rPrChange w:id="1237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72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  <w:r w:rsidRPr="002646CB">
          <w:rPr>
            <w:rPrChange w:id="12373" w:author="ETRI-김종원" w:date="2019-12-10T10:44:00Z">
              <w:rPr>
                <w:highlight w:val="yellow"/>
              </w:rPr>
            </w:rPrChange>
          </w:rPr>
          <w:t xml:space="preserve"> - </w:t>
        </w:r>
        <w:r w:rsidRPr="002646CB">
          <w:rPr>
            <w:rFonts w:hint="eastAsia"/>
            <w:rPrChange w:id="12374" w:author="ETRI-김종원" w:date="2019-12-10T10:44:00Z">
              <w:rPr>
                <w:rFonts w:hint="eastAsia"/>
                <w:highlight w:val="yellow"/>
              </w:rPr>
            </w:rPrChange>
          </w:rPr>
          <w:t>수전</w:t>
        </w:r>
        <w:r w:rsidRPr="002646CB">
          <w:rPr>
            <w:rPrChange w:id="1237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76" w:author="ETRI-김종원" w:date="2019-12-10T10:44:00Z">
              <w:rPr>
                <w:rFonts w:hint="eastAsia"/>
                <w:highlight w:val="yellow"/>
              </w:rPr>
            </w:rPrChange>
          </w:rPr>
          <w:t>전력량으로</w:t>
        </w:r>
        <w:r w:rsidRPr="002646CB">
          <w:rPr>
            <w:rPrChange w:id="1237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12378" w:author="ETRI-김종원" w:date="2019-12-10T10:44:00Z">
              <w:rPr>
                <w:rFonts w:hint="eastAsia"/>
                <w:highlight w:val="yellow"/>
              </w:rPr>
            </w:rPrChange>
          </w:rPr>
          <w:t>산정한다</w:t>
        </w:r>
        <w:r w:rsidRPr="002646CB">
          <w:rPr>
            <w:rPrChange w:id="12379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5C154489" w14:textId="7484BD60" w:rsidR="00027A15" w:rsidRPr="002646CB" w:rsidRDefault="00027A15">
      <w:pPr>
        <w:rPr>
          <w:ins w:id="12380" w:author="Windows 사용자" w:date="2019-10-18T10:28:00Z"/>
          <w:rPrChange w:id="12381" w:author="ETRI-김종원" w:date="2019-12-10T10:44:00Z">
            <w:rPr>
              <w:ins w:id="12382" w:author="Windows 사용자" w:date="2019-10-18T10:28:00Z"/>
              <w:highlight w:val="yellow"/>
            </w:rPr>
          </w:rPrChange>
        </w:rPr>
        <w:pPrChange w:id="12383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2362033D" w14:textId="451B3C73" w:rsidR="00351139" w:rsidRPr="002646CB" w:rsidRDefault="00F2169F">
      <w:pPr>
        <w:rPr>
          <w:ins w:id="12384" w:author="Windows 사용자" w:date="2019-10-18T10:21:00Z"/>
          <w:rPrChange w:id="12385" w:author="ETRI-김종원" w:date="2019-12-10T10:44:00Z">
            <w:rPr>
              <w:ins w:id="12386" w:author="Windows 사용자" w:date="2019-10-18T10:21:00Z"/>
              <w:highlight w:val="yellow"/>
            </w:rPr>
          </w:rPrChange>
        </w:rPr>
        <w:pPrChange w:id="12387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2388" w:author="ETRI-김종원" w:date="2019-12-02T17:06:00Z">
        <w:r w:rsidRPr="002646CB">
          <w:rPr>
            <w:rFonts w:hint="eastAsia"/>
            <w:rPrChange w:id="12389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12390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12391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12392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12393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12394" w:author="Windows 사용자" w:date="2019-10-18T10:28:00Z">
        <w:del w:id="12395" w:author="ETRI-김종원" w:date="2019-12-02T17:06:00Z">
          <w:r w:rsidR="00351139" w:rsidRPr="002646CB" w:rsidDel="00F2169F">
            <w:rPr>
              <w:rFonts w:hint="eastAsia"/>
              <w:rPrChange w:id="12396" w:author="ETRI-김종원" w:date="2019-12-10T10:44:00Z">
                <w:rPr>
                  <w:rFonts w:hint="eastAsia"/>
                  <w:highlight w:val="yellow"/>
                </w:rPr>
              </w:rPrChange>
            </w:rPr>
            <w:delText>태양광발전</w:delText>
          </w:r>
          <w:r w:rsidR="00351139" w:rsidRPr="002646CB" w:rsidDel="00F2169F">
            <w:rPr>
              <w:rPrChange w:id="12397" w:author="ETRI-김종원" w:date="2019-12-10T10:44:00Z">
                <w:rPr>
                  <w:highlight w:val="yellow"/>
                </w:rPr>
              </w:rPrChange>
            </w:rPr>
            <w:delText>-</w:delText>
          </w:r>
          <w:r w:rsidR="00351139" w:rsidRPr="002646CB" w:rsidDel="00F2169F">
            <w:rPr>
              <w:rFonts w:hint="eastAsia"/>
              <w:rPrChange w:id="12398" w:author="ETRI-김종원" w:date="2019-12-10T10:44:00Z">
                <w:rPr>
                  <w:rFonts w:hint="eastAsia"/>
                  <w:highlight w:val="yellow"/>
                </w:rPr>
              </w:rPrChange>
            </w:rPr>
            <w:delText>에너지저장장치</w:delText>
          </w:r>
          <w:r w:rsidR="00351139" w:rsidRPr="002646CB" w:rsidDel="00F2169F">
            <w:rPr>
              <w:rPrChange w:id="12399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351139" w:rsidRPr="002646CB" w:rsidDel="00F2169F">
            <w:rPr>
              <w:rFonts w:hint="eastAsia"/>
              <w:rPrChange w:id="12400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351139" w:rsidRPr="002646CB" w:rsidDel="00F2169F">
            <w:rPr>
              <w:rPrChange w:id="12401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351139" w:rsidRPr="002646CB" w:rsidDel="00F2169F">
            <w:rPr>
              <w:rFonts w:hint="eastAsia"/>
              <w:rPrChange w:id="12402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12403" w:author="박 진상" w:date="2019-10-28T18:28:00Z">
        <w:del w:id="12404" w:author="ETRI-김종원" w:date="2019-12-02T17:06:00Z">
          <w:r w:rsidR="00DC4888" w:rsidRPr="002646CB" w:rsidDel="00F2169F">
            <w:rPr>
              <w:rFonts w:hint="eastAsia"/>
              <w:rPrChange w:id="12405" w:author="ETRI-김종원" w:date="2019-12-10T10:44:00Z">
                <w:rPr>
                  <w:rFonts w:hint="eastAsia"/>
                </w:rPr>
              </w:rPrChange>
            </w:rPr>
            <w:delText>연계시스템</w:delText>
          </w:r>
        </w:del>
      </w:ins>
      <w:ins w:id="12406" w:author="Windows 사용자" w:date="2019-10-18T10:28:00Z">
        <w:r w:rsidR="00351139" w:rsidRPr="002646CB">
          <w:rPr>
            <w:rFonts w:hint="eastAsia"/>
            <w:rPrChange w:id="12407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351139" w:rsidRPr="002646CB">
          <w:rPr>
            <w:rPrChange w:id="1240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09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12410" w:author="박 진상" w:date="2019-10-28T19:12:00Z">
        <w:r w:rsidR="00586833" w:rsidRPr="002646CB">
          <w:rPr>
            <w:rFonts w:hint="eastAsia"/>
            <w:rPrChange w:id="12411" w:author="ETRI-김종원" w:date="2019-12-10T10:44:00Z">
              <w:rPr>
                <w:rFonts w:hint="eastAsia"/>
              </w:rPr>
            </w:rPrChange>
          </w:rPr>
          <w:t>(</w:t>
        </w:r>
      </w:ins>
      <w:ins w:id="12412" w:author="박 진상" w:date="2019-10-28T19:13:00Z">
        <w:r w:rsidR="00586833" w:rsidRPr="002646CB">
          <w:rPr>
            <w:rPrChange w:id="12413" w:author="ETRI-김종원" w:date="2019-12-10T10:44:00Z">
              <w:rPr/>
            </w:rPrChange>
          </w:rPr>
          <w:t>PO</w:t>
        </w:r>
        <w:r w:rsidR="00586833" w:rsidRPr="002646CB">
          <w:rPr>
            <w:vertAlign w:val="subscript"/>
            <w:rPrChange w:id="12414" w:author="ETRI-김종원" w:date="2019-12-10T10:44:00Z">
              <w:rPr/>
            </w:rPrChange>
          </w:rPr>
          <w:t>ACT</w:t>
        </w:r>
      </w:ins>
      <w:ins w:id="12415" w:author="Windows 사용자" w:date="2019-10-18T10:55:00Z">
        <w:del w:id="12416" w:author="박 진상" w:date="2019-10-28T19:12:00Z">
          <w:r w:rsidR="003F5679" w:rsidRPr="002646CB" w:rsidDel="00586833">
            <w:rPr>
              <w:rPrChange w:id="12417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del w:id="12418" w:author="박 진상" w:date="2019-10-28T19:13:00Z">
          <w:r w:rsidR="003F5679" w:rsidRPr="002646CB" w:rsidDel="00586833">
            <w:rPr>
              <w:rPrChange w:id="12419" w:author="ETRI-김종원" w:date="2019-12-10T10:44:00Z">
                <w:rPr>
                  <w:highlight w:val="green"/>
                </w:rPr>
              </w:rPrChange>
            </w:rPr>
            <w:delText>Pout</w:delText>
          </w:r>
        </w:del>
      </w:ins>
      <w:ins w:id="12420" w:author="박 진상" w:date="2019-10-28T19:12:00Z">
        <w:r w:rsidR="00586833" w:rsidRPr="002646CB">
          <w:rPr>
            <w:rPrChange w:id="12421" w:author="ETRI-김종원" w:date="2019-12-10T10:44:00Z">
              <w:rPr/>
            </w:rPrChange>
          </w:rPr>
          <w:t>)</w:t>
        </w:r>
      </w:ins>
      <w:ins w:id="12422" w:author="Windows 사용자" w:date="2019-10-18T10:28:00Z">
        <w:r w:rsidR="00351139" w:rsidRPr="002646CB">
          <w:rPr>
            <w:rFonts w:hint="eastAsia"/>
            <w:rPrChange w:id="12423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="00351139" w:rsidRPr="002646CB">
          <w:rPr>
            <w:rPrChange w:id="1242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25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12426" w:author="박 진상" w:date="2019-10-28T19:12:00Z">
        <w:r w:rsidR="00586833" w:rsidRPr="002646CB">
          <w:rPr>
            <w:rFonts w:hint="eastAsia"/>
            <w:rPrChange w:id="12427" w:author="ETRI-김종원" w:date="2019-12-10T10:44:00Z">
              <w:rPr>
                <w:rFonts w:hint="eastAsia"/>
              </w:rPr>
            </w:rPrChange>
          </w:rPr>
          <w:t>(</w:t>
        </w:r>
      </w:ins>
      <w:ins w:id="12428" w:author="박 진상" w:date="2019-10-28T19:13:00Z">
        <w:r w:rsidR="00586833" w:rsidRPr="002646CB">
          <w:rPr>
            <w:rPrChange w:id="12429" w:author="ETRI-김종원" w:date="2019-12-10T10:44:00Z">
              <w:rPr/>
            </w:rPrChange>
          </w:rPr>
          <w:t>EO</w:t>
        </w:r>
        <w:r w:rsidR="00586833" w:rsidRPr="002646CB">
          <w:rPr>
            <w:vertAlign w:val="subscript"/>
            <w:rPrChange w:id="12430" w:author="ETRI-김종원" w:date="2019-12-10T10:44:00Z">
              <w:rPr/>
            </w:rPrChange>
          </w:rPr>
          <w:t>ACT</w:t>
        </w:r>
      </w:ins>
      <w:ins w:id="12431" w:author="Windows 사용자" w:date="2019-10-18T10:56:00Z">
        <w:del w:id="12432" w:author="박 진상" w:date="2019-10-28T19:12:00Z">
          <w:r w:rsidR="003F5679" w:rsidRPr="002646CB" w:rsidDel="00586833">
            <w:rPr>
              <w:rPrChange w:id="12433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del w:id="12434" w:author="박 진상" w:date="2019-10-28T19:13:00Z">
          <w:r w:rsidR="003F5679" w:rsidRPr="002646CB" w:rsidDel="00586833">
            <w:rPr>
              <w:rPrChange w:id="12435" w:author="ETRI-김종원" w:date="2019-12-10T10:44:00Z">
                <w:rPr>
                  <w:highlight w:val="green"/>
                </w:rPr>
              </w:rPrChange>
            </w:rPr>
            <w:delText>Eout</w:delText>
          </w:r>
        </w:del>
      </w:ins>
      <w:ins w:id="12436" w:author="박 진상" w:date="2019-10-28T19:12:00Z">
        <w:r w:rsidR="00586833" w:rsidRPr="002646CB">
          <w:rPr>
            <w:rPrChange w:id="12437" w:author="ETRI-김종원" w:date="2019-12-10T10:44:00Z">
              <w:rPr/>
            </w:rPrChange>
          </w:rPr>
          <w:t>)</w:t>
        </w:r>
      </w:ins>
      <w:ins w:id="12438" w:author="Windows 사용자" w:date="2019-10-18T10:28:00Z">
        <w:r w:rsidR="00351139" w:rsidRPr="002646CB">
          <w:rPr>
            <w:rFonts w:hint="eastAsia"/>
            <w:rPrChange w:id="12439" w:author="ETRI-김종원" w:date="2019-12-10T10:44:00Z">
              <w:rPr>
                <w:rFonts w:hint="eastAsia"/>
                <w:highlight w:val="yellow"/>
              </w:rPr>
            </w:rPrChange>
          </w:rPr>
          <w:t>은</w:t>
        </w:r>
        <w:r w:rsidR="00351139" w:rsidRPr="002646CB">
          <w:rPr>
            <w:rPrChange w:id="1244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41" w:author="ETRI-김종원" w:date="2019-12-10T10:44:00Z">
              <w:rPr>
                <w:rFonts w:hint="eastAsia"/>
                <w:highlight w:val="yellow"/>
              </w:rPr>
            </w:rPrChange>
          </w:rPr>
          <w:t>스마트미터</w:t>
        </w:r>
      </w:ins>
      <w:ins w:id="12442" w:author="박 진상" w:date="2019-10-28T19:13:00Z">
        <w:r w:rsidR="00586833" w:rsidRPr="002646CB">
          <w:rPr>
            <w:rFonts w:hint="eastAsia"/>
            <w:rPrChange w:id="12443" w:author="ETRI-김종원" w:date="2019-12-10T10:44:00Z">
              <w:rPr>
                <w:rFonts w:hint="eastAsia"/>
              </w:rPr>
            </w:rPrChange>
          </w:rPr>
          <w:t>(</w:t>
        </w:r>
      </w:ins>
      <w:ins w:id="12444" w:author="Windows 사용자" w:date="2019-10-18T10:54:00Z">
        <w:del w:id="12445" w:author="박 진상" w:date="2019-10-28T19:13:00Z">
          <w:r w:rsidR="003F5679" w:rsidRPr="002646CB" w:rsidDel="00586833">
            <w:rPr>
              <w:rPrChange w:id="1244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12447" w:author="ETRI-김종원" w:date="2019-12-10T10:44:00Z">
              <w:rPr>
                <w:highlight w:val="green"/>
              </w:rPr>
            </w:rPrChange>
          </w:rPr>
          <w:t>SM</w:t>
        </w:r>
      </w:ins>
      <w:ins w:id="12448" w:author="Windows 사용자" w:date="2019-10-18T10:28:00Z">
        <w:r w:rsidR="00351139" w:rsidRPr="002646CB">
          <w:rPr>
            <w:rPrChange w:id="12449" w:author="ETRI-김종원" w:date="2019-12-10T10:44:00Z">
              <w:rPr>
                <w:highlight w:val="yellow"/>
              </w:rPr>
            </w:rPrChange>
          </w:rPr>
          <w:t>1</w:t>
        </w:r>
      </w:ins>
      <w:ins w:id="12450" w:author="박 진상" w:date="2019-10-28T19:13:00Z">
        <w:r w:rsidR="00586833" w:rsidRPr="002646CB">
          <w:rPr>
            <w:rPrChange w:id="12451" w:author="ETRI-김종원" w:date="2019-12-10T10:44:00Z">
              <w:rPr/>
            </w:rPrChange>
          </w:rPr>
          <w:t>)</w:t>
        </w:r>
      </w:ins>
      <w:ins w:id="12452" w:author="Windows 사용자" w:date="2019-10-18T10:28:00Z">
        <w:r w:rsidR="00351139" w:rsidRPr="002646CB">
          <w:rPr>
            <w:rFonts w:hint="eastAsia"/>
            <w:rPrChange w:id="12453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="00351139" w:rsidRPr="002646CB">
          <w:rPr>
            <w:rPrChange w:id="1245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55" w:author="ETRI-김종원" w:date="2019-12-10T10:44:00Z">
              <w:rPr>
                <w:rFonts w:hint="eastAsia"/>
                <w:highlight w:val="yellow"/>
              </w:rPr>
            </w:rPrChange>
          </w:rPr>
          <w:t>의해</w:t>
        </w:r>
        <w:r w:rsidR="00351139" w:rsidRPr="002646CB">
          <w:rPr>
            <w:rPrChange w:id="1245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57" w:author="ETRI-김종원" w:date="2019-12-10T10:44:00Z">
              <w:rPr>
                <w:rFonts w:hint="eastAsia"/>
                <w:highlight w:val="yellow"/>
              </w:rPr>
            </w:rPrChange>
          </w:rPr>
          <w:t>측정된다</w:t>
        </w:r>
        <w:r w:rsidR="00351139" w:rsidRPr="002646CB">
          <w:rPr>
            <w:rPrChange w:id="12458" w:author="ETRI-김종원" w:date="2019-12-10T10:44:00Z">
              <w:rPr>
                <w:highlight w:val="yellow"/>
              </w:rPr>
            </w:rPrChange>
          </w:rPr>
          <w:t xml:space="preserve">. </w:t>
        </w:r>
        <w:r w:rsidR="00351139" w:rsidRPr="002646CB">
          <w:rPr>
            <w:rFonts w:hint="eastAsia"/>
            <w:rPrChange w:id="12459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="00351139" w:rsidRPr="002646CB">
          <w:rPr>
            <w:rPrChange w:id="1246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61" w:author="ETRI-김종원" w:date="2019-12-10T10:44:00Z">
              <w:rPr>
                <w:rFonts w:hint="eastAsia"/>
                <w:highlight w:val="yellow"/>
              </w:rPr>
            </w:rPrChange>
          </w:rPr>
          <w:t>출력이</w:t>
        </w:r>
        <w:r w:rsidR="00351139" w:rsidRPr="002646CB">
          <w:rPr>
            <w:rPrChange w:id="12462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463" w:author="Windows 사용자" w:date="2019-10-18T10:29:00Z">
        <w:r w:rsidR="00351139" w:rsidRPr="002646CB">
          <w:rPr>
            <w:rFonts w:hint="eastAsia"/>
            <w:rPrChange w:id="12464" w:author="ETRI-김종원" w:date="2019-12-10T10:44:00Z">
              <w:rPr>
                <w:rFonts w:hint="eastAsia"/>
                <w:highlight w:val="yellow"/>
              </w:rPr>
            </w:rPrChange>
          </w:rPr>
          <w:t>제한되어</w:t>
        </w:r>
        <w:r w:rsidR="00351139" w:rsidRPr="002646CB">
          <w:rPr>
            <w:rPrChange w:id="1246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66" w:author="ETRI-김종원" w:date="2019-12-10T10:44:00Z">
              <w:rPr>
                <w:rFonts w:hint="eastAsia"/>
                <w:highlight w:val="yellow"/>
              </w:rPr>
            </w:rPrChange>
          </w:rPr>
          <w:t>운영됨에</w:t>
        </w:r>
        <w:r w:rsidR="00351139" w:rsidRPr="002646CB">
          <w:rPr>
            <w:rPrChange w:id="1246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68" w:author="ETRI-김종원" w:date="2019-12-10T10:44:00Z">
              <w:rPr>
                <w:rFonts w:hint="eastAsia"/>
                <w:highlight w:val="yellow"/>
              </w:rPr>
            </w:rPrChange>
          </w:rPr>
          <w:t>따라</w:t>
        </w:r>
        <w:r w:rsidR="00351139" w:rsidRPr="002646CB">
          <w:rPr>
            <w:rPrChange w:id="12469" w:author="ETRI-김종원" w:date="2019-12-10T10:44:00Z">
              <w:rPr>
                <w:highlight w:val="yellow"/>
              </w:rPr>
            </w:rPrChange>
          </w:rPr>
          <w:t xml:space="preserve">, </w:t>
        </w:r>
      </w:ins>
      <w:ins w:id="12470" w:author="Windows 사용자" w:date="2019-10-18T10:28:00Z">
        <w:r w:rsidR="00351139" w:rsidRPr="002646CB">
          <w:rPr>
            <w:rFonts w:hint="eastAsia"/>
            <w:rPrChange w:id="12471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</w:ins>
      <w:ins w:id="12472" w:author="Windows 사용자" w:date="2019-10-18T10:29:00Z">
        <w:r w:rsidR="00351139" w:rsidRPr="002646CB">
          <w:rPr>
            <w:rPrChange w:id="1247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74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  <w:r w:rsidR="00351139" w:rsidRPr="002646CB">
          <w:rPr>
            <w:rPrChange w:id="1247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76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  <w:r w:rsidR="00351139" w:rsidRPr="002646CB">
          <w:rPr>
            <w:rPrChange w:id="1247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78" w:author="ETRI-김종원" w:date="2019-12-10T10:44:00Z">
              <w:rPr>
                <w:rFonts w:hint="eastAsia"/>
                <w:highlight w:val="yellow"/>
              </w:rPr>
            </w:rPrChange>
          </w:rPr>
          <w:t>이상</w:t>
        </w:r>
        <w:r w:rsidR="00351139" w:rsidRPr="002646CB">
          <w:rPr>
            <w:rPrChange w:id="1247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80" w:author="ETRI-김종원" w:date="2019-12-10T10:44:00Z">
              <w:rPr>
                <w:rFonts w:hint="eastAsia"/>
                <w:highlight w:val="yellow"/>
              </w:rPr>
            </w:rPrChange>
          </w:rPr>
          <w:t>충전하지</w:t>
        </w:r>
        <w:r w:rsidR="00351139" w:rsidRPr="002646CB">
          <w:rPr>
            <w:rPrChange w:id="1248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82" w:author="ETRI-김종원" w:date="2019-12-10T10:44:00Z">
              <w:rPr>
                <w:rFonts w:hint="eastAsia"/>
                <w:highlight w:val="yellow"/>
              </w:rPr>
            </w:rPrChange>
          </w:rPr>
          <w:t>못</w:t>
        </w:r>
      </w:ins>
      <w:ins w:id="12483" w:author="Windows 사용자" w:date="2019-10-18T10:30:00Z">
        <w:r w:rsidR="00351139" w:rsidRPr="002646CB">
          <w:rPr>
            <w:rFonts w:hint="eastAsia"/>
            <w:rPrChange w:id="12484" w:author="ETRI-김종원" w:date="2019-12-10T10:44:00Z">
              <w:rPr>
                <w:rFonts w:hint="eastAsia"/>
                <w:highlight w:val="yellow"/>
              </w:rPr>
            </w:rPrChange>
          </w:rPr>
          <w:t>하여</w:t>
        </w:r>
        <w:r w:rsidR="00351139" w:rsidRPr="002646CB">
          <w:rPr>
            <w:rPrChange w:id="1248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86" w:author="ETRI-김종원" w:date="2019-12-10T10:44:00Z">
              <w:rPr>
                <w:rFonts w:hint="eastAsia"/>
                <w:highlight w:val="yellow"/>
              </w:rPr>
            </w:rPrChange>
          </w:rPr>
          <w:t>항상</w:t>
        </w:r>
        <w:r w:rsidR="00351139" w:rsidRPr="002646CB">
          <w:rPr>
            <w:rPrChange w:id="12487" w:author="ETRI-김종원" w:date="2019-12-10T10:44:00Z">
              <w:rPr>
                <w:highlight w:val="yellow"/>
              </w:rPr>
            </w:rPrChange>
          </w:rPr>
          <w:t xml:space="preserve"> 0 </w:t>
        </w:r>
        <w:r w:rsidR="00351139" w:rsidRPr="002646CB">
          <w:rPr>
            <w:rFonts w:hint="eastAsia"/>
            <w:rPrChange w:id="12488" w:author="ETRI-김종원" w:date="2019-12-10T10:44:00Z">
              <w:rPr>
                <w:rFonts w:hint="eastAsia"/>
                <w:highlight w:val="yellow"/>
              </w:rPr>
            </w:rPrChange>
          </w:rPr>
          <w:t>이상의</w:t>
        </w:r>
        <w:r w:rsidR="00351139" w:rsidRPr="002646CB">
          <w:rPr>
            <w:rPrChange w:id="1248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90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="00351139" w:rsidRPr="002646CB">
          <w:rPr>
            <w:rPrChange w:id="1249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492" w:author="ETRI-김종원" w:date="2019-12-10T10:44:00Z">
              <w:rPr>
                <w:rFonts w:hint="eastAsia"/>
                <w:highlight w:val="yellow"/>
              </w:rPr>
            </w:rPrChange>
          </w:rPr>
          <w:t>가진다</w:t>
        </w:r>
        <w:r w:rsidR="00351139" w:rsidRPr="002646CB">
          <w:rPr>
            <w:rPrChange w:id="12493" w:author="ETRI-김종원" w:date="2019-12-10T10:44:00Z">
              <w:rPr>
                <w:highlight w:val="yellow"/>
              </w:rPr>
            </w:rPrChange>
          </w:rPr>
          <w:t xml:space="preserve">. </w:t>
        </w:r>
      </w:ins>
      <w:ins w:id="12494" w:author="Windows 사용자" w:date="2019-10-18T10:31:00Z">
        <w:del w:id="12495" w:author="박 진상" w:date="2019-10-28T18:28:00Z">
          <w:r w:rsidR="00351139" w:rsidRPr="002646CB" w:rsidDel="00DC4888">
            <w:rPr>
              <w:rFonts w:hint="eastAsia"/>
              <w:rPrChange w:id="12496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351139" w:rsidRPr="002646CB" w:rsidDel="00DC4888">
            <w:rPr>
              <w:rPrChange w:id="12497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351139" w:rsidRPr="002646CB" w:rsidDel="00DC4888">
            <w:rPr>
              <w:rFonts w:hint="eastAsia"/>
              <w:rPrChange w:id="12498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12499" w:author="박 진상" w:date="2019-10-28T18:28:00Z">
        <w:r w:rsidR="00DC4888" w:rsidRPr="002646CB">
          <w:rPr>
            <w:rFonts w:hint="eastAsia"/>
            <w:rPrChange w:id="12500" w:author="ETRI-김종원" w:date="2019-12-10T10:44:00Z">
              <w:rPr>
                <w:rFonts w:hint="eastAsia"/>
              </w:rPr>
            </w:rPrChange>
          </w:rPr>
          <w:t>연계시스템</w:t>
        </w:r>
      </w:ins>
      <w:ins w:id="12501" w:author="Windows 사용자" w:date="2019-10-18T10:31:00Z">
        <w:r w:rsidR="00351139" w:rsidRPr="002646CB">
          <w:rPr>
            <w:rFonts w:hint="eastAsia"/>
            <w:rPrChange w:id="12502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351139" w:rsidRPr="002646CB">
          <w:rPr>
            <w:rPrChange w:id="1250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04" w:author="ETRI-김종원" w:date="2019-12-10T10:44:00Z">
              <w:rPr>
                <w:rFonts w:hint="eastAsia"/>
                <w:highlight w:val="yellow"/>
              </w:rPr>
            </w:rPrChange>
          </w:rPr>
          <w:t>전력은</w:t>
        </w:r>
        <w:r w:rsidR="00351139" w:rsidRPr="002646CB">
          <w:rPr>
            <w:rPrChange w:id="1250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06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  <w:r w:rsidR="00351139" w:rsidRPr="002646CB">
          <w:rPr>
            <w:rPrChange w:id="1250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08" w:author="ETRI-김종원" w:date="2019-12-10T10:44:00Z">
              <w:rPr>
                <w:rFonts w:hint="eastAsia"/>
                <w:highlight w:val="yellow"/>
              </w:rPr>
            </w:rPrChange>
          </w:rPr>
          <w:t>발전의</w:t>
        </w:r>
        <w:r w:rsidR="00351139" w:rsidRPr="002646CB">
          <w:rPr>
            <w:rPrChange w:id="1250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510" w:author="ETRI-김종원" w:date="2019-12-02T17:31:00Z">
        <w:r w:rsidR="00647810" w:rsidRPr="002646CB">
          <w:rPr>
            <w:rFonts w:hint="eastAsia"/>
            <w:rPrChange w:id="12511" w:author="ETRI-김종원" w:date="2019-12-10T10:44:00Z">
              <w:rPr>
                <w:rFonts w:hint="eastAsia"/>
              </w:rPr>
            </w:rPrChange>
          </w:rPr>
          <w:t>발전</w:t>
        </w:r>
      </w:ins>
      <w:ins w:id="12512" w:author="Windows 사용자" w:date="2019-10-18T10:31:00Z">
        <w:del w:id="12513" w:author="ETRI-김종원" w:date="2019-12-02T17:31:00Z">
          <w:r w:rsidR="00351139" w:rsidRPr="002646CB" w:rsidDel="00647810">
            <w:rPr>
              <w:rFonts w:hint="eastAsia"/>
              <w:rPrChange w:id="12514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351139" w:rsidRPr="002646CB">
          <w:rPr>
            <w:rFonts w:hint="eastAsia"/>
            <w:rPrChange w:id="12515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="00351139" w:rsidRPr="002646CB">
          <w:rPr>
            <w:rPrChange w:id="1251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17" w:author="ETRI-김종원" w:date="2019-12-10T10:44:00Z">
              <w:rPr>
                <w:rFonts w:hint="eastAsia"/>
                <w:highlight w:val="yellow"/>
              </w:rPr>
            </w:rPrChange>
          </w:rPr>
          <w:t>에너지</w:t>
        </w:r>
        <w:r w:rsidR="00351139" w:rsidRPr="002646CB">
          <w:rPr>
            <w:rPrChange w:id="1251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19" w:author="ETRI-김종원" w:date="2019-12-10T10:44:00Z">
              <w:rPr>
                <w:rFonts w:hint="eastAsia"/>
                <w:highlight w:val="yellow"/>
              </w:rPr>
            </w:rPrChange>
          </w:rPr>
          <w:t>저장장치의</w:t>
        </w:r>
        <w:r w:rsidR="00351139" w:rsidRPr="002646CB">
          <w:rPr>
            <w:rPrChange w:id="1252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21" w:author="ETRI-김종원" w:date="2019-12-10T10:44:00Z">
              <w:rPr>
                <w:rFonts w:hint="eastAsia"/>
                <w:highlight w:val="yellow"/>
              </w:rPr>
            </w:rPrChange>
          </w:rPr>
          <w:t>출력이</w:t>
        </w:r>
        <w:r w:rsidR="00351139" w:rsidRPr="002646CB">
          <w:rPr>
            <w:rPrChange w:id="1252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23" w:author="ETRI-김종원" w:date="2019-12-10T10:44:00Z">
              <w:rPr>
                <w:rFonts w:hint="eastAsia"/>
                <w:highlight w:val="yellow"/>
              </w:rPr>
            </w:rPrChange>
          </w:rPr>
          <w:t>합쳐진</w:t>
        </w:r>
        <w:r w:rsidR="00351139" w:rsidRPr="002646CB">
          <w:rPr>
            <w:rPrChange w:id="1252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12525" w:author="ETRI-김종원" w:date="2019-12-10T10:44:00Z">
              <w:rPr>
                <w:rFonts w:hint="eastAsia"/>
                <w:highlight w:val="yellow"/>
              </w:rPr>
            </w:rPrChange>
          </w:rPr>
          <w:t>것</w:t>
        </w:r>
      </w:ins>
      <w:ins w:id="12526" w:author="Windows 사용자" w:date="2019-10-18T10:33:00Z">
        <w:r w:rsidR="000B5C06" w:rsidRPr="002646CB">
          <w:rPr>
            <w:rFonts w:hint="eastAsia"/>
            <w:rPrChange w:id="12527" w:author="ETRI-김종원" w:date="2019-12-10T10:44:00Z">
              <w:rPr>
                <w:rFonts w:hint="eastAsia"/>
                <w:highlight w:val="yellow"/>
              </w:rPr>
            </w:rPrChange>
          </w:rPr>
          <w:t>이다</w:t>
        </w:r>
        <w:r w:rsidR="000B5C06" w:rsidRPr="002646CB">
          <w:rPr>
            <w:rPrChange w:id="12528" w:author="ETRI-김종원" w:date="2019-12-10T10:44:00Z">
              <w:rPr>
                <w:highlight w:val="yellow"/>
              </w:rPr>
            </w:rPrChange>
          </w:rPr>
          <w:t xml:space="preserve">. </w:t>
        </w:r>
        <w:del w:id="12529" w:author="박 진상" w:date="2019-10-28T18:28:00Z">
          <w:r w:rsidR="000B5C06" w:rsidRPr="002646CB" w:rsidDel="00DC4888">
            <w:rPr>
              <w:rFonts w:hint="eastAsia"/>
              <w:rPrChange w:id="12530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0B5C06" w:rsidRPr="002646CB" w:rsidDel="00DC4888">
            <w:rPr>
              <w:rPrChange w:id="12531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0B5C06" w:rsidRPr="002646CB" w:rsidDel="00DC4888">
            <w:rPr>
              <w:rFonts w:hint="eastAsia"/>
              <w:rPrChange w:id="12532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12533" w:author="박 진상" w:date="2019-10-28T18:28:00Z">
        <w:r w:rsidR="00DC4888" w:rsidRPr="002646CB">
          <w:rPr>
            <w:rFonts w:hint="eastAsia"/>
            <w:rPrChange w:id="12534" w:author="ETRI-김종원" w:date="2019-12-10T10:44:00Z">
              <w:rPr>
                <w:rFonts w:hint="eastAsia"/>
              </w:rPr>
            </w:rPrChange>
          </w:rPr>
          <w:t>연계시스템</w:t>
        </w:r>
      </w:ins>
      <w:ins w:id="12535" w:author="Windows 사용자" w:date="2019-10-18T10:33:00Z">
        <w:r w:rsidR="000B5C06" w:rsidRPr="002646CB">
          <w:rPr>
            <w:rFonts w:hint="eastAsia"/>
            <w:rPrChange w:id="12536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0B5C06" w:rsidRPr="002646CB">
          <w:rPr>
            <w:rPrChange w:id="1253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0B5C06" w:rsidRPr="002646CB">
          <w:rPr>
            <w:rFonts w:hint="eastAsia"/>
            <w:rPrChange w:id="12538" w:author="ETRI-김종원" w:date="2019-12-10T10:44:00Z">
              <w:rPr>
                <w:rFonts w:hint="eastAsia"/>
                <w:highlight w:val="yellow"/>
              </w:rPr>
            </w:rPrChange>
          </w:rPr>
          <w:t>전력량은</w:t>
        </w:r>
        <w:r w:rsidR="000B5C06" w:rsidRPr="002646CB">
          <w:rPr>
            <w:rPrChange w:id="1253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540" w:author="ETRI-김종원" w:date="2019-12-10T10:44:00Z">
              <w:rPr>
                <w:rFonts w:hint="eastAsia"/>
                <w:highlight w:val="yellow"/>
              </w:rPr>
            </w:rPrChange>
          </w:rPr>
          <w:t>두</w:t>
        </w:r>
        <w:r w:rsidR="00F11B74" w:rsidRPr="002646CB">
          <w:rPr>
            <w:rPrChange w:id="1254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542" w:author="ETRI-김종원" w:date="2019-12-10T10:44:00Z">
              <w:rPr>
                <w:rFonts w:hint="eastAsia"/>
                <w:highlight w:val="yellow"/>
              </w:rPr>
            </w:rPrChange>
          </w:rPr>
          <w:t>출력의</w:t>
        </w:r>
        <w:r w:rsidR="00F11B74" w:rsidRPr="002646CB">
          <w:rPr>
            <w:rPrChange w:id="1254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544" w:author="ETRI-김종원" w:date="2019-12-10T10:44:00Z">
              <w:rPr>
                <w:rFonts w:hint="eastAsia"/>
                <w:highlight w:val="yellow"/>
              </w:rPr>
            </w:rPrChange>
          </w:rPr>
          <w:t>합이</w:t>
        </w:r>
        <w:r w:rsidR="00F11B74" w:rsidRPr="002646CB">
          <w:rPr>
            <w:rPrChange w:id="1254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546" w:author="ETRI-김종원" w:date="2019-12-10T10:44:00Z">
              <w:rPr>
                <w:rFonts w:hint="eastAsia"/>
                <w:highlight w:val="yellow"/>
              </w:rPr>
            </w:rPrChange>
          </w:rPr>
          <w:t>누적되는</w:t>
        </w:r>
        <w:r w:rsidR="00F11B74" w:rsidRPr="002646CB">
          <w:rPr>
            <w:rPrChange w:id="1254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548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="00F11B74" w:rsidRPr="002646CB">
          <w:rPr>
            <w:rPrChange w:id="1254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550" w:author="ETRI-김종원" w:date="2019-12-10T10:44:00Z">
              <w:rPr>
                <w:rFonts w:hint="eastAsia"/>
                <w:highlight w:val="yellow"/>
              </w:rPr>
            </w:rPrChange>
          </w:rPr>
          <w:t>나타낸다</w:t>
        </w:r>
        <w:r w:rsidR="00F11B74" w:rsidRPr="002646CB">
          <w:rPr>
            <w:rPrChange w:id="12551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7FD43845" w14:textId="5DB352C5" w:rsidR="00027A15" w:rsidRPr="002646CB" w:rsidRDefault="00027A15">
      <w:pPr>
        <w:rPr>
          <w:ins w:id="12552" w:author="Windows 사용자" w:date="2019-10-18T10:33:00Z"/>
          <w:rPrChange w:id="12553" w:author="ETRI-김종원" w:date="2019-12-10T10:44:00Z">
            <w:rPr>
              <w:ins w:id="12554" w:author="Windows 사용자" w:date="2019-10-18T10:33:00Z"/>
              <w:highlight w:val="yellow"/>
            </w:rPr>
          </w:rPrChange>
        </w:rPr>
        <w:pPrChange w:id="12555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7913A2A2" w14:textId="2FCA9B76" w:rsidR="002C63BA" w:rsidRPr="002646CB" w:rsidDel="005B462C" w:rsidRDefault="00F2169F">
      <w:pPr>
        <w:rPr>
          <w:del w:id="12556" w:author="Windows 사용자" w:date="2019-10-18T10:35:00Z"/>
          <w:rPrChange w:id="12557" w:author="ETRI-김종원" w:date="2019-12-10T10:44:00Z">
            <w:rPr>
              <w:del w:id="12558" w:author="Windows 사용자" w:date="2019-10-18T10:35:00Z"/>
            </w:rPr>
          </w:rPrChange>
        </w:rPr>
      </w:pPr>
      <w:ins w:id="12559" w:author="ETRI-김종원" w:date="2019-12-02T17:07:00Z">
        <w:r w:rsidRPr="002646CB">
          <w:rPr>
            <w:rFonts w:hint="eastAsia"/>
            <w:rPrChange w:id="12560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12561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12562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12563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12564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>
          <w:rPr>
            <w:rFonts w:hint="eastAsia"/>
            <w:rPrChange w:id="12565" w:author="ETRI-김종원" w:date="2019-12-10T10:44:00Z">
              <w:rPr>
                <w:rFonts w:hint="eastAsia"/>
              </w:rPr>
            </w:rPrChange>
          </w:rPr>
          <w:t>의</w:t>
        </w:r>
        <w:r w:rsidRPr="002646CB">
          <w:rPr>
            <w:rFonts w:hint="eastAsia"/>
            <w:rPrChange w:id="12566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12567" w:author="Windows 사용자" w:date="2019-10-18T10:33:00Z">
        <w:del w:id="12568" w:author="ETRI-김종원" w:date="2019-12-02T17:06:00Z">
          <w:r w:rsidR="000B5C06" w:rsidRPr="002646CB" w:rsidDel="00F2169F">
            <w:rPr>
              <w:rFonts w:hint="eastAsia"/>
              <w:rPrChange w:id="12569" w:author="ETRI-김종원" w:date="2019-12-10T10:44:00Z">
                <w:rPr>
                  <w:rFonts w:hint="eastAsia"/>
                  <w:highlight w:val="yellow"/>
                </w:rPr>
              </w:rPrChange>
            </w:rPr>
            <w:delText>태양광발전</w:delText>
          </w:r>
          <w:r w:rsidR="000B5C06" w:rsidRPr="002646CB" w:rsidDel="00F2169F">
            <w:rPr>
              <w:rPrChange w:id="12570" w:author="ETRI-김종원" w:date="2019-12-10T10:44:00Z">
                <w:rPr>
                  <w:highlight w:val="yellow"/>
                </w:rPr>
              </w:rPrChange>
            </w:rPr>
            <w:delText>-</w:delText>
          </w:r>
          <w:r w:rsidR="000B5C06" w:rsidRPr="002646CB" w:rsidDel="00F2169F">
            <w:rPr>
              <w:rFonts w:hint="eastAsia"/>
              <w:rPrChange w:id="12571" w:author="ETRI-김종원" w:date="2019-12-10T10:44:00Z">
                <w:rPr>
                  <w:rFonts w:hint="eastAsia"/>
                  <w:highlight w:val="yellow"/>
                </w:rPr>
              </w:rPrChange>
            </w:rPr>
            <w:delText>에너지저장장치</w:delText>
          </w:r>
          <w:r w:rsidR="000B5C06" w:rsidRPr="002646CB" w:rsidDel="00F2169F">
            <w:rPr>
              <w:rPrChange w:id="12572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0B5C06" w:rsidRPr="002646CB" w:rsidDel="00F2169F">
            <w:rPr>
              <w:rFonts w:hint="eastAsia"/>
              <w:rPrChange w:id="12573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0B5C06" w:rsidRPr="002646CB" w:rsidDel="00F2169F">
            <w:rPr>
              <w:rPrChange w:id="1257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0B5C06" w:rsidRPr="002646CB" w:rsidDel="00F2169F">
            <w:rPr>
              <w:rFonts w:hint="eastAsia"/>
              <w:rPrChange w:id="12575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12576" w:author="박 진상" w:date="2019-10-28T18:28:00Z">
        <w:del w:id="12577" w:author="ETRI-김종원" w:date="2019-12-02T17:06:00Z">
          <w:r w:rsidR="00DC4888" w:rsidRPr="002646CB" w:rsidDel="00F2169F">
            <w:rPr>
              <w:rFonts w:hint="eastAsia"/>
              <w:rPrChange w:id="12578" w:author="ETRI-김종원" w:date="2019-12-10T10:44:00Z">
                <w:rPr>
                  <w:rFonts w:hint="eastAsia"/>
                </w:rPr>
              </w:rPrChange>
            </w:rPr>
            <w:delText>연계시스템</w:delText>
          </w:r>
        </w:del>
      </w:ins>
      <w:ins w:id="12579" w:author="Windows 사용자" w:date="2019-10-18T10:33:00Z">
        <w:del w:id="12580" w:author="ETRI-김종원" w:date="2019-12-02T17:06:00Z">
          <w:r w:rsidR="000B5C06" w:rsidRPr="002646CB" w:rsidDel="00F2169F">
            <w:rPr>
              <w:rFonts w:hint="eastAsia"/>
              <w:rPrChange w:id="12581" w:author="ETRI-김종원" w:date="2019-12-10T10:44:00Z">
                <w:rPr>
                  <w:rFonts w:hint="eastAsia"/>
                  <w:highlight w:val="yellow"/>
                </w:rPr>
              </w:rPrChange>
            </w:rPr>
            <w:delText>의</w:delText>
          </w:r>
          <w:r w:rsidR="000B5C06" w:rsidRPr="002646CB" w:rsidDel="00F2169F">
            <w:rPr>
              <w:rPrChange w:id="12582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</w:ins>
      <w:ins w:id="12583" w:author="ETRI-김종원" w:date="2019-12-02T17:31:00Z">
        <w:r w:rsidR="00647810" w:rsidRPr="002646CB">
          <w:rPr>
            <w:rFonts w:hint="eastAsia"/>
            <w:rPrChange w:id="12584" w:author="ETRI-김종원" w:date="2019-12-10T10:44:00Z">
              <w:rPr>
                <w:rFonts w:hint="eastAsia"/>
              </w:rPr>
            </w:rPrChange>
          </w:rPr>
          <w:t>발전</w:t>
        </w:r>
      </w:ins>
      <w:ins w:id="12585" w:author="Windows 사용자" w:date="2019-10-18T10:33:00Z">
        <w:del w:id="12586" w:author="ETRI-김종원" w:date="2019-12-02T17:31:00Z">
          <w:r w:rsidR="000B5C06" w:rsidRPr="002646CB" w:rsidDel="00647810">
            <w:rPr>
              <w:rFonts w:hint="eastAsia"/>
              <w:rPrChange w:id="12587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0B5C06" w:rsidRPr="002646CB">
          <w:rPr>
            <w:rFonts w:hint="eastAsia"/>
            <w:rPrChange w:id="12588" w:author="ETRI-김종원" w:date="2019-12-10T10:44:00Z">
              <w:rPr>
                <w:rFonts w:hint="eastAsia"/>
                <w:highlight w:val="yellow"/>
              </w:rPr>
            </w:rPrChange>
          </w:rPr>
          <w:t>은</w:t>
        </w:r>
        <w:r w:rsidR="000B5C06" w:rsidRPr="002646CB">
          <w:rPr>
            <w:rPrChange w:id="12589" w:author="ETRI-김종원" w:date="2019-12-10T10:44:00Z">
              <w:rPr>
                <w:highlight w:val="yellow"/>
              </w:rPr>
            </w:rPrChange>
          </w:rPr>
          <w:t xml:space="preserve"> </w:t>
        </w:r>
        <w:del w:id="12590" w:author="박 진상" w:date="2019-10-28T18:24:00Z">
          <w:r w:rsidR="000B5C06" w:rsidRPr="002646CB" w:rsidDel="00DC4888">
            <w:rPr>
              <w:rFonts w:hint="eastAsia"/>
              <w:rPrChange w:id="12591" w:author="ETRI-김종원" w:date="2019-12-10T10:44:00Z">
                <w:rPr>
                  <w:rFonts w:hint="eastAsia"/>
                  <w:highlight w:val="yellow"/>
                </w:rPr>
              </w:rPrChange>
            </w:rPr>
            <w:delText>신뢰성</w:delText>
          </w:r>
        </w:del>
      </w:ins>
      <w:ins w:id="12592" w:author="Windows 사용자" w:date="2019-10-18T10:34:00Z">
        <w:del w:id="12593" w:author="박 진상" w:date="2019-10-28T18:25:00Z">
          <w:r w:rsidR="00F11B74" w:rsidRPr="002646CB" w:rsidDel="00DC4888">
            <w:rPr>
              <w:rPrChange w:id="1259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F11B74" w:rsidRPr="002646CB" w:rsidDel="00DC4888">
            <w:rPr>
              <w:rFonts w:hint="eastAsia"/>
              <w:rPrChange w:id="12595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12596" w:author="박 진상" w:date="2019-10-28T18:25:00Z">
        <w:r w:rsidR="00DC4888" w:rsidRPr="002646CB">
          <w:rPr>
            <w:rFonts w:hint="eastAsia"/>
            <w:rPrChange w:id="12597" w:author="ETRI-김종원" w:date="2019-12-10T10:44:00Z">
              <w:rPr>
                <w:rFonts w:hint="eastAsia"/>
              </w:rPr>
            </w:rPrChange>
          </w:rPr>
          <w:t>신뢰지표</w:t>
        </w:r>
      </w:ins>
      <w:ins w:id="12598" w:author="박 진상" w:date="2019-10-28T19:15:00Z">
        <w:r w:rsidR="00586833" w:rsidRPr="002646CB">
          <w:rPr>
            <w:rFonts w:hint="eastAsia"/>
            <w:rPrChange w:id="12599" w:author="ETRI-김종원" w:date="2019-12-10T10:44:00Z">
              <w:rPr>
                <w:rFonts w:hint="eastAsia"/>
              </w:rPr>
            </w:rPrChange>
          </w:rPr>
          <w:t>(</w:t>
        </w:r>
        <w:r w:rsidR="00586833" w:rsidRPr="002646CB">
          <w:rPr>
            <w:rPrChange w:id="12600" w:author="ETRI-김종원" w:date="2019-12-10T10:44:00Z">
              <w:rPr/>
            </w:rPrChange>
          </w:rPr>
          <w:t>RI)</w:t>
        </w:r>
      </w:ins>
      <w:ins w:id="12601" w:author="Windows 사용자" w:date="2019-10-18T10:34:00Z">
        <w:r w:rsidR="00F11B74" w:rsidRPr="002646CB">
          <w:rPr>
            <w:rFonts w:hint="eastAsia"/>
            <w:rPrChange w:id="12602" w:author="ETRI-김종원" w:date="2019-12-10T10:44:00Z">
              <w:rPr>
                <w:rFonts w:hint="eastAsia"/>
                <w:highlight w:val="yellow"/>
              </w:rPr>
            </w:rPrChange>
          </w:rPr>
          <w:t>와</w:t>
        </w:r>
        <w:r w:rsidR="00F11B74" w:rsidRPr="002646CB">
          <w:rPr>
            <w:rPrChange w:id="12603" w:author="ETRI-김종원" w:date="2019-12-10T10:44:00Z">
              <w:rPr>
                <w:highlight w:val="yellow"/>
              </w:rPr>
            </w:rPrChange>
          </w:rPr>
          <w:t xml:space="preserve"> </w:t>
        </w:r>
        <w:del w:id="12604" w:author="박 진상" w:date="2019-10-28T18:24:00Z">
          <w:r w:rsidR="00F11B74" w:rsidRPr="002646CB" w:rsidDel="00DC4888">
            <w:rPr>
              <w:rFonts w:hint="eastAsia"/>
              <w:rPrChange w:id="12605" w:author="ETRI-김종원" w:date="2019-12-10T10:44:00Z">
                <w:rPr>
                  <w:rFonts w:hint="eastAsia"/>
                  <w:highlight w:val="yellow"/>
                </w:rPr>
              </w:rPrChange>
            </w:rPr>
            <w:delText>변동성</w:delText>
          </w:r>
        </w:del>
        <w:del w:id="12606" w:author="박 진상" w:date="2019-10-28T18:26:00Z">
          <w:r w:rsidR="00F11B74" w:rsidRPr="002646CB" w:rsidDel="00DC4888">
            <w:rPr>
              <w:rPrChange w:id="12607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F11B74" w:rsidRPr="002646CB" w:rsidDel="00DC4888">
            <w:rPr>
              <w:rFonts w:hint="eastAsia"/>
              <w:rPrChange w:id="12608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12609" w:author="박 진상" w:date="2019-10-28T18:26:00Z">
        <w:r w:rsidR="00DC4888" w:rsidRPr="002646CB">
          <w:rPr>
            <w:rFonts w:hint="eastAsia"/>
            <w:rPrChange w:id="12610" w:author="ETRI-김종원" w:date="2019-12-10T10:44:00Z">
              <w:rPr>
                <w:rFonts w:hint="eastAsia"/>
              </w:rPr>
            </w:rPrChange>
          </w:rPr>
          <w:t>변동지표</w:t>
        </w:r>
      </w:ins>
      <w:ins w:id="12611" w:author="박 진상" w:date="2019-10-28T19:15:00Z">
        <w:r w:rsidR="00586833" w:rsidRPr="002646CB">
          <w:rPr>
            <w:rFonts w:hint="eastAsia"/>
            <w:rPrChange w:id="12612" w:author="ETRI-김종원" w:date="2019-12-10T10:44:00Z">
              <w:rPr>
                <w:rFonts w:hint="eastAsia"/>
              </w:rPr>
            </w:rPrChange>
          </w:rPr>
          <w:t>(</w:t>
        </w:r>
        <w:r w:rsidR="00586833" w:rsidRPr="002646CB">
          <w:rPr>
            <w:rPrChange w:id="12613" w:author="ETRI-김종원" w:date="2019-12-10T10:44:00Z">
              <w:rPr/>
            </w:rPrChange>
          </w:rPr>
          <w:t>VI)</w:t>
        </w:r>
      </w:ins>
      <w:ins w:id="12614" w:author="Windows 사용자" w:date="2019-10-18T10:34:00Z">
        <w:r w:rsidR="00F11B74" w:rsidRPr="002646CB">
          <w:rPr>
            <w:rFonts w:hint="eastAsia"/>
            <w:rPrChange w:id="12615" w:author="ETRI-김종원" w:date="2019-12-10T10:44:00Z">
              <w:rPr>
                <w:rFonts w:hint="eastAsia"/>
                <w:highlight w:val="yellow"/>
              </w:rPr>
            </w:rPrChange>
          </w:rPr>
          <w:t>를</w:t>
        </w:r>
        <w:r w:rsidR="00F11B74" w:rsidRPr="002646CB">
          <w:rPr>
            <w:rPrChange w:id="1261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17" w:author="ETRI-김종원" w:date="2019-12-10T10:44:00Z">
              <w:rPr>
                <w:rFonts w:hint="eastAsia"/>
                <w:highlight w:val="yellow"/>
              </w:rPr>
            </w:rPrChange>
          </w:rPr>
          <w:t>산정하는</w:t>
        </w:r>
        <w:r w:rsidR="00F11B74" w:rsidRPr="002646CB">
          <w:rPr>
            <w:rPrChange w:id="1261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19" w:author="ETRI-김종원" w:date="2019-12-10T10:44:00Z">
              <w:rPr>
                <w:rFonts w:hint="eastAsia"/>
                <w:highlight w:val="yellow"/>
              </w:rPr>
            </w:rPrChange>
          </w:rPr>
          <w:t>대상으로서</w:t>
        </w:r>
        <w:r w:rsidR="00F11B74" w:rsidRPr="002646CB">
          <w:rPr>
            <w:rPrChange w:id="12620" w:author="ETRI-김종원" w:date="2019-12-10T10:44:00Z">
              <w:rPr>
                <w:highlight w:val="yellow"/>
              </w:rPr>
            </w:rPrChange>
          </w:rPr>
          <w:t xml:space="preserve">, </w:t>
        </w:r>
        <w:del w:id="12621" w:author="박 진상" w:date="2019-10-28T18:24:00Z">
          <w:r w:rsidR="00F11B74" w:rsidRPr="002646CB" w:rsidDel="00DC4888">
            <w:rPr>
              <w:rFonts w:hint="eastAsia"/>
              <w:rPrChange w:id="12622" w:author="ETRI-김종원" w:date="2019-12-10T10:44:00Z">
                <w:rPr>
                  <w:rFonts w:hint="eastAsia"/>
                  <w:highlight w:val="yellow"/>
                </w:rPr>
              </w:rPrChange>
            </w:rPr>
            <w:delText>신뢰성</w:delText>
          </w:r>
        </w:del>
        <w:del w:id="12623" w:author="박 진상" w:date="2019-10-28T18:25:00Z">
          <w:r w:rsidR="00F11B74" w:rsidRPr="002646CB" w:rsidDel="00DC4888">
            <w:rPr>
              <w:rPrChange w:id="1262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F11B74" w:rsidRPr="002646CB" w:rsidDel="00DC4888">
            <w:rPr>
              <w:rFonts w:hint="eastAsia"/>
              <w:rPrChange w:id="12625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12626" w:author="박 진상" w:date="2019-10-28T18:25:00Z">
        <w:r w:rsidR="00DC4888" w:rsidRPr="002646CB">
          <w:rPr>
            <w:rFonts w:hint="eastAsia"/>
            <w:rPrChange w:id="12627" w:author="ETRI-김종원" w:date="2019-12-10T10:44:00Z">
              <w:rPr>
                <w:rFonts w:hint="eastAsia"/>
              </w:rPr>
            </w:rPrChange>
          </w:rPr>
          <w:t>신뢰지표</w:t>
        </w:r>
      </w:ins>
      <w:ins w:id="12628" w:author="Windows 사용자" w:date="2019-10-18T10:34:00Z">
        <w:r w:rsidR="00F11B74" w:rsidRPr="002646CB">
          <w:rPr>
            <w:rFonts w:hint="eastAsia"/>
            <w:rPrChange w:id="12629" w:author="ETRI-김종원" w:date="2019-12-10T10:44:00Z">
              <w:rPr>
                <w:rFonts w:hint="eastAsia"/>
                <w:highlight w:val="yellow"/>
              </w:rPr>
            </w:rPrChange>
          </w:rPr>
          <w:t>를</w:t>
        </w:r>
        <w:r w:rsidR="00F11B74" w:rsidRPr="002646CB">
          <w:rPr>
            <w:rPrChange w:id="1263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31" w:author="ETRI-김종원" w:date="2019-12-10T10:44:00Z">
              <w:rPr>
                <w:rFonts w:hint="eastAsia"/>
                <w:highlight w:val="yellow"/>
              </w:rPr>
            </w:rPrChange>
          </w:rPr>
          <w:t>위해</w:t>
        </w:r>
        <w:r w:rsidR="00F11B74" w:rsidRPr="002646CB">
          <w:rPr>
            <w:rPrChange w:id="12632" w:author="ETRI-김종원" w:date="2019-12-10T10:44:00Z">
              <w:rPr>
                <w:highlight w:val="yellow"/>
              </w:rPr>
            </w:rPrChange>
          </w:rPr>
          <w:t xml:space="preserve"> 5</w:t>
        </w:r>
        <w:r w:rsidR="00F11B74" w:rsidRPr="002646CB">
          <w:rPr>
            <w:rFonts w:hint="eastAsia"/>
            <w:rPrChange w:id="12633" w:author="ETRI-김종원" w:date="2019-12-10T10:44:00Z">
              <w:rPr>
                <w:rFonts w:hint="eastAsia"/>
                <w:highlight w:val="yellow"/>
              </w:rPr>
            </w:rPrChange>
          </w:rPr>
          <w:t>분</w:t>
        </w:r>
        <w:r w:rsidR="00F11B74" w:rsidRPr="002646CB">
          <w:rPr>
            <w:rPrChange w:id="1263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35" w:author="ETRI-김종원" w:date="2019-12-10T10:44:00Z">
              <w:rPr>
                <w:rFonts w:hint="eastAsia"/>
                <w:highlight w:val="yellow"/>
              </w:rPr>
            </w:rPrChange>
          </w:rPr>
          <w:t>단위</w:t>
        </w:r>
        <w:r w:rsidR="00F11B74" w:rsidRPr="002646CB">
          <w:rPr>
            <w:rPrChange w:id="12636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637" w:author="ETRI-김종원" w:date="2019-12-02T17:20:00Z">
        <w:r w:rsidR="00D520F7" w:rsidRPr="002646CB">
          <w:rPr>
            <w:rFonts w:hint="eastAsia"/>
            <w:rPrChange w:id="12638" w:author="ETRI-김종원" w:date="2019-12-10T10:44:00Z">
              <w:rPr>
                <w:rFonts w:hint="eastAsia"/>
              </w:rPr>
            </w:rPrChange>
          </w:rPr>
          <w:t>발전전력량</w:t>
        </w:r>
      </w:ins>
      <w:ins w:id="12639" w:author="Windows 사용자" w:date="2019-10-18T10:34:00Z">
        <w:del w:id="12640" w:author="ETRI-김종원" w:date="2019-12-02T17:20:00Z">
          <w:r w:rsidR="00F11B74" w:rsidRPr="002646CB" w:rsidDel="00D520F7">
            <w:rPr>
              <w:rFonts w:hint="eastAsia"/>
              <w:rPrChange w:id="12641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출력전력</w:delText>
          </w:r>
        </w:del>
        <w:r w:rsidR="00F11B74" w:rsidRPr="002646CB">
          <w:rPr>
            <w:rFonts w:hint="eastAsia"/>
            <w:rPrChange w:id="12642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="00F11B74" w:rsidRPr="002646CB">
          <w:rPr>
            <w:rPrChange w:id="12643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644" w:author="ETRI-김종원" w:date="2019-11-04T20:37:00Z">
        <w:r w:rsidR="007B0A68" w:rsidRPr="002646CB">
          <w:rPr>
            <w:rFonts w:hint="eastAsia"/>
            <w:rPrChange w:id="12645" w:author="ETRI-김종원" w:date="2019-12-10T10:44:00Z">
              <w:rPr>
                <w:rFonts w:hint="eastAsia"/>
              </w:rPr>
            </w:rPrChange>
          </w:rPr>
          <w:t>변동</w:t>
        </w:r>
      </w:ins>
      <w:ins w:id="12646" w:author="Windows 사용자" w:date="2019-10-18T10:34:00Z">
        <w:del w:id="12647" w:author="ETRI-김종원" w:date="2019-11-04T20:37:00Z">
          <w:r w:rsidR="00F11B74" w:rsidRPr="002646CB" w:rsidDel="007B0A68">
            <w:rPr>
              <w:rFonts w:hint="eastAsia"/>
              <w:rPrChange w:id="12648" w:author="ETRI-김종원" w:date="2019-12-10T10:44:00Z">
                <w:rPr>
                  <w:rFonts w:hint="eastAsia"/>
                  <w:highlight w:val="yellow"/>
                </w:rPr>
              </w:rPrChange>
            </w:rPr>
            <w:delText>유연성</w:delText>
          </w:r>
          <w:r w:rsidR="00F11B74" w:rsidRPr="002646CB" w:rsidDel="007B0A68">
            <w:rPr>
              <w:rPrChange w:id="12649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F11B74" w:rsidRPr="002646CB">
          <w:rPr>
            <w:rFonts w:hint="eastAsia"/>
            <w:rPrChange w:id="12650" w:author="ETRI-김종원" w:date="2019-12-10T10:44:00Z">
              <w:rPr>
                <w:rFonts w:hint="eastAsia"/>
                <w:highlight w:val="yellow"/>
              </w:rPr>
            </w:rPrChange>
          </w:rPr>
          <w:t>지표를</w:t>
        </w:r>
        <w:r w:rsidR="00F11B74" w:rsidRPr="002646CB">
          <w:rPr>
            <w:rPrChange w:id="12651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652" w:author="Windows 사용자" w:date="2019-10-18T10:35:00Z">
        <w:r w:rsidR="00F11B74" w:rsidRPr="002646CB">
          <w:rPr>
            <w:rFonts w:hint="eastAsia"/>
            <w:rPrChange w:id="12653" w:author="ETRI-김종원" w:date="2019-12-10T10:44:00Z">
              <w:rPr>
                <w:rFonts w:hint="eastAsia"/>
                <w:highlight w:val="yellow"/>
              </w:rPr>
            </w:rPrChange>
          </w:rPr>
          <w:t>위해</w:t>
        </w:r>
        <w:r w:rsidR="00F11B74" w:rsidRPr="002646CB">
          <w:rPr>
            <w:rPrChange w:id="12654" w:author="ETRI-김종원" w:date="2019-12-10T10:44:00Z">
              <w:rPr>
                <w:highlight w:val="yellow"/>
              </w:rPr>
            </w:rPrChange>
          </w:rPr>
          <w:t xml:space="preserve"> 1</w:t>
        </w:r>
        <w:r w:rsidR="00F11B74" w:rsidRPr="002646CB">
          <w:rPr>
            <w:rFonts w:hint="eastAsia"/>
            <w:rPrChange w:id="12655" w:author="ETRI-김종원" w:date="2019-12-10T10:44:00Z">
              <w:rPr>
                <w:rFonts w:hint="eastAsia"/>
                <w:highlight w:val="yellow"/>
              </w:rPr>
            </w:rPrChange>
          </w:rPr>
          <w:t>분</w:t>
        </w:r>
        <w:r w:rsidR="00F11B74" w:rsidRPr="002646CB">
          <w:rPr>
            <w:rPrChange w:id="1265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57" w:author="ETRI-김종원" w:date="2019-12-10T10:44:00Z">
              <w:rPr>
                <w:rFonts w:hint="eastAsia"/>
                <w:highlight w:val="yellow"/>
              </w:rPr>
            </w:rPrChange>
          </w:rPr>
          <w:t>단위</w:t>
        </w:r>
        <w:r w:rsidR="00F11B74" w:rsidRPr="002646CB">
          <w:rPr>
            <w:rPrChange w:id="12658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12659" w:author="ETRI-김종원" w:date="2019-12-02T17:20:00Z">
        <w:r w:rsidR="00D520F7" w:rsidRPr="002646CB">
          <w:rPr>
            <w:rFonts w:hint="eastAsia"/>
            <w:rPrChange w:id="12660" w:author="ETRI-김종원" w:date="2019-12-10T10:44:00Z">
              <w:rPr>
                <w:rFonts w:hint="eastAsia"/>
              </w:rPr>
            </w:rPrChange>
          </w:rPr>
          <w:t>발전</w:t>
        </w:r>
      </w:ins>
      <w:ins w:id="12661" w:author="Windows 사용자" w:date="2019-10-18T10:35:00Z">
        <w:del w:id="12662" w:author="ETRI-김종원" w:date="2019-12-02T17:20:00Z">
          <w:r w:rsidR="00F11B74" w:rsidRPr="002646CB" w:rsidDel="00D520F7">
            <w:rPr>
              <w:rFonts w:hint="eastAsia"/>
              <w:rPrChange w:id="12663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F11B74" w:rsidRPr="002646CB">
          <w:rPr>
            <w:rFonts w:hint="eastAsia"/>
            <w:rPrChange w:id="12664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  <w:r w:rsidR="00F11B74" w:rsidRPr="002646CB">
          <w:rPr>
            <w:rPrChange w:id="1266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66" w:author="ETRI-김종원" w:date="2019-12-10T10:44:00Z">
              <w:rPr>
                <w:rFonts w:hint="eastAsia"/>
                <w:highlight w:val="yellow"/>
              </w:rPr>
            </w:rPrChange>
          </w:rPr>
          <w:t>데이터가</w:t>
        </w:r>
        <w:r w:rsidR="00F11B74" w:rsidRPr="002646CB">
          <w:rPr>
            <w:rPrChange w:id="1266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12668" w:author="ETRI-김종원" w:date="2019-12-10T10:44:00Z">
              <w:rPr>
                <w:rFonts w:hint="eastAsia"/>
                <w:highlight w:val="yellow"/>
              </w:rPr>
            </w:rPrChange>
          </w:rPr>
          <w:t>사용된다</w:t>
        </w:r>
        <w:r w:rsidR="00F11B74" w:rsidRPr="002646CB">
          <w:rPr>
            <w:rPrChange w:id="12669" w:author="ETRI-김종원" w:date="2019-12-10T10:44:00Z">
              <w:rPr>
                <w:highlight w:val="yellow"/>
              </w:rPr>
            </w:rPrChange>
          </w:rPr>
          <w:t>.</w:t>
        </w:r>
      </w:ins>
      <w:ins w:id="12670" w:author="박 진상" w:date="2019-10-08T05:53:00Z">
        <w:del w:id="12671" w:author="Windows 사용자" w:date="2019-10-18T10:35:00Z">
          <w:r w:rsidR="002C63BA" w:rsidRPr="002646CB" w:rsidDel="00F11B74">
            <w:rPr>
              <w:rFonts w:hint="eastAsia"/>
              <w:rPrChange w:id="1267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="002C63BA" w:rsidRPr="002646CB" w:rsidDel="00F11B74">
            <w:rPr>
              <w:rPrChange w:id="1267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1267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="002C63BA" w:rsidRPr="002646CB" w:rsidDel="00F11B74">
            <w:rPr>
              <w:rPrChange w:id="1267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</w:delText>
          </w:r>
          <w:r w:rsidR="002C63BA" w:rsidRPr="002646CB" w:rsidDel="00F11B74">
            <w:rPr>
              <w:rPrChange w:id="12676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PV</w:delText>
          </w:r>
          <w:r w:rsidR="002C63BA" w:rsidRPr="002646CB" w:rsidDel="00F11B74">
            <w:rPr>
              <w:rPrChange w:id="1267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="002C63BA" w:rsidRPr="002646CB" w:rsidDel="00F11B74">
            <w:rPr>
              <w:rFonts w:hint="eastAsia"/>
              <w:rPrChange w:id="1267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="002C63BA" w:rsidRPr="002646CB" w:rsidDel="00F11B74">
            <w:rPr>
              <w:rPrChange w:id="1267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1268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="002C63BA" w:rsidRPr="002646CB" w:rsidDel="00F11B74">
            <w:rPr>
              <w:rPrChange w:id="1268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M3</w:delText>
          </w:r>
          <w:r w:rsidR="002C63BA" w:rsidRPr="002646CB" w:rsidDel="00F11B74">
            <w:rPr>
              <w:rFonts w:hint="eastAsia"/>
              <w:rPrChange w:id="1268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="002C63BA" w:rsidRPr="002646CB" w:rsidDel="00F11B74">
            <w:rPr>
              <w:rPrChange w:id="1268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1268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="002C63BA" w:rsidRPr="002646CB" w:rsidDel="00F11B74">
            <w:rPr>
              <w:rPrChange w:id="1268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="002C63BA" w:rsidRPr="002646CB" w:rsidDel="00F11B74">
            <w:rPr>
              <w:rFonts w:hint="eastAsia"/>
              <w:rPrChange w:id="1268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="002C63BA" w:rsidRPr="002646CB" w:rsidDel="00F11B74">
            <w:rPr>
              <w:rPrChange w:id="1268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="002C63BA" w:rsidRPr="002646CB" w:rsidDel="00F11B74">
            <w:rPr>
              <w:rFonts w:hint="eastAsia"/>
              <w:rPrChange w:id="1268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="002C63BA" w:rsidRPr="002646CB" w:rsidDel="00F11B74">
            <w:rPr>
              <w:rPrChange w:id="1268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1269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="002C63BA" w:rsidRPr="002646CB" w:rsidDel="00F11B74">
            <w:rPr>
              <w:rPrChange w:id="1269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="002C63BA" w:rsidRPr="002646CB" w:rsidDel="00F11B74">
            <w:rPr>
              <w:rFonts w:hint="eastAsia"/>
              <w:rPrChange w:id="1269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4D064D26" w14:textId="05CA9296" w:rsidR="005B462C" w:rsidRPr="002646CB" w:rsidRDefault="005B462C">
      <w:pPr>
        <w:rPr>
          <w:ins w:id="12693" w:author="박 진상" w:date="2019-10-28T18:57:00Z"/>
          <w:rPrChange w:id="12694" w:author="ETRI-김종원" w:date="2019-12-10T10:44:00Z">
            <w:rPr>
              <w:ins w:id="12695" w:author="박 진상" w:date="2019-10-28T18:57:00Z"/>
            </w:rPr>
          </w:rPrChange>
        </w:rPr>
      </w:pPr>
    </w:p>
    <w:p w14:paraId="4766278F" w14:textId="35087317" w:rsidR="005B462C" w:rsidRPr="002646CB" w:rsidRDefault="005B462C">
      <w:pPr>
        <w:rPr>
          <w:ins w:id="12696" w:author="박 진상" w:date="2019-10-28T18:57:00Z"/>
          <w:rPrChange w:id="12697" w:author="ETRI-김종원" w:date="2019-12-10T10:44:00Z">
            <w:rPr>
              <w:ins w:id="12698" w:author="박 진상" w:date="2019-10-28T18:57:00Z"/>
            </w:rPr>
          </w:rPrChange>
        </w:rPr>
      </w:pPr>
    </w:p>
    <w:p w14:paraId="1B2CA917" w14:textId="2C230798" w:rsidR="005B462C" w:rsidRPr="002646CB" w:rsidRDefault="005B462C" w:rsidP="005B462C">
      <w:pPr>
        <w:jc w:val="center"/>
        <w:rPr>
          <w:ins w:id="12699" w:author="박 진상" w:date="2019-10-28T18:57:00Z"/>
          <w:b/>
          <w:bCs/>
          <w:rPrChange w:id="12700" w:author="ETRI-김종원" w:date="2019-12-10T10:44:00Z">
            <w:rPr>
              <w:ins w:id="12701" w:author="박 진상" w:date="2019-10-28T18:57:00Z"/>
              <w:b/>
              <w:bCs/>
            </w:rPr>
          </w:rPrChange>
        </w:rPr>
      </w:pPr>
      <w:ins w:id="12702" w:author="박 진상" w:date="2019-10-28T18:57:00Z">
        <w:r w:rsidRPr="002646CB">
          <w:rPr>
            <w:rFonts w:hint="eastAsia"/>
            <w:b/>
            <w:bCs/>
            <w:rPrChange w:id="12703" w:author="ETRI-김종원" w:date="2019-12-10T10:44:00Z">
              <w:rPr>
                <w:rFonts w:hint="eastAsia"/>
                <w:b/>
                <w:bCs/>
              </w:rPr>
            </w:rPrChange>
          </w:rPr>
          <w:t>표</w:t>
        </w:r>
        <w:r w:rsidRPr="002646CB">
          <w:rPr>
            <w:b/>
            <w:bCs/>
            <w:rPrChange w:id="12704" w:author="ETRI-김종원" w:date="2019-12-10T10:44:00Z">
              <w:rPr>
                <w:b/>
                <w:bCs/>
              </w:rPr>
            </w:rPrChange>
          </w:rPr>
          <w:t xml:space="preserve">1 – </w:t>
        </w:r>
        <w:r w:rsidRPr="002646CB">
          <w:rPr>
            <w:rFonts w:hint="eastAsia"/>
            <w:b/>
            <w:bCs/>
            <w:rPrChange w:id="12705" w:author="ETRI-김종원" w:date="2019-12-10T10:44:00Z">
              <w:rPr>
                <w:rFonts w:hint="eastAsia"/>
                <w:b/>
                <w:bCs/>
              </w:rPr>
            </w:rPrChange>
          </w:rPr>
          <w:t>측정데이터</w:t>
        </w:r>
      </w:ins>
      <w:ins w:id="12706" w:author="박 진상" w:date="2019-10-28T19:19:00Z">
        <w:r w:rsidR="00743A9B" w:rsidRPr="002646CB">
          <w:rPr>
            <w:rFonts w:hint="eastAsia"/>
            <w:b/>
            <w:bCs/>
            <w:rPrChange w:id="12707" w:author="ETRI-김종원" w:date="2019-12-10T10:44:00Z">
              <w:rPr>
                <w:rFonts w:hint="eastAsia"/>
                <w:b/>
                <w:bCs/>
              </w:rPr>
            </w:rPrChange>
          </w:rPr>
          <w:t xml:space="preserve"> </w:t>
        </w:r>
        <w:r w:rsidR="00743A9B" w:rsidRPr="002646CB">
          <w:rPr>
            <w:rFonts w:hint="eastAsia"/>
            <w:b/>
            <w:bCs/>
            <w:rPrChange w:id="12708" w:author="ETRI-김종원" w:date="2019-12-10T10:44:00Z">
              <w:rPr>
                <w:rFonts w:hint="eastAsia"/>
                <w:b/>
                <w:bCs/>
              </w:rPr>
            </w:rPrChange>
          </w:rPr>
          <w:t>및</w:t>
        </w:r>
        <w:r w:rsidR="00743A9B" w:rsidRPr="002646CB">
          <w:rPr>
            <w:rFonts w:hint="eastAsia"/>
            <w:b/>
            <w:bCs/>
            <w:rPrChange w:id="12709" w:author="ETRI-김종원" w:date="2019-12-10T10:44:00Z">
              <w:rPr>
                <w:rFonts w:hint="eastAsia"/>
                <w:b/>
                <w:bCs/>
              </w:rPr>
            </w:rPrChange>
          </w:rPr>
          <w:t xml:space="preserve"> </w:t>
        </w:r>
        <w:r w:rsidR="00743A9B" w:rsidRPr="002646CB">
          <w:rPr>
            <w:rFonts w:hint="eastAsia"/>
            <w:b/>
            <w:bCs/>
            <w:rPrChange w:id="12710" w:author="ETRI-김종원" w:date="2019-12-10T10:44:00Z">
              <w:rPr>
                <w:rFonts w:hint="eastAsia"/>
                <w:b/>
                <w:bCs/>
              </w:rPr>
            </w:rPrChange>
          </w:rPr>
          <w:t>측정값</w:t>
        </w:r>
      </w:ins>
    </w:p>
    <w:p w14:paraId="1B5F9DA4" w14:textId="2DF8D51E" w:rsidR="005B462C" w:rsidRPr="002646CB" w:rsidRDefault="005B462C" w:rsidP="005B462C">
      <w:pPr>
        <w:jc w:val="center"/>
        <w:rPr>
          <w:ins w:id="12711" w:author="박 진상" w:date="2019-10-28T19:22:00Z"/>
          <w:b/>
          <w:bCs/>
          <w:rPrChange w:id="12712" w:author="ETRI-김종원" w:date="2019-12-10T10:44:00Z">
            <w:rPr>
              <w:ins w:id="12713" w:author="박 진상" w:date="2019-10-28T19:22:00Z"/>
              <w:b/>
              <w:bCs/>
            </w:rPr>
          </w:rPrChange>
        </w:rPr>
      </w:pPr>
    </w:p>
    <w:tbl>
      <w:tblPr>
        <w:tblStyle w:val="aff0"/>
        <w:tblW w:w="0" w:type="auto"/>
        <w:tblInd w:w="250" w:type="dxa"/>
        <w:tblLook w:val="04A0" w:firstRow="1" w:lastRow="0" w:firstColumn="1" w:lastColumn="0" w:noHBand="0" w:noVBand="1"/>
      </w:tblPr>
      <w:tblGrid>
        <w:gridCol w:w="567"/>
        <w:gridCol w:w="2367"/>
        <w:gridCol w:w="1592"/>
        <w:gridCol w:w="1002"/>
        <w:gridCol w:w="2182"/>
        <w:gridCol w:w="1592"/>
        <w:tblGridChange w:id="12714">
          <w:tblGrid>
            <w:gridCol w:w="567"/>
            <w:gridCol w:w="2367"/>
            <w:gridCol w:w="1592"/>
            <w:gridCol w:w="1002"/>
            <w:gridCol w:w="2182"/>
            <w:gridCol w:w="1592"/>
          </w:tblGrid>
        </w:tblGridChange>
      </w:tblGrid>
      <w:tr w:rsidR="002646CB" w:rsidRPr="002646CB" w14:paraId="53453E52" w14:textId="77777777" w:rsidTr="00FF0EC9">
        <w:trPr>
          <w:ins w:id="12715" w:author="박 진상" w:date="2019-10-28T19:23:00Z"/>
        </w:trPr>
        <w:tc>
          <w:tcPr>
            <w:tcW w:w="567" w:type="dxa"/>
          </w:tcPr>
          <w:p w14:paraId="0AEDD12D" w14:textId="61DB9833" w:rsidR="00743A9B" w:rsidRPr="002646CB" w:rsidRDefault="00743A9B">
            <w:pPr>
              <w:rPr>
                <w:ins w:id="12716" w:author="박 진상" w:date="2019-10-28T19:23:00Z"/>
                <w:rPrChange w:id="12717" w:author="ETRI-김종원" w:date="2019-12-10T10:44:00Z">
                  <w:rPr>
                    <w:ins w:id="12718" w:author="박 진상" w:date="2019-10-28T19:23:00Z"/>
                    <w:b/>
                    <w:bCs/>
                  </w:rPr>
                </w:rPrChange>
              </w:rPr>
              <w:pPrChange w:id="12719" w:author="박 진상" w:date="2019-10-28T19:24:00Z">
                <w:pPr>
                  <w:jc w:val="center"/>
                </w:pPr>
              </w:pPrChange>
            </w:pPr>
            <w:ins w:id="12720" w:author="박 진상" w:date="2019-10-28T19:24:00Z">
              <w:r w:rsidRPr="002646CB">
                <w:rPr>
                  <w:rPrChange w:id="12721" w:author="ETRI-김종원" w:date="2019-12-10T10:44:00Z">
                    <w:rPr>
                      <w:b/>
                      <w:bCs/>
                    </w:rPr>
                  </w:rPrChange>
                </w:rPr>
                <w:t>NO</w:t>
              </w:r>
            </w:ins>
          </w:p>
        </w:tc>
        <w:tc>
          <w:tcPr>
            <w:tcW w:w="2367" w:type="dxa"/>
          </w:tcPr>
          <w:p w14:paraId="607E553B" w14:textId="3D7BBD3C" w:rsidR="00743A9B" w:rsidRPr="002646CB" w:rsidRDefault="00743A9B" w:rsidP="005B462C">
            <w:pPr>
              <w:jc w:val="center"/>
              <w:rPr>
                <w:ins w:id="12722" w:author="박 진상" w:date="2019-10-28T19:23:00Z"/>
                <w:rPrChange w:id="12723" w:author="ETRI-김종원" w:date="2019-12-10T10:44:00Z">
                  <w:rPr>
                    <w:ins w:id="12724" w:author="박 진상" w:date="2019-10-28T19:23:00Z"/>
                    <w:b/>
                    <w:bCs/>
                  </w:rPr>
                </w:rPrChange>
              </w:rPr>
            </w:pPr>
            <w:ins w:id="12725" w:author="박 진상" w:date="2019-10-28T19:24:00Z">
              <w:r w:rsidRPr="002646CB">
                <w:rPr>
                  <w:rFonts w:hint="eastAsia"/>
                  <w:rPrChange w:id="12726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측정데이터</w:t>
              </w:r>
            </w:ins>
          </w:p>
        </w:tc>
        <w:tc>
          <w:tcPr>
            <w:tcW w:w="1592" w:type="dxa"/>
          </w:tcPr>
          <w:p w14:paraId="6998A6E0" w14:textId="7D002863" w:rsidR="00743A9B" w:rsidRPr="002646CB" w:rsidRDefault="00743A9B" w:rsidP="005B462C">
            <w:pPr>
              <w:jc w:val="center"/>
              <w:rPr>
                <w:ins w:id="12727" w:author="박 진상" w:date="2019-10-28T19:23:00Z"/>
                <w:rPrChange w:id="12728" w:author="ETRI-김종원" w:date="2019-12-10T10:44:00Z">
                  <w:rPr>
                    <w:ins w:id="12729" w:author="박 진상" w:date="2019-10-28T19:23:00Z"/>
                    <w:b/>
                    <w:bCs/>
                  </w:rPr>
                </w:rPrChange>
              </w:rPr>
            </w:pPr>
            <w:ins w:id="12730" w:author="박 진상" w:date="2019-10-28T19:24:00Z">
              <w:r w:rsidRPr="002646CB">
                <w:rPr>
                  <w:rFonts w:hint="eastAsia"/>
                  <w:rPrChange w:id="12731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약어</w:t>
              </w:r>
            </w:ins>
          </w:p>
        </w:tc>
        <w:tc>
          <w:tcPr>
            <w:tcW w:w="1002" w:type="dxa"/>
          </w:tcPr>
          <w:p w14:paraId="2046D58A" w14:textId="49659932" w:rsidR="00743A9B" w:rsidRPr="002646CB" w:rsidRDefault="00743A9B" w:rsidP="005B462C">
            <w:pPr>
              <w:jc w:val="center"/>
              <w:rPr>
                <w:ins w:id="12732" w:author="박 진상" w:date="2019-10-28T19:23:00Z"/>
                <w:rPrChange w:id="12733" w:author="ETRI-김종원" w:date="2019-12-10T10:44:00Z">
                  <w:rPr>
                    <w:ins w:id="12734" w:author="박 진상" w:date="2019-10-28T19:23:00Z"/>
                    <w:b/>
                    <w:bCs/>
                  </w:rPr>
                </w:rPrChange>
              </w:rPr>
            </w:pPr>
            <w:ins w:id="12735" w:author="박 진상" w:date="2019-10-28T19:24:00Z">
              <w:r w:rsidRPr="002646CB">
                <w:rPr>
                  <w:rFonts w:hint="eastAsia"/>
                  <w:rPrChange w:id="12736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단위</w:t>
              </w:r>
            </w:ins>
          </w:p>
        </w:tc>
        <w:tc>
          <w:tcPr>
            <w:tcW w:w="2182" w:type="dxa"/>
          </w:tcPr>
          <w:p w14:paraId="587AD3C4" w14:textId="15F91CC8" w:rsidR="00743A9B" w:rsidRPr="002646CB" w:rsidRDefault="00743A9B" w:rsidP="005B462C">
            <w:pPr>
              <w:jc w:val="center"/>
              <w:rPr>
                <w:ins w:id="12737" w:author="박 진상" w:date="2019-10-28T19:23:00Z"/>
                <w:rPrChange w:id="12738" w:author="ETRI-김종원" w:date="2019-12-10T10:44:00Z">
                  <w:rPr>
                    <w:ins w:id="12739" w:author="박 진상" w:date="2019-10-28T19:23:00Z"/>
                    <w:b/>
                    <w:bCs/>
                  </w:rPr>
                </w:rPrChange>
              </w:rPr>
            </w:pPr>
            <w:ins w:id="12740" w:author="박 진상" w:date="2019-10-28T19:24:00Z">
              <w:r w:rsidRPr="002646CB">
                <w:rPr>
                  <w:rFonts w:hint="eastAsia"/>
                  <w:rPrChange w:id="12741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값의</w:t>
              </w:r>
              <w:r w:rsidRPr="002646CB">
                <w:rPr>
                  <w:rPrChange w:id="12742" w:author="ETRI-김종원" w:date="2019-12-10T10:44:00Z">
                    <w:rPr>
                      <w:b/>
                      <w:bCs/>
                    </w:rPr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743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범위</w:t>
              </w:r>
            </w:ins>
          </w:p>
        </w:tc>
        <w:tc>
          <w:tcPr>
            <w:tcW w:w="1592" w:type="dxa"/>
          </w:tcPr>
          <w:p w14:paraId="7B1AEEBA" w14:textId="25C56176" w:rsidR="00743A9B" w:rsidRPr="002646CB" w:rsidRDefault="00743A9B">
            <w:pPr>
              <w:jc w:val="center"/>
              <w:rPr>
                <w:ins w:id="12744" w:author="박 진상" w:date="2019-10-28T19:23:00Z"/>
                <w:rPrChange w:id="12745" w:author="ETRI-김종원" w:date="2019-12-10T10:44:00Z">
                  <w:rPr>
                    <w:ins w:id="12746" w:author="박 진상" w:date="2019-10-28T19:23:00Z"/>
                    <w:b/>
                    <w:bCs/>
                  </w:rPr>
                </w:rPrChange>
              </w:rPr>
            </w:pPr>
            <w:ins w:id="12747" w:author="박 진상" w:date="2019-10-28T19:24:00Z">
              <w:r w:rsidRPr="002646CB">
                <w:rPr>
                  <w:rFonts w:hint="eastAsia"/>
                  <w:rPrChange w:id="12748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측정지점</w:t>
              </w:r>
            </w:ins>
          </w:p>
        </w:tc>
      </w:tr>
      <w:tr w:rsidR="002646CB" w:rsidRPr="002646CB" w14:paraId="4EAA1E1E" w14:textId="77777777" w:rsidTr="00FF0EC9">
        <w:trPr>
          <w:ins w:id="12749" w:author="박 진상" w:date="2019-10-28T19:23:00Z"/>
        </w:trPr>
        <w:tc>
          <w:tcPr>
            <w:tcW w:w="567" w:type="dxa"/>
          </w:tcPr>
          <w:p w14:paraId="2274A73C" w14:textId="406AC760" w:rsidR="00743A9B" w:rsidRPr="002646CB" w:rsidRDefault="00743A9B" w:rsidP="005B462C">
            <w:pPr>
              <w:jc w:val="center"/>
              <w:rPr>
                <w:ins w:id="12750" w:author="박 진상" w:date="2019-10-28T19:23:00Z"/>
                <w:rPrChange w:id="12751" w:author="ETRI-김종원" w:date="2019-12-10T10:44:00Z">
                  <w:rPr>
                    <w:ins w:id="12752" w:author="박 진상" w:date="2019-10-28T19:23:00Z"/>
                    <w:b/>
                    <w:bCs/>
                  </w:rPr>
                </w:rPrChange>
              </w:rPr>
            </w:pPr>
            <w:ins w:id="12753" w:author="박 진상" w:date="2019-10-28T19:24:00Z">
              <w:r w:rsidRPr="002646CB">
                <w:rPr>
                  <w:rPrChange w:id="12754" w:author="ETRI-김종원" w:date="2019-12-10T10:44:00Z">
                    <w:rPr>
                      <w:b/>
                      <w:bCs/>
                    </w:rPr>
                  </w:rPrChange>
                </w:rPr>
                <w:t>1</w:t>
              </w:r>
            </w:ins>
          </w:p>
        </w:tc>
        <w:tc>
          <w:tcPr>
            <w:tcW w:w="2367" w:type="dxa"/>
          </w:tcPr>
          <w:p w14:paraId="70405B4C" w14:textId="5077F96C" w:rsidR="00743A9B" w:rsidRPr="002646CB" w:rsidRDefault="00743A9B" w:rsidP="005B462C">
            <w:pPr>
              <w:jc w:val="center"/>
              <w:rPr>
                <w:ins w:id="12755" w:author="박 진상" w:date="2019-10-28T19:23:00Z"/>
                <w:rPrChange w:id="12756" w:author="ETRI-김종원" w:date="2019-12-10T10:44:00Z">
                  <w:rPr>
                    <w:ins w:id="12757" w:author="박 진상" w:date="2019-10-28T19:23:00Z"/>
                    <w:b/>
                    <w:bCs/>
                  </w:rPr>
                </w:rPrChange>
              </w:rPr>
            </w:pPr>
            <w:ins w:id="12758" w:author="박 진상" w:date="2019-10-28T19:25:00Z">
              <w:r w:rsidRPr="002646CB">
                <w:rPr>
                  <w:rFonts w:hint="eastAsia"/>
                  <w:rPrChange w:id="12759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태양광발전전력</w:t>
              </w:r>
            </w:ins>
          </w:p>
        </w:tc>
        <w:tc>
          <w:tcPr>
            <w:tcW w:w="1592" w:type="dxa"/>
          </w:tcPr>
          <w:p w14:paraId="6FFB5CC8" w14:textId="641969FC" w:rsidR="00743A9B" w:rsidRPr="002646CB" w:rsidRDefault="00743A9B" w:rsidP="005B462C">
            <w:pPr>
              <w:jc w:val="center"/>
              <w:rPr>
                <w:ins w:id="12760" w:author="박 진상" w:date="2019-10-28T19:23:00Z"/>
                <w:rPrChange w:id="12761" w:author="ETRI-김종원" w:date="2019-12-10T10:44:00Z">
                  <w:rPr>
                    <w:ins w:id="12762" w:author="박 진상" w:date="2019-10-28T19:23:00Z"/>
                    <w:b/>
                    <w:bCs/>
                  </w:rPr>
                </w:rPrChange>
              </w:rPr>
            </w:pPr>
            <w:ins w:id="12763" w:author="박 진상" w:date="2019-10-28T19:26:00Z">
              <w:r w:rsidRPr="002646CB">
                <w:rPr>
                  <w:rPrChange w:id="12764" w:author="ETRI-김종원" w:date="2019-12-10T10:44:00Z">
                    <w:rPr/>
                  </w:rPrChange>
                </w:rPr>
                <w:t>PO</w:t>
              </w:r>
              <w:r w:rsidRPr="002646CB">
                <w:rPr>
                  <w:vertAlign w:val="subscript"/>
                  <w:rPrChange w:id="12765" w:author="ETRI-김종원" w:date="2019-12-10T10:44:00Z">
                    <w:rPr>
                      <w:vertAlign w:val="subscript"/>
                    </w:rPr>
                  </w:rPrChange>
                </w:rPr>
                <w:t>PV</w:t>
              </w:r>
            </w:ins>
          </w:p>
        </w:tc>
        <w:tc>
          <w:tcPr>
            <w:tcW w:w="1002" w:type="dxa"/>
          </w:tcPr>
          <w:p w14:paraId="19234D55" w14:textId="7AE4B62B" w:rsidR="00743A9B" w:rsidRPr="002646CB" w:rsidRDefault="00743A9B" w:rsidP="005B462C">
            <w:pPr>
              <w:jc w:val="center"/>
              <w:rPr>
                <w:ins w:id="12766" w:author="박 진상" w:date="2019-10-28T19:23:00Z"/>
                <w:rPrChange w:id="12767" w:author="ETRI-김종원" w:date="2019-12-10T10:44:00Z">
                  <w:rPr>
                    <w:ins w:id="12768" w:author="박 진상" w:date="2019-10-28T19:23:00Z"/>
                    <w:b/>
                    <w:bCs/>
                  </w:rPr>
                </w:rPrChange>
              </w:rPr>
            </w:pPr>
            <w:ins w:id="12769" w:author="박 진상" w:date="2019-10-28T19:27:00Z">
              <w:r w:rsidRPr="002646CB">
                <w:rPr>
                  <w:rFonts w:hint="eastAsia"/>
                  <w:rPrChange w:id="12770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2771" w:author="ETRI-김종원" w:date="2019-12-10T10:44:00Z">
                    <w:rPr/>
                  </w:rPrChange>
                </w:rPr>
                <w:t>W</w:t>
              </w:r>
            </w:ins>
          </w:p>
        </w:tc>
        <w:tc>
          <w:tcPr>
            <w:tcW w:w="2182" w:type="dxa"/>
          </w:tcPr>
          <w:p w14:paraId="7A5A8646" w14:textId="24B0D07B" w:rsidR="00743A9B" w:rsidRPr="002646CB" w:rsidRDefault="00FF0EC9" w:rsidP="005B462C">
            <w:pPr>
              <w:jc w:val="center"/>
              <w:rPr>
                <w:ins w:id="12772" w:author="박 진상" w:date="2019-10-28T19:23:00Z"/>
                <w:rPrChange w:id="12773" w:author="ETRI-김종원" w:date="2019-12-10T10:44:00Z">
                  <w:rPr>
                    <w:ins w:id="12774" w:author="박 진상" w:date="2019-10-28T19:23:00Z"/>
                    <w:b/>
                    <w:bCs/>
                  </w:rPr>
                </w:rPrChange>
              </w:rPr>
            </w:pPr>
            <w:ins w:id="12775" w:author="박 진상" w:date="2019-10-28T19:27:00Z">
              <w:r w:rsidRPr="002646CB">
                <w:rPr>
                  <w:rFonts w:hint="eastAsia"/>
                  <w:rPrChange w:id="12776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2777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778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</w:ins>
          </w:p>
        </w:tc>
        <w:tc>
          <w:tcPr>
            <w:tcW w:w="1592" w:type="dxa"/>
          </w:tcPr>
          <w:p w14:paraId="7DDE27CF" w14:textId="5576F629" w:rsidR="00743A9B" w:rsidRPr="002646CB" w:rsidRDefault="00FF0EC9">
            <w:pPr>
              <w:jc w:val="center"/>
              <w:rPr>
                <w:ins w:id="12779" w:author="박 진상" w:date="2019-10-28T19:23:00Z"/>
                <w:rPrChange w:id="12780" w:author="ETRI-김종원" w:date="2019-12-10T10:44:00Z">
                  <w:rPr>
                    <w:ins w:id="12781" w:author="박 진상" w:date="2019-10-28T19:23:00Z"/>
                    <w:b/>
                    <w:bCs/>
                  </w:rPr>
                </w:rPrChange>
              </w:rPr>
            </w:pPr>
            <w:ins w:id="12782" w:author="박 진상" w:date="2019-10-28T19:28:00Z">
              <w:r w:rsidRPr="002646CB">
                <w:rPr>
                  <w:rFonts w:hint="eastAsia"/>
                  <w:rPrChange w:id="12783" w:author="ETRI-김종원" w:date="2019-12-10T10:44:00Z">
                    <w:rPr>
                      <w:rFonts w:hint="eastAsia"/>
                    </w:rPr>
                  </w:rPrChange>
                </w:rPr>
                <w:t>S</w:t>
              </w:r>
              <w:r w:rsidRPr="002646CB">
                <w:rPr>
                  <w:rPrChange w:id="12784" w:author="ETRI-김종원" w:date="2019-12-10T10:44:00Z">
                    <w:rPr/>
                  </w:rPrChange>
                </w:rPr>
                <w:t>M3</w:t>
              </w:r>
            </w:ins>
          </w:p>
        </w:tc>
      </w:tr>
      <w:tr w:rsidR="002646CB" w:rsidRPr="002646CB" w14:paraId="02BE6C63" w14:textId="77777777" w:rsidTr="00FF0EC9">
        <w:trPr>
          <w:ins w:id="12785" w:author="박 진상" w:date="2019-10-28T19:23:00Z"/>
        </w:trPr>
        <w:tc>
          <w:tcPr>
            <w:tcW w:w="567" w:type="dxa"/>
          </w:tcPr>
          <w:p w14:paraId="6F5250B8" w14:textId="5B6F8876" w:rsidR="00743A9B" w:rsidRPr="002646CB" w:rsidRDefault="00743A9B" w:rsidP="005B462C">
            <w:pPr>
              <w:jc w:val="center"/>
              <w:rPr>
                <w:ins w:id="12786" w:author="박 진상" w:date="2019-10-28T19:23:00Z"/>
                <w:rPrChange w:id="12787" w:author="ETRI-김종원" w:date="2019-12-10T10:44:00Z">
                  <w:rPr>
                    <w:ins w:id="12788" w:author="박 진상" w:date="2019-10-28T19:23:00Z"/>
                    <w:b/>
                    <w:bCs/>
                  </w:rPr>
                </w:rPrChange>
              </w:rPr>
            </w:pPr>
            <w:ins w:id="12789" w:author="박 진상" w:date="2019-10-28T19:24:00Z">
              <w:r w:rsidRPr="002646CB">
                <w:rPr>
                  <w:rPrChange w:id="12790" w:author="ETRI-김종원" w:date="2019-12-10T10:44:00Z">
                    <w:rPr>
                      <w:b/>
                      <w:bCs/>
                    </w:rPr>
                  </w:rPrChange>
                </w:rPr>
                <w:t>2</w:t>
              </w:r>
            </w:ins>
          </w:p>
        </w:tc>
        <w:tc>
          <w:tcPr>
            <w:tcW w:w="2367" w:type="dxa"/>
          </w:tcPr>
          <w:p w14:paraId="43EF8B4B" w14:textId="06421304" w:rsidR="00743A9B" w:rsidRPr="002646CB" w:rsidRDefault="00743A9B" w:rsidP="005B462C">
            <w:pPr>
              <w:jc w:val="center"/>
              <w:rPr>
                <w:ins w:id="12791" w:author="박 진상" w:date="2019-10-28T19:23:00Z"/>
                <w:rPrChange w:id="12792" w:author="ETRI-김종원" w:date="2019-12-10T10:44:00Z">
                  <w:rPr>
                    <w:ins w:id="12793" w:author="박 진상" w:date="2019-10-28T19:23:00Z"/>
                    <w:b/>
                    <w:bCs/>
                  </w:rPr>
                </w:rPrChange>
              </w:rPr>
            </w:pPr>
            <w:ins w:id="12794" w:author="박 진상" w:date="2019-10-28T19:25:00Z">
              <w:r w:rsidRPr="002646CB">
                <w:rPr>
                  <w:rFonts w:hint="eastAsia"/>
                  <w:rPrChange w:id="12795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태양광발전</w:t>
              </w:r>
              <w:del w:id="12796" w:author="ETRI-김종원" w:date="2019-12-02T17:26:00Z">
                <w:r w:rsidRPr="002646CB" w:rsidDel="00647810">
                  <w:rPr>
                    <w:rPrChange w:id="12797" w:author="ETRI-김종원" w:date="2019-12-10T10:44:00Z">
                      <w:rPr>
                        <w:b/>
                        <w:bCs/>
                      </w:rPr>
                    </w:rPrChange>
                  </w:rPr>
                  <w:delText xml:space="preserve"> </w:delText>
                </w:r>
              </w:del>
              <w:r w:rsidRPr="002646CB">
                <w:rPr>
                  <w:rFonts w:hint="eastAsia"/>
                  <w:rPrChange w:id="12798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전력량</w:t>
              </w:r>
            </w:ins>
          </w:p>
        </w:tc>
        <w:tc>
          <w:tcPr>
            <w:tcW w:w="1592" w:type="dxa"/>
          </w:tcPr>
          <w:p w14:paraId="57BF9E2D" w14:textId="27800364" w:rsidR="00743A9B" w:rsidRPr="002646CB" w:rsidRDefault="00743A9B" w:rsidP="005B462C">
            <w:pPr>
              <w:jc w:val="center"/>
              <w:rPr>
                <w:ins w:id="12799" w:author="박 진상" w:date="2019-10-28T19:23:00Z"/>
                <w:rPrChange w:id="12800" w:author="ETRI-김종원" w:date="2019-12-10T10:44:00Z">
                  <w:rPr>
                    <w:ins w:id="12801" w:author="박 진상" w:date="2019-10-28T19:23:00Z"/>
                    <w:b/>
                    <w:bCs/>
                  </w:rPr>
                </w:rPrChange>
              </w:rPr>
            </w:pPr>
            <w:ins w:id="12802" w:author="박 진상" w:date="2019-10-28T19:26:00Z">
              <w:r w:rsidRPr="002646CB">
                <w:rPr>
                  <w:rPrChange w:id="12803" w:author="ETRI-김종원" w:date="2019-12-10T10:44:00Z">
                    <w:rPr/>
                  </w:rPrChange>
                </w:rPr>
                <w:t>EO</w:t>
              </w:r>
              <w:r w:rsidRPr="002646CB">
                <w:rPr>
                  <w:vertAlign w:val="subscript"/>
                  <w:rPrChange w:id="12804" w:author="ETRI-김종원" w:date="2019-12-10T10:44:00Z">
                    <w:rPr>
                      <w:vertAlign w:val="subscript"/>
                    </w:rPr>
                  </w:rPrChange>
                </w:rPr>
                <w:t>PV</w:t>
              </w:r>
            </w:ins>
          </w:p>
        </w:tc>
        <w:tc>
          <w:tcPr>
            <w:tcW w:w="1002" w:type="dxa"/>
          </w:tcPr>
          <w:p w14:paraId="6D240DB2" w14:textId="6778D67D" w:rsidR="00743A9B" w:rsidRPr="002646CB" w:rsidRDefault="00743A9B" w:rsidP="005B462C">
            <w:pPr>
              <w:jc w:val="center"/>
              <w:rPr>
                <w:ins w:id="12805" w:author="박 진상" w:date="2019-10-28T19:23:00Z"/>
                <w:rPrChange w:id="12806" w:author="ETRI-김종원" w:date="2019-12-10T10:44:00Z">
                  <w:rPr>
                    <w:ins w:id="12807" w:author="박 진상" w:date="2019-10-28T19:23:00Z"/>
                    <w:b/>
                    <w:bCs/>
                  </w:rPr>
                </w:rPrChange>
              </w:rPr>
            </w:pPr>
            <w:ins w:id="12808" w:author="박 진상" w:date="2019-10-28T19:27:00Z">
              <w:r w:rsidRPr="002646CB">
                <w:rPr>
                  <w:rFonts w:hint="eastAsia"/>
                  <w:rPrChange w:id="12809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2810" w:author="ETRI-김종원" w:date="2019-12-10T10:44:00Z">
                    <w:rPr/>
                  </w:rPrChange>
                </w:rPr>
                <w:t>Wh</w:t>
              </w:r>
            </w:ins>
          </w:p>
        </w:tc>
        <w:tc>
          <w:tcPr>
            <w:tcW w:w="2182" w:type="dxa"/>
          </w:tcPr>
          <w:p w14:paraId="1B2E4E57" w14:textId="223A83FD" w:rsidR="00743A9B" w:rsidRPr="002646CB" w:rsidRDefault="00FF0EC9" w:rsidP="005B462C">
            <w:pPr>
              <w:jc w:val="center"/>
              <w:rPr>
                <w:ins w:id="12811" w:author="박 진상" w:date="2019-10-28T19:23:00Z"/>
                <w:rPrChange w:id="12812" w:author="ETRI-김종원" w:date="2019-12-10T10:44:00Z">
                  <w:rPr>
                    <w:ins w:id="12813" w:author="박 진상" w:date="2019-10-28T19:23:00Z"/>
                    <w:b/>
                    <w:bCs/>
                  </w:rPr>
                </w:rPrChange>
              </w:rPr>
            </w:pPr>
            <w:ins w:id="12814" w:author="박 진상" w:date="2019-10-28T19:27:00Z">
              <w:r w:rsidRPr="002646CB">
                <w:rPr>
                  <w:rFonts w:hint="eastAsia"/>
                  <w:rPrChange w:id="12815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2816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817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</w:ins>
          </w:p>
        </w:tc>
        <w:tc>
          <w:tcPr>
            <w:tcW w:w="1592" w:type="dxa"/>
          </w:tcPr>
          <w:p w14:paraId="5A803001" w14:textId="30EE949C" w:rsidR="00743A9B" w:rsidRPr="002646CB" w:rsidRDefault="00FF0EC9">
            <w:pPr>
              <w:jc w:val="center"/>
              <w:rPr>
                <w:ins w:id="12818" w:author="박 진상" w:date="2019-10-28T19:23:00Z"/>
                <w:rPrChange w:id="12819" w:author="ETRI-김종원" w:date="2019-12-10T10:44:00Z">
                  <w:rPr>
                    <w:ins w:id="12820" w:author="박 진상" w:date="2019-10-28T19:23:00Z"/>
                    <w:b/>
                    <w:bCs/>
                  </w:rPr>
                </w:rPrChange>
              </w:rPr>
            </w:pPr>
            <w:ins w:id="12821" w:author="박 진상" w:date="2019-10-28T19:28:00Z">
              <w:r w:rsidRPr="002646CB">
                <w:rPr>
                  <w:rFonts w:hint="eastAsia"/>
                  <w:rPrChange w:id="12822" w:author="ETRI-김종원" w:date="2019-12-10T10:44:00Z">
                    <w:rPr>
                      <w:rFonts w:hint="eastAsia"/>
                    </w:rPr>
                  </w:rPrChange>
                </w:rPr>
                <w:t>S</w:t>
              </w:r>
              <w:r w:rsidRPr="002646CB">
                <w:rPr>
                  <w:rPrChange w:id="12823" w:author="ETRI-김종원" w:date="2019-12-10T10:44:00Z">
                    <w:rPr/>
                  </w:rPrChange>
                </w:rPr>
                <w:t>M3</w:t>
              </w:r>
            </w:ins>
          </w:p>
        </w:tc>
      </w:tr>
      <w:tr w:rsidR="002646CB" w:rsidRPr="002646CB" w14:paraId="3338AAC4" w14:textId="77777777" w:rsidTr="00FF0EC9">
        <w:trPr>
          <w:ins w:id="12824" w:author="박 진상" w:date="2019-10-28T19:23:00Z"/>
        </w:trPr>
        <w:tc>
          <w:tcPr>
            <w:tcW w:w="567" w:type="dxa"/>
          </w:tcPr>
          <w:p w14:paraId="5E50B328" w14:textId="60D307DB" w:rsidR="00743A9B" w:rsidRPr="002646CB" w:rsidRDefault="00743A9B" w:rsidP="005B462C">
            <w:pPr>
              <w:jc w:val="center"/>
              <w:rPr>
                <w:ins w:id="12825" w:author="박 진상" w:date="2019-10-28T19:23:00Z"/>
                <w:rPrChange w:id="12826" w:author="ETRI-김종원" w:date="2019-12-10T10:44:00Z">
                  <w:rPr>
                    <w:ins w:id="12827" w:author="박 진상" w:date="2019-10-28T19:23:00Z"/>
                    <w:b/>
                    <w:bCs/>
                  </w:rPr>
                </w:rPrChange>
              </w:rPr>
            </w:pPr>
            <w:ins w:id="12828" w:author="박 진상" w:date="2019-10-28T19:24:00Z">
              <w:r w:rsidRPr="002646CB">
                <w:rPr>
                  <w:rPrChange w:id="12829" w:author="ETRI-김종원" w:date="2019-12-10T10:44:00Z">
                    <w:rPr>
                      <w:b/>
                      <w:bCs/>
                    </w:rPr>
                  </w:rPrChange>
                </w:rPr>
                <w:t>3</w:t>
              </w:r>
            </w:ins>
          </w:p>
        </w:tc>
        <w:tc>
          <w:tcPr>
            <w:tcW w:w="2367" w:type="dxa"/>
          </w:tcPr>
          <w:p w14:paraId="58F5F147" w14:textId="1D3C577B" w:rsidR="00743A9B" w:rsidRPr="002646CB" w:rsidRDefault="00743A9B" w:rsidP="005B462C">
            <w:pPr>
              <w:jc w:val="center"/>
              <w:rPr>
                <w:ins w:id="12830" w:author="박 진상" w:date="2019-10-28T19:23:00Z"/>
                <w:rPrChange w:id="12831" w:author="ETRI-김종원" w:date="2019-12-10T10:44:00Z">
                  <w:rPr>
                    <w:ins w:id="12832" w:author="박 진상" w:date="2019-10-28T19:23:00Z"/>
                    <w:b/>
                    <w:bCs/>
                  </w:rPr>
                </w:rPrChange>
              </w:rPr>
            </w:pPr>
            <w:ins w:id="12833" w:author="박 진상" w:date="2019-10-28T19:25:00Z">
              <w:r w:rsidRPr="002646CB">
                <w:rPr>
                  <w:rFonts w:hint="eastAsia"/>
                  <w:rPrChange w:id="12834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에너지저장장치</w:t>
              </w:r>
              <w:del w:id="12835" w:author="ETRI-김종원" w:date="2019-12-02T17:26:00Z">
                <w:r w:rsidRPr="002646CB" w:rsidDel="00647810">
                  <w:rPr>
                    <w:rPrChange w:id="12836" w:author="ETRI-김종원" w:date="2019-12-10T10:44:00Z">
                      <w:rPr>
                        <w:b/>
                        <w:bCs/>
                      </w:rPr>
                    </w:rPrChange>
                  </w:rPr>
                  <w:delText xml:space="preserve"> </w:delText>
                </w:r>
              </w:del>
              <w:r w:rsidRPr="002646CB">
                <w:rPr>
                  <w:rFonts w:hint="eastAsia"/>
                  <w:rPrChange w:id="12837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전력</w:t>
              </w:r>
            </w:ins>
          </w:p>
        </w:tc>
        <w:tc>
          <w:tcPr>
            <w:tcW w:w="1592" w:type="dxa"/>
          </w:tcPr>
          <w:p w14:paraId="6E362946" w14:textId="620A9622" w:rsidR="00743A9B" w:rsidRPr="002646CB" w:rsidRDefault="00743A9B" w:rsidP="005B462C">
            <w:pPr>
              <w:jc w:val="center"/>
              <w:rPr>
                <w:ins w:id="12838" w:author="박 진상" w:date="2019-10-28T19:23:00Z"/>
                <w:rPrChange w:id="12839" w:author="ETRI-김종원" w:date="2019-12-10T10:44:00Z">
                  <w:rPr>
                    <w:ins w:id="12840" w:author="박 진상" w:date="2019-10-28T19:23:00Z"/>
                    <w:b/>
                    <w:bCs/>
                  </w:rPr>
                </w:rPrChange>
              </w:rPr>
            </w:pPr>
            <w:ins w:id="12841" w:author="박 진상" w:date="2019-10-28T19:26:00Z">
              <w:r w:rsidRPr="002646CB">
                <w:rPr>
                  <w:rPrChange w:id="12842" w:author="ETRI-김종원" w:date="2019-12-10T10:44:00Z">
                    <w:rPr/>
                  </w:rPrChange>
                </w:rPr>
                <w:t>PO</w:t>
              </w:r>
              <w:r w:rsidRPr="002646CB">
                <w:rPr>
                  <w:vertAlign w:val="subscript"/>
                  <w:rPrChange w:id="12843" w:author="ETRI-김종원" w:date="2019-12-10T10:44:00Z">
                    <w:rPr>
                      <w:vertAlign w:val="subscript"/>
                    </w:rPr>
                  </w:rPrChange>
                </w:rPr>
                <w:t>E</w:t>
              </w:r>
            </w:ins>
            <w:ins w:id="12844" w:author="ETRI-김종원" w:date="2019-11-04T20:37:00Z">
              <w:r w:rsidR="007B0A68" w:rsidRPr="002646CB">
                <w:rPr>
                  <w:vertAlign w:val="subscript"/>
                  <w:rPrChange w:id="12845" w:author="ETRI-김종원" w:date="2019-12-10T10:44:00Z">
                    <w:rPr>
                      <w:vertAlign w:val="subscript"/>
                    </w:rPr>
                  </w:rPrChange>
                </w:rPr>
                <w:t>ES</w:t>
              </w:r>
            </w:ins>
            <w:ins w:id="12846" w:author="박 진상" w:date="2019-10-28T19:26:00Z">
              <w:del w:id="12847" w:author="ETRI-김종원" w:date="2019-11-04T20:37:00Z">
                <w:r w:rsidRPr="002646CB" w:rsidDel="007B0A68">
                  <w:rPr>
                    <w:vertAlign w:val="subscript"/>
                    <w:rPrChange w:id="12848" w:author="ETRI-김종원" w:date="2019-12-10T10:44:00Z">
                      <w:rPr>
                        <w:vertAlign w:val="subscript"/>
                      </w:rPr>
                    </w:rPrChange>
                  </w:rPr>
                  <w:delText>SS</w:delText>
                </w:r>
              </w:del>
            </w:ins>
          </w:p>
        </w:tc>
        <w:tc>
          <w:tcPr>
            <w:tcW w:w="1002" w:type="dxa"/>
          </w:tcPr>
          <w:p w14:paraId="2EDA65A1" w14:textId="44EFFFE3" w:rsidR="00743A9B" w:rsidRPr="002646CB" w:rsidRDefault="00743A9B" w:rsidP="005B462C">
            <w:pPr>
              <w:jc w:val="center"/>
              <w:rPr>
                <w:ins w:id="12849" w:author="박 진상" w:date="2019-10-28T19:23:00Z"/>
                <w:rPrChange w:id="12850" w:author="ETRI-김종원" w:date="2019-12-10T10:44:00Z">
                  <w:rPr>
                    <w:ins w:id="12851" w:author="박 진상" w:date="2019-10-28T19:23:00Z"/>
                    <w:b/>
                    <w:bCs/>
                  </w:rPr>
                </w:rPrChange>
              </w:rPr>
            </w:pPr>
            <w:ins w:id="12852" w:author="박 진상" w:date="2019-10-28T19:27:00Z">
              <w:r w:rsidRPr="002646CB">
                <w:rPr>
                  <w:rFonts w:hint="eastAsia"/>
                  <w:rPrChange w:id="12853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2854" w:author="ETRI-김종원" w:date="2019-12-10T10:44:00Z">
                    <w:rPr/>
                  </w:rPrChange>
                </w:rPr>
                <w:t>W</w:t>
              </w:r>
            </w:ins>
          </w:p>
        </w:tc>
        <w:tc>
          <w:tcPr>
            <w:tcW w:w="2182" w:type="dxa"/>
          </w:tcPr>
          <w:p w14:paraId="0B79AD6E" w14:textId="78BB29DD" w:rsidR="00743A9B" w:rsidRPr="002646CB" w:rsidRDefault="00FF0EC9" w:rsidP="005B462C">
            <w:pPr>
              <w:jc w:val="center"/>
              <w:rPr>
                <w:ins w:id="12855" w:author="박 진상" w:date="2019-10-28T19:23:00Z"/>
                <w:rPrChange w:id="12856" w:author="ETRI-김종원" w:date="2019-12-10T10:44:00Z">
                  <w:rPr>
                    <w:ins w:id="12857" w:author="박 진상" w:date="2019-10-28T19:23:00Z"/>
                    <w:b/>
                    <w:bCs/>
                  </w:rPr>
                </w:rPrChange>
              </w:rPr>
            </w:pPr>
            <w:ins w:id="12858" w:author="박 진상" w:date="2019-10-28T19:27:00Z">
              <w:r w:rsidRPr="002646CB">
                <w:rPr>
                  <w:rFonts w:hint="eastAsia"/>
                  <w:rPrChange w:id="12859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2860" w:author="ETRI-김종원" w:date="2019-12-10T10:44:00Z">
                    <w:rPr/>
                  </w:rPrChange>
                </w:rPr>
                <w:t xml:space="preserve"> </w:t>
              </w:r>
            </w:ins>
            <w:ins w:id="12861" w:author="ETRI-김종원" w:date="2019-11-04T20:37:00Z">
              <w:r w:rsidR="007B0A68" w:rsidRPr="002646CB">
                <w:rPr>
                  <w:rFonts w:hint="eastAsia"/>
                  <w:rPrChange w:id="12862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  <w:r w:rsidR="007B0A68" w:rsidRPr="002646CB">
                <w:rPr>
                  <w:rFonts w:hint="eastAsia"/>
                  <w:rPrChange w:id="12863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</w:ins>
            <w:ins w:id="12864" w:author="박 진상" w:date="2019-10-28T19:28:00Z">
              <w:r w:rsidRPr="002646CB">
                <w:rPr>
                  <w:rFonts w:hint="eastAsia"/>
                  <w:rPrChange w:id="12865" w:author="ETRI-김종원" w:date="2019-12-10T10:44:00Z">
                    <w:rPr>
                      <w:rFonts w:hint="eastAsia"/>
                    </w:rPr>
                  </w:rPrChange>
                </w:rPr>
                <w:t>또는</w:t>
              </w:r>
              <w:r w:rsidRPr="002646CB">
                <w:rPr>
                  <w:rFonts w:hint="eastAsia"/>
                  <w:rPrChange w:id="12866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  <w:r w:rsidRPr="002646CB">
                <w:rPr>
                  <w:rPrChange w:id="12867" w:author="ETRI-김종원" w:date="2019-12-10T10:44:00Z">
                    <w:rPr/>
                  </w:rPrChange>
                </w:rPr>
                <w:t>0</w:t>
              </w:r>
            </w:ins>
            <w:ins w:id="12868" w:author="ETRI-김종원" w:date="2019-11-04T20:38:00Z">
              <w:r w:rsidR="007B0A68" w:rsidRPr="002646CB">
                <w:rPr>
                  <w:rFonts w:hint="eastAsia"/>
                  <w:rPrChange w:id="12869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  <w:r w:rsidR="007B0A68" w:rsidRPr="002646CB">
                <w:rPr>
                  <w:rFonts w:hint="eastAsia"/>
                  <w:rPrChange w:id="12870" w:author="ETRI-김종원" w:date="2019-12-10T10:44:00Z">
                    <w:rPr>
                      <w:rFonts w:hint="eastAsia"/>
                    </w:rPr>
                  </w:rPrChange>
                </w:rPr>
                <w:t>이하</w:t>
              </w:r>
            </w:ins>
            <w:ins w:id="12871" w:author="박 진상" w:date="2019-10-28T19:28:00Z">
              <w:del w:id="12872" w:author="ETRI-김종원" w:date="2019-11-04T20:38:00Z">
                <w:r w:rsidRPr="002646CB" w:rsidDel="007B0A68">
                  <w:rPr>
                    <w:rFonts w:hint="eastAsia"/>
                    <w:rPrChange w:id="12873" w:author="ETRI-김종원" w:date="2019-12-10T10:44:00Z">
                      <w:rPr>
                        <w:rFonts w:hint="eastAsia"/>
                      </w:rPr>
                    </w:rPrChange>
                  </w:rPr>
                  <w:delText>이</w:delText>
                </w:r>
              </w:del>
              <w:del w:id="12874" w:author="ETRI-김종원" w:date="2019-11-04T20:37:00Z">
                <w:r w:rsidRPr="002646CB" w:rsidDel="007B0A68">
                  <w:rPr>
                    <w:rFonts w:hint="eastAsia"/>
                    <w:rPrChange w:id="12875" w:author="ETRI-김종원" w:date="2019-12-10T10:44:00Z">
                      <w:rPr>
                        <w:rFonts w:hint="eastAsia"/>
                      </w:rPr>
                    </w:rPrChange>
                  </w:rPr>
                  <w:delText>상</w:delText>
                </w:r>
              </w:del>
            </w:ins>
          </w:p>
        </w:tc>
        <w:tc>
          <w:tcPr>
            <w:tcW w:w="1592" w:type="dxa"/>
          </w:tcPr>
          <w:p w14:paraId="55FF0391" w14:textId="6047F837" w:rsidR="00743A9B" w:rsidRPr="002646CB" w:rsidRDefault="00FF0EC9">
            <w:pPr>
              <w:jc w:val="center"/>
              <w:rPr>
                <w:ins w:id="12876" w:author="박 진상" w:date="2019-10-28T19:23:00Z"/>
                <w:rPrChange w:id="12877" w:author="ETRI-김종원" w:date="2019-12-10T10:44:00Z">
                  <w:rPr>
                    <w:ins w:id="12878" w:author="박 진상" w:date="2019-10-28T19:23:00Z"/>
                    <w:b/>
                    <w:bCs/>
                  </w:rPr>
                </w:rPrChange>
              </w:rPr>
            </w:pPr>
            <w:ins w:id="12879" w:author="박 진상" w:date="2019-10-28T19:28:00Z">
              <w:r w:rsidRPr="002646CB">
                <w:rPr>
                  <w:rFonts w:hint="eastAsia"/>
                  <w:rPrChange w:id="12880" w:author="ETRI-김종원" w:date="2019-12-10T10:44:00Z">
                    <w:rPr>
                      <w:rFonts w:hint="eastAsia"/>
                    </w:rPr>
                  </w:rPrChange>
                </w:rPr>
                <w:t>S</w:t>
              </w:r>
              <w:r w:rsidRPr="002646CB">
                <w:rPr>
                  <w:rPrChange w:id="12881" w:author="ETRI-김종원" w:date="2019-12-10T10:44:00Z">
                    <w:rPr/>
                  </w:rPrChange>
                </w:rPr>
                <w:t>M2</w:t>
              </w:r>
            </w:ins>
          </w:p>
        </w:tc>
      </w:tr>
      <w:tr w:rsidR="002646CB" w:rsidRPr="002646CB" w14:paraId="01E73A02" w14:textId="77777777" w:rsidTr="00FF0EC9">
        <w:trPr>
          <w:ins w:id="12882" w:author="박 진상" w:date="2019-10-28T19:23:00Z"/>
        </w:trPr>
        <w:tc>
          <w:tcPr>
            <w:tcW w:w="567" w:type="dxa"/>
          </w:tcPr>
          <w:p w14:paraId="1FFBF9EC" w14:textId="1AE15977" w:rsidR="00743A9B" w:rsidRPr="002646CB" w:rsidRDefault="00743A9B" w:rsidP="005B462C">
            <w:pPr>
              <w:jc w:val="center"/>
              <w:rPr>
                <w:ins w:id="12883" w:author="박 진상" w:date="2019-10-28T19:23:00Z"/>
                <w:rPrChange w:id="12884" w:author="ETRI-김종원" w:date="2019-12-10T10:44:00Z">
                  <w:rPr>
                    <w:ins w:id="12885" w:author="박 진상" w:date="2019-10-28T19:23:00Z"/>
                    <w:b/>
                    <w:bCs/>
                  </w:rPr>
                </w:rPrChange>
              </w:rPr>
            </w:pPr>
            <w:ins w:id="12886" w:author="박 진상" w:date="2019-10-28T19:24:00Z">
              <w:r w:rsidRPr="002646CB">
                <w:rPr>
                  <w:rPrChange w:id="12887" w:author="ETRI-김종원" w:date="2019-12-10T10:44:00Z">
                    <w:rPr>
                      <w:b/>
                      <w:bCs/>
                    </w:rPr>
                  </w:rPrChange>
                </w:rPr>
                <w:t>4</w:t>
              </w:r>
            </w:ins>
          </w:p>
        </w:tc>
        <w:tc>
          <w:tcPr>
            <w:tcW w:w="2367" w:type="dxa"/>
          </w:tcPr>
          <w:p w14:paraId="20AF889C" w14:textId="42B342EA" w:rsidR="00743A9B" w:rsidRPr="002646CB" w:rsidRDefault="00743A9B" w:rsidP="005B462C">
            <w:pPr>
              <w:jc w:val="center"/>
              <w:rPr>
                <w:ins w:id="12888" w:author="박 진상" w:date="2019-10-28T19:23:00Z"/>
                <w:rPrChange w:id="12889" w:author="ETRI-김종원" w:date="2019-12-10T10:44:00Z">
                  <w:rPr>
                    <w:ins w:id="12890" w:author="박 진상" w:date="2019-10-28T19:23:00Z"/>
                    <w:b/>
                    <w:bCs/>
                  </w:rPr>
                </w:rPrChange>
              </w:rPr>
            </w:pPr>
            <w:ins w:id="12891" w:author="박 진상" w:date="2019-10-28T19:25:00Z">
              <w:r w:rsidRPr="002646CB">
                <w:rPr>
                  <w:rFonts w:hint="eastAsia"/>
                  <w:rPrChange w:id="12892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에너지저장장치</w:t>
              </w:r>
              <w:del w:id="12893" w:author="ETRI-김종원" w:date="2019-12-02T17:26:00Z">
                <w:r w:rsidRPr="002646CB" w:rsidDel="00647810">
                  <w:rPr>
                    <w:rPrChange w:id="12894" w:author="ETRI-김종원" w:date="2019-12-10T10:44:00Z">
                      <w:rPr>
                        <w:b/>
                        <w:bCs/>
                      </w:rPr>
                    </w:rPrChange>
                  </w:rPr>
                  <w:delText xml:space="preserve"> </w:delText>
                </w:r>
              </w:del>
              <w:r w:rsidRPr="002646CB">
                <w:rPr>
                  <w:rFonts w:hint="eastAsia"/>
                  <w:rPrChange w:id="12895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전력량</w:t>
              </w:r>
            </w:ins>
          </w:p>
        </w:tc>
        <w:tc>
          <w:tcPr>
            <w:tcW w:w="1592" w:type="dxa"/>
          </w:tcPr>
          <w:p w14:paraId="09189327" w14:textId="6DA438FB" w:rsidR="00743A9B" w:rsidRPr="002646CB" w:rsidRDefault="00743A9B" w:rsidP="005B462C">
            <w:pPr>
              <w:jc w:val="center"/>
              <w:rPr>
                <w:ins w:id="12896" w:author="박 진상" w:date="2019-10-28T19:23:00Z"/>
                <w:rPrChange w:id="12897" w:author="ETRI-김종원" w:date="2019-12-10T10:44:00Z">
                  <w:rPr>
                    <w:ins w:id="12898" w:author="박 진상" w:date="2019-10-28T19:23:00Z"/>
                    <w:b/>
                    <w:bCs/>
                  </w:rPr>
                </w:rPrChange>
              </w:rPr>
            </w:pPr>
            <w:ins w:id="12899" w:author="박 진상" w:date="2019-10-28T19:26:00Z">
              <w:r w:rsidRPr="002646CB">
                <w:rPr>
                  <w:rPrChange w:id="12900" w:author="ETRI-김종원" w:date="2019-12-10T10:44:00Z">
                    <w:rPr/>
                  </w:rPrChange>
                </w:rPr>
                <w:t>EO</w:t>
              </w:r>
              <w:r w:rsidRPr="002646CB">
                <w:rPr>
                  <w:vertAlign w:val="subscript"/>
                  <w:rPrChange w:id="12901" w:author="ETRI-김종원" w:date="2019-12-10T10:44:00Z">
                    <w:rPr>
                      <w:vertAlign w:val="subscript"/>
                    </w:rPr>
                  </w:rPrChange>
                </w:rPr>
                <w:t>E</w:t>
              </w:r>
            </w:ins>
            <w:ins w:id="12902" w:author="ETRI-김종원" w:date="2019-11-04T20:37:00Z">
              <w:r w:rsidR="007B0A68" w:rsidRPr="002646CB">
                <w:rPr>
                  <w:vertAlign w:val="subscript"/>
                  <w:rPrChange w:id="12903" w:author="ETRI-김종원" w:date="2019-12-10T10:44:00Z">
                    <w:rPr>
                      <w:vertAlign w:val="subscript"/>
                    </w:rPr>
                  </w:rPrChange>
                </w:rPr>
                <w:t>ES</w:t>
              </w:r>
            </w:ins>
            <w:ins w:id="12904" w:author="박 진상" w:date="2019-10-28T19:26:00Z">
              <w:del w:id="12905" w:author="ETRI-김종원" w:date="2019-11-04T20:37:00Z">
                <w:r w:rsidRPr="002646CB" w:rsidDel="007B0A68">
                  <w:rPr>
                    <w:vertAlign w:val="subscript"/>
                    <w:rPrChange w:id="12906" w:author="ETRI-김종원" w:date="2019-12-10T10:44:00Z">
                      <w:rPr>
                        <w:vertAlign w:val="subscript"/>
                      </w:rPr>
                    </w:rPrChange>
                  </w:rPr>
                  <w:delText>SS</w:delText>
                </w:r>
              </w:del>
            </w:ins>
          </w:p>
        </w:tc>
        <w:tc>
          <w:tcPr>
            <w:tcW w:w="1002" w:type="dxa"/>
          </w:tcPr>
          <w:p w14:paraId="0ED207C7" w14:textId="741857B3" w:rsidR="00743A9B" w:rsidRPr="002646CB" w:rsidRDefault="00743A9B" w:rsidP="005B462C">
            <w:pPr>
              <w:jc w:val="center"/>
              <w:rPr>
                <w:ins w:id="12907" w:author="박 진상" w:date="2019-10-28T19:23:00Z"/>
                <w:rPrChange w:id="12908" w:author="ETRI-김종원" w:date="2019-12-10T10:44:00Z">
                  <w:rPr>
                    <w:ins w:id="12909" w:author="박 진상" w:date="2019-10-28T19:23:00Z"/>
                    <w:b/>
                    <w:bCs/>
                  </w:rPr>
                </w:rPrChange>
              </w:rPr>
            </w:pPr>
            <w:ins w:id="12910" w:author="박 진상" w:date="2019-10-28T19:27:00Z">
              <w:r w:rsidRPr="002646CB">
                <w:rPr>
                  <w:rFonts w:hint="eastAsia"/>
                  <w:rPrChange w:id="12911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2912" w:author="ETRI-김종원" w:date="2019-12-10T10:44:00Z">
                    <w:rPr/>
                  </w:rPrChange>
                </w:rPr>
                <w:t>Wh</w:t>
              </w:r>
            </w:ins>
          </w:p>
        </w:tc>
        <w:tc>
          <w:tcPr>
            <w:tcW w:w="2182" w:type="dxa"/>
          </w:tcPr>
          <w:p w14:paraId="2A811125" w14:textId="3959C377" w:rsidR="00743A9B" w:rsidRPr="002646CB" w:rsidRDefault="007B0A68" w:rsidP="005B462C">
            <w:pPr>
              <w:jc w:val="center"/>
              <w:rPr>
                <w:ins w:id="12913" w:author="박 진상" w:date="2019-10-28T19:23:00Z"/>
                <w:rPrChange w:id="12914" w:author="ETRI-김종원" w:date="2019-12-10T10:44:00Z">
                  <w:rPr>
                    <w:ins w:id="12915" w:author="박 진상" w:date="2019-10-28T19:23:00Z"/>
                    <w:b/>
                    <w:bCs/>
                  </w:rPr>
                </w:rPrChange>
              </w:rPr>
            </w:pPr>
            <w:ins w:id="12916" w:author="ETRI-김종원" w:date="2019-11-04T20:38:00Z">
              <w:r w:rsidRPr="002646CB">
                <w:rPr>
                  <w:rFonts w:hint="eastAsia"/>
                  <w:rPrChange w:id="12917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2918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919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  <w:r w:rsidRPr="002646CB">
                <w:rPr>
                  <w:rFonts w:hint="eastAsia"/>
                  <w:rPrChange w:id="12920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921" w:author="ETRI-김종원" w:date="2019-12-10T10:44:00Z">
                    <w:rPr>
                      <w:rFonts w:hint="eastAsia"/>
                    </w:rPr>
                  </w:rPrChange>
                </w:rPr>
                <w:t>또는</w:t>
              </w:r>
              <w:r w:rsidRPr="002646CB">
                <w:rPr>
                  <w:rFonts w:hint="eastAsia"/>
                  <w:rPrChange w:id="12922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  <w:r w:rsidRPr="002646CB">
                <w:rPr>
                  <w:rPrChange w:id="12923" w:author="ETRI-김종원" w:date="2019-12-10T10:44:00Z">
                    <w:rPr/>
                  </w:rPrChange>
                </w:rPr>
                <w:t>0</w:t>
              </w:r>
              <w:r w:rsidRPr="002646CB">
                <w:rPr>
                  <w:rFonts w:hint="eastAsia"/>
                  <w:rPrChange w:id="12924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925" w:author="ETRI-김종원" w:date="2019-12-10T10:44:00Z">
                    <w:rPr>
                      <w:rFonts w:hint="eastAsia"/>
                    </w:rPr>
                  </w:rPrChange>
                </w:rPr>
                <w:t>이하</w:t>
              </w:r>
              <w:r w:rsidRPr="002646CB" w:rsidDel="007B0A68">
                <w:rPr>
                  <w:rFonts w:hint="eastAsia"/>
                  <w:rPrChange w:id="12926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</w:ins>
            <w:ins w:id="12927" w:author="박 진상" w:date="2019-10-28T19:28:00Z">
              <w:del w:id="12928" w:author="ETRI-김종원" w:date="2019-11-04T20:38:00Z">
                <w:r w:rsidR="00FF0EC9" w:rsidRPr="002646CB" w:rsidDel="007B0A68">
                  <w:rPr>
                    <w:rFonts w:hint="eastAsia"/>
                    <w:rPrChange w:id="12929" w:author="ETRI-김종원" w:date="2019-12-10T10:44:00Z">
                      <w:rPr>
                        <w:rFonts w:hint="eastAsia"/>
                      </w:rPr>
                    </w:rPrChange>
                  </w:rPr>
                  <w:delText>0</w:delText>
                </w:r>
                <w:r w:rsidR="00FF0EC9" w:rsidRPr="002646CB" w:rsidDel="007B0A68">
                  <w:rPr>
                    <w:rPrChange w:id="12930" w:author="ETRI-김종원" w:date="2019-12-10T10:44:00Z">
                      <w:rPr/>
                    </w:rPrChange>
                  </w:rPr>
                  <w:delText xml:space="preserve"> </w:delText>
                </w:r>
                <w:r w:rsidR="00FF0EC9" w:rsidRPr="002646CB" w:rsidDel="007B0A68">
                  <w:rPr>
                    <w:rFonts w:hint="eastAsia"/>
                    <w:rPrChange w:id="12931" w:author="ETRI-김종원" w:date="2019-12-10T10:44:00Z">
                      <w:rPr>
                        <w:rFonts w:hint="eastAsia"/>
                      </w:rPr>
                    </w:rPrChange>
                  </w:rPr>
                  <w:delText>또는</w:delText>
                </w:r>
                <w:r w:rsidR="00FF0EC9" w:rsidRPr="002646CB" w:rsidDel="007B0A68">
                  <w:rPr>
                    <w:rFonts w:hint="eastAsia"/>
                    <w:rPrChange w:id="12932" w:author="ETRI-김종원" w:date="2019-12-10T10:44:00Z">
                      <w:rPr>
                        <w:rFonts w:hint="eastAsia"/>
                      </w:rPr>
                    </w:rPrChange>
                  </w:rPr>
                  <w:delText xml:space="preserve"> </w:delText>
                </w:r>
                <w:r w:rsidR="00FF0EC9" w:rsidRPr="002646CB" w:rsidDel="007B0A68">
                  <w:rPr>
                    <w:rPrChange w:id="12933" w:author="ETRI-김종원" w:date="2019-12-10T10:44:00Z">
                      <w:rPr/>
                    </w:rPrChange>
                  </w:rPr>
                  <w:delText xml:space="preserve">0 </w:delText>
                </w:r>
                <w:r w:rsidR="00FF0EC9" w:rsidRPr="002646CB" w:rsidDel="007B0A68">
                  <w:rPr>
                    <w:rFonts w:hint="eastAsia"/>
                    <w:rPrChange w:id="12934" w:author="ETRI-김종원" w:date="2019-12-10T10:44:00Z">
                      <w:rPr>
                        <w:rFonts w:hint="eastAsia"/>
                      </w:rPr>
                    </w:rPrChange>
                  </w:rPr>
                  <w:delText>이하</w:delText>
                </w:r>
              </w:del>
            </w:ins>
          </w:p>
        </w:tc>
        <w:tc>
          <w:tcPr>
            <w:tcW w:w="1592" w:type="dxa"/>
          </w:tcPr>
          <w:p w14:paraId="347B8698" w14:textId="3169833A" w:rsidR="00743A9B" w:rsidRPr="002646CB" w:rsidRDefault="00FF0EC9">
            <w:pPr>
              <w:jc w:val="center"/>
              <w:rPr>
                <w:ins w:id="12935" w:author="박 진상" w:date="2019-10-28T19:23:00Z"/>
                <w:rPrChange w:id="12936" w:author="ETRI-김종원" w:date="2019-12-10T10:44:00Z">
                  <w:rPr>
                    <w:ins w:id="12937" w:author="박 진상" w:date="2019-10-28T19:23:00Z"/>
                    <w:b/>
                    <w:bCs/>
                  </w:rPr>
                </w:rPrChange>
              </w:rPr>
            </w:pPr>
            <w:ins w:id="12938" w:author="박 진상" w:date="2019-10-28T19:28:00Z">
              <w:r w:rsidRPr="002646CB">
                <w:rPr>
                  <w:rFonts w:hint="eastAsia"/>
                  <w:rPrChange w:id="12939" w:author="ETRI-김종원" w:date="2019-12-10T10:44:00Z">
                    <w:rPr>
                      <w:rFonts w:hint="eastAsia"/>
                    </w:rPr>
                  </w:rPrChange>
                </w:rPr>
                <w:t>S</w:t>
              </w:r>
              <w:r w:rsidRPr="002646CB">
                <w:rPr>
                  <w:rPrChange w:id="12940" w:author="ETRI-김종원" w:date="2019-12-10T10:44:00Z">
                    <w:rPr/>
                  </w:rPrChange>
                </w:rPr>
                <w:t>M2</w:t>
              </w:r>
            </w:ins>
          </w:p>
        </w:tc>
      </w:tr>
      <w:tr w:rsidR="002646CB" w:rsidRPr="002646CB" w14:paraId="607CC186" w14:textId="77777777" w:rsidTr="00FF0EC9">
        <w:trPr>
          <w:ins w:id="12941" w:author="박 진상" w:date="2019-10-28T19:23:00Z"/>
        </w:trPr>
        <w:tc>
          <w:tcPr>
            <w:tcW w:w="567" w:type="dxa"/>
          </w:tcPr>
          <w:p w14:paraId="1EA90877" w14:textId="5231FC34" w:rsidR="00743A9B" w:rsidRPr="002646CB" w:rsidRDefault="00743A9B" w:rsidP="005B462C">
            <w:pPr>
              <w:jc w:val="center"/>
              <w:rPr>
                <w:ins w:id="12942" w:author="박 진상" w:date="2019-10-28T19:23:00Z"/>
                <w:rPrChange w:id="12943" w:author="ETRI-김종원" w:date="2019-12-10T10:44:00Z">
                  <w:rPr>
                    <w:ins w:id="12944" w:author="박 진상" w:date="2019-10-28T19:23:00Z"/>
                    <w:b/>
                    <w:bCs/>
                  </w:rPr>
                </w:rPrChange>
              </w:rPr>
            </w:pPr>
            <w:ins w:id="12945" w:author="박 진상" w:date="2019-10-28T19:24:00Z">
              <w:r w:rsidRPr="002646CB">
                <w:rPr>
                  <w:rPrChange w:id="12946" w:author="ETRI-김종원" w:date="2019-12-10T10:44:00Z">
                    <w:rPr>
                      <w:b/>
                      <w:bCs/>
                    </w:rPr>
                  </w:rPrChange>
                </w:rPr>
                <w:t>5</w:t>
              </w:r>
            </w:ins>
          </w:p>
        </w:tc>
        <w:tc>
          <w:tcPr>
            <w:tcW w:w="2367" w:type="dxa"/>
          </w:tcPr>
          <w:p w14:paraId="55B67760" w14:textId="6F42EA4A" w:rsidR="00743A9B" w:rsidRPr="002646CB" w:rsidRDefault="00743A9B" w:rsidP="005B462C">
            <w:pPr>
              <w:jc w:val="center"/>
              <w:rPr>
                <w:ins w:id="12947" w:author="박 진상" w:date="2019-10-28T19:23:00Z"/>
                <w:rPrChange w:id="12948" w:author="ETRI-김종원" w:date="2019-12-10T10:44:00Z">
                  <w:rPr>
                    <w:ins w:id="12949" w:author="박 진상" w:date="2019-10-28T19:23:00Z"/>
                    <w:b/>
                    <w:bCs/>
                  </w:rPr>
                </w:rPrChange>
              </w:rPr>
            </w:pPr>
            <w:ins w:id="12950" w:author="박 진상" w:date="2019-10-28T19:25:00Z">
              <w:r w:rsidRPr="002646CB">
                <w:rPr>
                  <w:rFonts w:hint="eastAsia"/>
                  <w:rPrChange w:id="12951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연계시스템발전전력</w:t>
              </w:r>
            </w:ins>
          </w:p>
        </w:tc>
        <w:tc>
          <w:tcPr>
            <w:tcW w:w="1592" w:type="dxa"/>
          </w:tcPr>
          <w:p w14:paraId="540E8CEB" w14:textId="089327C7" w:rsidR="00743A9B" w:rsidRPr="002646CB" w:rsidRDefault="00743A9B" w:rsidP="005B462C">
            <w:pPr>
              <w:jc w:val="center"/>
              <w:rPr>
                <w:ins w:id="12952" w:author="박 진상" w:date="2019-10-28T19:23:00Z"/>
                <w:rPrChange w:id="12953" w:author="ETRI-김종원" w:date="2019-12-10T10:44:00Z">
                  <w:rPr>
                    <w:ins w:id="12954" w:author="박 진상" w:date="2019-10-28T19:23:00Z"/>
                    <w:b/>
                    <w:bCs/>
                  </w:rPr>
                </w:rPrChange>
              </w:rPr>
            </w:pPr>
            <w:ins w:id="12955" w:author="박 진상" w:date="2019-10-28T19:26:00Z">
              <w:r w:rsidRPr="002646CB">
                <w:rPr>
                  <w:rPrChange w:id="12956" w:author="ETRI-김종원" w:date="2019-12-10T10:44:00Z">
                    <w:rPr/>
                  </w:rPrChange>
                </w:rPr>
                <w:t>PO</w:t>
              </w:r>
              <w:r w:rsidRPr="002646CB">
                <w:rPr>
                  <w:vertAlign w:val="subscript"/>
                  <w:rPrChange w:id="12957" w:author="ETRI-김종원" w:date="2019-12-10T10:44:00Z">
                    <w:rPr>
                      <w:vertAlign w:val="subscript"/>
                    </w:rPr>
                  </w:rPrChange>
                </w:rPr>
                <w:t>ACT</w:t>
              </w:r>
            </w:ins>
          </w:p>
        </w:tc>
        <w:tc>
          <w:tcPr>
            <w:tcW w:w="1002" w:type="dxa"/>
          </w:tcPr>
          <w:p w14:paraId="4D40F48D" w14:textId="6A701C97" w:rsidR="00743A9B" w:rsidRPr="002646CB" w:rsidRDefault="00743A9B" w:rsidP="005B462C">
            <w:pPr>
              <w:jc w:val="center"/>
              <w:rPr>
                <w:ins w:id="12958" w:author="박 진상" w:date="2019-10-28T19:23:00Z"/>
                <w:rPrChange w:id="12959" w:author="ETRI-김종원" w:date="2019-12-10T10:44:00Z">
                  <w:rPr>
                    <w:ins w:id="12960" w:author="박 진상" w:date="2019-10-28T19:23:00Z"/>
                    <w:b/>
                    <w:bCs/>
                  </w:rPr>
                </w:rPrChange>
              </w:rPr>
            </w:pPr>
            <w:ins w:id="12961" w:author="박 진상" w:date="2019-10-28T19:27:00Z">
              <w:r w:rsidRPr="002646CB">
                <w:rPr>
                  <w:rFonts w:hint="eastAsia"/>
                  <w:rPrChange w:id="12962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2963" w:author="ETRI-김종원" w:date="2019-12-10T10:44:00Z">
                    <w:rPr/>
                  </w:rPrChange>
                </w:rPr>
                <w:t>W</w:t>
              </w:r>
            </w:ins>
          </w:p>
        </w:tc>
        <w:tc>
          <w:tcPr>
            <w:tcW w:w="2182" w:type="dxa"/>
          </w:tcPr>
          <w:p w14:paraId="4FF2B59D" w14:textId="4C55A5CC" w:rsidR="00743A9B" w:rsidRPr="002646CB" w:rsidRDefault="00FF0EC9" w:rsidP="005B462C">
            <w:pPr>
              <w:jc w:val="center"/>
              <w:rPr>
                <w:ins w:id="12964" w:author="박 진상" w:date="2019-10-28T19:23:00Z"/>
                <w:rPrChange w:id="12965" w:author="ETRI-김종원" w:date="2019-12-10T10:44:00Z">
                  <w:rPr>
                    <w:ins w:id="12966" w:author="박 진상" w:date="2019-10-28T19:23:00Z"/>
                    <w:b/>
                    <w:bCs/>
                  </w:rPr>
                </w:rPrChange>
              </w:rPr>
            </w:pPr>
            <w:ins w:id="12967" w:author="박 진상" w:date="2019-10-28T19:28:00Z">
              <w:r w:rsidRPr="002646CB">
                <w:rPr>
                  <w:rFonts w:hint="eastAsia"/>
                  <w:rPrChange w:id="12968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2969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2970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</w:ins>
          </w:p>
        </w:tc>
        <w:tc>
          <w:tcPr>
            <w:tcW w:w="1592" w:type="dxa"/>
          </w:tcPr>
          <w:p w14:paraId="2D2E338F" w14:textId="4598D709" w:rsidR="00743A9B" w:rsidRPr="002646CB" w:rsidRDefault="00FF0EC9">
            <w:pPr>
              <w:jc w:val="center"/>
              <w:rPr>
                <w:ins w:id="12971" w:author="박 진상" w:date="2019-10-28T19:23:00Z"/>
                <w:rPrChange w:id="12972" w:author="ETRI-김종원" w:date="2019-12-10T10:44:00Z">
                  <w:rPr>
                    <w:ins w:id="12973" w:author="박 진상" w:date="2019-10-28T19:23:00Z"/>
                    <w:b/>
                    <w:bCs/>
                  </w:rPr>
                </w:rPrChange>
              </w:rPr>
            </w:pPr>
            <w:ins w:id="12974" w:author="박 진상" w:date="2019-10-28T19:28:00Z">
              <w:r w:rsidRPr="002646CB">
                <w:rPr>
                  <w:rFonts w:hint="eastAsia"/>
                  <w:rPrChange w:id="12975" w:author="ETRI-김종원" w:date="2019-12-10T10:44:00Z">
                    <w:rPr>
                      <w:rFonts w:hint="eastAsia"/>
                    </w:rPr>
                  </w:rPrChange>
                </w:rPr>
                <w:t>S</w:t>
              </w:r>
              <w:r w:rsidRPr="002646CB">
                <w:rPr>
                  <w:rPrChange w:id="12976" w:author="ETRI-김종원" w:date="2019-12-10T10:44:00Z">
                    <w:rPr/>
                  </w:rPrChange>
                </w:rPr>
                <w:t>M1</w:t>
              </w:r>
            </w:ins>
          </w:p>
        </w:tc>
      </w:tr>
      <w:tr w:rsidR="002646CB" w:rsidRPr="002646CB" w14:paraId="2126EA97" w14:textId="77777777" w:rsidTr="00FF0EC9">
        <w:trPr>
          <w:ins w:id="12977" w:author="박 진상" w:date="2019-10-28T19:23:00Z"/>
        </w:trPr>
        <w:tc>
          <w:tcPr>
            <w:tcW w:w="567" w:type="dxa"/>
          </w:tcPr>
          <w:p w14:paraId="2D1923F2" w14:textId="62A525CA" w:rsidR="00743A9B" w:rsidRPr="002646CB" w:rsidRDefault="00743A9B" w:rsidP="005B462C">
            <w:pPr>
              <w:jc w:val="center"/>
              <w:rPr>
                <w:ins w:id="12978" w:author="박 진상" w:date="2019-10-28T19:23:00Z"/>
                <w:rPrChange w:id="12979" w:author="ETRI-김종원" w:date="2019-12-10T10:44:00Z">
                  <w:rPr>
                    <w:ins w:id="12980" w:author="박 진상" w:date="2019-10-28T19:23:00Z"/>
                    <w:b/>
                    <w:bCs/>
                  </w:rPr>
                </w:rPrChange>
              </w:rPr>
            </w:pPr>
            <w:ins w:id="12981" w:author="박 진상" w:date="2019-10-28T19:24:00Z">
              <w:r w:rsidRPr="002646CB">
                <w:rPr>
                  <w:rPrChange w:id="12982" w:author="ETRI-김종원" w:date="2019-12-10T10:44:00Z">
                    <w:rPr>
                      <w:b/>
                      <w:bCs/>
                    </w:rPr>
                  </w:rPrChange>
                </w:rPr>
                <w:t>6</w:t>
              </w:r>
            </w:ins>
          </w:p>
        </w:tc>
        <w:tc>
          <w:tcPr>
            <w:tcW w:w="2367" w:type="dxa"/>
          </w:tcPr>
          <w:p w14:paraId="3884D4D4" w14:textId="18C0C0BB" w:rsidR="00743A9B" w:rsidRPr="002646CB" w:rsidRDefault="00743A9B" w:rsidP="005B462C">
            <w:pPr>
              <w:jc w:val="center"/>
              <w:rPr>
                <w:ins w:id="12983" w:author="박 진상" w:date="2019-10-28T19:23:00Z"/>
                <w:rPrChange w:id="12984" w:author="ETRI-김종원" w:date="2019-12-10T10:44:00Z">
                  <w:rPr>
                    <w:ins w:id="12985" w:author="박 진상" w:date="2019-10-28T19:23:00Z"/>
                    <w:b/>
                    <w:bCs/>
                  </w:rPr>
                </w:rPrChange>
              </w:rPr>
            </w:pPr>
            <w:ins w:id="12986" w:author="박 진상" w:date="2019-10-28T19:25:00Z">
              <w:r w:rsidRPr="002646CB">
                <w:rPr>
                  <w:rFonts w:hint="eastAsia"/>
                  <w:rPrChange w:id="12987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연계시스템발전전력량</w:t>
              </w:r>
            </w:ins>
          </w:p>
        </w:tc>
        <w:tc>
          <w:tcPr>
            <w:tcW w:w="1592" w:type="dxa"/>
          </w:tcPr>
          <w:p w14:paraId="5AE5A1A8" w14:textId="2D103138" w:rsidR="00743A9B" w:rsidRPr="002646CB" w:rsidRDefault="00743A9B" w:rsidP="005B462C">
            <w:pPr>
              <w:jc w:val="center"/>
              <w:rPr>
                <w:ins w:id="12988" w:author="박 진상" w:date="2019-10-28T19:23:00Z"/>
                <w:rPrChange w:id="12989" w:author="ETRI-김종원" w:date="2019-12-10T10:44:00Z">
                  <w:rPr>
                    <w:ins w:id="12990" w:author="박 진상" w:date="2019-10-28T19:23:00Z"/>
                    <w:b/>
                    <w:bCs/>
                  </w:rPr>
                </w:rPrChange>
              </w:rPr>
            </w:pPr>
            <w:ins w:id="12991" w:author="박 진상" w:date="2019-10-28T19:26:00Z">
              <w:r w:rsidRPr="002646CB">
                <w:rPr>
                  <w:rPrChange w:id="12992" w:author="ETRI-김종원" w:date="2019-12-10T10:44:00Z">
                    <w:rPr/>
                  </w:rPrChange>
                </w:rPr>
                <w:t>EO</w:t>
              </w:r>
              <w:r w:rsidRPr="002646CB">
                <w:rPr>
                  <w:vertAlign w:val="subscript"/>
                  <w:rPrChange w:id="12993" w:author="ETRI-김종원" w:date="2019-12-10T10:44:00Z">
                    <w:rPr>
                      <w:vertAlign w:val="subscript"/>
                    </w:rPr>
                  </w:rPrChange>
                </w:rPr>
                <w:t>ACT</w:t>
              </w:r>
            </w:ins>
          </w:p>
        </w:tc>
        <w:tc>
          <w:tcPr>
            <w:tcW w:w="1002" w:type="dxa"/>
          </w:tcPr>
          <w:p w14:paraId="36777F4D" w14:textId="62FE2D72" w:rsidR="00743A9B" w:rsidRPr="002646CB" w:rsidRDefault="00743A9B" w:rsidP="005B462C">
            <w:pPr>
              <w:jc w:val="center"/>
              <w:rPr>
                <w:ins w:id="12994" w:author="박 진상" w:date="2019-10-28T19:23:00Z"/>
                <w:rPrChange w:id="12995" w:author="ETRI-김종원" w:date="2019-12-10T10:44:00Z">
                  <w:rPr>
                    <w:ins w:id="12996" w:author="박 진상" w:date="2019-10-28T19:23:00Z"/>
                    <w:b/>
                    <w:bCs/>
                  </w:rPr>
                </w:rPrChange>
              </w:rPr>
            </w:pPr>
            <w:ins w:id="12997" w:author="박 진상" w:date="2019-10-28T19:27:00Z">
              <w:r w:rsidRPr="002646CB">
                <w:rPr>
                  <w:rFonts w:hint="eastAsia"/>
                  <w:rPrChange w:id="12998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2999" w:author="ETRI-김종원" w:date="2019-12-10T10:44:00Z">
                    <w:rPr/>
                  </w:rPrChange>
                </w:rPr>
                <w:t>Wh</w:t>
              </w:r>
            </w:ins>
          </w:p>
        </w:tc>
        <w:tc>
          <w:tcPr>
            <w:tcW w:w="2182" w:type="dxa"/>
          </w:tcPr>
          <w:p w14:paraId="215B7B93" w14:textId="5ACB64ED" w:rsidR="00743A9B" w:rsidRPr="002646CB" w:rsidRDefault="00FF0EC9" w:rsidP="005B462C">
            <w:pPr>
              <w:jc w:val="center"/>
              <w:rPr>
                <w:ins w:id="13000" w:author="박 진상" w:date="2019-10-28T19:23:00Z"/>
                <w:rPrChange w:id="13001" w:author="ETRI-김종원" w:date="2019-12-10T10:44:00Z">
                  <w:rPr>
                    <w:ins w:id="13002" w:author="박 진상" w:date="2019-10-28T19:23:00Z"/>
                    <w:b/>
                    <w:bCs/>
                  </w:rPr>
                </w:rPrChange>
              </w:rPr>
            </w:pPr>
            <w:ins w:id="13003" w:author="박 진상" w:date="2019-10-28T19:28:00Z">
              <w:r w:rsidRPr="002646CB">
                <w:rPr>
                  <w:rFonts w:hint="eastAsia"/>
                  <w:rPrChange w:id="13004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3005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3006" w:author="ETRI-김종원" w:date="2019-12-10T10:44:00Z">
                    <w:rPr>
                      <w:rFonts w:hint="eastAsia"/>
                    </w:rPr>
                  </w:rPrChange>
                </w:rPr>
                <w:t>이</w:t>
              </w:r>
            </w:ins>
            <w:ins w:id="13007" w:author="ETRI-김종원" w:date="2019-11-04T20:38:00Z">
              <w:r w:rsidR="007B0A68" w:rsidRPr="002646CB">
                <w:rPr>
                  <w:rFonts w:hint="eastAsia"/>
                  <w:rPrChange w:id="13008" w:author="ETRI-김종원" w:date="2019-12-10T10:44:00Z">
                    <w:rPr>
                      <w:rFonts w:hint="eastAsia"/>
                    </w:rPr>
                  </w:rPrChange>
                </w:rPr>
                <w:t>상</w:t>
              </w:r>
            </w:ins>
            <w:ins w:id="13009" w:author="박 진상" w:date="2019-10-28T19:28:00Z">
              <w:del w:id="13010" w:author="ETRI-김종원" w:date="2019-11-04T20:38:00Z">
                <w:r w:rsidRPr="002646CB" w:rsidDel="007B0A68">
                  <w:rPr>
                    <w:rFonts w:hint="eastAsia"/>
                    <w:rPrChange w:id="13011" w:author="ETRI-김종원" w:date="2019-12-10T10:44:00Z">
                      <w:rPr>
                        <w:rFonts w:hint="eastAsia"/>
                      </w:rPr>
                    </w:rPrChange>
                  </w:rPr>
                  <w:delText>하</w:delText>
                </w:r>
              </w:del>
            </w:ins>
          </w:p>
        </w:tc>
        <w:tc>
          <w:tcPr>
            <w:tcW w:w="1592" w:type="dxa"/>
          </w:tcPr>
          <w:p w14:paraId="4DA07EA2" w14:textId="7B30A9E8" w:rsidR="00743A9B" w:rsidRPr="002646CB" w:rsidRDefault="00FF0EC9">
            <w:pPr>
              <w:jc w:val="center"/>
              <w:rPr>
                <w:ins w:id="13012" w:author="박 진상" w:date="2019-10-28T19:23:00Z"/>
                <w:rPrChange w:id="13013" w:author="ETRI-김종원" w:date="2019-12-10T10:44:00Z">
                  <w:rPr>
                    <w:ins w:id="13014" w:author="박 진상" w:date="2019-10-28T19:23:00Z"/>
                    <w:b/>
                    <w:bCs/>
                  </w:rPr>
                </w:rPrChange>
              </w:rPr>
            </w:pPr>
            <w:ins w:id="13015" w:author="박 진상" w:date="2019-10-28T19:28:00Z">
              <w:r w:rsidRPr="002646CB">
                <w:rPr>
                  <w:rFonts w:hint="eastAsia"/>
                  <w:rPrChange w:id="13016" w:author="ETRI-김종원" w:date="2019-12-10T10:44:00Z">
                    <w:rPr>
                      <w:rFonts w:hint="eastAsia"/>
                    </w:rPr>
                  </w:rPrChange>
                </w:rPr>
                <w:t>S</w:t>
              </w:r>
              <w:r w:rsidRPr="002646CB">
                <w:rPr>
                  <w:rPrChange w:id="13017" w:author="ETRI-김종원" w:date="2019-12-10T10:44:00Z">
                    <w:rPr/>
                  </w:rPrChange>
                </w:rPr>
                <w:t>M1</w:t>
              </w:r>
            </w:ins>
          </w:p>
        </w:tc>
      </w:tr>
    </w:tbl>
    <w:p w14:paraId="3E14BB76" w14:textId="3C68765C" w:rsidR="00743A9B" w:rsidRPr="002646CB" w:rsidRDefault="00743A9B" w:rsidP="005B462C">
      <w:pPr>
        <w:jc w:val="center"/>
        <w:rPr>
          <w:ins w:id="13018" w:author="박 진상" w:date="2019-10-28T19:22:00Z"/>
          <w:rPrChange w:id="13019" w:author="ETRI-김종원" w:date="2019-12-10T10:44:00Z">
            <w:rPr>
              <w:ins w:id="13020" w:author="박 진상" w:date="2019-10-28T19:22:00Z"/>
              <w:b/>
              <w:bCs/>
            </w:rPr>
          </w:rPrChange>
        </w:rPr>
      </w:pPr>
    </w:p>
    <w:p w14:paraId="01530A0E" w14:textId="61146D1D" w:rsidR="002C63BA" w:rsidRPr="002646CB" w:rsidDel="00F11B74" w:rsidRDefault="002C63BA">
      <w:pPr>
        <w:rPr>
          <w:ins w:id="13021" w:author="박 진상" w:date="2019-10-08T05:53:00Z"/>
          <w:del w:id="13022" w:author="Windows 사용자" w:date="2019-10-18T10:35:00Z"/>
          <w:rPrChange w:id="13023" w:author="ETRI-김종원" w:date="2019-12-10T10:44:00Z">
            <w:rPr>
              <w:ins w:id="13024" w:author="박 진상" w:date="2019-10-08T05:53:00Z"/>
              <w:del w:id="13025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13026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3027" w:author="박 진상" w:date="2019-10-08T05:53:00Z">
        <w:del w:id="13028" w:author="Windows 사용자" w:date="2019-10-18T10:35:00Z">
          <w:r w:rsidRPr="002646CB" w:rsidDel="00F11B74">
            <w:rPr>
              <w:rFonts w:hint="eastAsia"/>
              <w:rPrChange w:id="130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Pr="002646CB" w:rsidDel="00F11B74">
            <w:rPr>
              <w:rPrChange w:id="130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3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</w:delText>
          </w:r>
          <w:r w:rsidRPr="002646CB" w:rsidDel="00F11B74">
            <w:rPr>
              <w:rPrChange w:id="1303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E</w:delText>
          </w:r>
          <w:r w:rsidRPr="002646CB" w:rsidDel="00F11B74">
            <w:rPr>
              <w:rPrChange w:id="13033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PV</w:delText>
          </w:r>
          <w:r w:rsidRPr="002646CB" w:rsidDel="00F11B74">
            <w:rPr>
              <w:rPrChange w:id="1303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</w:delText>
          </w:r>
          <w:r w:rsidRPr="002646CB" w:rsidDel="00F11B74">
            <w:rPr>
              <w:rPrChange w:id="13035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3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1303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3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1303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M3</w:delText>
          </w:r>
          <w:r w:rsidRPr="002646CB" w:rsidDel="00F11B74">
            <w:rPr>
              <w:rFonts w:hint="eastAsia"/>
              <w:rPrChange w:id="1304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1304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4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1304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04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1304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11B74">
            <w:rPr>
              <w:rFonts w:hint="eastAsia"/>
              <w:rPrChange w:id="1304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1304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4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1304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05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69B56F75" w14:textId="6BF31FCD" w:rsidR="002C63BA" w:rsidRPr="002646CB" w:rsidDel="00F11B74" w:rsidRDefault="002C63BA">
      <w:pPr>
        <w:rPr>
          <w:ins w:id="13051" w:author="박 진상" w:date="2019-10-08T05:53:00Z"/>
          <w:del w:id="13052" w:author="Windows 사용자" w:date="2019-10-18T10:35:00Z"/>
          <w:rPrChange w:id="13053" w:author="ETRI-김종원" w:date="2019-12-10T10:44:00Z">
            <w:rPr>
              <w:ins w:id="13054" w:author="박 진상" w:date="2019-10-08T05:53:00Z"/>
              <w:del w:id="13055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13056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3057" w:author="박 진상" w:date="2019-10-08T05:53:00Z">
        <w:del w:id="13058" w:author="Windows 사용자" w:date="2019-10-18T10:35:00Z">
          <w:r w:rsidRPr="002646CB" w:rsidDel="00F11B74">
            <w:rPr>
              <w:rFonts w:hint="eastAsia"/>
              <w:rPrChange w:id="13059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에너지저장장치</w:delText>
          </w:r>
          <w:r w:rsidRPr="002646CB" w:rsidDel="00F11B74">
            <w:rPr>
              <w:rPrChange w:id="1306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6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Pr="002646CB" w:rsidDel="00F11B74">
            <w:rPr>
              <w:rPrChange w:id="1306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</w:delText>
          </w:r>
          <w:r w:rsidRPr="002646CB" w:rsidDel="00F11B74">
            <w:rPr>
              <w:rPrChange w:id="13063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ESS</w:delText>
          </w:r>
          <w:r w:rsidRPr="002646CB" w:rsidDel="00F11B74">
            <w:rPr>
              <w:rPrChange w:id="1306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11B74">
            <w:rPr>
              <w:rFonts w:hint="eastAsia"/>
              <w:rPrChange w:id="1306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1306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6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1306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M2</w:delText>
          </w:r>
          <w:r w:rsidRPr="002646CB" w:rsidDel="00F11B74">
            <w:rPr>
              <w:rFonts w:hint="eastAsia"/>
              <w:rPrChange w:id="1306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1307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7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1307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, M2</w:delText>
          </w:r>
          <w:r w:rsidRPr="002646CB" w:rsidDel="00F11B74">
            <w:rPr>
              <w:rFonts w:hint="eastAsia"/>
              <w:rPrChange w:id="1307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1307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7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측정하는</w:delText>
          </w:r>
          <w:r w:rsidRPr="002646CB" w:rsidDel="00F11B74">
            <w:rPr>
              <w:rPrChange w:id="1307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7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전력은</w:delText>
          </w:r>
          <w:r w:rsidRPr="002646CB" w:rsidDel="00F11B74">
            <w:rPr>
              <w:rPrChange w:id="1307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7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1308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8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전력과</w:delText>
          </w:r>
          <w:r w:rsidRPr="002646CB" w:rsidDel="00F11B74">
            <w:rPr>
              <w:rPrChange w:id="1308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8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1308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8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전력으로</w:delText>
          </w:r>
          <w:r w:rsidRPr="002646CB" w:rsidDel="00F11B74">
            <w:rPr>
              <w:rPrChange w:id="1308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8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구분하고</w:delText>
          </w:r>
          <w:r w:rsidRPr="002646CB" w:rsidDel="00F11B74">
            <w:rPr>
              <w:rPrChange w:id="1308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08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에너지저장장치</w:delText>
          </w:r>
          <w:r w:rsidRPr="002646CB" w:rsidDel="00F11B74">
            <w:rPr>
              <w:rPrChange w:id="1309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9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전력은</w:delText>
          </w:r>
          <w:r w:rsidRPr="002646CB" w:rsidDel="00F11B74">
            <w:rPr>
              <w:rPrChange w:id="1309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9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1309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9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Pr="002646CB" w:rsidDel="00F11B74">
            <w:rPr>
              <w:rPrChange w:id="1309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– </w:delText>
          </w:r>
          <w:r w:rsidRPr="002646CB" w:rsidDel="00F11B74">
            <w:rPr>
              <w:rFonts w:hint="eastAsia"/>
              <w:rPrChange w:id="1309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1309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09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전력으로</w:delText>
          </w:r>
          <w:r w:rsidRPr="002646CB" w:rsidDel="00F11B74">
            <w:rPr>
              <w:rPrChange w:id="1310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0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정의함</w:delText>
          </w:r>
          <w:r w:rsidRPr="002646CB" w:rsidDel="00F11B74">
            <w:rPr>
              <w:rPrChange w:id="1310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10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1310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11B74">
            <w:rPr>
              <w:rFonts w:hint="eastAsia"/>
              <w:rPrChange w:id="1310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1310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0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1310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10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  <w:r w:rsidRPr="002646CB" w:rsidDel="00F11B74">
            <w:rPr>
              <w:rPrChange w:id="1311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1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또는</w:delText>
          </w:r>
          <w:r w:rsidRPr="002646CB" w:rsidDel="00F11B74">
            <w:rPr>
              <w:rPrChange w:id="1311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11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이하</w:delText>
          </w:r>
        </w:del>
      </w:ins>
    </w:p>
    <w:p w14:paraId="7081DA6E" w14:textId="73972D41" w:rsidR="002C63BA" w:rsidRPr="002646CB" w:rsidDel="00F11B74" w:rsidRDefault="002C63BA">
      <w:pPr>
        <w:rPr>
          <w:ins w:id="13114" w:author="박 진상" w:date="2019-10-08T05:53:00Z"/>
          <w:del w:id="13115" w:author="Windows 사용자" w:date="2019-10-18T10:35:00Z"/>
          <w:rPrChange w:id="13116" w:author="ETRI-김종원" w:date="2019-12-10T10:44:00Z">
            <w:rPr>
              <w:ins w:id="13117" w:author="박 진상" w:date="2019-10-08T05:53:00Z"/>
              <w:del w:id="13118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13119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3120" w:author="박 진상" w:date="2019-10-08T05:53:00Z">
        <w:del w:id="13121" w:author="Windows 사용자" w:date="2019-10-18T10:35:00Z">
          <w:r w:rsidRPr="002646CB" w:rsidDel="00F11B74">
            <w:rPr>
              <w:rFonts w:hint="eastAsia"/>
              <w:rPrChange w:id="1312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에너지저장장치</w:delText>
          </w:r>
          <w:r w:rsidRPr="002646CB" w:rsidDel="00F11B74">
            <w:rPr>
              <w:rPrChange w:id="1312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2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</w:delText>
          </w:r>
          <w:r w:rsidRPr="002646CB" w:rsidDel="00F11B74">
            <w:rPr>
              <w:rPrChange w:id="1312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E</w:delText>
          </w:r>
          <w:r w:rsidRPr="002646CB" w:rsidDel="00F11B74">
            <w:rPr>
              <w:rPrChange w:id="13126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ESS</w:delText>
          </w:r>
          <w:r w:rsidRPr="002646CB" w:rsidDel="00F11B74">
            <w:rPr>
              <w:rPrChange w:id="1312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</w:delText>
          </w:r>
          <w:r w:rsidRPr="002646CB" w:rsidDel="00F11B74">
            <w:rPr>
              <w:rPrChange w:id="13128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131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3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1313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M2</w:delText>
          </w:r>
          <w:r w:rsidRPr="002646CB" w:rsidDel="00F11B74">
            <w:rPr>
              <w:rFonts w:hint="eastAsia"/>
              <w:rPrChange w:id="1313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1313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3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1313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, M2</w:delText>
          </w:r>
          <w:r w:rsidRPr="002646CB" w:rsidDel="00F11B74">
            <w:rPr>
              <w:rFonts w:hint="eastAsia"/>
              <w:rPrChange w:id="1313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1313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3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측정하는</w:delText>
          </w:r>
          <w:r w:rsidRPr="002646CB" w:rsidDel="00F11B74">
            <w:rPr>
              <w:rPrChange w:id="1314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4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전력량은</w:delText>
          </w:r>
          <w:r w:rsidRPr="002646CB" w:rsidDel="00F11B74">
            <w:rPr>
              <w:rPrChange w:id="1314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4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1314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4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전력량과</w:delText>
          </w:r>
          <w:r w:rsidRPr="002646CB" w:rsidDel="00F11B74">
            <w:rPr>
              <w:rPrChange w:id="1314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4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1314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4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전력량으로</w:delText>
          </w:r>
          <w:r w:rsidRPr="002646CB" w:rsidDel="00F11B74">
            <w:rPr>
              <w:rPrChange w:id="1315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5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구분하고</w:delText>
          </w:r>
          <w:r w:rsidRPr="002646CB" w:rsidDel="00F11B74">
            <w:rPr>
              <w:rPrChange w:id="1315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15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에너지저장장치</w:delText>
          </w:r>
          <w:r w:rsidRPr="002646CB" w:rsidDel="00F11B74">
            <w:rPr>
              <w:rPrChange w:id="1315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5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전력량은</w:delText>
          </w:r>
          <w:r w:rsidRPr="002646CB" w:rsidDel="00F11B74">
            <w:rPr>
              <w:rPrChange w:id="1315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5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1315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5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</w:delText>
          </w:r>
          <w:r w:rsidRPr="002646CB" w:rsidDel="00F11B74">
            <w:rPr>
              <w:rPrChange w:id="1316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– </w:delText>
          </w:r>
          <w:r w:rsidRPr="002646CB" w:rsidDel="00F11B74">
            <w:rPr>
              <w:rFonts w:hint="eastAsia"/>
              <w:rPrChange w:id="1316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1316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6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전력량으로</w:delText>
          </w:r>
          <w:r w:rsidRPr="002646CB" w:rsidDel="00F11B74">
            <w:rPr>
              <w:rPrChange w:id="1316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6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정의함</w:delText>
          </w:r>
          <w:r w:rsidRPr="002646CB" w:rsidDel="00F11B74">
            <w:rPr>
              <w:rPrChange w:id="1316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16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1316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11B74">
            <w:rPr>
              <w:rFonts w:hint="eastAsia"/>
              <w:rPrChange w:id="1316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1317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7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1317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17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  <w:r w:rsidRPr="002646CB" w:rsidDel="00F11B74">
            <w:rPr>
              <w:rPrChange w:id="1317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7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또는</w:delText>
          </w:r>
          <w:r w:rsidRPr="002646CB" w:rsidDel="00F11B74">
            <w:rPr>
              <w:rPrChange w:id="1317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17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이하</w:delText>
          </w:r>
        </w:del>
      </w:ins>
    </w:p>
    <w:p w14:paraId="40A5AE17" w14:textId="668ACAC2" w:rsidR="002C63BA" w:rsidRPr="002646CB" w:rsidDel="00F11B74" w:rsidRDefault="002C63BA">
      <w:pPr>
        <w:rPr>
          <w:ins w:id="13178" w:author="박 진상" w:date="2019-10-08T05:53:00Z"/>
          <w:del w:id="13179" w:author="Windows 사용자" w:date="2019-10-18T10:35:00Z"/>
          <w:rPrChange w:id="13180" w:author="ETRI-김종원" w:date="2019-12-10T10:44:00Z">
            <w:rPr>
              <w:ins w:id="13181" w:author="박 진상" w:date="2019-10-08T05:53:00Z"/>
              <w:del w:id="13182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13183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3184" w:author="박 진상" w:date="2019-10-08T05:53:00Z">
        <w:del w:id="13185" w:author="Windows 사용자" w:date="2019-10-18T10:35:00Z">
          <w:r w:rsidRPr="002646CB" w:rsidDel="00F11B74">
            <w:rPr>
              <w:rFonts w:hint="eastAsia"/>
              <w:rPrChange w:id="1318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연계</w:delText>
          </w:r>
          <w:r w:rsidRPr="002646CB" w:rsidDel="00F11B74">
            <w:rPr>
              <w:rPrChange w:id="1318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8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시스템</w:delText>
          </w:r>
          <w:r w:rsidRPr="002646CB" w:rsidDel="00F11B74">
            <w:rPr>
              <w:rPrChange w:id="1318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9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발전</w:delText>
          </w:r>
          <w:r w:rsidRPr="002646CB" w:rsidDel="00F11B74">
            <w:rPr>
              <w:rPrChange w:id="1319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9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Pr="002646CB" w:rsidDel="00F11B74">
            <w:rPr>
              <w:rPrChange w:id="1319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</w:delText>
          </w:r>
          <w:r w:rsidRPr="002646CB" w:rsidDel="00F11B74">
            <w:rPr>
              <w:rPrChange w:id="13194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act</w:delText>
          </w:r>
          <w:r w:rsidRPr="002646CB" w:rsidDel="00F11B74">
            <w:rPr>
              <w:rPrChange w:id="1319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11B74">
            <w:rPr>
              <w:rFonts w:hint="eastAsia"/>
              <w:rPrChange w:id="1319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1319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19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1319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M1</w:delText>
          </w:r>
          <w:r w:rsidRPr="002646CB" w:rsidDel="00F11B74">
            <w:rPr>
              <w:rFonts w:hint="eastAsia"/>
              <w:rPrChange w:id="1320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</w:delText>
          </w:r>
          <w:r w:rsidRPr="002646CB" w:rsidDel="00F11B74">
            <w:rPr>
              <w:rPrChange w:id="1320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0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1320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20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1320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11B74">
            <w:rPr>
              <w:rFonts w:hint="eastAsia"/>
              <w:rPrChange w:id="1320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1320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0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1320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21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2F147336" w14:textId="7A13D4B3" w:rsidR="002C63BA" w:rsidRPr="002646CB" w:rsidRDefault="002C63BA">
      <w:pPr>
        <w:rPr>
          <w:ins w:id="13211" w:author="박 진상" w:date="2019-10-08T05:53:00Z"/>
          <w:rPrChange w:id="13212" w:author="ETRI-김종원" w:date="2019-12-10T10:44:00Z">
            <w:rPr>
              <w:ins w:id="13213" w:author="박 진상" w:date="2019-10-08T05:53:00Z"/>
              <w:rFonts w:eastAsiaTheme="minorEastAsia"/>
              <w:color w:val="000000" w:themeColor="text1"/>
              <w:lang w:val="de-DE"/>
            </w:rPr>
          </w:rPrChange>
        </w:rPr>
        <w:pPrChange w:id="13214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3215" w:author="박 진상" w:date="2019-10-08T05:53:00Z">
        <w:del w:id="13216" w:author="Windows 사용자" w:date="2019-10-18T10:35:00Z">
          <w:r w:rsidRPr="002646CB" w:rsidDel="00F11B74">
            <w:rPr>
              <w:rFonts w:hint="eastAsia"/>
              <w:rPrChange w:id="13217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연계</w:delText>
          </w:r>
          <w:r w:rsidRPr="002646CB" w:rsidDel="00F11B74">
            <w:rPr>
              <w:rPrChange w:id="13218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19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시스템</w:delText>
          </w:r>
          <w:r w:rsidRPr="002646CB" w:rsidDel="00F11B74">
            <w:rPr>
              <w:rPrChange w:id="13220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21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발전</w:delText>
          </w:r>
          <w:r w:rsidRPr="002646CB" w:rsidDel="00F11B74">
            <w:rPr>
              <w:rPrChange w:id="13222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2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</w:delText>
          </w:r>
          <w:r w:rsidRPr="002646CB" w:rsidDel="00F11B74">
            <w:rPr>
              <w:rFonts w:hint="eastAsia"/>
              <w:rPrChange w:id="1322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량</w:delText>
          </w:r>
          <w:r w:rsidRPr="002646CB" w:rsidDel="00F11B74">
            <w:rPr>
              <w:rPrChange w:id="1322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E</w:delText>
          </w:r>
          <w:r w:rsidRPr="002646CB" w:rsidDel="00F11B74">
            <w:rPr>
              <w:rPrChange w:id="13226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act</w:delText>
          </w:r>
          <w:r w:rsidRPr="002646CB" w:rsidDel="00F11B74">
            <w:rPr>
              <w:rPrChange w:id="1322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</w:delText>
          </w:r>
          <w:r w:rsidRPr="002646CB" w:rsidDel="00F11B74">
            <w:rPr>
              <w:rPrChange w:id="13228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132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3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1323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M1</w:delText>
          </w:r>
          <w:r w:rsidRPr="002646CB" w:rsidDel="00F11B74">
            <w:rPr>
              <w:rFonts w:hint="eastAsia"/>
              <w:rPrChange w:id="1323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</w:delText>
          </w:r>
          <w:r w:rsidRPr="002646CB" w:rsidDel="00F11B74">
            <w:rPr>
              <w:rPrChange w:id="1323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5</w:delText>
          </w:r>
          <w:r w:rsidRPr="002646CB" w:rsidDel="00F11B74">
            <w:rPr>
              <w:rFonts w:hint="eastAsia"/>
              <w:rPrChange w:id="1323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분</w:delText>
          </w:r>
          <w:r w:rsidRPr="002646CB" w:rsidDel="00F11B74">
            <w:rPr>
              <w:rPrChange w:id="1323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3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</w:delText>
          </w:r>
          <w:r w:rsidRPr="002646CB" w:rsidDel="00F11B74">
            <w:rPr>
              <w:rPrChange w:id="1323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3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1324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1324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1324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11B74">
            <w:rPr>
              <w:rFonts w:hint="eastAsia"/>
              <w:rPrChange w:id="1324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1324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1324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1324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1324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17FBCEAD" w14:textId="3B3A2659" w:rsidR="00D00AD0" w:rsidRPr="002646CB" w:rsidRDefault="00D00AD0">
      <w:pPr>
        <w:widowControl/>
        <w:wordWrap/>
        <w:autoSpaceDE/>
        <w:autoSpaceDN/>
        <w:spacing w:line="240" w:lineRule="auto"/>
        <w:jc w:val="left"/>
        <w:rPr>
          <w:ins w:id="13248" w:author="박 진상" w:date="2019-10-08T07:02:00Z"/>
          <w:rFonts w:ascii="바탕" w:hAnsi="바탕"/>
          <w:lang w:val="de-DE"/>
          <w:rPrChange w:id="13249" w:author="ETRI-김종원" w:date="2019-12-10T10:44:00Z">
            <w:rPr>
              <w:ins w:id="13250" w:author="박 진상" w:date="2019-10-08T07:02:00Z"/>
              <w:rFonts w:ascii="바탕" w:hAnsi="바탕"/>
              <w:lang w:val="de-DE"/>
            </w:rPr>
          </w:rPrChange>
        </w:rPr>
      </w:pPr>
      <w:ins w:id="13251" w:author="박 진상" w:date="2019-10-08T07:02:00Z">
        <w:r w:rsidRPr="002646CB">
          <w:rPr>
            <w:rFonts w:ascii="바탕" w:hAnsi="바탕"/>
            <w:lang w:val="de-DE"/>
            <w:rPrChange w:id="13252" w:author="ETRI-김종원" w:date="2019-12-10T10:44:00Z">
              <w:rPr>
                <w:rFonts w:ascii="바탕" w:hAnsi="바탕"/>
                <w:lang w:val="de-DE"/>
              </w:rPr>
            </w:rPrChange>
          </w:rPr>
          <w:br w:type="page"/>
        </w:r>
      </w:ins>
    </w:p>
    <w:p w14:paraId="40DE025E" w14:textId="6B2D37B1" w:rsidR="002C63BA" w:rsidRPr="002646CB" w:rsidDel="00D00AD0" w:rsidRDefault="002C63BA" w:rsidP="001C4A1D">
      <w:pPr>
        <w:rPr>
          <w:del w:id="13253" w:author="박 진상" w:date="2019-10-08T07:02:00Z"/>
          <w:rFonts w:ascii="바탕" w:hAnsi="바탕"/>
          <w:lang w:val="de-DE"/>
          <w:rPrChange w:id="13254" w:author="ETRI-김종원" w:date="2019-12-10T10:44:00Z">
            <w:rPr>
              <w:del w:id="13255" w:author="박 진상" w:date="2019-10-08T07:02:00Z"/>
              <w:lang w:val="en-US"/>
            </w:rPr>
          </w:rPrChange>
        </w:rPr>
      </w:pPr>
      <w:bookmarkStart w:id="13256" w:name="_Toc21525172"/>
      <w:bookmarkStart w:id="13257" w:name="_Toc23142011"/>
      <w:bookmarkStart w:id="13258" w:name="_Toc23173257"/>
      <w:bookmarkStart w:id="13259" w:name="_Toc23189032"/>
      <w:bookmarkStart w:id="13260" w:name="_Toc23191410"/>
      <w:bookmarkStart w:id="13261" w:name="_Toc23244428"/>
      <w:bookmarkStart w:id="13262" w:name="_Toc23793958"/>
      <w:bookmarkStart w:id="13263" w:name="_Toc23794281"/>
      <w:bookmarkStart w:id="13264" w:name="_Toc23794604"/>
      <w:bookmarkStart w:id="13265" w:name="_Toc23795449"/>
      <w:bookmarkStart w:id="13266" w:name="_Toc23839826"/>
      <w:bookmarkStart w:id="13267" w:name="_Toc26200615"/>
      <w:bookmarkStart w:id="13268" w:name="_Toc26867712"/>
      <w:bookmarkEnd w:id="13256"/>
      <w:bookmarkEnd w:id="13257"/>
      <w:bookmarkEnd w:id="13258"/>
      <w:bookmarkEnd w:id="13259"/>
      <w:bookmarkEnd w:id="13260"/>
      <w:bookmarkEnd w:id="13261"/>
      <w:bookmarkEnd w:id="13262"/>
      <w:bookmarkEnd w:id="13263"/>
      <w:bookmarkEnd w:id="13264"/>
      <w:bookmarkEnd w:id="13265"/>
      <w:bookmarkEnd w:id="13266"/>
      <w:bookmarkEnd w:id="13267"/>
      <w:bookmarkEnd w:id="13268"/>
    </w:p>
    <w:p w14:paraId="166AB19E" w14:textId="1F6E35BE" w:rsidR="00EE0A78" w:rsidRPr="002646CB" w:rsidDel="002C63BA" w:rsidRDefault="00EE0A78" w:rsidP="00EE0865">
      <w:pPr>
        <w:rPr>
          <w:del w:id="13269" w:author="박 진상" w:date="2019-10-08T05:51:00Z"/>
          <w:rFonts w:ascii="바탕" w:hAnsi="바탕"/>
          <w:lang w:val="en-US"/>
          <w:rPrChange w:id="13270" w:author="ETRI-김종원" w:date="2019-12-10T10:44:00Z">
            <w:rPr>
              <w:del w:id="13271" w:author="박 진상" w:date="2019-10-08T05:51:00Z"/>
              <w:lang w:val="en-US"/>
            </w:rPr>
          </w:rPrChange>
        </w:rPr>
      </w:pPr>
      <w:bookmarkStart w:id="13272" w:name="_Toc21408658"/>
      <w:bookmarkStart w:id="13273" w:name="_Toc21525173"/>
      <w:bookmarkStart w:id="13274" w:name="_Toc23142012"/>
      <w:bookmarkStart w:id="13275" w:name="_Toc23173258"/>
      <w:bookmarkStart w:id="13276" w:name="_Toc23189033"/>
      <w:bookmarkStart w:id="13277" w:name="_Toc23191411"/>
      <w:bookmarkStart w:id="13278" w:name="_Toc23244429"/>
      <w:bookmarkStart w:id="13279" w:name="_Toc23793959"/>
      <w:bookmarkStart w:id="13280" w:name="_Toc23794282"/>
      <w:bookmarkStart w:id="13281" w:name="_Toc23794605"/>
      <w:bookmarkStart w:id="13282" w:name="_Toc23795450"/>
      <w:bookmarkStart w:id="13283" w:name="_Toc23839827"/>
      <w:bookmarkStart w:id="13284" w:name="_Toc26200616"/>
      <w:bookmarkStart w:id="13285" w:name="_Toc26867713"/>
      <w:bookmarkEnd w:id="13272"/>
      <w:bookmarkEnd w:id="13273"/>
      <w:bookmarkEnd w:id="13274"/>
      <w:bookmarkEnd w:id="13275"/>
      <w:bookmarkEnd w:id="13276"/>
      <w:bookmarkEnd w:id="13277"/>
      <w:bookmarkEnd w:id="13278"/>
      <w:bookmarkEnd w:id="13279"/>
      <w:bookmarkEnd w:id="13280"/>
      <w:bookmarkEnd w:id="13281"/>
      <w:bookmarkEnd w:id="13282"/>
      <w:bookmarkEnd w:id="13283"/>
      <w:bookmarkEnd w:id="13284"/>
      <w:bookmarkEnd w:id="13285"/>
    </w:p>
    <w:p w14:paraId="2AD5D53D" w14:textId="01409BB8" w:rsidR="002C63BA" w:rsidRPr="002646CB" w:rsidRDefault="007A34FF" w:rsidP="002C63BA">
      <w:pPr>
        <w:pStyle w:val="24"/>
        <w:rPr>
          <w:ins w:id="13286" w:author="박 진상" w:date="2019-10-08T05:52:00Z"/>
          <w:rFonts w:ascii="바탕" w:eastAsia="바탕" w:hAnsi="바탕"/>
          <w:rPrChange w:id="13287" w:author="ETRI-김종원" w:date="2019-12-10T10:44:00Z">
            <w:rPr>
              <w:ins w:id="13288" w:author="박 진상" w:date="2019-10-08T05:52:00Z"/>
            </w:rPr>
          </w:rPrChange>
        </w:rPr>
      </w:pPr>
      <w:bookmarkStart w:id="13289" w:name="_Toc26867714"/>
      <w:ins w:id="13290" w:author="박 진상" w:date="2019-10-28T08:05:00Z">
        <w:r w:rsidRPr="002646CB">
          <w:rPr>
            <w:rFonts w:ascii="바탕" w:eastAsia="바탕" w:hAnsi="바탕" w:hint="eastAsia"/>
            <w:lang w:eastAsia="ko-KR"/>
            <w:rPrChange w:id="13291" w:author="ETRI-김종원" w:date="2019-12-10T10:44:00Z">
              <w:rPr>
                <w:rFonts w:ascii="바탕" w:eastAsia="바탕" w:hAnsi="바탕" w:hint="eastAsia"/>
                <w:lang w:eastAsia="ko-KR"/>
              </w:rPr>
            </w:rPrChange>
          </w:rPr>
          <w:t>매개변수</w:t>
        </w:r>
      </w:ins>
      <w:ins w:id="13292" w:author="박 진상" w:date="2019-10-28T18:10:00Z">
        <w:r w:rsidR="00EA0E6F" w:rsidRPr="002646CB">
          <w:rPr>
            <w:rFonts w:ascii="바탕" w:eastAsia="바탕" w:hAnsi="바탕" w:hint="eastAsia"/>
            <w:lang w:eastAsia="ko-KR"/>
            <w:rPrChange w:id="13293" w:author="ETRI-김종원" w:date="2019-12-10T10:44:00Z">
              <w:rPr>
                <w:rFonts w:ascii="바탕" w:eastAsia="바탕" w:hAnsi="바탕" w:hint="eastAsia"/>
                <w:lang w:eastAsia="ko-KR"/>
              </w:rPr>
            </w:rPrChange>
          </w:rPr>
          <w:t>(P</w:t>
        </w:r>
        <w:r w:rsidR="00EA0E6F" w:rsidRPr="002646CB">
          <w:rPr>
            <w:rFonts w:ascii="바탕" w:eastAsia="바탕" w:hAnsi="바탕"/>
            <w:lang w:eastAsia="ko-KR"/>
            <w:rPrChange w:id="13294" w:author="ETRI-김종원" w:date="2019-12-10T10:44:00Z">
              <w:rPr>
                <w:rFonts w:ascii="바탕" w:eastAsia="바탕" w:hAnsi="바탕"/>
                <w:lang w:eastAsia="ko-KR"/>
              </w:rPr>
            </w:rPrChange>
          </w:rPr>
          <w:t>arameter)</w:t>
        </w:r>
      </w:ins>
      <w:bookmarkEnd w:id="13289"/>
    </w:p>
    <w:p w14:paraId="68625DCC" w14:textId="77777777" w:rsidR="002C63BA" w:rsidRPr="002646CB" w:rsidRDefault="002C63BA" w:rsidP="002C63BA">
      <w:pPr>
        <w:rPr>
          <w:ins w:id="13295" w:author="박 진상" w:date="2019-10-08T05:52:00Z"/>
          <w:rFonts w:ascii="바탕" w:hAnsi="바탕"/>
          <w:lang w:val="en-US"/>
          <w:rPrChange w:id="13296" w:author="ETRI-김종원" w:date="2019-12-10T10:44:00Z">
            <w:rPr>
              <w:ins w:id="13297" w:author="박 진상" w:date="2019-10-08T05:52:00Z"/>
              <w:lang w:val="en-US"/>
            </w:rPr>
          </w:rPrChange>
        </w:rPr>
      </w:pPr>
    </w:p>
    <w:p w14:paraId="1BB220BF" w14:textId="5BEBD3B4" w:rsidR="002C63BA" w:rsidRPr="002646CB" w:rsidRDefault="00F2169F" w:rsidP="002C63BA">
      <w:pPr>
        <w:rPr>
          <w:ins w:id="13298" w:author="박 진상" w:date="2019-10-08T05:53:00Z"/>
          <w:rPrChange w:id="13299" w:author="ETRI-김종원" w:date="2019-12-10T10:44:00Z">
            <w:rPr>
              <w:ins w:id="13300" w:author="박 진상" w:date="2019-10-08T05:53:00Z"/>
              <w:noProof w:val="0"/>
              <w:lang w:val="de-DE"/>
            </w:rPr>
          </w:rPrChange>
        </w:rPr>
      </w:pPr>
      <w:ins w:id="13301" w:author="ETRI-김종원" w:date="2019-12-02T17:07:00Z">
        <w:r w:rsidRPr="002646CB">
          <w:rPr>
            <w:rFonts w:hint="eastAsia"/>
            <w:rPrChange w:id="13302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13303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13304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13305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13306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13307" w:author="박 진상" w:date="2019-10-08T05:53:00Z">
        <w:del w:id="13308" w:author="ETRI-김종원" w:date="2019-12-02T17:07:00Z">
          <w:r w:rsidR="002C63BA" w:rsidRPr="002646CB" w:rsidDel="00F2169F">
            <w:rPr>
              <w:rFonts w:hint="eastAsia"/>
              <w:rPrChange w:id="1330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2C63BA" w:rsidRPr="002646CB" w:rsidDel="00F2169F">
            <w:rPr>
              <w:rPrChange w:id="1331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2C63BA" w:rsidRPr="002646CB" w:rsidDel="00F2169F">
            <w:rPr>
              <w:rFonts w:hint="eastAsia"/>
              <w:rPrChange w:id="1331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2C63BA" w:rsidRPr="002646CB" w:rsidDel="00F2169F">
            <w:rPr>
              <w:rPrChange w:id="1331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13313" w:author="박 진상" w:date="2019-10-28T18:28:00Z">
        <w:del w:id="13314" w:author="ETRI-김종원" w:date="2019-12-02T17:07:00Z">
          <w:r w:rsidR="00DC4888" w:rsidRPr="002646CB" w:rsidDel="00F2169F">
            <w:rPr>
              <w:rFonts w:hint="eastAsia"/>
              <w:rPrChange w:id="13315" w:author="ETRI-김종원" w:date="2019-12-10T10:44:00Z">
                <w:rPr>
                  <w:rFonts w:hint="eastAsia"/>
                </w:rPr>
              </w:rPrChange>
            </w:rPr>
            <w:delText>연계시스템</w:delText>
          </w:r>
        </w:del>
      </w:ins>
      <w:ins w:id="13316" w:author="박 진상" w:date="2019-10-08T05:53:00Z">
        <w:r w:rsidR="002C63BA" w:rsidRPr="002646CB">
          <w:rPr>
            <w:rFonts w:hint="eastAsia"/>
            <w:rPrChange w:id="133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2C63BA" w:rsidRPr="002646CB">
          <w:rPr>
            <w:rPrChange w:id="133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1331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="002C63BA" w:rsidRPr="002646CB">
          <w:rPr>
            <w:rPrChange w:id="1332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13321" w:author="박 진상" w:date="2019-10-28T19:39:00Z">
        <w:r w:rsidR="00970C98" w:rsidRPr="002646CB">
          <w:rPr>
            <w:rFonts w:hint="eastAsia"/>
            <w:rPrChange w:id="13322" w:author="ETRI-김종원" w:date="2019-12-10T10:44:00Z">
              <w:rPr>
                <w:rFonts w:hint="eastAsia"/>
              </w:rPr>
            </w:rPrChange>
          </w:rPr>
          <w:t>매개변수</w:t>
        </w:r>
      </w:ins>
      <w:ins w:id="13323" w:author="박 진상" w:date="2019-10-08T05:53:00Z">
        <w:r w:rsidR="002C63BA" w:rsidRPr="002646CB">
          <w:rPr>
            <w:rFonts w:hint="eastAsia"/>
            <w:rPrChange w:id="1332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들은</w:t>
        </w:r>
        <w:r w:rsidR="002C63BA" w:rsidRPr="002646CB">
          <w:rPr>
            <w:rPrChange w:id="1332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1332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다음과</w:t>
        </w:r>
        <w:r w:rsidR="002C63BA" w:rsidRPr="002646CB">
          <w:rPr>
            <w:rPrChange w:id="1332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1332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같다</w:t>
        </w:r>
        <w:r w:rsidR="002C63BA" w:rsidRPr="002646CB">
          <w:rPr>
            <w:rPrChange w:id="13329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2AD4BC63" w14:textId="77777777" w:rsidR="00FF0EC9" w:rsidRPr="002646CB" w:rsidRDefault="00FF0EC9" w:rsidP="002C63BA">
      <w:pPr>
        <w:rPr>
          <w:ins w:id="13330" w:author="박 진상" w:date="2019-10-08T05:57:00Z"/>
          <w:rPrChange w:id="13331" w:author="ETRI-김종원" w:date="2019-12-10T10:44:00Z">
            <w:rPr>
              <w:ins w:id="13332" w:author="박 진상" w:date="2019-10-08T05:57:00Z"/>
            </w:rPr>
          </w:rPrChange>
        </w:rPr>
      </w:pPr>
    </w:p>
    <w:p w14:paraId="357EA8F3" w14:textId="052E5F21" w:rsidR="00970C98" w:rsidRPr="002646CB" w:rsidRDefault="007461CB" w:rsidP="002C63BA">
      <w:pPr>
        <w:rPr>
          <w:ins w:id="13333" w:author="박 진상" w:date="2019-10-28T19:40:00Z"/>
          <w:rPrChange w:id="13334" w:author="ETRI-김종원" w:date="2019-12-10T10:44:00Z">
            <w:rPr>
              <w:ins w:id="13335" w:author="박 진상" w:date="2019-10-28T19:40:00Z"/>
            </w:rPr>
          </w:rPrChange>
        </w:rPr>
      </w:pPr>
      <w:ins w:id="13336" w:author="Windows 사용자" w:date="2019-10-18T10:38:00Z">
        <w:r w:rsidRPr="002646CB">
          <w:rPr>
            <w:rFonts w:hint="eastAsia"/>
            <w:rPrChange w:id="13337" w:author="ETRI-김종원" w:date="2019-12-10T10:44:00Z">
              <w:rPr>
                <w:rFonts w:hint="eastAsia"/>
              </w:rPr>
            </w:rPrChange>
          </w:rPr>
          <w:t>태양광발전</w:t>
        </w:r>
      </w:ins>
      <w:ins w:id="13338" w:author="ETRI-김종원" w:date="2019-11-04T20:38:00Z">
        <w:r w:rsidR="007B0A68" w:rsidRPr="002646CB">
          <w:rPr>
            <w:rFonts w:hint="eastAsia"/>
            <w:rPrChange w:id="13339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13340" w:author="Windows 사용자" w:date="2019-10-18T10:38:00Z">
        <w:del w:id="13341" w:author="ETRI-김종원" w:date="2019-11-04T20:38:00Z">
          <w:r w:rsidRPr="002646CB" w:rsidDel="007B0A68">
            <w:rPr>
              <w:rFonts w:hint="eastAsia"/>
              <w:rPrChange w:id="13342" w:author="ETRI-김종원" w:date="2019-12-10T10:44:00Z">
                <w:rPr>
                  <w:rFonts w:hint="eastAsia"/>
                </w:rPr>
              </w:rPrChange>
            </w:rPr>
            <w:delText>의</w:delText>
          </w:r>
          <w:r w:rsidRPr="002646CB" w:rsidDel="007B0A68">
            <w:rPr>
              <w:rPrChange w:id="13343" w:author="ETRI-김종원" w:date="2019-12-10T10:44:00Z">
                <w:rPr/>
              </w:rPrChange>
            </w:rPr>
            <w:delText xml:space="preserve"> </w:delText>
          </w:r>
          <w:r w:rsidRPr="002646CB" w:rsidDel="007B0A68">
            <w:rPr>
              <w:rFonts w:hint="eastAsia"/>
              <w:rPrChange w:id="13344" w:author="ETRI-김종원" w:date="2019-12-10T10:44:00Z">
                <w:rPr>
                  <w:rFonts w:hint="eastAsia"/>
                </w:rPr>
              </w:rPrChange>
            </w:rPr>
            <w:delText>발전</w:delText>
          </w:r>
        </w:del>
        <w:r w:rsidRPr="002646CB">
          <w:rPr>
            <w:rFonts w:hint="eastAsia"/>
            <w:rPrChange w:id="13345" w:author="ETRI-김종원" w:date="2019-12-10T10:44:00Z">
              <w:rPr>
                <w:rFonts w:hint="eastAsia"/>
              </w:rPr>
            </w:rPrChange>
          </w:rPr>
          <w:t>용량</w:t>
        </w:r>
      </w:ins>
      <w:ins w:id="13346" w:author="박 진상" w:date="2019-10-28T19:38:00Z">
        <w:r w:rsidR="00970C98" w:rsidRPr="002646CB">
          <w:rPr>
            <w:rFonts w:hint="eastAsia"/>
            <w:rPrChange w:id="13347" w:author="ETRI-김종원" w:date="2019-12-10T10:44:00Z">
              <w:rPr>
                <w:rFonts w:hint="eastAsia"/>
              </w:rPr>
            </w:rPrChange>
          </w:rPr>
          <w:t>(</w:t>
        </w:r>
      </w:ins>
      <w:ins w:id="13348" w:author="Windows 사용자" w:date="2019-10-18T10:51:00Z">
        <w:del w:id="13349" w:author="박 진상" w:date="2019-10-28T19:38:00Z">
          <w:r w:rsidR="00583173" w:rsidRPr="002646CB" w:rsidDel="00970C98">
            <w:rPr>
              <w:rPrChange w:id="1335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583173" w:rsidRPr="002646CB">
          <w:rPr>
            <w:rPrChange w:id="13351" w:author="ETRI-김종원" w:date="2019-12-10T10:44:00Z">
              <w:rPr>
                <w:highlight w:val="green"/>
              </w:rPr>
            </w:rPrChange>
          </w:rPr>
          <w:t>PV</w:t>
        </w:r>
        <w:del w:id="13352" w:author="박 진상" w:date="2019-10-28T19:41:00Z">
          <w:r w:rsidR="00583173" w:rsidRPr="002646CB" w:rsidDel="00970C98">
            <w:rPr>
              <w:vertAlign w:val="subscript"/>
              <w:rPrChange w:id="13353" w:author="ETRI-김종원" w:date="2019-12-10T10:44:00Z">
                <w:rPr>
                  <w:highlight w:val="green"/>
                </w:rPr>
              </w:rPrChange>
            </w:rPr>
            <w:delText>cap</w:delText>
          </w:r>
        </w:del>
      </w:ins>
      <w:ins w:id="13354" w:author="박 진상" w:date="2019-10-28T19:41:00Z">
        <w:r w:rsidR="00970C98" w:rsidRPr="002646CB">
          <w:rPr>
            <w:vertAlign w:val="subscript"/>
            <w:rPrChange w:id="13355" w:author="ETRI-김종원" w:date="2019-12-10T10:44:00Z">
              <w:rPr/>
            </w:rPrChange>
          </w:rPr>
          <w:t>CAP</w:t>
        </w:r>
      </w:ins>
      <w:ins w:id="13356" w:author="박 진상" w:date="2019-10-28T19:38:00Z">
        <w:r w:rsidR="00970C98" w:rsidRPr="002646CB">
          <w:rPr>
            <w:rPrChange w:id="13357" w:author="ETRI-김종원" w:date="2019-12-10T10:44:00Z">
              <w:rPr/>
            </w:rPrChange>
          </w:rPr>
          <w:t>)</w:t>
        </w:r>
      </w:ins>
      <w:ins w:id="13358" w:author="Windows 사용자" w:date="2019-10-18T10:38:00Z">
        <w:r w:rsidRPr="002646CB">
          <w:rPr>
            <w:rFonts w:hint="eastAsia"/>
            <w:rPrChange w:id="13359" w:author="ETRI-김종원" w:date="2019-12-10T10:44:00Z">
              <w:rPr>
                <w:rFonts w:hint="eastAsia"/>
              </w:rPr>
            </w:rPrChange>
          </w:rPr>
          <w:t>은</w:t>
        </w:r>
        <w:r w:rsidRPr="002646CB">
          <w:rPr>
            <w:rPrChange w:id="1336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61" w:author="ETRI-김종원" w:date="2019-12-10T10:44:00Z">
              <w:rPr>
                <w:rFonts w:hint="eastAsia"/>
              </w:rPr>
            </w:rPrChange>
          </w:rPr>
          <w:t>초기</w:t>
        </w:r>
        <w:r w:rsidRPr="002646CB">
          <w:rPr>
            <w:rPrChange w:id="1336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63" w:author="ETRI-김종원" w:date="2019-12-10T10:44:00Z">
              <w:rPr>
                <w:rFonts w:hint="eastAsia"/>
              </w:rPr>
            </w:rPrChange>
          </w:rPr>
          <w:t>설치시에</w:t>
        </w:r>
        <w:r w:rsidRPr="002646CB">
          <w:rPr>
            <w:rPrChange w:id="1336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65" w:author="ETRI-김종원" w:date="2019-12-10T10:44:00Z">
              <w:rPr>
                <w:rFonts w:hint="eastAsia"/>
              </w:rPr>
            </w:rPrChange>
          </w:rPr>
          <w:t>계통</w:t>
        </w:r>
        <w:r w:rsidRPr="002646CB">
          <w:rPr>
            <w:rPrChange w:id="1336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67" w:author="ETRI-김종원" w:date="2019-12-10T10:44:00Z">
              <w:rPr>
                <w:rFonts w:hint="eastAsia"/>
              </w:rPr>
            </w:rPrChange>
          </w:rPr>
          <w:t>연계</w:t>
        </w:r>
        <w:r w:rsidRPr="002646CB">
          <w:rPr>
            <w:rPrChange w:id="1336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69" w:author="ETRI-김종원" w:date="2019-12-10T10:44:00Z">
              <w:rPr>
                <w:rFonts w:hint="eastAsia"/>
              </w:rPr>
            </w:rPrChange>
          </w:rPr>
          <w:t>용량을</w:t>
        </w:r>
        <w:r w:rsidRPr="002646CB">
          <w:rPr>
            <w:rPrChange w:id="1337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71" w:author="ETRI-김종원" w:date="2019-12-10T10:44:00Z">
              <w:rPr>
                <w:rFonts w:hint="eastAsia"/>
              </w:rPr>
            </w:rPrChange>
          </w:rPr>
          <w:t>고려하여</w:t>
        </w:r>
        <w:r w:rsidRPr="002646CB">
          <w:rPr>
            <w:rPrChange w:id="1337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73" w:author="ETRI-김종원" w:date="2019-12-10T10:44:00Z">
              <w:rPr>
                <w:rFonts w:hint="eastAsia"/>
              </w:rPr>
            </w:rPrChange>
          </w:rPr>
          <w:t>산정된</w:t>
        </w:r>
        <w:r w:rsidRPr="002646CB">
          <w:rPr>
            <w:rPrChange w:id="1337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75" w:author="ETRI-김종원" w:date="2019-12-10T10:44:00Z">
              <w:rPr>
                <w:rFonts w:hint="eastAsia"/>
              </w:rPr>
            </w:rPrChange>
          </w:rPr>
          <w:t>값으로</w:t>
        </w:r>
      </w:ins>
      <w:ins w:id="13376" w:author="Windows 사용자" w:date="2019-10-18T10:39:00Z">
        <w:r w:rsidRPr="002646CB">
          <w:rPr>
            <w:rFonts w:hint="eastAsia"/>
            <w:rPrChange w:id="13377" w:author="ETRI-김종원" w:date="2019-12-10T10:44:00Z">
              <w:rPr>
                <w:rFonts w:hint="eastAsia"/>
              </w:rPr>
            </w:rPrChange>
          </w:rPr>
          <w:t>서</w:t>
        </w:r>
        <w:r w:rsidRPr="002646CB">
          <w:rPr>
            <w:rPrChange w:id="13378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13379" w:author="ETRI-김종원" w:date="2019-12-10T10:44:00Z">
              <w:rPr>
                <w:rFonts w:hint="eastAsia"/>
              </w:rPr>
            </w:rPrChange>
          </w:rPr>
          <w:t>태양광</w:t>
        </w:r>
        <w:r w:rsidRPr="002646CB">
          <w:rPr>
            <w:rPrChange w:id="1338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81" w:author="ETRI-김종원" w:date="2019-12-10T10:44:00Z">
              <w:rPr>
                <w:rFonts w:hint="eastAsia"/>
              </w:rPr>
            </w:rPrChange>
          </w:rPr>
          <w:t>발전은</w:t>
        </w:r>
        <w:r w:rsidRPr="002646CB">
          <w:rPr>
            <w:rPrChange w:id="1338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83" w:author="ETRI-김종원" w:date="2019-12-10T10:44:00Z">
              <w:rPr>
                <w:rFonts w:hint="eastAsia"/>
              </w:rPr>
            </w:rPrChange>
          </w:rPr>
          <w:t>해당</w:t>
        </w:r>
        <w:r w:rsidRPr="002646CB">
          <w:rPr>
            <w:rPrChange w:id="1338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85" w:author="ETRI-김종원" w:date="2019-12-10T10:44:00Z">
              <w:rPr>
                <w:rFonts w:hint="eastAsia"/>
              </w:rPr>
            </w:rPrChange>
          </w:rPr>
          <w:t>용량</w:t>
        </w:r>
        <w:r w:rsidRPr="002646CB">
          <w:rPr>
            <w:rPrChange w:id="1338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87" w:author="ETRI-김종원" w:date="2019-12-10T10:44:00Z">
              <w:rPr>
                <w:rFonts w:hint="eastAsia"/>
              </w:rPr>
            </w:rPrChange>
          </w:rPr>
          <w:t>이상으로</w:t>
        </w:r>
        <w:r w:rsidRPr="002646CB">
          <w:rPr>
            <w:rPrChange w:id="1338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89" w:author="ETRI-김종원" w:date="2019-12-10T10:44:00Z">
              <w:rPr>
                <w:rFonts w:hint="eastAsia"/>
              </w:rPr>
            </w:rPrChange>
          </w:rPr>
          <w:t>발전할</w:t>
        </w:r>
        <w:r w:rsidRPr="002646CB">
          <w:rPr>
            <w:rPrChange w:id="1339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91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PrChange w:id="1339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93" w:author="ETRI-김종원" w:date="2019-12-10T10:44:00Z">
              <w:rPr>
                <w:rFonts w:hint="eastAsia"/>
              </w:rPr>
            </w:rPrChange>
          </w:rPr>
          <w:t>없으므로</w:t>
        </w:r>
        <w:r w:rsidRPr="002646CB">
          <w:rPr>
            <w:rPrChange w:id="1339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395" w:author="ETRI-김종원" w:date="2019-12-10T10:44:00Z">
              <w:rPr>
                <w:rFonts w:hint="eastAsia"/>
              </w:rPr>
            </w:rPrChange>
          </w:rPr>
          <w:t>최대</w:t>
        </w:r>
        <w:r w:rsidRPr="002646CB">
          <w:rPr>
            <w:rPrChange w:id="13396" w:author="ETRI-김종원" w:date="2019-12-10T10:44:00Z">
              <w:rPr/>
            </w:rPrChange>
          </w:rPr>
          <w:t xml:space="preserve"> </w:t>
        </w:r>
      </w:ins>
      <w:ins w:id="13397" w:author="ETRI-김종원" w:date="2019-12-02T17:26:00Z">
        <w:r w:rsidR="00647810" w:rsidRPr="002646CB">
          <w:rPr>
            <w:rFonts w:hint="eastAsia"/>
            <w:rPrChange w:id="13398" w:author="ETRI-김종원" w:date="2019-12-10T10:44:00Z">
              <w:rPr>
                <w:rFonts w:hint="eastAsia"/>
              </w:rPr>
            </w:rPrChange>
          </w:rPr>
          <w:t>발전</w:t>
        </w:r>
      </w:ins>
      <w:ins w:id="13399" w:author="Windows 사용자" w:date="2019-10-18T10:39:00Z">
        <w:del w:id="13400" w:author="ETRI-김종원" w:date="2019-12-02T17:26:00Z">
          <w:r w:rsidRPr="002646CB" w:rsidDel="00647810">
            <w:rPr>
              <w:rFonts w:hint="eastAsia"/>
              <w:rPrChange w:id="13401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Pr="002646CB">
          <w:rPr>
            <w:rFonts w:hint="eastAsia"/>
            <w:rPrChange w:id="13402" w:author="ETRI-김종원" w:date="2019-12-10T10:44:00Z">
              <w:rPr>
                <w:rFonts w:hint="eastAsia"/>
              </w:rPr>
            </w:rPrChange>
          </w:rPr>
          <w:t>전력을</w:t>
        </w:r>
        <w:r w:rsidRPr="002646CB">
          <w:rPr>
            <w:rPrChange w:id="1340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04" w:author="ETRI-김종원" w:date="2019-12-10T10:44:00Z">
              <w:rPr>
                <w:rFonts w:hint="eastAsia"/>
              </w:rPr>
            </w:rPrChange>
          </w:rPr>
          <w:t>의미한다</w:t>
        </w:r>
        <w:r w:rsidRPr="002646CB">
          <w:rPr>
            <w:rPrChange w:id="13405" w:author="ETRI-김종원" w:date="2019-12-10T10:44:00Z">
              <w:rPr/>
            </w:rPrChange>
          </w:rPr>
          <w:t xml:space="preserve">. </w:t>
        </w:r>
      </w:ins>
    </w:p>
    <w:p w14:paraId="2649AF6B" w14:textId="77777777" w:rsidR="00970C98" w:rsidRPr="002646CB" w:rsidRDefault="00970C98" w:rsidP="002C63BA">
      <w:pPr>
        <w:rPr>
          <w:ins w:id="13406" w:author="박 진상" w:date="2019-10-28T19:40:00Z"/>
          <w:rPrChange w:id="13407" w:author="ETRI-김종원" w:date="2019-12-10T10:44:00Z">
            <w:rPr>
              <w:ins w:id="13408" w:author="박 진상" w:date="2019-10-28T19:40:00Z"/>
            </w:rPr>
          </w:rPrChange>
        </w:rPr>
      </w:pPr>
    </w:p>
    <w:p w14:paraId="3311FEB6" w14:textId="389F1556" w:rsidR="00FD2450" w:rsidRPr="002646CB" w:rsidRDefault="007461CB" w:rsidP="002C63BA">
      <w:pPr>
        <w:rPr>
          <w:ins w:id="13409" w:author="박 진상" w:date="2019-10-28T19:40:00Z"/>
          <w:rPrChange w:id="13410" w:author="ETRI-김종원" w:date="2019-12-10T10:44:00Z">
            <w:rPr>
              <w:ins w:id="13411" w:author="박 진상" w:date="2019-10-28T19:40:00Z"/>
            </w:rPr>
          </w:rPrChange>
        </w:rPr>
      </w:pPr>
      <w:ins w:id="13412" w:author="Windows 사용자" w:date="2019-10-18T10:40:00Z">
        <w:r w:rsidRPr="002646CB">
          <w:rPr>
            <w:rFonts w:hint="eastAsia"/>
            <w:rPrChange w:id="13413" w:author="ETRI-김종원" w:date="2019-12-10T10:44:00Z">
              <w:rPr>
                <w:rFonts w:hint="eastAsia"/>
              </w:rPr>
            </w:rPrChange>
          </w:rPr>
          <w:t>에너지저장장치의</w:t>
        </w:r>
        <w:r w:rsidRPr="002646CB">
          <w:rPr>
            <w:rPrChange w:id="1341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15" w:author="ETRI-김종원" w:date="2019-12-10T10:44:00Z">
              <w:rPr>
                <w:rFonts w:hint="eastAsia"/>
              </w:rPr>
            </w:rPrChange>
          </w:rPr>
          <w:t>출력</w:t>
        </w:r>
        <w:r w:rsidRPr="002646CB">
          <w:rPr>
            <w:rPrChange w:id="1341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17" w:author="ETRI-김종원" w:date="2019-12-10T10:44:00Z">
              <w:rPr>
                <w:rFonts w:hint="eastAsia"/>
              </w:rPr>
            </w:rPrChange>
          </w:rPr>
          <w:t>장치에</w:t>
        </w:r>
        <w:r w:rsidRPr="002646CB">
          <w:rPr>
            <w:rPrChange w:id="1341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19" w:author="ETRI-김종원" w:date="2019-12-10T10:44:00Z">
              <w:rPr>
                <w:rFonts w:hint="eastAsia"/>
              </w:rPr>
            </w:rPrChange>
          </w:rPr>
          <w:t>해당하는</w:t>
        </w:r>
        <w:r w:rsidRPr="002646CB">
          <w:rPr>
            <w:rPrChange w:id="13420" w:author="ETRI-김종원" w:date="2019-12-10T10:44:00Z">
              <w:rPr/>
            </w:rPrChange>
          </w:rPr>
          <w:t xml:space="preserve"> </w:t>
        </w:r>
      </w:ins>
      <w:ins w:id="13421" w:author="Windows 사용자" w:date="2019-10-18T10:51:00Z">
        <w:r w:rsidR="00583173" w:rsidRPr="002646CB">
          <w:rPr>
            <w:rFonts w:hint="eastAsia"/>
            <w:rPrChange w:id="13422" w:author="ETRI-김종원" w:date="2019-12-10T10:44:00Z">
              <w:rPr>
                <w:rFonts w:hint="eastAsia"/>
                <w:highlight w:val="green"/>
              </w:rPr>
            </w:rPrChange>
          </w:rPr>
          <w:t>전력변환장치</w:t>
        </w:r>
        <w:r w:rsidR="00583173" w:rsidRPr="002646CB">
          <w:rPr>
            <w:rPrChange w:id="13423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13424" w:author="Windows 사용자" w:date="2019-10-18T10:40:00Z">
        <w:r w:rsidRPr="002646CB">
          <w:rPr>
            <w:rFonts w:hint="eastAsia"/>
            <w:rPrChange w:id="13425" w:author="ETRI-김종원" w:date="2019-12-10T10:44:00Z">
              <w:rPr>
                <w:rFonts w:hint="eastAsia"/>
              </w:rPr>
            </w:rPrChange>
          </w:rPr>
          <w:t>용량</w:t>
        </w:r>
      </w:ins>
      <w:ins w:id="13426" w:author="박 진상" w:date="2019-10-28T19:40:00Z">
        <w:r w:rsidR="00970C98" w:rsidRPr="002646CB">
          <w:rPr>
            <w:rFonts w:hint="eastAsia"/>
            <w:rPrChange w:id="13427" w:author="ETRI-김종원" w:date="2019-12-10T10:44:00Z">
              <w:rPr>
                <w:rFonts w:hint="eastAsia"/>
              </w:rPr>
            </w:rPrChange>
          </w:rPr>
          <w:t>(</w:t>
        </w:r>
      </w:ins>
      <w:ins w:id="13428" w:author="Windows 사용자" w:date="2019-10-18T10:51:00Z">
        <w:del w:id="13429" w:author="박 진상" w:date="2019-10-28T19:40:00Z">
          <w:r w:rsidR="00583173" w:rsidRPr="002646CB" w:rsidDel="00970C98">
            <w:rPr>
              <w:rPrChange w:id="1343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583173" w:rsidRPr="002646CB">
          <w:rPr>
            <w:rPrChange w:id="13431" w:author="ETRI-김종원" w:date="2019-12-10T10:44:00Z">
              <w:rPr>
                <w:highlight w:val="green"/>
              </w:rPr>
            </w:rPrChange>
          </w:rPr>
          <w:t>PCS</w:t>
        </w:r>
      </w:ins>
      <w:ins w:id="13432" w:author="박 진상" w:date="2019-10-28T19:41:00Z">
        <w:r w:rsidR="00970C98" w:rsidRPr="002646CB">
          <w:rPr>
            <w:vertAlign w:val="subscript"/>
            <w:rPrChange w:id="13433" w:author="ETRI-김종원" w:date="2019-12-10T10:44:00Z">
              <w:rPr/>
            </w:rPrChange>
          </w:rPr>
          <w:t>CAP</w:t>
        </w:r>
      </w:ins>
      <w:ins w:id="13434" w:author="Windows 사용자" w:date="2019-10-18T10:51:00Z">
        <w:del w:id="13435" w:author="박 진상" w:date="2019-10-28T19:41:00Z">
          <w:r w:rsidR="00583173" w:rsidRPr="002646CB" w:rsidDel="00970C98">
            <w:rPr>
              <w:rPrChange w:id="13436" w:author="ETRI-김종원" w:date="2019-12-10T10:44:00Z">
                <w:rPr>
                  <w:highlight w:val="green"/>
                </w:rPr>
              </w:rPrChange>
            </w:rPr>
            <w:delText>cap</w:delText>
          </w:r>
        </w:del>
      </w:ins>
      <w:ins w:id="13437" w:author="박 진상" w:date="2019-10-28T19:40:00Z">
        <w:r w:rsidR="00970C98" w:rsidRPr="002646CB">
          <w:rPr>
            <w:rPrChange w:id="13438" w:author="ETRI-김종원" w:date="2019-12-10T10:44:00Z">
              <w:rPr/>
            </w:rPrChange>
          </w:rPr>
          <w:t>)</w:t>
        </w:r>
      </w:ins>
      <w:ins w:id="13439" w:author="Windows 사용자" w:date="2019-10-18T10:41:00Z">
        <w:r w:rsidRPr="002646CB">
          <w:rPr>
            <w:rFonts w:hint="eastAsia"/>
            <w:rPrChange w:id="13440" w:author="ETRI-김종원" w:date="2019-12-10T10:44:00Z">
              <w:rPr>
                <w:rFonts w:hint="eastAsia"/>
              </w:rPr>
            </w:rPrChange>
          </w:rPr>
          <w:t>은</w:t>
        </w:r>
        <w:r w:rsidRPr="002646CB">
          <w:rPr>
            <w:rPrChange w:id="13441" w:author="ETRI-김종원" w:date="2019-12-10T10:44:00Z">
              <w:rPr/>
            </w:rPrChange>
          </w:rPr>
          <w:t xml:space="preserve"> </w:t>
        </w:r>
      </w:ins>
      <w:ins w:id="13442" w:author="Windows 사용자" w:date="2019-10-18T10:42:00Z">
        <w:r w:rsidRPr="002646CB">
          <w:rPr>
            <w:rFonts w:hint="eastAsia"/>
            <w:rPrChange w:id="13443" w:author="ETRI-김종원" w:date="2019-12-10T10:44:00Z">
              <w:rPr>
                <w:rFonts w:hint="eastAsia"/>
              </w:rPr>
            </w:rPrChange>
          </w:rPr>
          <w:t>에너지저장장치가</w:t>
        </w:r>
        <w:r w:rsidRPr="002646CB">
          <w:rPr>
            <w:rPrChange w:id="1344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45" w:author="ETRI-김종원" w:date="2019-12-10T10:44:00Z">
              <w:rPr>
                <w:rFonts w:hint="eastAsia"/>
              </w:rPr>
            </w:rPrChange>
          </w:rPr>
          <w:t>충전</w:t>
        </w:r>
        <w:r w:rsidRPr="002646CB">
          <w:rPr>
            <w:rPrChange w:id="1344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47" w:author="ETRI-김종원" w:date="2019-12-10T10:44:00Z">
              <w:rPr>
                <w:rFonts w:hint="eastAsia"/>
              </w:rPr>
            </w:rPrChange>
          </w:rPr>
          <w:t>또는</w:t>
        </w:r>
        <w:r w:rsidRPr="002646CB">
          <w:rPr>
            <w:rPrChange w:id="1344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49" w:author="ETRI-김종원" w:date="2019-12-10T10:44:00Z">
              <w:rPr>
                <w:rFonts w:hint="eastAsia"/>
              </w:rPr>
            </w:rPrChange>
          </w:rPr>
          <w:t>방전하기</w:t>
        </w:r>
        <w:r w:rsidRPr="002646CB">
          <w:rPr>
            <w:rPrChange w:id="1345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51" w:author="ETRI-김종원" w:date="2019-12-10T10:44:00Z">
              <w:rPr>
                <w:rFonts w:hint="eastAsia"/>
              </w:rPr>
            </w:rPrChange>
          </w:rPr>
          <w:t>위해</w:t>
        </w:r>
        <w:r w:rsidRPr="002646CB">
          <w:rPr>
            <w:rPrChange w:id="1345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53" w:author="ETRI-김종원" w:date="2019-12-10T10:44:00Z">
              <w:rPr>
                <w:rFonts w:hint="eastAsia"/>
              </w:rPr>
            </w:rPrChange>
          </w:rPr>
          <w:t>출력하는</w:t>
        </w:r>
        <w:r w:rsidRPr="002646CB">
          <w:rPr>
            <w:rPrChange w:id="1345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55" w:author="ETRI-김종원" w:date="2019-12-10T10:44:00Z">
              <w:rPr>
                <w:rFonts w:hint="eastAsia"/>
              </w:rPr>
            </w:rPrChange>
          </w:rPr>
          <w:t>최대의</w:t>
        </w:r>
        <w:r w:rsidRPr="002646CB">
          <w:rPr>
            <w:rPrChange w:id="13456" w:author="ETRI-김종원" w:date="2019-12-10T10:44:00Z">
              <w:rPr/>
            </w:rPrChange>
          </w:rPr>
          <w:t xml:space="preserve"> </w:t>
        </w:r>
      </w:ins>
      <w:ins w:id="13457" w:author="ETRI-김종원" w:date="2019-12-02T17:26:00Z">
        <w:r w:rsidR="00647810" w:rsidRPr="002646CB">
          <w:rPr>
            <w:rFonts w:hint="eastAsia"/>
            <w:rPrChange w:id="13458" w:author="ETRI-김종원" w:date="2019-12-10T10:44:00Z">
              <w:rPr>
                <w:rFonts w:hint="eastAsia"/>
              </w:rPr>
            </w:rPrChange>
          </w:rPr>
          <w:t>발전</w:t>
        </w:r>
      </w:ins>
      <w:ins w:id="13459" w:author="Windows 사용자" w:date="2019-10-18T10:43:00Z">
        <w:del w:id="13460" w:author="ETRI-김종원" w:date="2019-12-02T17:26:00Z">
          <w:r w:rsidRPr="002646CB" w:rsidDel="00647810">
            <w:rPr>
              <w:rFonts w:hint="eastAsia"/>
              <w:rPrChange w:id="13461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Pr="002646CB">
          <w:rPr>
            <w:rFonts w:hint="eastAsia"/>
            <w:rPrChange w:id="13462" w:author="ETRI-김종원" w:date="2019-12-10T10:44:00Z">
              <w:rPr>
                <w:rFonts w:hint="eastAsia"/>
              </w:rPr>
            </w:rPrChange>
          </w:rPr>
          <w:t>전력</w:t>
        </w:r>
      </w:ins>
      <w:ins w:id="13463" w:author="Windows 사용자" w:date="2019-10-18T10:42:00Z">
        <w:r w:rsidRPr="002646CB">
          <w:rPr>
            <w:rFonts w:hint="eastAsia"/>
            <w:rPrChange w:id="13464" w:author="ETRI-김종원" w:date="2019-12-10T10:44:00Z">
              <w:rPr>
                <w:rFonts w:hint="eastAsia"/>
              </w:rPr>
            </w:rPrChange>
          </w:rPr>
          <w:t>을</w:t>
        </w:r>
        <w:r w:rsidRPr="002646CB">
          <w:rPr>
            <w:rPrChange w:id="1346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66" w:author="ETRI-김종원" w:date="2019-12-10T10:44:00Z">
              <w:rPr>
                <w:rFonts w:hint="eastAsia"/>
              </w:rPr>
            </w:rPrChange>
          </w:rPr>
          <w:t>의미한다</w:t>
        </w:r>
        <w:r w:rsidRPr="002646CB">
          <w:rPr>
            <w:rPrChange w:id="13467" w:author="ETRI-김종원" w:date="2019-12-10T10:44:00Z">
              <w:rPr/>
            </w:rPrChange>
          </w:rPr>
          <w:t>.</w:t>
        </w:r>
      </w:ins>
    </w:p>
    <w:p w14:paraId="6891278E" w14:textId="77777777" w:rsidR="00970C98" w:rsidRPr="002646CB" w:rsidRDefault="00970C98" w:rsidP="002C63BA">
      <w:pPr>
        <w:rPr>
          <w:ins w:id="13468" w:author="Windows 사용자" w:date="2019-10-18T10:43:00Z"/>
          <w:rPrChange w:id="13469" w:author="ETRI-김종원" w:date="2019-12-10T10:44:00Z">
            <w:rPr>
              <w:ins w:id="13470" w:author="Windows 사용자" w:date="2019-10-18T10:43:00Z"/>
            </w:rPr>
          </w:rPrChange>
        </w:rPr>
      </w:pPr>
    </w:p>
    <w:p w14:paraId="0BCFC815" w14:textId="23EB0457" w:rsidR="00970C98" w:rsidRPr="002646CB" w:rsidRDefault="007461CB" w:rsidP="002C63BA">
      <w:pPr>
        <w:rPr>
          <w:ins w:id="13471" w:author="박 진상" w:date="2019-10-28T19:41:00Z"/>
          <w:rPrChange w:id="13472" w:author="ETRI-김종원" w:date="2019-12-10T10:44:00Z">
            <w:rPr>
              <w:ins w:id="13473" w:author="박 진상" w:date="2019-10-28T19:41:00Z"/>
            </w:rPr>
          </w:rPrChange>
        </w:rPr>
      </w:pPr>
      <w:ins w:id="13474" w:author="Windows 사용자" w:date="2019-10-18T10:43:00Z">
        <w:r w:rsidRPr="002646CB">
          <w:rPr>
            <w:rFonts w:hint="eastAsia"/>
            <w:rPrChange w:id="13475" w:author="ETRI-김종원" w:date="2019-12-10T10:44:00Z">
              <w:rPr>
                <w:rFonts w:hint="eastAsia"/>
              </w:rPr>
            </w:rPrChange>
          </w:rPr>
          <w:t>태양광발전과</w:t>
        </w:r>
        <w:r w:rsidRPr="002646CB">
          <w:rPr>
            <w:rPrChange w:id="1347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77" w:author="ETRI-김종원" w:date="2019-12-10T10:44:00Z">
              <w:rPr>
                <w:rFonts w:hint="eastAsia"/>
              </w:rPr>
            </w:rPrChange>
          </w:rPr>
          <w:t>에너지저장장치</w:t>
        </w:r>
        <w:r w:rsidRPr="002646CB">
          <w:rPr>
            <w:rPrChange w:id="1347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479" w:author="ETRI-김종원" w:date="2019-12-10T10:44:00Z">
              <w:rPr>
                <w:rFonts w:hint="eastAsia"/>
              </w:rPr>
            </w:rPrChange>
          </w:rPr>
          <w:t>연계시스템의</w:t>
        </w:r>
        <w:r w:rsidRPr="002646CB">
          <w:rPr>
            <w:rPrChange w:id="13480" w:author="ETRI-김종원" w:date="2019-12-10T10:44:00Z">
              <w:rPr/>
            </w:rPrChange>
          </w:rPr>
          <w:t xml:space="preserve"> </w:t>
        </w:r>
      </w:ins>
      <w:ins w:id="13481" w:author="ETRI-김종원" w:date="2019-12-02T17:31:00Z">
        <w:r w:rsidR="00647810" w:rsidRPr="002646CB">
          <w:rPr>
            <w:rFonts w:hint="eastAsia"/>
            <w:rPrChange w:id="13482" w:author="ETRI-김종원" w:date="2019-12-10T10:44:00Z">
              <w:rPr>
                <w:rFonts w:hint="eastAsia"/>
              </w:rPr>
            </w:rPrChange>
          </w:rPr>
          <w:t>발전</w:t>
        </w:r>
      </w:ins>
      <w:ins w:id="13483" w:author="Windows 사용자" w:date="2019-10-18T10:43:00Z">
        <w:del w:id="13484" w:author="ETRI-김종원" w:date="2019-12-02T17:31:00Z">
          <w:r w:rsidRPr="002646CB" w:rsidDel="00647810">
            <w:rPr>
              <w:rFonts w:hint="eastAsia"/>
              <w:rPrChange w:id="13485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Pr="002646CB">
          <w:rPr>
            <w:rFonts w:hint="eastAsia"/>
            <w:rPrChange w:id="13486" w:author="ETRI-김종원" w:date="2019-12-10T10:44:00Z">
              <w:rPr>
                <w:rFonts w:hint="eastAsia"/>
              </w:rPr>
            </w:rPrChange>
          </w:rPr>
          <w:t>은</w:t>
        </w:r>
        <w:r w:rsidRPr="002646CB">
          <w:rPr>
            <w:rPrChange w:id="13487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488" w:author="ETRI-김종원" w:date="2019-12-10T10:44:00Z">
              <w:rPr>
                <w:rFonts w:hint="eastAsia"/>
              </w:rPr>
            </w:rPrChange>
          </w:rPr>
          <w:t>태양광발전의</w:t>
        </w:r>
        <w:r w:rsidR="00FD2450" w:rsidRPr="002646CB">
          <w:rPr>
            <w:rPrChange w:id="13489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490" w:author="ETRI-김종원" w:date="2019-12-10T10:44:00Z">
              <w:rPr>
                <w:rFonts w:hint="eastAsia"/>
              </w:rPr>
            </w:rPrChange>
          </w:rPr>
          <w:t>전력</w:t>
        </w:r>
      </w:ins>
      <w:ins w:id="13491" w:author="ETRI-김종원" w:date="2019-12-02T17:38:00Z">
        <w:r w:rsidR="000A790F" w:rsidRPr="002646CB">
          <w:rPr>
            <w:rFonts w:hint="eastAsia"/>
            <w:rPrChange w:id="13492" w:author="ETRI-김종원" w:date="2019-12-10T10:44:00Z">
              <w:rPr>
                <w:rFonts w:hint="eastAsia"/>
              </w:rPr>
            </w:rPrChange>
          </w:rPr>
          <w:t>량</w:t>
        </w:r>
      </w:ins>
      <w:ins w:id="13493" w:author="Windows 사용자" w:date="2019-10-18T10:43:00Z">
        <w:r w:rsidR="00FD2450" w:rsidRPr="002646CB">
          <w:rPr>
            <w:rFonts w:hint="eastAsia"/>
            <w:rPrChange w:id="13494" w:author="ETRI-김종원" w:date="2019-12-10T10:44:00Z">
              <w:rPr>
                <w:rFonts w:hint="eastAsia"/>
              </w:rPr>
            </w:rPrChange>
          </w:rPr>
          <w:t>과</w:t>
        </w:r>
        <w:r w:rsidR="00FD2450" w:rsidRPr="002646CB">
          <w:rPr>
            <w:rPrChange w:id="13495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496" w:author="ETRI-김종원" w:date="2019-12-10T10:44:00Z">
              <w:rPr>
                <w:rFonts w:hint="eastAsia"/>
              </w:rPr>
            </w:rPrChange>
          </w:rPr>
          <w:t>에너지저장장치의</w:t>
        </w:r>
        <w:r w:rsidR="00FD2450" w:rsidRPr="002646CB">
          <w:rPr>
            <w:rPrChange w:id="13497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498" w:author="ETRI-김종원" w:date="2019-12-10T10:44:00Z">
              <w:rPr>
                <w:rFonts w:hint="eastAsia"/>
              </w:rPr>
            </w:rPrChange>
          </w:rPr>
          <w:t>전력</w:t>
        </w:r>
      </w:ins>
      <w:ins w:id="13499" w:author="ETRI-김종원" w:date="2019-12-02T17:38:00Z">
        <w:r w:rsidR="000A790F" w:rsidRPr="002646CB">
          <w:rPr>
            <w:rFonts w:hint="eastAsia"/>
            <w:rPrChange w:id="13500" w:author="ETRI-김종원" w:date="2019-12-10T10:44:00Z">
              <w:rPr>
                <w:rFonts w:hint="eastAsia"/>
              </w:rPr>
            </w:rPrChange>
          </w:rPr>
          <w:t>량</w:t>
        </w:r>
      </w:ins>
      <w:ins w:id="13501" w:author="Windows 사용자" w:date="2019-10-18T10:43:00Z">
        <w:r w:rsidR="00FD2450" w:rsidRPr="002646CB">
          <w:rPr>
            <w:rFonts w:hint="eastAsia"/>
            <w:rPrChange w:id="13502" w:author="ETRI-김종원" w:date="2019-12-10T10:44:00Z">
              <w:rPr>
                <w:rFonts w:hint="eastAsia"/>
              </w:rPr>
            </w:rPrChange>
          </w:rPr>
          <w:t>이</w:t>
        </w:r>
        <w:r w:rsidR="00FD2450" w:rsidRPr="002646CB">
          <w:rPr>
            <w:rPrChange w:id="13503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04" w:author="ETRI-김종원" w:date="2019-12-10T10:44:00Z">
              <w:rPr>
                <w:rFonts w:hint="eastAsia"/>
              </w:rPr>
            </w:rPrChange>
          </w:rPr>
          <w:t>합쳐진</w:t>
        </w:r>
        <w:r w:rsidR="00FD2450" w:rsidRPr="002646CB">
          <w:rPr>
            <w:rPrChange w:id="13505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06" w:author="ETRI-김종원" w:date="2019-12-10T10:44:00Z">
              <w:rPr>
                <w:rFonts w:hint="eastAsia"/>
              </w:rPr>
            </w:rPrChange>
          </w:rPr>
          <w:t>것으로서</w:t>
        </w:r>
        <w:r w:rsidR="00FD2450" w:rsidRPr="002646CB">
          <w:rPr>
            <w:rPrChange w:id="13507" w:author="ETRI-김종원" w:date="2019-12-10T10:44:00Z">
              <w:rPr/>
            </w:rPrChange>
          </w:rPr>
          <w:t xml:space="preserve">, </w:t>
        </w:r>
      </w:ins>
      <w:ins w:id="13508" w:author="Windows 사용자" w:date="2019-10-18T10:46:00Z">
        <w:r w:rsidR="00FD2450" w:rsidRPr="002646CB">
          <w:rPr>
            <w:rFonts w:hint="eastAsia"/>
            <w:rPrChange w:id="13509" w:author="ETRI-김종원" w:date="2019-12-10T10:44:00Z">
              <w:rPr>
                <w:rFonts w:hint="eastAsia"/>
              </w:rPr>
            </w:rPrChange>
          </w:rPr>
          <w:t>해당</w:t>
        </w:r>
        <w:r w:rsidR="00FD2450" w:rsidRPr="002646CB">
          <w:rPr>
            <w:rPrChange w:id="13510" w:author="ETRI-김종원" w:date="2019-12-10T10:44:00Z">
              <w:rPr/>
            </w:rPrChange>
          </w:rPr>
          <w:t xml:space="preserve"> </w:t>
        </w:r>
        <w:del w:id="13511" w:author="박 진상" w:date="2019-10-28T18:28:00Z">
          <w:r w:rsidR="00FD2450" w:rsidRPr="002646CB" w:rsidDel="00DC4888">
            <w:rPr>
              <w:rFonts w:hint="eastAsia"/>
              <w:rPrChange w:id="13512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="00FD2450" w:rsidRPr="002646CB" w:rsidDel="00DC4888">
            <w:rPr>
              <w:rPrChange w:id="13513" w:author="ETRI-김종원" w:date="2019-12-10T10:44:00Z">
                <w:rPr/>
              </w:rPrChange>
            </w:rPr>
            <w:delText xml:space="preserve"> </w:delText>
          </w:r>
          <w:r w:rsidR="00FD2450" w:rsidRPr="002646CB" w:rsidDel="00DC4888">
            <w:rPr>
              <w:rFonts w:hint="eastAsia"/>
              <w:rPrChange w:id="13514" w:author="ETRI-김종원" w:date="2019-12-10T10:44:00Z">
                <w:rPr>
                  <w:rFonts w:hint="eastAsia"/>
                </w:rPr>
              </w:rPrChange>
            </w:rPr>
            <w:delText>시스템</w:delText>
          </w:r>
        </w:del>
      </w:ins>
      <w:ins w:id="13515" w:author="박 진상" w:date="2019-10-28T18:28:00Z">
        <w:r w:rsidR="00DC4888" w:rsidRPr="002646CB">
          <w:rPr>
            <w:rFonts w:hint="eastAsia"/>
            <w:rPrChange w:id="13516" w:author="ETRI-김종원" w:date="2019-12-10T10:44:00Z">
              <w:rPr>
                <w:rFonts w:hint="eastAsia"/>
              </w:rPr>
            </w:rPrChange>
          </w:rPr>
          <w:t>연계시스템</w:t>
        </w:r>
      </w:ins>
      <w:ins w:id="13517" w:author="Windows 사용자" w:date="2019-10-18T10:46:00Z">
        <w:r w:rsidR="00FD2450" w:rsidRPr="002646CB">
          <w:rPr>
            <w:rFonts w:hint="eastAsia"/>
            <w:rPrChange w:id="13518" w:author="ETRI-김종원" w:date="2019-12-10T10:44:00Z">
              <w:rPr>
                <w:rFonts w:hint="eastAsia"/>
              </w:rPr>
            </w:rPrChange>
          </w:rPr>
          <w:t>의</w:t>
        </w:r>
        <w:r w:rsidR="00FD2450" w:rsidRPr="002646CB">
          <w:rPr>
            <w:rPrChange w:id="13519" w:author="ETRI-김종원" w:date="2019-12-10T10:44:00Z">
              <w:rPr/>
            </w:rPrChange>
          </w:rPr>
          <w:t xml:space="preserve"> </w:t>
        </w:r>
      </w:ins>
      <w:ins w:id="13520" w:author="Windows 사용자" w:date="2019-10-18T10:44:00Z">
        <w:r w:rsidR="00FD2450" w:rsidRPr="002646CB">
          <w:rPr>
            <w:rFonts w:hint="eastAsia"/>
            <w:rPrChange w:id="13521" w:author="ETRI-김종원" w:date="2019-12-10T10:44:00Z">
              <w:rPr>
                <w:rFonts w:hint="eastAsia"/>
              </w:rPr>
            </w:rPrChange>
          </w:rPr>
          <w:t>예상</w:t>
        </w:r>
        <w:r w:rsidR="00FD2450" w:rsidRPr="002646CB">
          <w:rPr>
            <w:rPrChange w:id="13522" w:author="ETRI-김종원" w:date="2019-12-10T10:44:00Z">
              <w:rPr/>
            </w:rPrChange>
          </w:rPr>
          <w:t xml:space="preserve"> </w:t>
        </w:r>
      </w:ins>
      <w:ins w:id="13523" w:author="ETRI-김종원" w:date="2019-12-02T17:32:00Z">
        <w:r w:rsidR="00647810" w:rsidRPr="002646CB">
          <w:rPr>
            <w:rFonts w:hint="eastAsia"/>
            <w:rPrChange w:id="13524" w:author="ETRI-김종원" w:date="2019-12-10T10:44:00Z">
              <w:rPr>
                <w:rFonts w:hint="eastAsia"/>
              </w:rPr>
            </w:rPrChange>
          </w:rPr>
          <w:t>발전</w:t>
        </w:r>
      </w:ins>
      <w:ins w:id="13525" w:author="Windows 사용자" w:date="2019-10-18T10:44:00Z">
        <w:del w:id="13526" w:author="ETRI-김종원" w:date="2019-12-02T17:32:00Z">
          <w:r w:rsidR="00FD2450" w:rsidRPr="002646CB" w:rsidDel="00647810">
            <w:rPr>
              <w:rFonts w:hint="eastAsia"/>
              <w:rPrChange w:id="13527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="00FD2450" w:rsidRPr="002646CB">
          <w:rPr>
            <w:rFonts w:hint="eastAsia"/>
            <w:rPrChange w:id="13528" w:author="ETRI-김종원" w:date="2019-12-10T10:44:00Z">
              <w:rPr>
                <w:rFonts w:hint="eastAsia"/>
              </w:rPr>
            </w:rPrChange>
          </w:rPr>
          <w:t>을</w:t>
        </w:r>
        <w:r w:rsidR="00FD2450" w:rsidRPr="002646CB">
          <w:rPr>
            <w:rPrChange w:id="13529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30" w:author="ETRI-김종원" w:date="2019-12-10T10:44:00Z">
              <w:rPr>
                <w:rFonts w:hint="eastAsia"/>
              </w:rPr>
            </w:rPrChange>
          </w:rPr>
          <w:t>미리</w:t>
        </w:r>
        <w:r w:rsidR="00FD2450" w:rsidRPr="002646CB">
          <w:rPr>
            <w:rPrChange w:id="13531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32" w:author="ETRI-김종원" w:date="2019-12-10T10:44:00Z">
              <w:rPr>
                <w:rFonts w:hint="eastAsia"/>
              </w:rPr>
            </w:rPrChange>
          </w:rPr>
          <w:t>결정</w:t>
        </w:r>
      </w:ins>
      <w:ins w:id="13533" w:author="Windows 사용자" w:date="2019-10-18T10:45:00Z">
        <w:r w:rsidR="00FD2450" w:rsidRPr="002646CB">
          <w:rPr>
            <w:rFonts w:hint="eastAsia"/>
            <w:rPrChange w:id="13534" w:author="ETRI-김종원" w:date="2019-12-10T10:44:00Z">
              <w:rPr>
                <w:rFonts w:hint="eastAsia"/>
              </w:rPr>
            </w:rPrChange>
          </w:rPr>
          <w:t>하여</w:t>
        </w:r>
        <w:r w:rsidR="00FD2450" w:rsidRPr="002646CB">
          <w:rPr>
            <w:rPrChange w:id="13535" w:author="ETRI-김종원" w:date="2019-12-10T10:44:00Z">
              <w:rPr/>
            </w:rPrChange>
          </w:rPr>
          <w:t xml:space="preserve"> 1</w:t>
        </w:r>
        <w:r w:rsidR="00FD2450" w:rsidRPr="002646CB">
          <w:rPr>
            <w:rFonts w:hint="eastAsia"/>
            <w:rPrChange w:id="13536" w:author="ETRI-김종원" w:date="2019-12-10T10:44:00Z">
              <w:rPr>
                <w:rFonts w:hint="eastAsia"/>
              </w:rPr>
            </w:rPrChange>
          </w:rPr>
          <w:t>시간</w:t>
        </w:r>
        <w:r w:rsidR="00FD2450" w:rsidRPr="002646CB">
          <w:rPr>
            <w:rPrChange w:id="13537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38" w:author="ETRI-김종원" w:date="2019-12-10T10:44:00Z">
              <w:rPr>
                <w:rFonts w:hint="eastAsia"/>
              </w:rPr>
            </w:rPrChange>
          </w:rPr>
          <w:t>단위의</w:t>
        </w:r>
        <w:r w:rsidR="00FD2450" w:rsidRPr="002646CB">
          <w:rPr>
            <w:rPrChange w:id="13539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40" w:author="ETRI-김종원" w:date="2019-12-10T10:44:00Z">
              <w:rPr>
                <w:rFonts w:hint="eastAsia"/>
              </w:rPr>
            </w:rPrChange>
          </w:rPr>
          <w:t>입찰전력</w:t>
        </w:r>
      </w:ins>
      <w:ins w:id="13541" w:author="ETRI-김종원" w:date="2019-12-02T17:38:00Z">
        <w:r w:rsidR="000A790F" w:rsidRPr="002646CB">
          <w:rPr>
            <w:rFonts w:hint="eastAsia"/>
            <w:rPrChange w:id="13542" w:author="ETRI-김종원" w:date="2019-12-10T10:44:00Z">
              <w:rPr>
                <w:rFonts w:hint="eastAsia"/>
              </w:rPr>
            </w:rPrChange>
          </w:rPr>
          <w:t>량</w:t>
        </w:r>
      </w:ins>
      <w:ins w:id="13543" w:author="박 진상" w:date="2019-10-28T19:40:00Z">
        <w:r w:rsidR="00970C98" w:rsidRPr="002646CB">
          <w:rPr>
            <w:rPrChange w:id="13544" w:author="ETRI-김종원" w:date="2019-12-10T10:44:00Z">
              <w:rPr/>
            </w:rPrChange>
          </w:rPr>
          <w:t>(</w:t>
        </w:r>
      </w:ins>
      <w:ins w:id="13545" w:author="Windows 사용자" w:date="2019-10-18T10:45:00Z">
        <w:del w:id="13546" w:author="박 진상" w:date="2019-10-28T19:40:00Z">
          <w:r w:rsidR="00FD2450" w:rsidRPr="002646CB" w:rsidDel="00970C98">
            <w:rPr>
              <w:rPrChange w:id="13547" w:author="ETRI-김종원" w:date="2019-12-10T10:44:00Z">
                <w:rPr/>
              </w:rPrChange>
            </w:rPr>
            <w:delText xml:space="preserve"> </w:delText>
          </w:r>
        </w:del>
      </w:ins>
      <w:ins w:id="13548" w:author="ETRI-김종원" w:date="2019-12-02T17:39:00Z">
        <w:r w:rsidR="000A790F" w:rsidRPr="002646CB">
          <w:rPr>
            <w:rPrChange w:id="13549" w:author="ETRI-김종원" w:date="2019-12-10T10:44:00Z">
              <w:rPr/>
            </w:rPrChange>
          </w:rPr>
          <w:t>E</w:t>
        </w:r>
      </w:ins>
      <w:ins w:id="13550" w:author="Windows 사용자" w:date="2019-10-18T10:45:00Z">
        <w:del w:id="13551" w:author="ETRI-김종원" w:date="2019-12-02T17:39:00Z">
          <w:r w:rsidR="00FD2450" w:rsidRPr="002646CB" w:rsidDel="000A790F">
            <w:rPr>
              <w:rPrChange w:id="13552" w:author="ETRI-김종원" w:date="2019-12-10T10:44:00Z">
                <w:rPr/>
              </w:rPrChange>
            </w:rPr>
            <w:delText>P</w:delText>
          </w:r>
        </w:del>
      </w:ins>
      <w:ins w:id="13553" w:author="박 진상" w:date="2019-10-28T19:41:00Z">
        <w:r w:rsidR="00970C98" w:rsidRPr="002646CB">
          <w:rPr>
            <w:rPrChange w:id="13554" w:author="ETRI-김종원" w:date="2019-12-10T10:44:00Z">
              <w:rPr/>
            </w:rPrChange>
          </w:rPr>
          <w:t>O</w:t>
        </w:r>
        <w:r w:rsidR="00970C98" w:rsidRPr="002646CB">
          <w:rPr>
            <w:vertAlign w:val="subscript"/>
            <w:rPrChange w:id="13555" w:author="ETRI-김종원" w:date="2019-12-10T10:44:00Z">
              <w:rPr/>
            </w:rPrChange>
          </w:rPr>
          <w:t>BID</w:t>
        </w:r>
      </w:ins>
      <w:ins w:id="13556" w:author="Windows 사용자" w:date="2019-10-18T10:45:00Z">
        <w:del w:id="13557" w:author="박 진상" w:date="2019-10-28T19:41:00Z">
          <w:r w:rsidR="00FD2450" w:rsidRPr="002646CB" w:rsidDel="00970C98">
            <w:rPr>
              <w:rPrChange w:id="13558" w:author="ETRI-김종원" w:date="2019-12-10T10:44:00Z">
                <w:rPr/>
              </w:rPrChange>
            </w:rPr>
            <w:delText>bid</w:delText>
          </w:r>
        </w:del>
      </w:ins>
      <w:ins w:id="13559" w:author="박 진상" w:date="2019-10-28T19:40:00Z">
        <w:r w:rsidR="00970C98" w:rsidRPr="002646CB">
          <w:rPr>
            <w:rPrChange w:id="13560" w:author="ETRI-김종원" w:date="2019-12-10T10:44:00Z">
              <w:rPr/>
            </w:rPrChange>
          </w:rPr>
          <w:t>)</w:t>
        </w:r>
      </w:ins>
      <w:ins w:id="13561" w:author="ETRI-김종원" w:date="2019-11-04T20:39:00Z">
        <w:r w:rsidR="007B0A68" w:rsidRPr="002646CB">
          <w:rPr>
            <w:rFonts w:hint="eastAsia"/>
            <w:rPrChange w:id="13562" w:author="ETRI-김종원" w:date="2019-12-10T10:44:00Z">
              <w:rPr>
                <w:rFonts w:hint="eastAsia"/>
              </w:rPr>
            </w:rPrChange>
          </w:rPr>
          <w:t>을</w:t>
        </w:r>
      </w:ins>
      <w:ins w:id="13563" w:author="Windows 사용자" w:date="2019-10-18T10:45:00Z">
        <w:del w:id="13564" w:author="ETRI-김종원" w:date="2019-11-04T20:39:00Z">
          <w:r w:rsidR="00FD2450" w:rsidRPr="002646CB" w:rsidDel="007B0A68">
            <w:rPr>
              <w:rFonts w:hint="eastAsia"/>
              <w:rPrChange w:id="13565" w:author="ETRI-김종원" w:date="2019-12-10T10:44:00Z">
                <w:rPr>
                  <w:rFonts w:hint="eastAsia"/>
                </w:rPr>
              </w:rPrChange>
            </w:rPr>
            <w:delText>를</w:delText>
          </w:r>
        </w:del>
        <w:r w:rsidR="00FD2450" w:rsidRPr="002646CB">
          <w:rPr>
            <w:rPrChange w:id="13566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67" w:author="ETRI-김종원" w:date="2019-12-10T10:44:00Z">
              <w:rPr>
                <w:rFonts w:hint="eastAsia"/>
              </w:rPr>
            </w:rPrChange>
          </w:rPr>
          <w:t>전력시장에</w:t>
        </w:r>
        <w:r w:rsidR="00FD2450" w:rsidRPr="002646CB">
          <w:rPr>
            <w:rPrChange w:id="13568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69" w:author="ETRI-김종원" w:date="2019-12-10T10:44:00Z">
              <w:rPr>
                <w:rFonts w:hint="eastAsia"/>
              </w:rPr>
            </w:rPrChange>
          </w:rPr>
          <w:t>입찰</w:t>
        </w:r>
      </w:ins>
      <w:ins w:id="13570" w:author="Windows 사용자" w:date="2019-10-18T10:46:00Z">
        <w:r w:rsidR="00FD2450" w:rsidRPr="002646CB">
          <w:rPr>
            <w:rFonts w:hint="eastAsia"/>
            <w:rPrChange w:id="13571" w:author="ETRI-김종원" w:date="2019-12-10T10:44:00Z">
              <w:rPr>
                <w:rFonts w:hint="eastAsia"/>
              </w:rPr>
            </w:rPrChange>
          </w:rPr>
          <w:t>하게</w:t>
        </w:r>
        <w:r w:rsidR="00FD2450" w:rsidRPr="002646CB">
          <w:rPr>
            <w:rPrChange w:id="13572" w:author="ETRI-김종원" w:date="2019-12-10T10:44:00Z">
              <w:rPr/>
            </w:rPrChange>
          </w:rPr>
          <w:t xml:space="preserve"> </w:t>
        </w:r>
        <w:r w:rsidR="00FD2450" w:rsidRPr="002646CB">
          <w:rPr>
            <w:rFonts w:hint="eastAsia"/>
            <w:rPrChange w:id="13573" w:author="ETRI-김종원" w:date="2019-12-10T10:44:00Z">
              <w:rPr>
                <w:rFonts w:hint="eastAsia"/>
              </w:rPr>
            </w:rPrChange>
          </w:rPr>
          <w:t>된다</w:t>
        </w:r>
        <w:r w:rsidR="00FD2450" w:rsidRPr="002646CB">
          <w:rPr>
            <w:rPrChange w:id="13574" w:author="ETRI-김종원" w:date="2019-12-10T10:44:00Z">
              <w:rPr/>
            </w:rPrChange>
          </w:rPr>
          <w:t xml:space="preserve">. </w:t>
        </w:r>
      </w:ins>
    </w:p>
    <w:p w14:paraId="2E815E3B" w14:textId="77777777" w:rsidR="00970C98" w:rsidRPr="002646CB" w:rsidRDefault="00970C98" w:rsidP="002C63BA">
      <w:pPr>
        <w:rPr>
          <w:ins w:id="13575" w:author="박 진상" w:date="2019-10-28T19:41:00Z"/>
          <w:rPrChange w:id="13576" w:author="ETRI-김종원" w:date="2019-12-10T10:44:00Z">
            <w:rPr>
              <w:ins w:id="13577" w:author="박 진상" w:date="2019-10-28T19:41:00Z"/>
            </w:rPr>
          </w:rPrChange>
        </w:rPr>
      </w:pPr>
    </w:p>
    <w:p w14:paraId="4256E31C" w14:textId="06F450D2" w:rsidR="002C63BA" w:rsidRPr="002646CB" w:rsidDel="00970C98" w:rsidRDefault="00FD2450" w:rsidP="002C63BA">
      <w:pPr>
        <w:rPr>
          <w:ins w:id="13578" w:author="Windows 사용자" w:date="2019-10-18T10:47:00Z"/>
          <w:del w:id="13579" w:author="박 진상" w:date="2019-10-28T19:41:00Z"/>
          <w:rPrChange w:id="13580" w:author="ETRI-김종원" w:date="2019-12-10T10:44:00Z">
            <w:rPr>
              <w:ins w:id="13581" w:author="Windows 사용자" w:date="2019-10-18T10:47:00Z"/>
              <w:del w:id="13582" w:author="박 진상" w:date="2019-10-28T19:41:00Z"/>
            </w:rPr>
          </w:rPrChange>
        </w:rPr>
      </w:pPr>
      <w:ins w:id="13583" w:author="Windows 사용자" w:date="2019-10-18T10:46:00Z">
        <w:del w:id="13584" w:author="박 진상" w:date="2019-10-28T18:24:00Z">
          <w:r w:rsidRPr="002646CB" w:rsidDel="00DC4888">
            <w:rPr>
              <w:rFonts w:hint="eastAsia"/>
              <w:rPrChange w:id="13585" w:author="ETRI-김종원" w:date="2019-12-10T10:44:00Z">
                <w:rPr>
                  <w:rFonts w:hint="eastAsia"/>
                </w:rPr>
              </w:rPrChange>
            </w:rPr>
            <w:delText>신뢰성</w:delText>
          </w:r>
        </w:del>
        <w:del w:id="13586" w:author="박 진상" w:date="2019-10-28T18:25:00Z">
          <w:r w:rsidRPr="002646CB" w:rsidDel="00DC4888">
            <w:rPr>
              <w:rPrChange w:id="13587" w:author="ETRI-김종원" w:date="2019-12-10T10:44:00Z">
                <w:rPr/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13588" w:author="ETRI-김종원" w:date="2019-12-10T10:44:00Z">
                <w:rPr>
                  <w:rFonts w:hint="eastAsia"/>
                </w:rPr>
              </w:rPrChange>
            </w:rPr>
            <w:delText>지표</w:delText>
          </w:r>
        </w:del>
      </w:ins>
      <w:ins w:id="13589" w:author="박 진상" w:date="2019-10-28T18:25:00Z">
        <w:r w:rsidR="00DC4888" w:rsidRPr="002646CB">
          <w:rPr>
            <w:rFonts w:hint="eastAsia"/>
            <w:rPrChange w:id="13590" w:author="ETRI-김종원" w:date="2019-12-10T10:44:00Z">
              <w:rPr>
                <w:rFonts w:hint="eastAsia"/>
              </w:rPr>
            </w:rPrChange>
          </w:rPr>
          <w:t>신뢰지표</w:t>
        </w:r>
      </w:ins>
      <w:ins w:id="13591" w:author="Windows 사용자" w:date="2019-10-18T10:46:00Z">
        <w:r w:rsidRPr="002646CB">
          <w:rPr>
            <w:rPrChange w:id="1359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593" w:author="ETRI-김종원" w:date="2019-12-10T10:44:00Z">
              <w:rPr>
                <w:rFonts w:hint="eastAsia"/>
              </w:rPr>
            </w:rPrChange>
          </w:rPr>
          <w:t>계산</w:t>
        </w:r>
      </w:ins>
      <w:ins w:id="13594" w:author="Windows 사용자" w:date="2019-10-18T10:52:00Z">
        <w:r w:rsidR="00583173" w:rsidRPr="002646CB">
          <w:rPr>
            <w:rPrChange w:id="13595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13596" w:author="ETRI-김종원" w:date="2019-12-10T10:44:00Z">
              <w:rPr>
                <w:rFonts w:hint="eastAsia"/>
                <w:highlight w:val="green"/>
              </w:rPr>
            </w:rPrChange>
          </w:rPr>
          <w:t>시에는</w:t>
        </w:r>
      </w:ins>
      <w:ins w:id="13597" w:author="Windows 사용자" w:date="2019-10-18T10:46:00Z">
        <w:r w:rsidRPr="002646CB">
          <w:rPr>
            <w:rPrChange w:id="1359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599" w:author="ETRI-김종원" w:date="2019-12-10T10:44:00Z">
              <w:rPr>
                <w:rFonts w:hint="eastAsia"/>
              </w:rPr>
            </w:rPrChange>
          </w:rPr>
          <w:t>입찰전력을</w:t>
        </w:r>
        <w:r w:rsidRPr="002646CB">
          <w:rPr>
            <w:rPrChange w:id="1360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601" w:author="ETRI-김종원" w:date="2019-12-10T10:44:00Z">
              <w:rPr>
                <w:rFonts w:hint="eastAsia"/>
              </w:rPr>
            </w:rPrChange>
          </w:rPr>
          <w:t>매</w:t>
        </w:r>
        <w:r w:rsidRPr="002646CB">
          <w:rPr>
            <w:rPrChange w:id="13602" w:author="ETRI-김종원" w:date="2019-12-10T10:44:00Z">
              <w:rPr/>
            </w:rPrChange>
          </w:rPr>
          <w:t xml:space="preserve"> 5</w:t>
        </w:r>
        <w:r w:rsidRPr="002646CB">
          <w:rPr>
            <w:rFonts w:hint="eastAsia"/>
            <w:rPrChange w:id="13603" w:author="ETRI-김종원" w:date="2019-12-10T10:44:00Z">
              <w:rPr>
                <w:rFonts w:hint="eastAsia"/>
              </w:rPr>
            </w:rPrChange>
          </w:rPr>
          <w:t>분마다</w:t>
        </w:r>
        <w:r w:rsidRPr="002646CB">
          <w:rPr>
            <w:rPrChange w:id="1360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605" w:author="ETRI-김종원" w:date="2019-12-10T10:44:00Z">
              <w:rPr>
                <w:rFonts w:hint="eastAsia"/>
              </w:rPr>
            </w:rPrChange>
          </w:rPr>
          <w:t>유지하는</w:t>
        </w:r>
        <w:r w:rsidRPr="002646CB">
          <w:rPr>
            <w:rPrChange w:id="13606" w:author="ETRI-김종원" w:date="2019-12-10T10:44:00Z">
              <w:rPr/>
            </w:rPrChange>
          </w:rPr>
          <w:t xml:space="preserve"> </w:t>
        </w:r>
      </w:ins>
      <w:ins w:id="13607" w:author="Windows 사용자" w:date="2019-10-18T10:47:00Z">
        <w:r w:rsidRPr="002646CB">
          <w:rPr>
            <w:rFonts w:hint="eastAsia"/>
            <w:rPrChange w:id="13608" w:author="ETRI-김종원" w:date="2019-12-10T10:44:00Z">
              <w:rPr>
                <w:rFonts w:hint="eastAsia"/>
              </w:rPr>
            </w:rPrChange>
          </w:rPr>
          <w:t>것을</w:t>
        </w:r>
        <w:r w:rsidRPr="002646CB">
          <w:rPr>
            <w:rPrChange w:id="1360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610" w:author="ETRI-김종원" w:date="2019-12-10T10:44:00Z">
              <w:rPr>
                <w:rFonts w:hint="eastAsia"/>
              </w:rPr>
            </w:rPrChange>
          </w:rPr>
          <w:t>기준으로</w:t>
        </w:r>
      </w:ins>
      <w:ins w:id="13611" w:author="Windows 사용자" w:date="2019-10-18T10:52:00Z">
        <w:r w:rsidR="00583173" w:rsidRPr="002646CB">
          <w:rPr>
            <w:rPrChange w:id="13612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13613" w:author="ETRI-김종원" w:date="2019-12-10T10:44:00Z">
              <w:rPr>
                <w:rFonts w:hint="eastAsia"/>
                <w:highlight w:val="green"/>
              </w:rPr>
            </w:rPrChange>
          </w:rPr>
          <w:t>하여</w:t>
        </w:r>
        <w:r w:rsidR="00583173" w:rsidRPr="002646CB">
          <w:rPr>
            <w:rPrChange w:id="13614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13615" w:author="ETRI-김종원" w:date="2019-12-10T10:44:00Z">
              <w:rPr>
                <w:rFonts w:hint="eastAsia"/>
                <w:highlight w:val="green"/>
              </w:rPr>
            </w:rPrChange>
          </w:rPr>
          <w:t>실제</w:t>
        </w:r>
        <w:r w:rsidR="00583173" w:rsidRPr="002646CB">
          <w:rPr>
            <w:rPrChange w:id="13616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13617" w:author="ETRI-김종원" w:date="2019-12-02T17:26:00Z">
        <w:r w:rsidR="00647810" w:rsidRPr="002646CB">
          <w:rPr>
            <w:rFonts w:hint="eastAsia"/>
            <w:rPrChange w:id="13618" w:author="ETRI-김종원" w:date="2019-12-10T10:44:00Z">
              <w:rPr>
                <w:rFonts w:hint="eastAsia"/>
              </w:rPr>
            </w:rPrChange>
          </w:rPr>
          <w:t>발전</w:t>
        </w:r>
      </w:ins>
      <w:ins w:id="13619" w:author="Windows 사용자" w:date="2019-10-18T10:52:00Z">
        <w:del w:id="13620" w:author="ETRI-김종원" w:date="2019-12-02T17:26:00Z">
          <w:r w:rsidR="00583173" w:rsidRPr="002646CB" w:rsidDel="00647810">
            <w:rPr>
              <w:rFonts w:hint="eastAsia"/>
              <w:rPrChange w:id="13621" w:author="ETRI-김종원" w:date="2019-12-10T10:44:00Z">
                <w:rPr>
                  <w:rFonts w:hint="eastAsia"/>
                  <w:highlight w:val="green"/>
                </w:rPr>
              </w:rPrChange>
            </w:rPr>
            <w:delText>출력</w:delText>
          </w:r>
        </w:del>
        <w:r w:rsidR="00583173" w:rsidRPr="002646CB">
          <w:rPr>
            <w:rFonts w:hint="eastAsia"/>
            <w:rPrChange w:id="13622" w:author="ETRI-김종원" w:date="2019-12-10T10:44:00Z">
              <w:rPr>
                <w:rFonts w:hint="eastAsia"/>
                <w:highlight w:val="green"/>
              </w:rPr>
            </w:rPrChange>
          </w:rPr>
          <w:t>전력과</w:t>
        </w:r>
        <w:r w:rsidR="00583173" w:rsidRPr="002646CB">
          <w:rPr>
            <w:rPrChange w:id="13623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13624" w:author="ETRI-김종원" w:date="2019-12-10T10:44:00Z">
              <w:rPr>
                <w:rFonts w:hint="eastAsia"/>
                <w:highlight w:val="green"/>
              </w:rPr>
            </w:rPrChange>
          </w:rPr>
          <w:t>비교</w:t>
        </w:r>
      </w:ins>
      <w:ins w:id="13625" w:author="ETRI-김종원" w:date="2019-12-03T11:20:00Z">
        <w:r w:rsidR="00D352F4" w:rsidRPr="002646CB">
          <w:rPr>
            <w:rFonts w:hint="eastAsia"/>
            <w:rPrChange w:id="13626" w:author="ETRI-김종원" w:date="2019-12-10T10:44:00Z">
              <w:rPr>
                <w:rFonts w:hint="eastAsia"/>
              </w:rPr>
            </w:rPrChange>
          </w:rPr>
          <w:t>하고</w:t>
        </w:r>
        <w:r w:rsidR="00D352F4" w:rsidRPr="002646CB">
          <w:rPr>
            <w:rPrChange w:id="13627" w:author="ETRI-김종원" w:date="2019-12-10T10:44:00Z">
              <w:rPr/>
            </w:rPrChange>
          </w:rPr>
          <w:t xml:space="preserve">, </w:t>
        </w:r>
      </w:ins>
      <w:ins w:id="13628" w:author="Windows 사용자" w:date="2019-10-18T10:47:00Z">
        <w:del w:id="13629" w:author="ETRI-김종원" w:date="2019-12-03T11:19:00Z">
          <w:r w:rsidRPr="002646CB" w:rsidDel="00D352F4">
            <w:rPr>
              <w:rFonts w:hint="eastAsia"/>
              <w:rPrChange w:id="13630" w:author="ETRI-김종원" w:date="2019-12-10T10:44:00Z">
                <w:rPr>
                  <w:rFonts w:hint="eastAsia"/>
                </w:rPr>
              </w:rPrChange>
            </w:rPr>
            <w:delText>한다</w:delText>
          </w:r>
          <w:r w:rsidRPr="002646CB" w:rsidDel="00D352F4">
            <w:rPr>
              <w:rPrChange w:id="13631" w:author="ETRI-김종원" w:date="2019-12-10T10:44:00Z">
                <w:rPr/>
              </w:rPrChange>
            </w:rPr>
            <w:delText>.</w:delText>
          </w:r>
        </w:del>
      </w:ins>
      <w:ins w:id="13632" w:author="박 진상" w:date="2019-10-28T19:41:00Z">
        <w:del w:id="13633" w:author="ETRI-김종원" w:date="2019-12-03T11:19:00Z">
          <w:r w:rsidR="00970C98" w:rsidRPr="002646CB" w:rsidDel="00D352F4">
            <w:rPr>
              <w:rPrChange w:id="13634" w:author="ETRI-김종원" w:date="2019-12-10T10:44:00Z">
                <w:rPr/>
              </w:rPrChange>
            </w:rPr>
            <w:delText xml:space="preserve"> </w:delText>
          </w:r>
        </w:del>
      </w:ins>
    </w:p>
    <w:p w14:paraId="6B16E737" w14:textId="1F5B952C" w:rsidR="00FD2450" w:rsidRPr="002646CB" w:rsidRDefault="00FD2450" w:rsidP="002C63BA">
      <w:pPr>
        <w:rPr>
          <w:ins w:id="13635" w:author="박 진상" w:date="2019-10-08T05:53:00Z"/>
          <w:rPrChange w:id="13636" w:author="ETRI-김종원" w:date="2019-12-10T10:44:00Z">
            <w:rPr>
              <w:ins w:id="13637" w:author="박 진상" w:date="2019-10-08T05:53:00Z"/>
              <w:color w:val="000000" w:themeColor="text1"/>
              <w:lang w:val="de-DE" w:bidi="ko-KR"/>
            </w:rPr>
          </w:rPrChange>
        </w:rPr>
      </w:pPr>
      <w:ins w:id="13638" w:author="Windows 사용자" w:date="2019-10-18T10:47:00Z">
        <w:del w:id="13639" w:author="ETRI-김종원" w:date="2019-12-03T11:19:00Z">
          <w:r w:rsidRPr="002646CB" w:rsidDel="00D352F4">
            <w:rPr>
              <w:rFonts w:hint="eastAsia"/>
              <w:rPrChange w:id="13640" w:author="ETRI-김종원" w:date="2019-12-10T10:44:00Z">
                <w:rPr>
                  <w:rFonts w:hint="eastAsia"/>
                </w:rPr>
              </w:rPrChange>
            </w:rPr>
            <w:delText>한편</w:delText>
          </w:r>
        </w:del>
      </w:ins>
      <w:ins w:id="13641" w:author="Windows 사용자" w:date="2019-10-18T10:50:00Z">
        <w:del w:id="13642" w:author="ETRI-김종원" w:date="2019-12-03T11:19:00Z">
          <w:r w:rsidR="00583173" w:rsidRPr="002646CB" w:rsidDel="00D352F4">
            <w:rPr>
              <w:rPrChange w:id="13643" w:author="ETRI-김종원" w:date="2019-12-10T10:44:00Z">
                <w:rPr>
                  <w:highlight w:val="green"/>
                </w:rPr>
              </w:rPrChange>
            </w:rPr>
            <w:delText>,</w:delText>
          </w:r>
        </w:del>
      </w:ins>
      <w:ins w:id="13644" w:author="Windows 사용자" w:date="2019-10-18T10:47:00Z">
        <w:del w:id="13645" w:author="ETRI-김종원" w:date="2019-12-03T11:19:00Z">
          <w:r w:rsidRPr="002646CB" w:rsidDel="00D352F4">
            <w:rPr>
              <w:rPrChange w:id="13646" w:author="ETRI-김종원" w:date="2019-12-10T10:44:00Z">
                <w:rPr/>
              </w:rPrChange>
            </w:rPr>
            <w:delText xml:space="preserve"> </w:delText>
          </w:r>
        </w:del>
      </w:ins>
      <w:ins w:id="13647" w:author="ETRI-김종원" w:date="2019-12-03T11:17:00Z">
        <w:r w:rsidR="00D352F4" w:rsidRPr="002646CB">
          <w:rPr>
            <w:rFonts w:hint="eastAsia"/>
            <w:rPrChange w:id="13648" w:author="ETRI-김종원" w:date="2019-12-10T10:44:00Z">
              <w:rPr>
                <w:rFonts w:hint="eastAsia"/>
              </w:rPr>
            </w:rPrChange>
          </w:rPr>
          <w:t>변동지표는</w:t>
        </w:r>
        <w:r w:rsidR="00D352F4" w:rsidRPr="002646CB">
          <w:rPr>
            <w:rPrChange w:id="13649" w:author="ETRI-김종원" w:date="2019-12-10T10:44:00Z">
              <w:rPr/>
            </w:rPrChange>
          </w:rPr>
          <w:t xml:space="preserve"> </w:t>
        </w:r>
      </w:ins>
      <w:ins w:id="13650" w:author="Windows 사용자" w:date="2019-10-18T10:47:00Z">
        <w:del w:id="13651" w:author="ETRI-김종원" w:date="2019-12-03T11:17:00Z">
          <w:r w:rsidRPr="002646CB" w:rsidDel="00D352F4">
            <w:rPr>
              <w:rFonts w:hint="eastAsia"/>
              <w:rPrChange w:id="13652" w:author="ETRI-김종원" w:date="2019-12-10T10:44:00Z">
                <w:rPr>
                  <w:rFonts w:hint="eastAsia"/>
                </w:rPr>
              </w:rPrChange>
            </w:rPr>
            <w:delText>입찰전력과</w:delText>
          </w:r>
          <w:r w:rsidRPr="002646CB" w:rsidDel="00D352F4">
            <w:rPr>
              <w:rPrChange w:id="13653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654" w:author="ETRI-김종원" w:date="2019-12-10T10:44:00Z">
                <w:rPr>
                  <w:rFonts w:hint="eastAsia"/>
                </w:rPr>
              </w:rPrChange>
            </w:rPr>
            <w:delText>무관하게</w:delText>
          </w:r>
          <w:r w:rsidRPr="002646CB" w:rsidDel="00D352F4">
            <w:rPr>
              <w:rPrChange w:id="13655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656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D352F4">
            <w:rPr>
              <w:rPrChange w:id="13657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658" w:author="ETRI-김종원" w:date="2019-12-10T10:44:00Z">
                <w:rPr>
                  <w:rFonts w:hint="eastAsia"/>
                </w:rPr>
              </w:rPrChange>
            </w:rPr>
            <w:delText>시스템</w:delText>
          </w:r>
        </w:del>
      </w:ins>
      <w:ins w:id="13659" w:author="박 진상" w:date="2019-10-28T18:28:00Z">
        <w:del w:id="13660" w:author="ETRI-김종원" w:date="2019-12-03T11:17:00Z">
          <w:r w:rsidR="00DC4888" w:rsidRPr="002646CB" w:rsidDel="00D352F4">
            <w:rPr>
              <w:rFonts w:hint="eastAsia"/>
              <w:rPrChange w:id="13661" w:author="ETRI-김종원" w:date="2019-12-10T10:44:00Z">
                <w:rPr>
                  <w:rFonts w:hint="eastAsia"/>
                </w:rPr>
              </w:rPrChange>
            </w:rPr>
            <w:delText>연계시스템</w:delText>
          </w:r>
        </w:del>
      </w:ins>
      <w:ins w:id="13662" w:author="Windows 사용자" w:date="2019-10-18T10:47:00Z">
        <w:del w:id="13663" w:author="ETRI-김종원" w:date="2019-12-03T11:16:00Z">
          <w:r w:rsidRPr="002646CB" w:rsidDel="00860663">
            <w:rPr>
              <w:rFonts w:hint="eastAsia"/>
              <w:rPrChange w:id="13664" w:author="ETRI-김종원" w:date="2019-12-10T10:44:00Z">
                <w:rPr>
                  <w:rFonts w:hint="eastAsia"/>
                </w:rPr>
              </w:rPrChange>
            </w:rPr>
            <w:delText>의</w:delText>
          </w:r>
          <w:r w:rsidRPr="002646CB" w:rsidDel="00860663">
            <w:rPr>
              <w:rPrChange w:id="13665" w:author="ETRI-김종원" w:date="2019-12-10T10:44:00Z">
                <w:rPr/>
              </w:rPrChange>
            </w:rPr>
            <w:delText xml:space="preserve"> </w:delText>
          </w:r>
        </w:del>
        <w:del w:id="13666" w:author="ETRI-김종원" w:date="2019-12-02T17:26:00Z">
          <w:r w:rsidRPr="002646CB" w:rsidDel="00647810">
            <w:rPr>
              <w:rFonts w:hint="eastAsia"/>
              <w:rPrChange w:id="13667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del w:id="13668" w:author="ETRI-김종원" w:date="2019-12-03T11:17:00Z">
          <w:r w:rsidRPr="002646CB" w:rsidDel="00D352F4">
            <w:rPr>
              <w:rFonts w:hint="eastAsia"/>
              <w:rPrChange w:id="13669" w:author="ETRI-김종원" w:date="2019-12-10T10:44:00Z">
                <w:rPr>
                  <w:rFonts w:hint="eastAsia"/>
                </w:rPr>
              </w:rPrChange>
            </w:rPr>
            <w:delText>의</w:delText>
          </w:r>
          <w:r w:rsidRPr="002646CB" w:rsidDel="00D352F4">
            <w:rPr>
              <w:rPrChange w:id="13670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671" w:author="ETRI-김종원" w:date="2019-12-10T10:44:00Z">
                <w:rPr>
                  <w:rFonts w:hint="eastAsia"/>
                </w:rPr>
              </w:rPrChange>
            </w:rPr>
            <w:delText>변화</w:delText>
          </w:r>
        </w:del>
      </w:ins>
      <w:ins w:id="13672" w:author="Windows 사용자" w:date="2019-10-18T10:48:00Z">
        <w:del w:id="13673" w:author="ETRI-김종원" w:date="2019-12-03T11:17:00Z">
          <w:r w:rsidRPr="002646CB" w:rsidDel="00D352F4">
            <w:rPr>
              <w:rFonts w:hint="eastAsia"/>
              <w:rPrChange w:id="13674" w:author="ETRI-김종원" w:date="2019-12-10T10:44:00Z">
                <w:rPr>
                  <w:rFonts w:hint="eastAsia"/>
                </w:rPr>
              </w:rPrChange>
            </w:rPr>
            <w:delText>인</w:delText>
          </w:r>
          <w:r w:rsidRPr="002646CB" w:rsidDel="00D352F4">
            <w:rPr>
              <w:rPrChange w:id="13675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676" w:author="ETRI-김종원" w:date="2019-12-10T10:44:00Z">
                <w:rPr>
                  <w:rFonts w:hint="eastAsia"/>
                </w:rPr>
              </w:rPrChange>
            </w:rPr>
            <w:delText>발전전력변화량</w:delText>
          </w:r>
        </w:del>
      </w:ins>
      <w:ins w:id="13677" w:author="박 진상" w:date="2019-10-28T19:42:00Z">
        <w:del w:id="13678" w:author="ETRI-김종원" w:date="2019-12-03T11:17:00Z">
          <w:r w:rsidR="00970C98" w:rsidRPr="002646CB" w:rsidDel="00D352F4">
            <w:rPr>
              <w:rPrChange w:id="13679" w:author="ETRI-김종원" w:date="2019-12-10T10:44:00Z">
                <w:rPr/>
              </w:rPrChange>
            </w:rPr>
            <w:delText>(</w:delText>
          </w:r>
        </w:del>
      </w:ins>
      <w:ins w:id="13680" w:author="Windows 사용자" w:date="2019-10-18T10:48:00Z">
        <w:del w:id="13681" w:author="ETRI-김종원" w:date="2019-12-03T11:17:00Z">
          <w:r w:rsidRPr="002646CB" w:rsidDel="00D352F4">
            <w:rPr>
              <w:rPrChange w:id="13682" w:author="ETRI-김종원" w:date="2019-12-10T10:44:00Z">
                <w:rPr/>
              </w:rPrChange>
            </w:rPr>
            <w:delText xml:space="preserve"> DP</w:delText>
          </w:r>
        </w:del>
      </w:ins>
      <w:ins w:id="13683" w:author="박 진상" w:date="2019-10-28T19:42:00Z">
        <w:del w:id="13684" w:author="ETRI-김종원" w:date="2019-12-03T11:17:00Z">
          <w:r w:rsidR="00970C98" w:rsidRPr="002646CB" w:rsidDel="00D352F4">
            <w:rPr>
              <w:vertAlign w:val="subscript"/>
              <w:rPrChange w:id="13685" w:author="ETRI-김종원" w:date="2019-12-10T10:44:00Z">
                <w:rPr/>
              </w:rPrChange>
            </w:rPr>
            <w:delText>OUT</w:delText>
          </w:r>
        </w:del>
      </w:ins>
      <w:ins w:id="13686" w:author="Windows 사용자" w:date="2019-10-18T10:53:00Z">
        <w:del w:id="13687" w:author="ETRI-김종원" w:date="2019-12-03T11:17:00Z">
          <w:r w:rsidR="00583173" w:rsidRPr="002646CB" w:rsidDel="00D352F4">
            <w:rPr>
              <w:rPrChange w:id="13688" w:author="ETRI-김종원" w:date="2019-12-10T10:44:00Z">
                <w:rPr>
                  <w:highlight w:val="green"/>
                </w:rPr>
              </w:rPrChange>
            </w:rPr>
            <w:delText>out</w:delText>
          </w:r>
        </w:del>
      </w:ins>
      <w:ins w:id="13689" w:author="박 진상" w:date="2019-10-28T19:42:00Z">
        <w:del w:id="13690" w:author="ETRI-김종원" w:date="2019-12-03T11:17:00Z">
          <w:r w:rsidR="00970C98" w:rsidRPr="002646CB" w:rsidDel="00860663">
            <w:rPr>
              <w:rPrChange w:id="13691" w:author="ETRI-김종원" w:date="2019-12-10T10:44:00Z">
                <w:rPr/>
              </w:rPrChange>
            </w:rPr>
            <w:delText>)</w:delText>
          </w:r>
        </w:del>
      </w:ins>
      <w:ins w:id="13692" w:author="Windows 사용자" w:date="2019-10-18T10:53:00Z">
        <w:del w:id="13693" w:author="ETRI-김종원" w:date="2019-12-03T11:17:00Z">
          <w:r w:rsidR="00583173" w:rsidRPr="002646CB" w:rsidDel="00860663">
            <w:rPr>
              <w:rFonts w:hint="eastAsia"/>
              <w:rPrChange w:id="13694" w:author="ETRI-김종원" w:date="2019-12-10T10:44:00Z">
                <w:rPr>
                  <w:rFonts w:hint="eastAsia"/>
                  <w:highlight w:val="green"/>
                </w:rPr>
              </w:rPrChange>
            </w:rPr>
            <w:delText>을</w:delText>
          </w:r>
        </w:del>
      </w:ins>
      <w:ins w:id="13695" w:author="Windows 사용자" w:date="2019-10-18T10:48:00Z">
        <w:del w:id="13696" w:author="ETRI-김종원" w:date="2019-12-03T11:17:00Z">
          <w:r w:rsidRPr="002646CB" w:rsidDel="00D352F4">
            <w:rPr>
              <w:rPrChange w:id="13697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698" w:author="ETRI-김종원" w:date="2019-12-10T10:44:00Z">
                <w:rPr>
                  <w:rFonts w:hint="eastAsia"/>
                </w:rPr>
              </w:rPrChange>
            </w:rPr>
            <w:delText>확인하여</w:delText>
          </w:r>
          <w:r w:rsidRPr="002646CB" w:rsidDel="00D352F4">
            <w:rPr>
              <w:rPrChange w:id="13699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700" w:author="ETRI-김종원" w:date="2019-12-10T10:44:00Z">
                <w:rPr>
                  <w:rFonts w:hint="eastAsia"/>
                </w:rPr>
              </w:rPrChange>
            </w:rPr>
            <w:delText>변동성</w:delText>
          </w:r>
          <w:r w:rsidRPr="002646CB" w:rsidDel="00D352F4">
            <w:rPr>
              <w:rPrChange w:id="13701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702" w:author="ETRI-김종원" w:date="2019-12-10T10:44:00Z">
                <w:rPr>
                  <w:rFonts w:hint="eastAsia"/>
                </w:rPr>
              </w:rPrChange>
            </w:rPr>
            <w:delText>지표</w:delText>
          </w:r>
        </w:del>
      </w:ins>
      <w:ins w:id="13703" w:author="박 진상" w:date="2019-10-28T18:26:00Z">
        <w:del w:id="13704" w:author="ETRI-김종원" w:date="2019-12-03T11:17:00Z">
          <w:r w:rsidR="00DC4888" w:rsidRPr="002646CB" w:rsidDel="00D352F4">
            <w:rPr>
              <w:rFonts w:hint="eastAsia"/>
              <w:rPrChange w:id="13705" w:author="ETRI-김종원" w:date="2019-12-10T10:44:00Z">
                <w:rPr>
                  <w:rFonts w:hint="eastAsia"/>
                </w:rPr>
              </w:rPrChange>
            </w:rPr>
            <w:delText>변동지표</w:delText>
          </w:r>
        </w:del>
      </w:ins>
      <w:ins w:id="13706" w:author="Windows 사용자" w:date="2019-10-18T10:48:00Z">
        <w:del w:id="13707" w:author="ETRI-김종원" w:date="2019-12-03T11:17:00Z">
          <w:r w:rsidRPr="002646CB" w:rsidDel="00D352F4">
            <w:rPr>
              <w:rFonts w:hint="eastAsia"/>
              <w:rPrChange w:id="13708" w:author="ETRI-김종원" w:date="2019-12-10T10:44:00Z">
                <w:rPr>
                  <w:rFonts w:hint="eastAsia"/>
                </w:rPr>
              </w:rPrChange>
            </w:rPr>
            <w:delText>를</w:delText>
          </w:r>
          <w:r w:rsidRPr="002646CB" w:rsidDel="00D352F4">
            <w:rPr>
              <w:rPrChange w:id="13709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710" w:author="ETRI-김종원" w:date="2019-12-10T10:44:00Z">
                <w:rPr>
                  <w:rFonts w:hint="eastAsia"/>
                </w:rPr>
              </w:rPrChange>
            </w:rPr>
            <w:delText>산정할</w:delText>
          </w:r>
          <w:r w:rsidRPr="002646CB" w:rsidDel="00D352F4">
            <w:rPr>
              <w:rPrChange w:id="13711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712" w:author="ETRI-김종원" w:date="2019-12-10T10:44:00Z">
                <w:rPr>
                  <w:rFonts w:hint="eastAsia"/>
                </w:rPr>
              </w:rPrChange>
            </w:rPr>
            <w:delText>수</w:delText>
          </w:r>
          <w:r w:rsidRPr="002646CB" w:rsidDel="00D352F4">
            <w:rPr>
              <w:rPrChange w:id="13713" w:author="ETRI-김종원" w:date="2019-12-10T10:44:00Z">
                <w:rPr/>
              </w:rPrChange>
            </w:rPr>
            <w:delText xml:space="preserve"> </w:delText>
          </w:r>
          <w:r w:rsidRPr="002646CB" w:rsidDel="00D352F4">
            <w:rPr>
              <w:rFonts w:hint="eastAsia"/>
              <w:rPrChange w:id="13714" w:author="ETRI-김종원" w:date="2019-12-10T10:44:00Z">
                <w:rPr>
                  <w:rFonts w:hint="eastAsia"/>
                </w:rPr>
              </w:rPrChange>
            </w:rPr>
            <w:delText>있으며</w:delText>
          </w:r>
          <w:r w:rsidRPr="002646CB" w:rsidDel="00D352F4">
            <w:rPr>
              <w:rPrChange w:id="13715" w:author="ETRI-김종원" w:date="2019-12-10T10:44:00Z">
                <w:rPr/>
              </w:rPrChange>
            </w:rPr>
            <w:delText xml:space="preserve">, </w:delText>
          </w:r>
        </w:del>
        <w:r w:rsidRPr="002646CB">
          <w:rPr>
            <w:rPrChange w:id="13716" w:author="ETRI-김종원" w:date="2019-12-10T10:44:00Z">
              <w:rPr/>
            </w:rPrChange>
          </w:rPr>
          <w:t>1</w:t>
        </w:r>
        <w:r w:rsidRPr="002646CB">
          <w:rPr>
            <w:rFonts w:hint="eastAsia"/>
            <w:rPrChange w:id="13717" w:author="ETRI-김종원" w:date="2019-12-10T10:44:00Z">
              <w:rPr>
                <w:rFonts w:hint="eastAsia"/>
              </w:rPr>
            </w:rPrChange>
          </w:rPr>
          <w:t>분</w:t>
        </w:r>
        <w:r w:rsidRPr="002646CB">
          <w:rPr>
            <w:rPrChange w:id="1371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719" w:author="ETRI-김종원" w:date="2019-12-10T10:44:00Z">
              <w:rPr>
                <w:rFonts w:hint="eastAsia"/>
              </w:rPr>
            </w:rPrChange>
          </w:rPr>
          <w:t>단위로</w:t>
        </w:r>
        <w:r w:rsidRPr="002646CB">
          <w:rPr>
            <w:rPrChange w:id="13720" w:author="ETRI-김종원" w:date="2019-12-10T10:44:00Z">
              <w:rPr/>
            </w:rPrChange>
          </w:rPr>
          <w:t xml:space="preserve"> </w:t>
        </w:r>
      </w:ins>
      <w:ins w:id="13721" w:author="Windows 사용자" w:date="2019-10-18T10:49:00Z">
        <w:r w:rsidRPr="002646CB">
          <w:rPr>
            <w:rFonts w:hint="eastAsia"/>
            <w:rPrChange w:id="13722" w:author="ETRI-김종원" w:date="2019-12-10T10:44:00Z">
              <w:rPr>
                <w:rFonts w:hint="eastAsia"/>
              </w:rPr>
            </w:rPrChange>
          </w:rPr>
          <w:t>연계시스템</w:t>
        </w:r>
        <w:del w:id="13723" w:author="ETRI-김종원" w:date="2019-12-03T11:18:00Z">
          <w:r w:rsidRPr="002646CB" w:rsidDel="00D352F4">
            <w:rPr>
              <w:rFonts w:hint="eastAsia"/>
              <w:rPrChange w:id="13724" w:author="ETRI-김종원" w:date="2019-12-10T10:44:00Z">
                <w:rPr>
                  <w:rFonts w:hint="eastAsia"/>
                </w:rPr>
              </w:rPrChange>
            </w:rPr>
            <w:delText>의</w:delText>
          </w:r>
          <w:r w:rsidRPr="002646CB" w:rsidDel="00D352F4">
            <w:rPr>
              <w:rPrChange w:id="13725" w:author="ETRI-김종원" w:date="2019-12-10T10:44:00Z">
                <w:rPr/>
              </w:rPrChange>
            </w:rPr>
            <w:delText xml:space="preserve"> </w:delText>
          </w:r>
        </w:del>
      </w:ins>
      <w:ins w:id="13726" w:author="ETRI-김종원" w:date="2019-12-02T17:26:00Z">
        <w:r w:rsidR="00647810" w:rsidRPr="002646CB">
          <w:rPr>
            <w:rFonts w:hint="eastAsia"/>
            <w:rPrChange w:id="13727" w:author="ETRI-김종원" w:date="2019-12-10T10:44:00Z">
              <w:rPr>
                <w:rFonts w:hint="eastAsia"/>
              </w:rPr>
            </w:rPrChange>
          </w:rPr>
          <w:t>발전</w:t>
        </w:r>
      </w:ins>
      <w:ins w:id="13728" w:author="Windows 사용자" w:date="2019-10-18T10:49:00Z">
        <w:del w:id="13729" w:author="ETRI-김종원" w:date="2019-12-02T17:26:00Z">
          <w:r w:rsidRPr="002646CB" w:rsidDel="00647810">
            <w:rPr>
              <w:rFonts w:hint="eastAsia"/>
              <w:rPrChange w:id="13730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</w:ins>
      <w:ins w:id="13731" w:author="Windows 사용자" w:date="2019-10-18T10:48:00Z">
        <w:r w:rsidRPr="002646CB">
          <w:rPr>
            <w:rFonts w:hint="eastAsia"/>
            <w:rPrChange w:id="13732" w:author="ETRI-김종원" w:date="2019-12-10T10:44:00Z">
              <w:rPr>
                <w:rFonts w:hint="eastAsia"/>
              </w:rPr>
            </w:rPrChange>
          </w:rPr>
          <w:t>전력</w:t>
        </w:r>
      </w:ins>
      <w:ins w:id="13733" w:author="ETRI-김종원" w:date="2019-12-03T11:18:00Z">
        <w:r w:rsidR="00D352F4" w:rsidRPr="002646CB">
          <w:rPr>
            <w:rPrChange w:id="13734" w:author="ETRI-김종원" w:date="2019-12-10T10:44:00Z">
              <w:rPr/>
            </w:rPrChange>
          </w:rPr>
          <w:t>(PO</w:t>
        </w:r>
        <w:r w:rsidR="00D352F4" w:rsidRPr="002646CB">
          <w:rPr>
            <w:vertAlign w:val="subscript"/>
            <w:rPrChange w:id="13735" w:author="ETRI-김종원" w:date="2019-12-10T10:44:00Z">
              <w:rPr/>
            </w:rPrChange>
          </w:rPr>
          <w:t>ACT</w:t>
        </w:r>
        <w:r w:rsidR="00D352F4" w:rsidRPr="002646CB">
          <w:rPr>
            <w:rPrChange w:id="13736" w:author="ETRI-김종원" w:date="2019-12-10T10:44:00Z">
              <w:rPr/>
            </w:rPrChange>
          </w:rPr>
          <w:t>)</w:t>
        </w:r>
      </w:ins>
      <w:ins w:id="13737" w:author="Windows 사용자" w:date="2019-10-18T10:49:00Z">
        <w:r w:rsidRPr="002646CB">
          <w:rPr>
            <w:rFonts w:hint="eastAsia"/>
            <w:rPrChange w:id="13738" w:author="ETRI-김종원" w:date="2019-12-10T10:44:00Z">
              <w:rPr>
                <w:rFonts w:hint="eastAsia"/>
              </w:rPr>
            </w:rPrChange>
          </w:rPr>
          <w:t>의</w:t>
        </w:r>
        <w:r w:rsidRPr="002646CB">
          <w:rPr>
            <w:rPrChange w:id="13739" w:author="ETRI-김종원" w:date="2019-12-10T10:44:00Z">
              <w:rPr/>
            </w:rPrChange>
          </w:rPr>
          <w:t xml:space="preserve"> </w:t>
        </w:r>
      </w:ins>
      <w:ins w:id="13740" w:author="Windows 사용자" w:date="2019-10-18T10:48:00Z">
        <w:r w:rsidRPr="002646CB">
          <w:rPr>
            <w:rFonts w:hint="eastAsia"/>
            <w:rPrChange w:id="13741" w:author="ETRI-김종원" w:date="2019-12-10T10:44:00Z">
              <w:rPr>
                <w:rFonts w:hint="eastAsia"/>
              </w:rPr>
            </w:rPrChange>
          </w:rPr>
          <w:t>변</w:t>
        </w:r>
      </w:ins>
      <w:ins w:id="13742" w:author="Windows 사용자" w:date="2019-10-18T10:49:00Z">
        <w:r w:rsidRPr="002646CB">
          <w:rPr>
            <w:rFonts w:hint="eastAsia"/>
            <w:rPrChange w:id="13743" w:author="ETRI-김종원" w:date="2019-12-10T10:44:00Z">
              <w:rPr>
                <w:rFonts w:hint="eastAsia"/>
              </w:rPr>
            </w:rPrChange>
          </w:rPr>
          <w:t>화를</w:t>
        </w:r>
        <w:r w:rsidRPr="002646CB">
          <w:rPr>
            <w:rPrChange w:id="1374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13745" w:author="ETRI-김종원" w:date="2019-12-10T10:44:00Z">
              <w:rPr>
                <w:rFonts w:hint="eastAsia"/>
              </w:rPr>
            </w:rPrChange>
          </w:rPr>
          <w:t>측정하여</w:t>
        </w:r>
        <w:r w:rsidRPr="002646CB">
          <w:rPr>
            <w:rPrChange w:id="13746" w:author="ETRI-김종원" w:date="2019-12-10T10:44:00Z">
              <w:rPr/>
            </w:rPrChange>
          </w:rPr>
          <w:t xml:space="preserve"> </w:t>
        </w:r>
        <w:del w:id="13747" w:author="ETRI-김종원" w:date="2019-12-03T11:19:00Z">
          <w:r w:rsidRPr="002646CB" w:rsidDel="00D352F4">
            <w:rPr>
              <w:rFonts w:hint="eastAsia"/>
              <w:rPrChange w:id="13748" w:author="ETRI-김종원" w:date="2019-12-10T10:44:00Z">
                <w:rPr>
                  <w:rFonts w:hint="eastAsia"/>
                </w:rPr>
              </w:rPrChange>
            </w:rPr>
            <w:delText>발전전력변화량을</w:delText>
          </w:r>
          <w:r w:rsidRPr="002646CB" w:rsidDel="00D352F4">
            <w:rPr>
              <w:rPrChange w:id="13749" w:author="ETRI-김종원" w:date="2019-12-10T10:44:00Z">
                <w:rPr/>
              </w:rPrChange>
            </w:rPr>
            <w:delText xml:space="preserve"> </w:delText>
          </w:r>
        </w:del>
        <w:r w:rsidRPr="002646CB">
          <w:rPr>
            <w:rFonts w:hint="eastAsia"/>
            <w:rPrChange w:id="13750" w:author="ETRI-김종원" w:date="2019-12-10T10:44:00Z">
              <w:rPr>
                <w:rFonts w:hint="eastAsia"/>
              </w:rPr>
            </w:rPrChange>
          </w:rPr>
          <w:t>계산한다</w:t>
        </w:r>
        <w:r w:rsidRPr="002646CB">
          <w:rPr>
            <w:rPrChange w:id="13751" w:author="ETRI-김종원" w:date="2019-12-10T10:44:00Z">
              <w:rPr/>
            </w:rPrChange>
          </w:rPr>
          <w:t>.</w:t>
        </w:r>
      </w:ins>
    </w:p>
    <w:p w14:paraId="750831DC" w14:textId="4FF9D36B" w:rsidR="007461CB" w:rsidRPr="002646CB" w:rsidDel="00D352F4" w:rsidRDefault="007461CB">
      <w:pPr>
        <w:rPr>
          <w:ins w:id="13752" w:author="Windows 사용자" w:date="2019-10-18T10:35:00Z"/>
          <w:del w:id="13753" w:author="ETRI-김종원" w:date="2019-12-03T11:20:00Z"/>
          <w:highlight w:val="yellow"/>
          <w:rPrChange w:id="13754" w:author="ETRI-김종원" w:date="2019-12-10T10:44:00Z">
            <w:rPr>
              <w:ins w:id="13755" w:author="Windows 사용자" w:date="2019-10-18T10:35:00Z"/>
              <w:del w:id="13756" w:author="ETRI-김종원" w:date="2019-12-03T11:20:00Z"/>
              <w:highlight w:val="yellow"/>
            </w:rPr>
          </w:rPrChange>
        </w:rPr>
        <w:pPrChange w:id="13757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2EA59B3F" w14:textId="77777777" w:rsidR="00970C98" w:rsidRPr="002646CB" w:rsidRDefault="00970C98" w:rsidP="00970C98">
      <w:pPr>
        <w:rPr>
          <w:ins w:id="13758" w:author="박 진상" w:date="2019-10-28T19:39:00Z"/>
          <w:rPrChange w:id="13759" w:author="ETRI-김종원" w:date="2019-12-10T10:44:00Z">
            <w:rPr>
              <w:ins w:id="13760" w:author="박 진상" w:date="2019-10-28T19:39:00Z"/>
            </w:rPr>
          </w:rPrChange>
        </w:rPr>
      </w:pPr>
    </w:p>
    <w:p w14:paraId="224179BC" w14:textId="77777777" w:rsidR="00970C98" w:rsidRPr="002646CB" w:rsidRDefault="00970C98" w:rsidP="00970C98">
      <w:pPr>
        <w:jc w:val="center"/>
        <w:rPr>
          <w:ins w:id="13761" w:author="박 진상" w:date="2019-10-28T19:39:00Z"/>
          <w:b/>
          <w:bCs/>
          <w:rPrChange w:id="13762" w:author="ETRI-김종원" w:date="2019-12-10T10:44:00Z">
            <w:rPr>
              <w:ins w:id="13763" w:author="박 진상" w:date="2019-10-28T19:39:00Z"/>
              <w:b/>
              <w:bCs/>
            </w:rPr>
          </w:rPrChange>
        </w:rPr>
      </w:pPr>
      <w:ins w:id="13764" w:author="박 진상" w:date="2019-10-28T19:39:00Z">
        <w:r w:rsidRPr="002646CB">
          <w:rPr>
            <w:rFonts w:hint="eastAsia"/>
            <w:b/>
            <w:bCs/>
            <w:rPrChange w:id="13765" w:author="ETRI-김종원" w:date="2019-12-10T10:44:00Z">
              <w:rPr>
                <w:rFonts w:hint="eastAsia"/>
                <w:b/>
                <w:bCs/>
              </w:rPr>
            </w:rPrChange>
          </w:rPr>
          <w:t>표</w:t>
        </w:r>
        <w:r w:rsidRPr="002646CB">
          <w:rPr>
            <w:rFonts w:hint="eastAsia"/>
            <w:b/>
            <w:bCs/>
            <w:rPrChange w:id="13766" w:author="ETRI-김종원" w:date="2019-12-10T10:44:00Z">
              <w:rPr>
                <w:rFonts w:hint="eastAsia"/>
                <w:b/>
                <w:bCs/>
              </w:rPr>
            </w:rPrChange>
          </w:rPr>
          <w:t>2</w:t>
        </w:r>
        <w:r w:rsidRPr="002646CB">
          <w:rPr>
            <w:b/>
            <w:bCs/>
            <w:rPrChange w:id="13767" w:author="ETRI-김종원" w:date="2019-12-10T10:44:00Z">
              <w:rPr>
                <w:b/>
                <w:bCs/>
              </w:rPr>
            </w:rPrChange>
          </w:rPr>
          <w:t xml:space="preserve"> – </w:t>
        </w:r>
        <w:r w:rsidRPr="002646CB">
          <w:rPr>
            <w:rFonts w:hint="eastAsia"/>
            <w:b/>
            <w:bCs/>
            <w:rPrChange w:id="13768" w:author="ETRI-김종원" w:date="2019-12-10T10:44:00Z">
              <w:rPr>
                <w:rFonts w:hint="eastAsia"/>
                <w:b/>
                <w:bCs/>
              </w:rPr>
            </w:rPrChange>
          </w:rPr>
          <w:t>측정데이터</w:t>
        </w:r>
        <w:r w:rsidRPr="002646CB">
          <w:rPr>
            <w:rFonts w:hint="eastAsia"/>
            <w:b/>
            <w:bCs/>
            <w:rPrChange w:id="13769" w:author="ETRI-김종원" w:date="2019-12-10T10:44:00Z">
              <w:rPr>
                <w:rFonts w:hint="eastAsia"/>
                <w:b/>
                <w:bCs/>
              </w:rPr>
            </w:rPrChange>
          </w:rPr>
          <w:t xml:space="preserve"> </w:t>
        </w:r>
        <w:r w:rsidRPr="002646CB">
          <w:rPr>
            <w:rFonts w:hint="eastAsia"/>
            <w:b/>
            <w:bCs/>
            <w:rPrChange w:id="13770" w:author="ETRI-김종원" w:date="2019-12-10T10:44:00Z">
              <w:rPr>
                <w:rFonts w:hint="eastAsia"/>
                <w:b/>
                <w:bCs/>
              </w:rPr>
            </w:rPrChange>
          </w:rPr>
          <w:t>연계</w:t>
        </w:r>
        <w:r w:rsidRPr="002646CB">
          <w:rPr>
            <w:rFonts w:hint="eastAsia"/>
            <w:b/>
            <w:bCs/>
            <w:rPrChange w:id="13771" w:author="ETRI-김종원" w:date="2019-12-10T10:44:00Z">
              <w:rPr>
                <w:rFonts w:hint="eastAsia"/>
                <w:b/>
                <w:bCs/>
              </w:rPr>
            </w:rPrChange>
          </w:rPr>
          <w:t xml:space="preserve"> </w:t>
        </w:r>
        <w:r w:rsidRPr="002646CB">
          <w:rPr>
            <w:rFonts w:hint="eastAsia"/>
            <w:b/>
            <w:bCs/>
            <w:rPrChange w:id="13772" w:author="ETRI-김종원" w:date="2019-12-10T10:44:00Z">
              <w:rPr>
                <w:rFonts w:hint="eastAsia"/>
                <w:b/>
                <w:bCs/>
              </w:rPr>
            </w:rPrChange>
          </w:rPr>
          <w:t>파라미터</w:t>
        </w:r>
      </w:ins>
    </w:p>
    <w:p w14:paraId="44E7DD77" w14:textId="77777777" w:rsidR="00970C98" w:rsidRPr="002646CB" w:rsidRDefault="00970C98" w:rsidP="00970C98">
      <w:pPr>
        <w:rPr>
          <w:ins w:id="13773" w:author="박 진상" w:date="2019-10-28T19:39:00Z"/>
          <w:rPrChange w:id="13774" w:author="ETRI-김종원" w:date="2019-12-10T10:44:00Z">
            <w:rPr>
              <w:ins w:id="13775" w:author="박 진상" w:date="2019-10-28T19:39:00Z"/>
            </w:rPr>
          </w:rPrChange>
        </w:rPr>
      </w:pPr>
    </w:p>
    <w:tbl>
      <w:tblPr>
        <w:tblStyle w:val="aff0"/>
        <w:tblW w:w="0" w:type="auto"/>
        <w:tblInd w:w="250" w:type="dxa"/>
        <w:tblLook w:val="04A0" w:firstRow="1" w:lastRow="0" w:firstColumn="1" w:lastColumn="0" w:noHBand="0" w:noVBand="1"/>
      </w:tblPr>
      <w:tblGrid>
        <w:gridCol w:w="567"/>
        <w:gridCol w:w="2126"/>
        <w:gridCol w:w="1134"/>
        <w:gridCol w:w="851"/>
        <w:gridCol w:w="3118"/>
        <w:gridCol w:w="1506"/>
        <w:tblGridChange w:id="13776">
          <w:tblGrid>
            <w:gridCol w:w="567"/>
            <w:gridCol w:w="2126"/>
            <w:gridCol w:w="1134"/>
            <w:gridCol w:w="851"/>
            <w:gridCol w:w="3118"/>
            <w:gridCol w:w="1506"/>
          </w:tblGrid>
        </w:tblGridChange>
      </w:tblGrid>
      <w:tr w:rsidR="002646CB" w:rsidRPr="002646CB" w14:paraId="15FE809F" w14:textId="77777777" w:rsidTr="007B0A68">
        <w:trPr>
          <w:ins w:id="13777" w:author="박 진상" w:date="2019-10-28T19:39:00Z"/>
        </w:trPr>
        <w:tc>
          <w:tcPr>
            <w:tcW w:w="567" w:type="dxa"/>
          </w:tcPr>
          <w:p w14:paraId="0E27F29A" w14:textId="77777777" w:rsidR="00970C98" w:rsidRPr="002646CB" w:rsidRDefault="00970C98" w:rsidP="005D6AAC">
            <w:pPr>
              <w:rPr>
                <w:ins w:id="13778" w:author="박 진상" w:date="2019-10-28T19:39:00Z"/>
                <w:rPrChange w:id="13779" w:author="ETRI-김종원" w:date="2019-12-10T10:44:00Z">
                  <w:rPr>
                    <w:ins w:id="13780" w:author="박 진상" w:date="2019-10-28T19:39:00Z"/>
                  </w:rPr>
                </w:rPrChange>
              </w:rPr>
            </w:pPr>
            <w:ins w:id="13781" w:author="박 진상" w:date="2019-10-28T19:39:00Z">
              <w:r w:rsidRPr="002646CB">
                <w:rPr>
                  <w:rFonts w:hint="eastAsia"/>
                  <w:rPrChange w:id="13782" w:author="ETRI-김종원" w:date="2019-12-10T10:44:00Z">
                    <w:rPr>
                      <w:rFonts w:hint="eastAsia"/>
                    </w:rPr>
                  </w:rPrChange>
                </w:rPr>
                <w:t>N</w:t>
              </w:r>
              <w:r w:rsidRPr="002646CB">
                <w:rPr>
                  <w:rPrChange w:id="13783" w:author="ETRI-김종원" w:date="2019-12-10T10:44:00Z">
                    <w:rPr/>
                  </w:rPrChange>
                </w:rPr>
                <w:t>O</w:t>
              </w:r>
            </w:ins>
          </w:p>
        </w:tc>
        <w:tc>
          <w:tcPr>
            <w:tcW w:w="2126" w:type="dxa"/>
          </w:tcPr>
          <w:p w14:paraId="2D92C5A7" w14:textId="77777777" w:rsidR="00970C98" w:rsidRPr="002646CB" w:rsidRDefault="00970C98" w:rsidP="005D6AAC">
            <w:pPr>
              <w:jc w:val="center"/>
              <w:rPr>
                <w:ins w:id="13784" w:author="박 진상" w:date="2019-10-28T19:39:00Z"/>
                <w:rPrChange w:id="13785" w:author="ETRI-김종원" w:date="2019-12-10T10:44:00Z">
                  <w:rPr>
                    <w:ins w:id="13786" w:author="박 진상" w:date="2019-10-28T19:39:00Z"/>
                  </w:rPr>
                </w:rPrChange>
              </w:rPr>
            </w:pPr>
            <w:ins w:id="13787" w:author="박 진상" w:date="2019-10-28T19:39:00Z">
              <w:r w:rsidRPr="002646CB">
                <w:rPr>
                  <w:rFonts w:hint="eastAsia"/>
                  <w:rPrChange w:id="13788" w:author="ETRI-김종원" w:date="2019-12-10T10:44:00Z">
                    <w:rPr>
                      <w:rFonts w:hint="eastAsia"/>
                    </w:rPr>
                  </w:rPrChange>
                </w:rPr>
                <w:t>매개변수명</w:t>
              </w:r>
            </w:ins>
          </w:p>
        </w:tc>
        <w:tc>
          <w:tcPr>
            <w:tcW w:w="1134" w:type="dxa"/>
          </w:tcPr>
          <w:p w14:paraId="72B56AFC" w14:textId="77777777" w:rsidR="00970C98" w:rsidRPr="002646CB" w:rsidRDefault="00970C98" w:rsidP="005D6AAC">
            <w:pPr>
              <w:jc w:val="center"/>
              <w:rPr>
                <w:ins w:id="13789" w:author="박 진상" w:date="2019-10-28T19:39:00Z"/>
                <w:rPrChange w:id="13790" w:author="ETRI-김종원" w:date="2019-12-10T10:44:00Z">
                  <w:rPr>
                    <w:ins w:id="13791" w:author="박 진상" w:date="2019-10-28T19:39:00Z"/>
                  </w:rPr>
                </w:rPrChange>
              </w:rPr>
            </w:pPr>
            <w:ins w:id="13792" w:author="박 진상" w:date="2019-10-28T19:39:00Z">
              <w:r w:rsidRPr="002646CB">
                <w:rPr>
                  <w:rFonts w:hint="eastAsia"/>
                  <w:rPrChange w:id="13793" w:author="ETRI-김종원" w:date="2019-12-10T10:44:00Z">
                    <w:rPr>
                      <w:rFonts w:hint="eastAsia"/>
                    </w:rPr>
                  </w:rPrChange>
                </w:rPr>
                <w:t>약어</w:t>
              </w:r>
            </w:ins>
          </w:p>
        </w:tc>
        <w:tc>
          <w:tcPr>
            <w:tcW w:w="851" w:type="dxa"/>
          </w:tcPr>
          <w:p w14:paraId="34D64527" w14:textId="77777777" w:rsidR="00970C98" w:rsidRPr="002646CB" w:rsidRDefault="00970C98" w:rsidP="005D6AAC">
            <w:pPr>
              <w:jc w:val="center"/>
              <w:rPr>
                <w:ins w:id="13794" w:author="박 진상" w:date="2019-10-28T19:39:00Z"/>
                <w:rPrChange w:id="13795" w:author="ETRI-김종원" w:date="2019-12-10T10:44:00Z">
                  <w:rPr>
                    <w:ins w:id="13796" w:author="박 진상" w:date="2019-10-28T19:39:00Z"/>
                  </w:rPr>
                </w:rPrChange>
              </w:rPr>
            </w:pPr>
            <w:ins w:id="13797" w:author="박 진상" w:date="2019-10-28T19:39:00Z">
              <w:r w:rsidRPr="002646CB">
                <w:rPr>
                  <w:rFonts w:hint="eastAsia"/>
                  <w:rPrChange w:id="13798" w:author="ETRI-김종원" w:date="2019-12-10T10:44:00Z">
                    <w:rPr>
                      <w:rFonts w:hint="eastAsia"/>
                    </w:rPr>
                  </w:rPrChange>
                </w:rPr>
                <w:t>단위</w:t>
              </w:r>
            </w:ins>
          </w:p>
        </w:tc>
        <w:tc>
          <w:tcPr>
            <w:tcW w:w="3118" w:type="dxa"/>
          </w:tcPr>
          <w:p w14:paraId="1B27A989" w14:textId="77777777" w:rsidR="00970C98" w:rsidRPr="002646CB" w:rsidRDefault="00970C98" w:rsidP="005D6AAC">
            <w:pPr>
              <w:jc w:val="center"/>
              <w:rPr>
                <w:ins w:id="13799" w:author="박 진상" w:date="2019-10-28T19:39:00Z"/>
                <w:rPrChange w:id="13800" w:author="ETRI-김종원" w:date="2019-12-10T10:44:00Z">
                  <w:rPr>
                    <w:ins w:id="13801" w:author="박 진상" w:date="2019-10-28T19:39:00Z"/>
                  </w:rPr>
                </w:rPrChange>
              </w:rPr>
            </w:pPr>
            <w:ins w:id="13802" w:author="박 진상" w:date="2019-10-28T19:39:00Z">
              <w:r w:rsidRPr="002646CB">
                <w:rPr>
                  <w:rFonts w:hint="eastAsia"/>
                  <w:rPrChange w:id="13803" w:author="ETRI-김종원" w:date="2019-12-10T10:44:00Z">
                    <w:rPr>
                      <w:rFonts w:hint="eastAsia"/>
                    </w:rPr>
                  </w:rPrChange>
                </w:rPr>
                <w:t>값의</w:t>
              </w:r>
              <w:r w:rsidRPr="002646CB">
                <w:rPr>
                  <w:rFonts w:hint="eastAsia"/>
                  <w:rPrChange w:id="13804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3805" w:author="ETRI-김종원" w:date="2019-12-10T10:44:00Z">
                    <w:rPr>
                      <w:rFonts w:hint="eastAsia"/>
                    </w:rPr>
                  </w:rPrChange>
                </w:rPr>
                <w:t>범위</w:t>
              </w:r>
            </w:ins>
          </w:p>
        </w:tc>
        <w:tc>
          <w:tcPr>
            <w:tcW w:w="1506" w:type="dxa"/>
          </w:tcPr>
          <w:p w14:paraId="5B9FA15E" w14:textId="77777777" w:rsidR="00970C98" w:rsidRPr="002646CB" w:rsidRDefault="00970C98" w:rsidP="005D6AAC">
            <w:pPr>
              <w:jc w:val="center"/>
              <w:rPr>
                <w:ins w:id="13806" w:author="박 진상" w:date="2019-10-28T19:39:00Z"/>
                <w:rPrChange w:id="13807" w:author="ETRI-김종원" w:date="2019-12-10T10:44:00Z">
                  <w:rPr>
                    <w:ins w:id="13808" w:author="박 진상" w:date="2019-10-28T19:39:00Z"/>
                  </w:rPr>
                </w:rPrChange>
              </w:rPr>
            </w:pPr>
            <w:ins w:id="13809" w:author="박 진상" w:date="2019-10-28T19:39:00Z">
              <w:r w:rsidRPr="002646CB">
                <w:rPr>
                  <w:rFonts w:hint="eastAsia"/>
                  <w:rPrChange w:id="13810" w:author="ETRI-김종원" w:date="2019-12-10T10:44:00Z">
                    <w:rPr>
                      <w:rFonts w:hint="eastAsia"/>
                    </w:rPr>
                  </w:rPrChange>
                </w:rPr>
                <w:t>매개변수유형</w:t>
              </w:r>
            </w:ins>
          </w:p>
        </w:tc>
      </w:tr>
      <w:tr w:rsidR="002646CB" w:rsidRPr="002646CB" w14:paraId="00FC2B18" w14:textId="77777777" w:rsidTr="007B0A68">
        <w:trPr>
          <w:ins w:id="13811" w:author="박 진상" w:date="2019-10-28T19:39:00Z"/>
        </w:trPr>
        <w:tc>
          <w:tcPr>
            <w:tcW w:w="567" w:type="dxa"/>
          </w:tcPr>
          <w:p w14:paraId="5F9915B2" w14:textId="77777777" w:rsidR="00970C98" w:rsidRPr="002646CB" w:rsidRDefault="00970C98" w:rsidP="005D6AAC">
            <w:pPr>
              <w:jc w:val="center"/>
              <w:rPr>
                <w:ins w:id="13812" w:author="박 진상" w:date="2019-10-28T19:39:00Z"/>
                <w:rPrChange w:id="13813" w:author="ETRI-김종원" w:date="2019-12-10T10:44:00Z">
                  <w:rPr>
                    <w:ins w:id="13814" w:author="박 진상" w:date="2019-10-28T19:39:00Z"/>
                  </w:rPr>
                </w:rPrChange>
              </w:rPr>
            </w:pPr>
            <w:ins w:id="13815" w:author="박 진상" w:date="2019-10-28T19:39:00Z">
              <w:r w:rsidRPr="002646CB">
                <w:rPr>
                  <w:rFonts w:hint="eastAsia"/>
                  <w:rPrChange w:id="13816" w:author="ETRI-김종원" w:date="2019-12-10T10:44:00Z">
                    <w:rPr>
                      <w:rFonts w:hint="eastAsia"/>
                    </w:rPr>
                  </w:rPrChange>
                </w:rPr>
                <w:t>1</w:t>
              </w:r>
            </w:ins>
          </w:p>
        </w:tc>
        <w:tc>
          <w:tcPr>
            <w:tcW w:w="2126" w:type="dxa"/>
          </w:tcPr>
          <w:p w14:paraId="0EE247E0" w14:textId="500AB4C9" w:rsidR="00970C98" w:rsidRPr="002646CB" w:rsidRDefault="007B0A68" w:rsidP="005D6AAC">
            <w:pPr>
              <w:jc w:val="center"/>
              <w:rPr>
                <w:ins w:id="13817" w:author="박 진상" w:date="2019-10-28T19:39:00Z"/>
                <w:rPrChange w:id="13818" w:author="ETRI-김종원" w:date="2019-12-10T10:44:00Z">
                  <w:rPr>
                    <w:ins w:id="13819" w:author="박 진상" w:date="2019-10-28T19:39:00Z"/>
                  </w:rPr>
                </w:rPrChange>
              </w:rPr>
            </w:pPr>
            <w:ins w:id="13820" w:author="ETRI-김종원" w:date="2019-11-04T20:39:00Z">
              <w:r w:rsidRPr="002646CB">
                <w:rPr>
                  <w:rFonts w:hint="eastAsia"/>
                  <w:rPrChange w:id="13821" w:author="ETRI-김종원" w:date="2019-12-10T10:44:00Z">
                    <w:rPr>
                      <w:rFonts w:hint="eastAsia"/>
                    </w:rPr>
                  </w:rPrChange>
                </w:rPr>
                <w:t>태양광</w:t>
              </w:r>
            </w:ins>
            <w:ins w:id="13822" w:author="박 진상" w:date="2019-10-28T19:39:00Z">
              <w:del w:id="13823" w:author="ETRI-김종원" w:date="2019-11-04T20:39:00Z">
                <w:r w:rsidR="00970C98" w:rsidRPr="002646CB" w:rsidDel="007B0A68">
                  <w:rPr>
                    <w:rFonts w:hint="eastAsia"/>
                    <w:rPrChange w:id="13824" w:author="ETRI-김종원" w:date="2019-12-10T10:44:00Z">
                      <w:rPr>
                        <w:rFonts w:hint="eastAsia"/>
                      </w:rPr>
                    </w:rPrChange>
                  </w:rPr>
                  <w:delText>P</w:delText>
                </w:r>
                <w:r w:rsidR="00970C98" w:rsidRPr="002646CB" w:rsidDel="007B0A68">
                  <w:rPr>
                    <w:rPrChange w:id="13825" w:author="ETRI-김종원" w:date="2019-12-10T10:44:00Z">
                      <w:rPr/>
                    </w:rPrChange>
                  </w:rPr>
                  <w:delText>V</w:delText>
                </w:r>
              </w:del>
              <w:r w:rsidR="00970C98" w:rsidRPr="002646CB">
                <w:rPr>
                  <w:rFonts w:hint="eastAsia"/>
                  <w:rPrChange w:id="13826" w:author="ETRI-김종원" w:date="2019-12-10T10:44:00Z">
                    <w:rPr>
                      <w:rFonts w:hint="eastAsia"/>
                    </w:rPr>
                  </w:rPrChange>
                </w:rPr>
                <w:t>발전</w:t>
              </w:r>
            </w:ins>
            <w:ins w:id="13827" w:author="ETRI-김종원" w:date="2019-11-04T21:20:00Z">
              <w:r w:rsidR="0080687A" w:rsidRPr="002646CB">
                <w:rPr>
                  <w:rFonts w:hint="eastAsia"/>
                  <w:rPrChange w:id="13828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</w:ins>
            <w:ins w:id="13829" w:author="박 진상" w:date="2019-10-28T19:39:00Z">
              <w:r w:rsidR="00970C98" w:rsidRPr="002646CB">
                <w:rPr>
                  <w:rFonts w:hint="eastAsia"/>
                  <w:rPrChange w:id="13830" w:author="ETRI-김종원" w:date="2019-12-10T10:44:00Z">
                    <w:rPr>
                      <w:rFonts w:hint="eastAsia"/>
                    </w:rPr>
                  </w:rPrChange>
                </w:rPr>
                <w:t>용량</w:t>
              </w:r>
            </w:ins>
          </w:p>
        </w:tc>
        <w:tc>
          <w:tcPr>
            <w:tcW w:w="1134" w:type="dxa"/>
          </w:tcPr>
          <w:p w14:paraId="19EC19AB" w14:textId="77777777" w:rsidR="00970C98" w:rsidRPr="002646CB" w:rsidRDefault="00970C98" w:rsidP="005D6AAC">
            <w:pPr>
              <w:jc w:val="center"/>
              <w:rPr>
                <w:ins w:id="13831" w:author="박 진상" w:date="2019-10-28T19:39:00Z"/>
                <w:rPrChange w:id="13832" w:author="ETRI-김종원" w:date="2019-12-10T10:44:00Z">
                  <w:rPr>
                    <w:ins w:id="13833" w:author="박 진상" w:date="2019-10-28T19:39:00Z"/>
                  </w:rPr>
                </w:rPrChange>
              </w:rPr>
            </w:pPr>
            <w:ins w:id="13834" w:author="박 진상" w:date="2019-10-28T19:39:00Z">
              <w:r w:rsidRPr="002646CB">
                <w:rPr>
                  <w:rPrChange w:id="13835" w:author="ETRI-김종원" w:date="2019-12-10T10:44:00Z">
                    <w:rPr/>
                  </w:rPrChange>
                </w:rPr>
                <w:t>P</w:t>
              </w:r>
              <w:r w:rsidRPr="002646CB">
                <w:rPr>
                  <w:rFonts w:hint="eastAsia"/>
                  <w:rPrChange w:id="13836" w:author="ETRI-김종원" w:date="2019-12-10T10:44:00Z">
                    <w:rPr>
                      <w:rFonts w:hint="eastAsia"/>
                    </w:rPr>
                  </w:rPrChange>
                </w:rPr>
                <w:t>V</w:t>
              </w:r>
              <w:r w:rsidRPr="002646CB">
                <w:rPr>
                  <w:vertAlign w:val="subscript"/>
                  <w:rPrChange w:id="13837" w:author="ETRI-김종원" w:date="2019-12-10T10:44:00Z">
                    <w:rPr>
                      <w:vertAlign w:val="subscript"/>
                    </w:rPr>
                  </w:rPrChange>
                </w:rPr>
                <w:t>CAP</w:t>
              </w:r>
            </w:ins>
          </w:p>
        </w:tc>
        <w:tc>
          <w:tcPr>
            <w:tcW w:w="851" w:type="dxa"/>
          </w:tcPr>
          <w:p w14:paraId="11A17EEE" w14:textId="77777777" w:rsidR="00970C98" w:rsidRPr="002646CB" w:rsidRDefault="00970C98" w:rsidP="005D6AAC">
            <w:pPr>
              <w:jc w:val="center"/>
              <w:rPr>
                <w:ins w:id="13838" w:author="박 진상" w:date="2019-10-28T19:39:00Z"/>
                <w:rPrChange w:id="13839" w:author="ETRI-김종원" w:date="2019-12-10T10:44:00Z">
                  <w:rPr>
                    <w:ins w:id="13840" w:author="박 진상" w:date="2019-10-28T19:39:00Z"/>
                  </w:rPr>
                </w:rPrChange>
              </w:rPr>
            </w:pPr>
            <w:ins w:id="13841" w:author="박 진상" w:date="2019-10-28T19:39:00Z">
              <w:r w:rsidRPr="002646CB">
                <w:rPr>
                  <w:rFonts w:hint="eastAsia"/>
                  <w:rPrChange w:id="13842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3843" w:author="ETRI-김종원" w:date="2019-12-10T10:44:00Z">
                    <w:rPr/>
                  </w:rPrChange>
                </w:rPr>
                <w:t>W</w:t>
              </w:r>
            </w:ins>
          </w:p>
        </w:tc>
        <w:tc>
          <w:tcPr>
            <w:tcW w:w="3118" w:type="dxa"/>
          </w:tcPr>
          <w:p w14:paraId="7B8F20B6" w14:textId="77777777" w:rsidR="00970C98" w:rsidRPr="002646CB" w:rsidRDefault="00970C98" w:rsidP="005D6AAC">
            <w:pPr>
              <w:jc w:val="center"/>
              <w:rPr>
                <w:ins w:id="13844" w:author="박 진상" w:date="2019-10-28T19:39:00Z"/>
                <w:rPrChange w:id="13845" w:author="ETRI-김종원" w:date="2019-12-10T10:44:00Z">
                  <w:rPr>
                    <w:ins w:id="13846" w:author="박 진상" w:date="2019-10-28T19:39:00Z"/>
                  </w:rPr>
                </w:rPrChange>
              </w:rPr>
            </w:pPr>
            <w:ins w:id="13847" w:author="박 진상" w:date="2019-10-28T19:39:00Z">
              <w:r w:rsidRPr="002646CB">
                <w:rPr>
                  <w:rFonts w:hint="eastAsia"/>
                  <w:rPrChange w:id="13848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3849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3850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</w:ins>
          </w:p>
        </w:tc>
        <w:tc>
          <w:tcPr>
            <w:tcW w:w="1506" w:type="dxa"/>
          </w:tcPr>
          <w:p w14:paraId="3CE6E56C" w14:textId="77777777" w:rsidR="00970C98" w:rsidRPr="002646CB" w:rsidRDefault="00970C98" w:rsidP="005D6AAC">
            <w:pPr>
              <w:jc w:val="center"/>
              <w:rPr>
                <w:ins w:id="13851" w:author="박 진상" w:date="2019-10-28T19:39:00Z"/>
                <w:rPrChange w:id="13852" w:author="ETRI-김종원" w:date="2019-12-10T10:44:00Z">
                  <w:rPr>
                    <w:ins w:id="13853" w:author="박 진상" w:date="2019-10-28T19:39:00Z"/>
                  </w:rPr>
                </w:rPrChange>
              </w:rPr>
            </w:pPr>
            <w:ins w:id="13854" w:author="박 진상" w:date="2019-10-28T19:39:00Z">
              <w:r w:rsidRPr="002646CB">
                <w:rPr>
                  <w:rFonts w:hint="eastAsia"/>
                  <w:rPrChange w:id="13855" w:author="ETRI-김종원" w:date="2019-12-10T10:44:00Z">
                    <w:rPr>
                      <w:rFonts w:hint="eastAsia"/>
                    </w:rPr>
                  </w:rPrChange>
                </w:rPr>
                <w:t>고정형</w:t>
              </w:r>
            </w:ins>
          </w:p>
        </w:tc>
      </w:tr>
      <w:tr w:rsidR="002646CB" w:rsidRPr="002646CB" w14:paraId="2AEE6CCD" w14:textId="77777777" w:rsidTr="007B0A68">
        <w:trPr>
          <w:ins w:id="13856" w:author="박 진상" w:date="2019-10-28T19:39:00Z"/>
        </w:trPr>
        <w:tc>
          <w:tcPr>
            <w:tcW w:w="567" w:type="dxa"/>
          </w:tcPr>
          <w:p w14:paraId="650DD670" w14:textId="77777777" w:rsidR="00970C98" w:rsidRPr="002646CB" w:rsidRDefault="00970C98" w:rsidP="005D6AAC">
            <w:pPr>
              <w:jc w:val="center"/>
              <w:rPr>
                <w:ins w:id="13857" w:author="박 진상" w:date="2019-10-28T19:39:00Z"/>
                <w:rPrChange w:id="13858" w:author="ETRI-김종원" w:date="2019-12-10T10:44:00Z">
                  <w:rPr>
                    <w:ins w:id="13859" w:author="박 진상" w:date="2019-10-28T19:39:00Z"/>
                  </w:rPr>
                </w:rPrChange>
              </w:rPr>
            </w:pPr>
            <w:ins w:id="13860" w:author="박 진상" w:date="2019-10-28T19:39:00Z">
              <w:r w:rsidRPr="002646CB">
                <w:rPr>
                  <w:rFonts w:hint="eastAsia"/>
                  <w:rPrChange w:id="13861" w:author="ETRI-김종원" w:date="2019-12-10T10:44:00Z">
                    <w:rPr>
                      <w:rFonts w:hint="eastAsia"/>
                    </w:rPr>
                  </w:rPrChange>
                </w:rPr>
                <w:t>2</w:t>
              </w:r>
            </w:ins>
          </w:p>
        </w:tc>
        <w:tc>
          <w:tcPr>
            <w:tcW w:w="2126" w:type="dxa"/>
          </w:tcPr>
          <w:p w14:paraId="5EE872A9" w14:textId="77777777" w:rsidR="00970C98" w:rsidRPr="002646CB" w:rsidRDefault="00970C98" w:rsidP="005D6AAC">
            <w:pPr>
              <w:jc w:val="center"/>
              <w:rPr>
                <w:ins w:id="13862" w:author="박 진상" w:date="2019-10-28T19:39:00Z"/>
                <w:rPrChange w:id="13863" w:author="ETRI-김종원" w:date="2019-12-10T10:44:00Z">
                  <w:rPr>
                    <w:ins w:id="13864" w:author="박 진상" w:date="2019-10-28T19:39:00Z"/>
                  </w:rPr>
                </w:rPrChange>
              </w:rPr>
            </w:pPr>
            <w:ins w:id="13865" w:author="박 진상" w:date="2019-10-28T19:39:00Z">
              <w:r w:rsidRPr="002646CB">
                <w:rPr>
                  <w:rFonts w:hint="eastAsia"/>
                  <w:rPrChange w:id="13866" w:author="ETRI-김종원" w:date="2019-12-10T10:44:00Z">
                    <w:rPr>
                      <w:rFonts w:hint="eastAsia"/>
                    </w:rPr>
                  </w:rPrChange>
                </w:rPr>
                <w:t>E</w:t>
              </w:r>
              <w:r w:rsidRPr="002646CB">
                <w:rPr>
                  <w:rPrChange w:id="13867" w:author="ETRI-김종원" w:date="2019-12-10T10:44:00Z">
                    <w:rPr/>
                  </w:rPrChange>
                </w:rPr>
                <w:t xml:space="preserve">SS PCS </w:t>
              </w:r>
              <w:r w:rsidRPr="002646CB">
                <w:rPr>
                  <w:rFonts w:hint="eastAsia"/>
                  <w:rPrChange w:id="13868" w:author="ETRI-김종원" w:date="2019-12-10T10:44:00Z">
                    <w:rPr>
                      <w:rFonts w:hint="eastAsia"/>
                    </w:rPr>
                  </w:rPrChange>
                </w:rPr>
                <w:t>용량</w:t>
              </w:r>
            </w:ins>
          </w:p>
        </w:tc>
        <w:tc>
          <w:tcPr>
            <w:tcW w:w="1134" w:type="dxa"/>
          </w:tcPr>
          <w:p w14:paraId="168398E3" w14:textId="77777777" w:rsidR="00970C98" w:rsidRPr="002646CB" w:rsidRDefault="00970C98" w:rsidP="005D6AAC">
            <w:pPr>
              <w:jc w:val="center"/>
              <w:rPr>
                <w:ins w:id="13869" w:author="박 진상" w:date="2019-10-28T19:39:00Z"/>
                <w:rPrChange w:id="13870" w:author="ETRI-김종원" w:date="2019-12-10T10:44:00Z">
                  <w:rPr>
                    <w:ins w:id="13871" w:author="박 진상" w:date="2019-10-28T19:39:00Z"/>
                  </w:rPr>
                </w:rPrChange>
              </w:rPr>
            </w:pPr>
            <w:ins w:id="13872" w:author="박 진상" w:date="2019-10-28T19:39:00Z">
              <w:r w:rsidRPr="002646CB">
                <w:rPr>
                  <w:rPrChange w:id="13873" w:author="ETRI-김종원" w:date="2019-12-10T10:44:00Z">
                    <w:rPr/>
                  </w:rPrChange>
                </w:rPr>
                <w:t>PCS</w:t>
              </w:r>
              <w:r w:rsidRPr="002646CB">
                <w:rPr>
                  <w:vertAlign w:val="subscript"/>
                  <w:rPrChange w:id="13874" w:author="ETRI-김종원" w:date="2019-12-10T10:44:00Z">
                    <w:rPr>
                      <w:vertAlign w:val="subscript"/>
                    </w:rPr>
                  </w:rPrChange>
                </w:rPr>
                <w:t>CAP</w:t>
              </w:r>
            </w:ins>
          </w:p>
        </w:tc>
        <w:tc>
          <w:tcPr>
            <w:tcW w:w="851" w:type="dxa"/>
          </w:tcPr>
          <w:p w14:paraId="518CE79F" w14:textId="77777777" w:rsidR="00970C98" w:rsidRPr="002646CB" w:rsidRDefault="00970C98" w:rsidP="005D6AAC">
            <w:pPr>
              <w:jc w:val="center"/>
              <w:rPr>
                <w:ins w:id="13875" w:author="박 진상" w:date="2019-10-28T19:39:00Z"/>
                <w:rPrChange w:id="13876" w:author="ETRI-김종원" w:date="2019-12-10T10:44:00Z">
                  <w:rPr>
                    <w:ins w:id="13877" w:author="박 진상" w:date="2019-10-28T19:39:00Z"/>
                  </w:rPr>
                </w:rPrChange>
              </w:rPr>
            </w:pPr>
            <w:ins w:id="13878" w:author="박 진상" w:date="2019-10-28T19:39:00Z">
              <w:r w:rsidRPr="002646CB">
                <w:rPr>
                  <w:rFonts w:hint="eastAsia"/>
                  <w:rPrChange w:id="13879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3880" w:author="ETRI-김종원" w:date="2019-12-10T10:44:00Z">
                    <w:rPr/>
                  </w:rPrChange>
                </w:rPr>
                <w:t>W</w:t>
              </w:r>
              <w:del w:id="13881" w:author="ETRI-김종원" w:date="2019-12-02T17:40:00Z">
                <w:r w:rsidRPr="002646CB" w:rsidDel="000A790F">
                  <w:rPr>
                    <w:rPrChange w:id="13882" w:author="ETRI-김종원" w:date="2019-12-10T10:44:00Z">
                      <w:rPr/>
                    </w:rPrChange>
                  </w:rPr>
                  <w:delText>h</w:delText>
                </w:r>
              </w:del>
            </w:ins>
          </w:p>
        </w:tc>
        <w:tc>
          <w:tcPr>
            <w:tcW w:w="3118" w:type="dxa"/>
          </w:tcPr>
          <w:p w14:paraId="259EB094" w14:textId="77777777" w:rsidR="00970C98" w:rsidRPr="002646CB" w:rsidRDefault="00970C98" w:rsidP="005D6AAC">
            <w:pPr>
              <w:jc w:val="center"/>
              <w:rPr>
                <w:ins w:id="13883" w:author="박 진상" w:date="2019-10-28T19:39:00Z"/>
                <w:rPrChange w:id="13884" w:author="ETRI-김종원" w:date="2019-12-10T10:44:00Z">
                  <w:rPr>
                    <w:ins w:id="13885" w:author="박 진상" w:date="2019-10-28T19:39:00Z"/>
                  </w:rPr>
                </w:rPrChange>
              </w:rPr>
            </w:pPr>
            <w:ins w:id="13886" w:author="박 진상" w:date="2019-10-28T19:39:00Z">
              <w:r w:rsidRPr="002646CB">
                <w:rPr>
                  <w:rFonts w:hint="eastAsia"/>
                  <w:rPrChange w:id="13887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3888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3889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</w:ins>
          </w:p>
        </w:tc>
        <w:tc>
          <w:tcPr>
            <w:tcW w:w="1506" w:type="dxa"/>
          </w:tcPr>
          <w:p w14:paraId="53E8F43B" w14:textId="77777777" w:rsidR="00970C98" w:rsidRPr="002646CB" w:rsidRDefault="00970C98" w:rsidP="005D6AAC">
            <w:pPr>
              <w:jc w:val="center"/>
              <w:rPr>
                <w:ins w:id="13890" w:author="박 진상" w:date="2019-10-28T19:39:00Z"/>
                <w:rPrChange w:id="13891" w:author="ETRI-김종원" w:date="2019-12-10T10:44:00Z">
                  <w:rPr>
                    <w:ins w:id="13892" w:author="박 진상" w:date="2019-10-28T19:39:00Z"/>
                  </w:rPr>
                </w:rPrChange>
              </w:rPr>
            </w:pPr>
            <w:ins w:id="13893" w:author="박 진상" w:date="2019-10-28T19:39:00Z">
              <w:r w:rsidRPr="002646CB">
                <w:rPr>
                  <w:rFonts w:hint="eastAsia"/>
                  <w:rPrChange w:id="13894" w:author="ETRI-김종원" w:date="2019-12-10T10:44:00Z">
                    <w:rPr>
                      <w:rFonts w:hint="eastAsia"/>
                    </w:rPr>
                  </w:rPrChange>
                </w:rPr>
                <w:t>고정형</w:t>
              </w:r>
            </w:ins>
          </w:p>
        </w:tc>
      </w:tr>
      <w:tr w:rsidR="002646CB" w:rsidRPr="002646CB" w14:paraId="444E49E5" w14:textId="77777777" w:rsidTr="007B0A68">
        <w:trPr>
          <w:ins w:id="13895" w:author="박 진상" w:date="2019-10-28T19:39:00Z"/>
        </w:trPr>
        <w:tc>
          <w:tcPr>
            <w:tcW w:w="567" w:type="dxa"/>
          </w:tcPr>
          <w:p w14:paraId="17D0C77F" w14:textId="77777777" w:rsidR="00970C98" w:rsidRPr="002646CB" w:rsidRDefault="00970C98" w:rsidP="005D6AAC">
            <w:pPr>
              <w:jc w:val="center"/>
              <w:rPr>
                <w:ins w:id="13896" w:author="박 진상" w:date="2019-10-28T19:39:00Z"/>
                <w:rPrChange w:id="13897" w:author="ETRI-김종원" w:date="2019-12-10T10:44:00Z">
                  <w:rPr>
                    <w:ins w:id="13898" w:author="박 진상" w:date="2019-10-28T19:39:00Z"/>
                  </w:rPr>
                </w:rPrChange>
              </w:rPr>
            </w:pPr>
            <w:ins w:id="13899" w:author="박 진상" w:date="2019-10-28T19:39:00Z">
              <w:r w:rsidRPr="002646CB">
                <w:rPr>
                  <w:rFonts w:hint="eastAsia"/>
                  <w:rPrChange w:id="13900" w:author="ETRI-김종원" w:date="2019-12-10T10:44:00Z">
                    <w:rPr>
                      <w:rFonts w:hint="eastAsia"/>
                    </w:rPr>
                  </w:rPrChange>
                </w:rPr>
                <w:t>3</w:t>
              </w:r>
            </w:ins>
          </w:p>
        </w:tc>
        <w:tc>
          <w:tcPr>
            <w:tcW w:w="2126" w:type="dxa"/>
          </w:tcPr>
          <w:p w14:paraId="3F821081" w14:textId="77777777" w:rsidR="00970C98" w:rsidRPr="002646CB" w:rsidRDefault="00970C98" w:rsidP="005D6AAC">
            <w:pPr>
              <w:jc w:val="center"/>
              <w:rPr>
                <w:ins w:id="13901" w:author="박 진상" w:date="2019-10-28T19:39:00Z"/>
                <w:rPrChange w:id="13902" w:author="ETRI-김종원" w:date="2019-12-10T10:44:00Z">
                  <w:rPr>
                    <w:ins w:id="13903" w:author="박 진상" w:date="2019-10-28T19:39:00Z"/>
                  </w:rPr>
                </w:rPrChange>
              </w:rPr>
            </w:pPr>
            <w:ins w:id="13904" w:author="박 진상" w:date="2019-10-28T19:39:00Z">
              <w:r w:rsidRPr="002646CB">
                <w:rPr>
                  <w:rFonts w:hint="eastAsia"/>
                  <w:rPrChange w:id="13905" w:author="ETRI-김종원" w:date="2019-12-10T10:44:00Z">
                    <w:rPr>
                      <w:rFonts w:hint="eastAsia"/>
                    </w:rPr>
                  </w:rPrChange>
                </w:rPr>
                <w:t>입찰전력</w:t>
              </w:r>
            </w:ins>
          </w:p>
        </w:tc>
        <w:tc>
          <w:tcPr>
            <w:tcW w:w="1134" w:type="dxa"/>
          </w:tcPr>
          <w:p w14:paraId="7BBFF5A2" w14:textId="77777777" w:rsidR="00970C98" w:rsidRPr="002646CB" w:rsidRDefault="00970C98" w:rsidP="005D6AAC">
            <w:pPr>
              <w:jc w:val="center"/>
              <w:rPr>
                <w:ins w:id="13906" w:author="박 진상" w:date="2019-10-28T19:39:00Z"/>
                <w:rPrChange w:id="13907" w:author="ETRI-김종원" w:date="2019-12-10T10:44:00Z">
                  <w:rPr>
                    <w:ins w:id="13908" w:author="박 진상" w:date="2019-10-28T19:39:00Z"/>
                  </w:rPr>
                </w:rPrChange>
              </w:rPr>
            </w:pPr>
            <w:ins w:id="13909" w:author="박 진상" w:date="2019-10-28T19:39:00Z">
              <w:r w:rsidRPr="002646CB">
                <w:rPr>
                  <w:rPrChange w:id="13910" w:author="ETRI-김종원" w:date="2019-12-10T10:44:00Z">
                    <w:rPr/>
                  </w:rPrChange>
                </w:rPr>
                <w:t>PO</w:t>
              </w:r>
              <w:r w:rsidRPr="002646CB">
                <w:rPr>
                  <w:vertAlign w:val="subscript"/>
                  <w:rPrChange w:id="13911" w:author="ETRI-김종원" w:date="2019-12-10T10:44:00Z">
                    <w:rPr>
                      <w:vertAlign w:val="subscript"/>
                    </w:rPr>
                  </w:rPrChange>
                </w:rPr>
                <w:t>BID</w:t>
              </w:r>
            </w:ins>
          </w:p>
        </w:tc>
        <w:tc>
          <w:tcPr>
            <w:tcW w:w="851" w:type="dxa"/>
          </w:tcPr>
          <w:p w14:paraId="0E3F40B7" w14:textId="77777777" w:rsidR="00970C98" w:rsidRPr="002646CB" w:rsidRDefault="00970C98" w:rsidP="005D6AAC">
            <w:pPr>
              <w:jc w:val="center"/>
              <w:rPr>
                <w:ins w:id="13912" w:author="박 진상" w:date="2019-10-28T19:39:00Z"/>
                <w:rPrChange w:id="13913" w:author="ETRI-김종원" w:date="2019-12-10T10:44:00Z">
                  <w:rPr>
                    <w:ins w:id="13914" w:author="박 진상" w:date="2019-10-28T19:39:00Z"/>
                  </w:rPr>
                </w:rPrChange>
              </w:rPr>
            </w:pPr>
            <w:ins w:id="13915" w:author="박 진상" w:date="2019-10-28T19:39:00Z">
              <w:r w:rsidRPr="002646CB">
                <w:rPr>
                  <w:rFonts w:hint="eastAsia"/>
                  <w:rPrChange w:id="13916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3917" w:author="ETRI-김종원" w:date="2019-12-10T10:44:00Z">
                    <w:rPr/>
                  </w:rPrChange>
                </w:rPr>
                <w:t>W</w:t>
              </w:r>
            </w:ins>
          </w:p>
        </w:tc>
        <w:tc>
          <w:tcPr>
            <w:tcW w:w="3118" w:type="dxa"/>
          </w:tcPr>
          <w:p w14:paraId="2BA25F82" w14:textId="6AB2E4D0" w:rsidR="00970C98" w:rsidRPr="002646CB" w:rsidRDefault="00970C98" w:rsidP="005D6AAC">
            <w:pPr>
              <w:jc w:val="center"/>
              <w:rPr>
                <w:ins w:id="13918" w:author="박 진상" w:date="2019-10-28T19:39:00Z"/>
                <w:rPrChange w:id="13919" w:author="ETRI-김종원" w:date="2019-12-10T10:44:00Z">
                  <w:rPr>
                    <w:ins w:id="13920" w:author="박 진상" w:date="2019-10-28T19:39:00Z"/>
                  </w:rPr>
                </w:rPrChange>
              </w:rPr>
            </w:pPr>
            <w:ins w:id="13921" w:author="박 진상" w:date="2019-10-28T19:39:00Z">
              <w:r w:rsidRPr="002646CB">
                <w:rPr>
                  <w:rPrChange w:id="13922" w:author="ETRI-김종원" w:date="2019-12-10T10:44:00Z">
                    <w:rPr/>
                  </w:rPrChange>
                </w:rPr>
                <w:t xml:space="preserve">0 </w:t>
              </w:r>
              <w:r w:rsidRPr="002646CB">
                <w:rPr>
                  <w:rFonts w:hint="eastAsia"/>
                  <w:rPrChange w:id="13923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  <w:r w:rsidRPr="002646CB">
                <w:rPr>
                  <w:rFonts w:hint="eastAsia"/>
                  <w:rPrChange w:id="13924" w:author="ETRI-김종원" w:date="2019-12-10T10:44:00Z">
                    <w:rPr>
                      <w:rFonts w:hint="eastAsia"/>
                    </w:rPr>
                  </w:rPrChange>
                </w:rPr>
                <w:t>,</w:t>
              </w:r>
              <w:r w:rsidRPr="002646CB">
                <w:rPr>
                  <w:rPrChange w:id="13925" w:author="ETRI-김종원" w:date="2019-12-10T10:44:00Z">
                    <w:rPr/>
                  </w:rPrChange>
                </w:rPr>
                <w:t xml:space="preserve"> </w:t>
              </w:r>
            </w:ins>
            <w:ins w:id="13926" w:author="ETRI-김종원" w:date="2019-11-04T20:40:00Z">
              <w:r w:rsidR="007B0A68" w:rsidRPr="002646CB">
                <w:rPr>
                  <w:rFonts w:hint="eastAsia"/>
                  <w:rPrChange w:id="13927" w:author="ETRI-김종원" w:date="2019-12-10T10:44:00Z">
                    <w:rPr>
                      <w:rFonts w:hint="eastAsia"/>
                    </w:rPr>
                  </w:rPrChange>
                </w:rPr>
                <w:t>태양광</w:t>
              </w:r>
            </w:ins>
            <w:ins w:id="13928" w:author="박 진상" w:date="2019-10-28T19:39:00Z">
              <w:del w:id="13929" w:author="ETRI-김종원" w:date="2019-11-04T20:39:00Z">
                <w:r w:rsidRPr="002646CB" w:rsidDel="007B0A68">
                  <w:rPr>
                    <w:rFonts w:hint="eastAsia"/>
                    <w:rPrChange w:id="13930" w:author="ETRI-김종원" w:date="2019-12-10T10:44:00Z">
                      <w:rPr>
                        <w:rFonts w:hint="eastAsia"/>
                      </w:rPr>
                    </w:rPrChange>
                  </w:rPr>
                  <w:delText>P</w:delText>
                </w:r>
                <w:r w:rsidRPr="002646CB" w:rsidDel="007B0A68">
                  <w:rPr>
                    <w:rPrChange w:id="13931" w:author="ETRI-김종원" w:date="2019-12-10T10:44:00Z">
                      <w:rPr/>
                    </w:rPrChange>
                  </w:rPr>
                  <w:delText>V</w:delText>
                </w:r>
              </w:del>
              <w:r w:rsidRPr="002646CB">
                <w:rPr>
                  <w:rFonts w:hint="eastAsia"/>
                  <w:rPrChange w:id="13932" w:author="ETRI-김종원" w:date="2019-12-10T10:44:00Z">
                    <w:rPr>
                      <w:rFonts w:hint="eastAsia"/>
                    </w:rPr>
                  </w:rPrChange>
                </w:rPr>
                <w:t>발전</w:t>
              </w:r>
            </w:ins>
            <w:ins w:id="13933" w:author="ETRI-김종원" w:date="2019-11-04T21:20:00Z">
              <w:r w:rsidR="0080687A" w:rsidRPr="002646CB">
                <w:rPr>
                  <w:rFonts w:hint="eastAsia"/>
                  <w:rPrChange w:id="13934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</w:ins>
            <w:ins w:id="13935" w:author="박 진상" w:date="2019-10-28T19:39:00Z">
              <w:r w:rsidRPr="002646CB">
                <w:rPr>
                  <w:rFonts w:hint="eastAsia"/>
                  <w:rPrChange w:id="13936" w:author="ETRI-김종원" w:date="2019-12-10T10:44:00Z">
                    <w:rPr>
                      <w:rFonts w:hint="eastAsia"/>
                    </w:rPr>
                  </w:rPrChange>
                </w:rPr>
                <w:t>용량</w:t>
              </w:r>
            </w:ins>
            <w:ins w:id="13937" w:author="ETRI-김종원" w:date="2019-11-04T20:39:00Z">
              <w:r w:rsidR="007B0A68" w:rsidRPr="002646CB">
                <w:rPr>
                  <w:rFonts w:hint="eastAsia"/>
                  <w:rPrChange w:id="13938" w:author="ETRI-김종원" w:date="2019-12-10T10:44:00Z">
                    <w:rPr>
                      <w:rFonts w:hint="eastAsia"/>
                    </w:rPr>
                  </w:rPrChange>
                </w:rPr>
                <w:t xml:space="preserve"> </w:t>
              </w:r>
            </w:ins>
            <w:ins w:id="13939" w:author="박 진상" w:date="2019-10-28T19:39:00Z">
              <w:r w:rsidRPr="002646CB">
                <w:rPr>
                  <w:rFonts w:hint="eastAsia"/>
                  <w:rPrChange w:id="13940" w:author="ETRI-김종원" w:date="2019-12-10T10:44:00Z">
                    <w:rPr>
                      <w:rFonts w:hint="eastAsia"/>
                    </w:rPr>
                  </w:rPrChange>
                </w:rPr>
                <w:t>이하</w:t>
              </w:r>
            </w:ins>
          </w:p>
        </w:tc>
        <w:tc>
          <w:tcPr>
            <w:tcW w:w="1506" w:type="dxa"/>
          </w:tcPr>
          <w:p w14:paraId="0F36CC74" w14:textId="77777777" w:rsidR="00970C98" w:rsidRPr="002646CB" w:rsidRDefault="00970C98" w:rsidP="005D6AAC">
            <w:pPr>
              <w:jc w:val="center"/>
              <w:rPr>
                <w:ins w:id="13941" w:author="박 진상" w:date="2019-10-28T19:39:00Z"/>
                <w:rPrChange w:id="13942" w:author="ETRI-김종원" w:date="2019-12-10T10:44:00Z">
                  <w:rPr>
                    <w:ins w:id="13943" w:author="박 진상" w:date="2019-10-28T19:39:00Z"/>
                  </w:rPr>
                </w:rPrChange>
              </w:rPr>
            </w:pPr>
            <w:ins w:id="13944" w:author="박 진상" w:date="2019-10-28T19:39:00Z">
              <w:r w:rsidRPr="002646CB">
                <w:rPr>
                  <w:rFonts w:hint="eastAsia"/>
                  <w:rPrChange w:id="13945" w:author="ETRI-김종원" w:date="2019-12-10T10:44:00Z">
                    <w:rPr>
                      <w:rFonts w:hint="eastAsia"/>
                    </w:rPr>
                  </w:rPrChange>
                </w:rPr>
                <w:t>변동형</w:t>
              </w:r>
            </w:ins>
          </w:p>
        </w:tc>
      </w:tr>
      <w:tr w:rsidR="002646CB" w:rsidRPr="002646CB" w14:paraId="3280DC87" w14:textId="77777777" w:rsidTr="007B0A68">
        <w:trPr>
          <w:ins w:id="13946" w:author="박 진상" w:date="2019-10-28T19:39:00Z"/>
        </w:trPr>
        <w:tc>
          <w:tcPr>
            <w:tcW w:w="567" w:type="dxa"/>
          </w:tcPr>
          <w:p w14:paraId="0A75A22C" w14:textId="77777777" w:rsidR="00970C98" w:rsidRPr="002646CB" w:rsidRDefault="00970C98" w:rsidP="005D6AAC">
            <w:pPr>
              <w:jc w:val="center"/>
              <w:rPr>
                <w:ins w:id="13947" w:author="박 진상" w:date="2019-10-28T19:39:00Z"/>
                <w:rPrChange w:id="13948" w:author="ETRI-김종원" w:date="2019-12-10T10:44:00Z">
                  <w:rPr>
                    <w:ins w:id="13949" w:author="박 진상" w:date="2019-10-28T19:39:00Z"/>
                  </w:rPr>
                </w:rPrChange>
              </w:rPr>
            </w:pPr>
            <w:ins w:id="13950" w:author="박 진상" w:date="2019-10-28T19:39:00Z">
              <w:r w:rsidRPr="002646CB">
                <w:rPr>
                  <w:rFonts w:hint="eastAsia"/>
                  <w:rPrChange w:id="13951" w:author="ETRI-김종원" w:date="2019-12-10T10:44:00Z">
                    <w:rPr>
                      <w:rFonts w:hint="eastAsia"/>
                    </w:rPr>
                  </w:rPrChange>
                </w:rPr>
                <w:t>4</w:t>
              </w:r>
            </w:ins>
          </w:p>
        </w:tc>
        <w:tc>
          <w:tcPr>
            <w:tcW w:w="2126" w:type="dxa"/>
          </w:tcPr>
          <w:p w14:paraId="5DDB2C80" w14:textId="77777777" w:rsidR="00970C98" w:rsidRPr="002646CB" w:rsidRDefault="00970C98" w:rsidP="005D6AAC">
            <w:pPr>
              <w:jc w:val="center"/>
              <w:rPr>
                <w:ins w:id="13952" w:author="박 진상" w:date="2019-10-28T19:39:00Z"/>
                <w:rPrChange w:id="13953" w:author="ETRI-김종원" w:date="2019-12-10T10:44:00Z">
                  <w:rPr>
                    <w:ins w:id="13954" w:author="박 진상" w:date="2019-10-28T19:39:00Z"/>
                  </w:rPr>
                </w:rPrChange>
              </w:rPr>
            </w:pPr>
            <w:ins w:id="13955" w:author="박 진상" w:date="2019-10-28T19:39:00Z">
              <w:r w:rsidRPr="002646CB">
                <w:rPr>
                  <w:rFonts w:hint="eastAsia"/>
                  <w:rPrChange w:id="13956" w:author="ETRI-김종원" w:date="2019-12-10T10:44:00Z">
                    <w:rPr>
                      <w:rFonts w:hint="eastAsia"/>
                    </w:rPr>
                  </w:rPrChange>
                </w:rPr>
                <w:t>입찰전력량</w:t>
              </w:r>
            </w:ins>
          </w:p>
        </w:tc>
        <w:tc>
          <w:tcPr>
            <w:tcW w:w="1134" w:type="dxa"/>
          </w:tcPr>
          <w:p w14:paraId="3C472562" w14:textId="77777777" w:rsidR="00970C98" w:rsidRPr="002646CB" w:rsidRDefault="00970C98" w:rsidP="005D6AAC">
            <w:pPr>
              <w:jc w:val="center"/>
              <w:rPr>
                <w:ins w:id="13957" w:author="박 진상" w:date="2019-10-28T19:39:00Z"/>
                <w:rPrChange w:id="13958" w:author="ETRI-김종원" w:date="2019-12-10T10:44:00Z">
                  <w:rPr>
                    <w:ins w:id="13959" w:author="박 진상" w:date="2019-10-28T19:39:00Z"/>
                  </w:rPr>
                </w:rPrChange>
              </w:rPr>
            </w:pPr>
            <w:ins w:id="13960" w:author="박 진상" w:date="2019-10-28T19:39:00Z">
              <w:r w:rsidRPr="002646CB">
                <w:rPr>
                  <w:rFonts w:hint="eastAsia"/>
                  <w:rPrChange w:id="13961" w:author="ETRI-김종원" w:date="2019-12-10T10:44:00Z">
                    <w:rPr>
                      <w:rFonts w:hint="eastAsia"/>
                    </w:rPr>
                  </w:rPrChange>
                </w:rPr>
                <w:t>E</w:t>
              </w:r>
              <w:r w:rsidRPr="002646CB">
                <w:rPr>
                  <w:rPrChange w:id="13962" w:author="ETRI-김종원" w:date="2019-12-10T10:44:00Z">
                    <w:rPr/>
                  </w:rPrChange>
                </w:rPr>
                <w:t>O</w:t>
              </w:r>
              <w:r w:rsidRPr="002646CB">
                <w:rPr>
                  <w:vertAlign w:val="subscript"/>
                  <w:rPrChange w:id="13963" w:author="ETRI-김종원" w:date="2019-12-10T10:44:00Z">
                    <w:rPr>
                      <w:vertAlign w:val="subscript"/>
                    </w:rPr>
                  </w:rPrChange>
                </w:rPr>
                <w:t>BID</w:t>
              </w:r>
            </w:ins>
          </w:p>
        </w:tc>
        <w:tc>
          <w:tcPr>
            <w:tcW w:w="851" w:type="dxa"/>
          </w:tcPr>
          <w:p w14:paraId="1071F63F" w14:textId="77777777" w:rsidR="00970C98" w:rsidRPr="002646CB" w:rsidRDefault="00970C98" w:rsidP="005D6AAC">
            <w:pPr>
              <w:jc w:val="center"/>
              <w:rPr>
                <w:ins w:id="13964" w:author="박 진상" w:date="2019-10-28T19:39:00Z"/>
                <w:rPrChange w:id="13965" w:author="ETRI-김종원" w:date="2019-12-10T10:44:00Z">
                  <w:rPr>
                    <w:ins w:id="13966" w:author="박 진상" w:date="2019-10-28T19:39:00Z"/>
                  </w:rPr>
                </w:rPrChange>
              </w:rPr>
            </w:pPr>
            <w:ins w:id="13967" w:author="박 진상" w:date="2019-10-28T19:39:00Z">
              <w:r w:rsidRPr="002646CB">
                <w:rPr>
                  <w:rFonts w:hint="eastAsia"/>
                  <w:rPrChange w:id="13968" w:author="ETRI-김종원" w:date="2019-12-10T10:44:00Z">
                    <w:rPr>
                      <w:rFonts w:hint="eastAsia"/>
                    </w:rPr>
                  </w:rPrChange>
                </w:rPr>
                <w:t>k</w:t>
              </w:r>
              <w:r w:rsidRPr="002646CB">
                <w:rPr>
                  <w:rPrChange w:id="13969" w:author="ETRI-김종원" w:date="2019-12-10T10:44:00Z">
                    <w:rPr/>
                  </w:rPrChange>
                </w:rPr>
                <w:t>Wh</w:t>
              </w:r>
            </w:ins>
          </w:p>
        </w:tc>
        <w:tc>
          <w:tcPr>
            <w:tcW w:w="3118" w:type="dxa"/>
          </w:tcPr>
          <w:p w14:paraId="7F0099F6" w14:textId="77777777" w:rsidR="00970C98" w:rsidRPr="002646CB" w:rsidRDefault="00970C98" w:rsidP="005D6AAC">
            <w:pPr>
              <w:jc w:val="center"/>
              <w:rPr>
                <w:ins w:id="13970" w:author="박 진상" w:date="2019-10-28T19:39:00Z"/>
                <w:rPrChange w:id="13971" w:author="ETRI-김종원" w:date="2019-12-10T10:44:00Z">
                  <w:rPr>
                    <w:ins w:id="13972" w:author="박 진상" w:date="2019-10-28T19:39:00Z"/>
                  </w:rPr>
                </w:rPrChange>
              </w:rPr>
            </w:pPr>
            <w:ins w:id="13973" w:author="박 진상" w:date="2019-10-28T19:39:00Z">
              <w:r w:rsidRPr="002646CB">
                <w:rPr>
                  <w:rFonts w:hint="eastAsia"/>
                  <w:rPrChange w:id="13974" w:author="ETRI-김종원" w:date="2019-12-10T10:44:00Z">
                    <w:rPr>
                      <w:rFonts w:hint="eastAsia"/>
                    </w:rPr>
                  </w:rPrChange>
                </w:rPr>
                <w:t>0</w:t>
              </w:r>
              <w:r w:rsidRPr="002646CB">
                <w:rPr>
                  <w:rPrChange w:id="13975" w:author="ETRI-김종원" w:date="2019-12-10T10:44:00Z">
                    <w:rPr/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13976" w:author="ETRI-김종원" w:date="2019-12-10T10:44:00Z">
                    <w:rPr>
                      <w:rFonts w:hint="eastAsia"/>
                    </w:rPr>
                  </w:rPrChange>
                </w:rPr>
                <w:t>이상</w:t>
              </w:r>
            </w:ins>
          </w:p>
        </w:tc>
        <w:tc>
          <w:tcPr>
            <w:tcW w:w="1506" w:type="dxa"/>
          </w:tcPr>
          <w:p w14:paraId="551F72B8" w14:textId="77777777" w:rsidR="00970C98" w:rsidRPr="002646CB" w:rsidRDefault="00970C98" w:rsidP="005D6AAC">
            <w:pPr>
              <w:jc w:val="center"/>
              <w:rPr>
                <w:ins w:id="13977" w:author="박 진상" w:date="2019-10-28T19:39:00Z"/>
                <w:rPrChange w:id="13978" w:author="ETRI-김종원" w:date="2019-12-10T10:44:00Z">
                  <w:rPr>
                    <w:ins w:id="13979" w:author="박 진상" w:date="2019-10-28T19:39:00Z"/>
                  </w:rPr>
                </w:rPrChange>
              </w:rPr>
            </w:pPr>
            <w:ins w:id="13980" w:author="박 진상" w:date="2019-10-28T19:39:00Z">
              <w:r w:rsidRPr="002646CB">
                <w:rPr>
                  <w:rFonts w:hint="eastAsia"/>
                  <w:rPrChange w:id="13981" w:author="ETRI-김종원" w:date="2019-12-10T10:44:00Z">
                    <w:rPr>
                      <w:rFonts w:hint="eastAsia"/>
                    </w:rPr>
                  </w:rPrChange>
                </w:rPr>
                <w:t>변동형</w:t>
              </w:r>
            </w:ins>
          </w:p>
        </w:tc>
      </w:tr>
      <w:tr w:rsidR="002646CB" w:rsidRPr="002646CB" w:rsidDel="00860663" w14:paraId="1D223B46" w14:textId="77777777" w:rsidTr="007B0A68">
        <w:trPr>
          <w:ins w:id="13982" w:author="박 진상" w:date="2019-10-28T19:39:00Z"/>
          <w:del w:id="13983" w:author="ETRI-김종원" w:date="2019-12-03T11:14:00Z"/>
        </w:trPr>
        <w:tc>
          <w:tcPr>
            <w:tcW w:w="567" w:type="dxa"/>
          </w:tcPr>
          <w:p w14:paraId="1498FF29" w14:textId="1ED609CD" w:rsidR="00970C98" w:rsidRPr="002646CB" w:rsidDel="00860663" w:rsidRDefault="00970C98" w:rsidP="005D6AAC">
            <w:pPr>
              <w:jc w:val="center"/>
              <w:rPr>
                <w:ins w:id="13984" w:author="박 진상" w:date="2019-10-28T19:39:00Z"/>
                <w:del w:id="13985" w:author="ETRI-김종원" w:date="2019-12-03T11:14:00Z"/>
                <w:rPrChange w:id="13986" w:author="ETRI-김종원" w:date="2019-12-10T10:44:00Z">
                  <w:rPr>
                    <w:ins w:id="13987" w:author="박 진상" w:date="2019-10-28T19:39:00Z"/>
                    <w:del w:id="13988" w:author="ETRI-김종원" w:date="2019-12-03T11:14:00Z"/>
                  </w:rPr>
                </w:rPrChange>
              </w:rPr>
            </w:pPr>
            <w:ins w:id="13989" w:author="박 진상" w:date="2019-10-28T19:39:00Z">
              <w:del w:id="13990" w:author="ETRI-김종원" w:date="2019-12-03T11:14:00Z">
                <w:r w:rsidRPr="002646CB" w:rsidDel="00860663">
                  <w:rPr>
                    <w:rFonts w:hint="eastAsia"/>
                    <w:rPrChange w:id="13991" w:author="ETRI-김종원" w:date="2019-12-10T10:44:00Z">
                      <w:rPr>
                        <w:rFonts w:hint="eastAsia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2126" w:type="dxa"/>
          </w:tcPr>
          <w:p w14:paraId="4C8192BF" w14:textId="603A2D0A" w:rsidR="00970C98" w:rsidRPr="002646CB" w:rsidDel="00860663" w:rsidRDefault="00970C98" w:rsidP="005D6AAC">
            <w:pPr>
              <w:jc w:val="center"/>
              <w:rPr>
                <w:ins w:id="13992" w:author="박 진상" w:date="2019-10-28T19:39:00Z"/>
                <w:del w:id="13993" w:author="ETRI-김종원" w:date="2019-12-03T11:14:00Z"/>
                <w:rPrChange w:id="13994" w:author="ETRI-김종원" w:date="2019-12-10T10:44:00Z">
                  <w:rPr>
                    <w:ins w:id="13995" w:author="박 진상" w:date="2019-10-28T19:39:00Z"/>
                    <w:del w:id="13996" w:author="ETRI-김종원" w:date="2019-12-03T11:14:00Z"/>
                  </w:rPr>
                </w:rPrChange>
              </w:rPr>
            </w:pPr>
            <w:ins w:id="13997" w:author="박 진상" w:date="2019-10-28T19:39:00Z">
              <w:del w:id="13998" w:author="ETRI-김종원" w:date="2019-12-03T11:14:00Z">
                <w:r w:rsidRPr="002646CB" w:rsidDel="00860663">
                  <w:rPr>
                    <w:rFonts w:hint="eastAsia"/>
                    <w:rPrChange w:id="13999" w:author="ETRI-김종원" w:date="2019-12-10T10:44:00Z">
                      <w:rPr>
                        <w:rFonts w:hint="eastAsia"/>
                      </w:rPr>
                    </w:rPrChange>
                  </w:rPr>
                  <w:delText>발전전력변화량</w:delText>
                </w:r>
              </w:del>
            </w:ins>
          </w:p>
        </w:tc>
        <w:tc>
          <w:tcPr>
            <w:tcW w:w="1134" w:type="dxa"/>
          </w:tcPr>
          <w:p w14:paraId="21E794D6" w14:textId="10019B47" w:rsidR="00970C98" w:rsidRPr="002646CB" w:rsidDel="00860663" w:rsidRDefault="00970C98" w:rsidP="005D6AAC">
            <w:pPr>
              <w:jc w:val="center"/>
              <w:rPr>
                <w:ins w:id="14000" w:author="박 진상" w:date="2019-10-28T19:39:00Z"/>
                <w:del w:id="14001" w:author="ETRI-김종원" w:date="2019-12-03T11:14:00Z"/>
                <w:rPrChange w:id="14002" w:author="ETRI-김종원" w:date="2019-12-10T10:44:00Z">
                  <w:rPr>
                    <w:ins w:id="14003" w:author="박 진상" w:date="2019-10-28T19:39:00Z"/>
                    <w:del w:id="14004" w:author="ETRI-김종원" w:date="2019-12-03T11:14:00Z"/>
                  </w:rPr>
                </w:rPrChange>
              </w:rPr>
            </w:pPr>
            <w:ins w:id="14005" w:author="박 진상" w:date="2019-10-28T19:39:00Z">
              <w:del w:id="14006" w:author="ETRI-김종원" w:date="2019-12-03T11:14:00Z">
                <w:r w:rsidRPr="002646CB" w:rsidDel="00860663">
                  <w:rPr>
                    <w:rPrChange w:id="14007" w:author="ETRI-김종원" w:date="2019-12-10T10:44:00Z">
                      <w:rPr/>
                    </w:rPrChange>
                  </w:rPr>
                  <w:delText>DP</w:delText>
                </w:r>
                <w:r w:rsidRPr="002646CB" w:rsidDel="00860663">
                  <w:rPr>
                    <w:vertAlign w:val="subscript"/>
                    <w:rPrChange w:id="14008" w:author="ETRI-김종원" w:date="2019-12-10T10:44:00Z">
                      <w:rPr>
                        <w:vertAlign w:val="subscript"/>
                      </w:rPr>
                    </w:rPrChange>
                  </w:rPr>
                  <w:delText>ACT</w:delText>
                </w:r>
              </w:del>
            </w:ins>
          </w:p>
        </w:tc>
        <w:tc>
          <w:tcPr>
            <w:tcW w:w="851" w:type="dxa"/>
          </w:tcPr>
          <w:p w14:paraId="4C459B5A" w14:textId="10261EF7" w:rsidR="00970C98" w:rsidRPr="002646CB" w:rsidDel="00860663" w:rsidRDefault="00970C98" w:rsidP="005D6AAC">
            <w:pPr>
              <w:jc w:val="center"/>
              <w:rPr>
                <w:ins w:id="14009" w:author="박 진상" w:date="2019-10-28T19:39:00Z"/>
                <w:del w:id="14010" w:author="ETRI-김종원" w:date="2019-12-03T11:14:00Z"/>
                <w:rPrChange w:id="14011" w:author="ETRI-김종원" w:date="2019-12-10T10:44:00Z">
                  <w:rPr>
                    <w:ins w:id="14012" w:author="박 진상" w:date="2019-10-28T19:39:00Z"/>
                    <w:del w:id="14013" w:author="ETRI-김종원" w:date="2019-12-03T11:14:00Z"/>
                  </w:rPr>
                </w:rPrChange>
              </w:rPr>
            </w:pPr>
            <w:ins w:id="14014" w:author="박 진상" w:date="2019-10-28T19:39:00Z">
              <w:del w:id="14015" w:author="ETRI-김종원" w:date="2019-12-03T11:14:00Z">
                <w:r w:rsidRPr="002646CB" w:rsidDel="00860663">
                  <w:rPr>
                    <w:rFonts w:hint="eastAsia"/>
                    <w:rPrChange w:id="14016" w:author="ETRI-김종원" w:date="2019-12-10T10:44:00Z">
                      <w:rPr>
                        <w:rFonts w:hint="eastAsia"/>
                      </w:rPr>
                    </w:rPrChange>
                  </w:rPr>
                  <w:delText>k</w:delText>
                </w:r>
                <w:r w:rsidRPr="002646CB" w:rsidDel="00860663">
                  <w:rPr>
                    <w:rPrChange w:id="14017" w:author="ETRI-김종원" w:date="2019-12-10T10:44:00Z">
                      <w:rPr/>
                    </w:rPrChange>
                  </w:rPr>
                  <w:delText>W</w:delText>
                </w:r>
              </w:del>
            </w:ins>
          </w:p>
        </w:tc>
        <w:tc>
          <w:tcPr>
            <w:tcW w:w="3118" w:type="dxa"/>
          </w:tcPr>
          <w:p w14:paraId="25659BB8" w14:textId="1616001C" w:rsidR="00970C98" w:rsidRPr="002646CB" w:rsidDel="00860663" w:rsidRDefault="00970C98" w:rsidP="005D6AAC">
            <w:pPr>
              <w:jc w:val="center"/>
              <w:rPr>
                <w:ins w:id="14018" w:author="박 진상" w:date="2019-10-28T19:39:00Z"/>
                <w:del w:id="14019" w:author="ETRI-김종원" w:date="2019-12-03T11:14:00Z"/>
                <w:rPrChange w:id="14020" w:author="ETRI-김종원" w:date="2019-12-10T10:44:00Z">
                  <w:rPr>
                    <w:ins w:id="14021" w:author="박 진상" w:date="2019-10-28T19:39:00Z"/>
                    <w:del w:id="14022" w:author="ETRI-김종원" w:date="2019-12-03T11:14:00Z"/>
                  </w:rPr>
                </w:rPrChange>
              </w:rPr>
            </w:pPr>
            <w:ins w:id="14023" w:author="박 진상" w:date="2019-10-28T19:39:00Z">
              <w:del w:id="14024" w:author="ETRI-김종원" w:date="2019-12-03T11:14:00Z">
                <w:r w:rsidRPr="002646CB" w:rsidDel="00860663">
                  <w:rPr>
                    <w:rFonts w:hint="eastAsia"/>
                    <w:rPrChange w:id="14025" w:author="ETRI-김종원" w:date="2019-12-10T10:44:00Z">
                      <w:rPr>
                        <w:rFonts w:hint="eastAsia"/>
                      </w:rPr>
                    </w:rPrChange>
                  </w:rPr>
                  <w:delText>0</w:delText>
                </w:r>
                <w:r w:rsidRPr="002646CB" w:rsidDel="00860663">
                  <w:rPr>
                    <w:rPrChange w:id="14026" w:author="ETRI-김종원" w:date="2019-12-10T10:44:00Z">
                      <w:rPr/>
                    </w:rPrChange>
                  </w:rPr>
                  <w:delText xml:space="preserve"> </w:delText>
                </w:r>
                <w:r w:rsidRPr="002646CB" w:rsidDel="00860663">
                  <w:rPr>
                    <w:rFonts w:hint="eastAsia"/>
                    <w:rPrChange w:id="14027" w:author="ETRI-김종원" w:date="2019-12-10T10:44:00Z">
                      <w:rPr>
                        <w:rFonts w:hint="eastAsia"/>
                      </w:rPr>
                    </w:rPrChange>
                  </w:rPr>
                  <w:delText>이하</w:delText>
                </w:r>
                <w:r w:rsidRPr="002646CB" w:rsidDel="00860663">
                  <w:rPr>
                    <w:rFonts w:hint="eastAsia"/>
                    <w:rPrChange w:id="14028" w:author="ETRI-김종원" w:date="2019-12-10T10:44:00Z">
                      <w:rPr>
                        <w:rFonts w:hint="eastAsia"/>
                      </w:rPr>
                    </w:rPrChange>
                  </w:rPr>
                  <w:delText xml:space="preserve"> </w:delText>
                </w:r>
                <w:r w:rsidRPr="002646CB" w:rsidDel="00860663">
                  <w:rPr>
                    <w:rFonts w:hint="eastAsia"/>
                    <w:rPrChange w:id="14029" w:author="ETRI-김종원" w:date="2019-12-10T10:44:00Z">
                      <w:rPr>
                        <w:rFonts w:hint="eastAsia"/>
                      </w:rPr>
                    </w:rPrChange>
                  </w:rPr>
                  <w:delText>또는</w:delText>
                </w:r>
                <w:r w:rsidRPr="002646CB" w:rsidDel="00860663">
                  <w:rPr>
                    <w:rFonts w:hint="eastAsia"/>
                    <w:rPrChange w:id="14030" w:author="ETRI-김종원" w:date="2019-12-10T10:44:00Z">
                      <w:rPr>
                        <w:rFonts w:hint="eastAsia"/>
                      </w:rPr>
                    </w:rPrChange>
                  </w:rPr>
                  <w:delText xml:space="preserve"> </w:delText>
                </w:r>
                <w:r w:rsidRPr="002646CB" w:rsidDel="00860663">
                  <w:rPr>
                    <w:rPrChange w:id="14031" w:author="ETRI-김종원" w:date="2019-12-10T10:44:00Z">
                      <w:rPr/>
                    </w:rPrChange>
                  </w:rPr>
                  <w:delText xml:space="preserve">0 </w:delText>
                </w:r>
                <w:r w:rsidRPr="002646CB" w:rsidDel="00860663">
                  <w:rPr>
                    <w:rFonts w:hint="eastAsia"/>
                    <w:rPrChange w:id="14032" w:author="ETRI-김종원" w:date="2019-12-10T10:44:00Z">
                      <w:rPr>
                        <w:rFonts w:hint="eastAsia"/>
                      </w:rPr>
                    </w:rPrChange>
                  </w:rPr>
                  <w:delText>이하</w:delText>
                </w:r>
              </w:del>
            </w:ins>
          </w:p>
        </w:tc>
        <w:tc>
          <w:tcPr>
            <w:tcW w:w="1506" w:type="dxa"/>
          </w:tcPr>
          <w:p w14:paraId="4613BB62" w14:textId="08E02AB9" w:rsidR="00970C98" w:rsidRPr="002646CB" w:rsidDel="00860663" w:rsidRDefault="00970C98" w:rsidP="005D6AAC">
            <w:pPr>
              <w:jc w:val="center"/>
              <w:rPr>
                <w:ins w:id="14033" w:author="박 진상" w:date="2019-10-28T19:39:00Z"/>
                <w:del w:id="14034" w:author="ETRI-김종원" w:date="2019-12-03T11:14:00Z"/>
                <w:rPrChange w:id="14035" w:author="ETRI-김종원" w:date="2019-12-10T10:44:00Z">
                  <w:rPr>
                    <w:ins w:id="14036" w:author="박 진상" w:date="2019-10-28T19:39:00Z"/>
                    <w:del w:id="14037" w:author="ETRI-김종원" w:date="2019-12-03T11:14:00Z"/>
                  </w:rPr>
                </w:rPrChange>
              </w:rPr>
            </w:pPr>
            <w:ins w:id="14038" w:author="박 진상" w:date="2019-10-28T19:39:00Z">
              <w:del w:id="14039" w:author="ETRI-김종원" w:date="2019-12-03T11:14:00Z">
                <w:r w:rsidRPr="002646CB" w:rsidDel="00860663">
                  <w:rPr>
                    <w:rFonts w:hint="eastAsia"/>
                    <w:rPrChange w:id="14040" w:author="ETRI-김종원" w:date="2019-12-10T10:44:00Z">
                      <w:rPr>
                        <w:rFonts w:hint="eastAsia"/>
                      </w:rPr>
                    </w:rPrChange>
                  </w:rPr>
                  <w:delText>변동형</w:delText>
                </w:r>
              </w:del>
            </w:ins>
          </w:p>
        </w:tc>
      </w:tr>
      <w:tr w:rsidR="002646CB" w:rsidRPr="002646CB" w:rsidDel="007B0A68" w14:paraId="4548A500" w14:textId="77777777" w:rsidTr="007B0A68">
        <w:trPr>
          <w:ins w:id="14041" w:author="박 진상" w:date="2019-10-28T19:39:00Z"/>
          <w:del w:id="14042" w:author="ETRI-김종원" w:date="2019-11-04T20:39:00Z"/>
        </w:trPr>
        <w:tc>
          <w:tcPr>
            <w:tcW w:w="567" w:type="dxa"/>
          </w:tcPr>
          <w:p w14:paraId="265A74B7" w14:textId="3CDDFE1E" w:rsidR="00970C98" w:rsidRPr="002646CB" w:rsidDel="007B0A68" w:rsidRDefault="00970C98" w:rsidP="005D6AAC">
            <w:pPr>
              <w:jc w:val="center"/>
              <w:rPr>
                <w:ins w:id="14043" w:author="박 진상" w:date="2019-10-28T19:39:00Z"/>
                <w:del w:id="14044" w:author="ETRI-김종원" w:date="2019-11-04T20:39:00Z"/>
                <w:rPrChange w:id="14045" w:author="ETRI-김종원" w:date="2019-12-10T10:44:00Z">
                  <w:rPr>
                    <w:ins w:id="14046" w:author="박 진상" w:date="2019-10-28T19:39:00Z"/>
                    <w:del w:id="14047" w:author="ETRI-김종원" w:date="2019-11-04T20:39:00Z"/>
                  </w:rPr>
                </w:rPrChange>
              </w:rPr>
            </w:pPr>
            <w:ins w:id="14048" w:author="박 진상" w:date="2019-10-28T19:39:00Z">
              <w:del w:id="14049" w:author="ETRI-김종원" w:date="2019-11-04T20:39:00Z">
                <w:r w:rsidRPr="002646CB" w:rsidDel="007B0A68">
                  <w:rPr>
                    <w:rFonts w:hint="eastAsia"/>
                    <w:rPrChange w:id="14050" w:author="ETRI-김종원" w:date="2019-12-10T10:44:00Z">
                      <w:rPr>
                        <w:rFonts w:hint="eastAsia"/>
                      </w:rPr>
                    </w:rPrChange>
                  </w:rPr>
                  <w:delText>6</w:delText>
                </w:r>
              </w:del>
            </w:ins>
          </w:p>
        </w:tc>
        <w:tc>
          <w:tcPr>
            <w:tcW w:w="2126" w:type="dxa"/>
          </w:tcPr>
          <w:p w14:paraId="773C5D47" w14:textId="2E76943F" w:rsidR="00970C98" w:rsidRPr="002646CB" w:rsidDel="007B0A68" w:rsidRDefault="00970C98" w:rsidP="005D6AAC">
            <w:pPr>
              <w:jc w:val="center"/>
              <w:rPr>
                <w:ins w:id="14051" w:author="박 진상" w:date="2019-10-28T19:39:00Z"/>
                <w:del w:id="14052" w:author="ETRI-김종원" w:date="2019-11-04T20:39:00Z"/>
                <w:rPrChange w:id="14053" w:author="ETRI-김종원" w:date="2019-12-10T10:44:00Z">
                  <w:rPr>
                    <w:ins w:id="14054" w:author="박 진상" w:date="2019-10-28T19:39:00Z"/>
                    <w:del w:id="14055" w:author="ETRI-김종원" w:date="2019-11-04T20:39:00Z"/>
                  </w:rPr>
                </w:rPrChange>
              </w:rPr>
            </w:pPr>
            <w:ins w:id="14056" w:author="박 진상" w:date="2019-10-28T19:39:00Z">
              <w:del w:id="14057" w:author="ETRI-김종원" w:date="2019-11-04T20:39:00Z">
                <w:r w:rsidRPr="002646CB" w:rsidDel="007B0A68">
                  <w:rPr>
                    <w:rFonts w:hint="eastAsia"/>
                    <w:rPrChange w:id="14058" w:author="ETRI-김종원" w:date="2019-12-10T10:44:00Z">
                      <w:rPr>
                        <w:rFonts w:hint="eastAsia"/>
                      </w:rPr>
                    </w:rPrChange>
                  </w:rPr>
                  <w:delText>연계시스템발전전력량</w:delText>
                </w:r>
              </w:del>
            </w:ins>
          </w:p>
        </w:tc>
        <w:tc>
          <w:tcPr>
            <w:tcW w:w="1134" w:type="dxa"/>
          </w:tcPr>
          <w:p w14:paraId="61D373F6" w14:textId="7B1C39A7" w:rsidR="00970C98" w:rsidRPr="002646CB" w:rsidDel="007B0A68" w:rsidRDefault="00970C98" w:rsidP="005D6AAC">
            <w:pPr>
              <w:jc w:val="center"/>
              <w:rPr>
                <w:ins w:id="14059" w:author="박 진상" w:date="2019-10-28T19:39:00Z"/>
                <w:del w:id="14060" w:author="ETRI-김종원" w:date="2019-11-04T20:39:00Z"/>
                <w:rPrChange w:id="14061" w:author="ETRI-김종원" w:date="2019-12-10T10:44:00Z">
                  <w:rPr>
                    <w:ins w:id="14062" w:author="박 진상" w:date="2019-10-28T19:39:00Z"/>
                    <w:del w:id="14063" w:author="ETRI-김종원" w:date="2019-11-04T20:39:00Z"/>
                  </w:rPr>
                </w:rPrChange>
              </w:rPr>
            </w:pPr>
            <w:ins w:id="14064" w:author="박 진상" w:date="2019-10-28T19:39:00Z">
              <w:del w:id="14065" w:author="ETRI-김종원" w:date="2019-11-04T20:39:00Z">
                <w:r w:rsidRPr="002646CB" w:rsidDel="007B0A68">
                  <w:rPr>
                    <w:rPrChange w:id="14066" w:author="ETRI-김종원" w:date="2019-12-10T10:44:00Z">
                      <w:rPr/>
                    </w:rPrChange>
                  </w:rPr>
                  <w:delText>E</w:delText>
                </w:r>
              </w:del>
            </w:ins>
            <w:ins w:id="14067" w:author="박 진상" w:date="2019-10-28T19:47:00Z">
              <w:del w:id="14068" w:author="ETRI-김종원" w:date="2019-11-04T20:39:00Z">
                <w:r w:rsidRPr="002646CB" w:rsidDel="007B0A68">
                  <w:rPr>
                    <w:rPrChange w:id="14069" w:author="ETRI-김종원" w:date="2019-12-10T10:44:00Z">
                      <w:rPr/>
                    </w:rPrChange>
                  </w:rPr>
                  <w:delText>O</w:delText>
                </w:r>
              </w:del>
            </w:ins>
            <w:ins w:id="14070" w:author="박 진상" w:date="2019-10-28T19:39:00Z">
              <w:del w:id="14071" w:author="ETRI-김종원" w:date="2019-11-04T20:39:00Z">
                <w:r w:rsidRPr="002646CB" w:rsidDel="007B0A68">
                  <w:rPr>
                    <w:vertAlign w:val="subscript"/>
                    <w:rPrChange w:id="14072" w:author="ETRI-김종원" w:date="2019-12-10T10:44:00Z">
                      <w:rPr>
                        <w:vertAlign w:val="subscript"/>
                      </w:rPr>
                    </w:rPrChange>
                  </w:rPr>
                  <w:delText>ACT</w:delText>
                </w:r>
              </w:del>
            </w:ins>
          </w:p>
        </w:tc>
        <w:tc>
          <w:tcPr>
            <w:tcW w:w="851" w:type="dxa"/>
          </w:tcPr>
          <w:p w14:paraId="08149849" w14:textId="7CBC6345" w:rsidR="00970C98" w:rsidRPr="002646CB" w:rsidDel="007B0A68" w:rsidRDefault="00970C98" w:rsidP="005D6AAC">
            <w:pPr>
              <w:jc w:val="center"/>
              <w:rPr>
                <w:ins w:id="14073" w:author="박 진상" w:date="2019-10-28T19:39:00Z"/>
                <w:del w:id="14074" w:author="ETRI-김종원" w:date="2019-11-04T20:39:00Z"/>
                <w:rPrChange w:id="14075" w:author="ETRI-김종원" w:date="2019-12-10T10:44:00Z">
                  <w:rPr>
                    <w:ins w:id="14076" w:author="박 진상" w:date="2019-10-28T19:39:00Z"/>
                    <w:del w:id="14077" w:author="ETRI-김종원" w:date="2019-11-04T20:39:00Z"/>
                  </w:rPr>
                </w:rPrChange>
              </w:rPr>
            </w:pPr>
            <w:ins w:id="14078" w:author="박 진상" w:date="2019-10-28T19:39:00Z">
              <w:del w:id="14079" w:author="ETRI-김종원" w:date="2019-11-04T20:39:00Z">
                <w:r w:rsidRPr="002646CB" w:rsidDel="007B0A68">
                  <w:rPr>
                    <w:rFonts w:hint="eastAsia"/>
                    <w:rPrChange w:id="14080" w:author="ETRI-김종원" w:date="2019-12-10T10:44:00Z">
                      <w:rPr>
                        <w:rFonts w:hint="eastAsia"/>
                      </w:rPr>
                    </w:rPrChange>
                  </w:rPr>
                  <w:delText>k</w:delText>
                </w:r>
                <w:r w:rsidRPr="002646CB" w:rsidDel="007B0A68">
                  <w:rPr>
                    <w:rPrChange w:id="14081" w:author="ETRI-김종원" w:date="2019-12-10T10:44:00Z">
                      <w:rPr/>
                    </w:rPrChange>
                  </w:rPr>
                  <w:delText>Wh</w:delText>
                </w:r>
              </w:del>
            </w:ins>
          </w:p>
        </w:tc>
        <w:tc>
          <w:tcPr>
            <w:tcW w:w="3118" w:type="dxa"/>
          </w:tcPr>
          <w:p w14:paraId="1922DBEC" w14:textId="5C6B4716" w:rsidR="00970C98" w:rsidRPr="002646CB" w:rsidDel="007B0A68" w:rsidRDefault="00970C98" w:rsidP="005D6AAC">
            <w:pPr>
              <w:jc w:val="center"/>
              <w:rPr>
                <w:ins w:id="14082" w:author="박 진상" w:date="2019-10-28T19:39:00Z"/>
                <w:del w:id="14083" w:author="ETRI-김종원" w:date="2019-11-04T20:39:00Z"/>
                <w:rPrChange w:id="14084" w:author="ETRI-김종원" w:date="2019-12-10T10:44:00Z">
                  <w:rPr>
                    <w:ins w:id="14085" w:author="박 진상" w:date="2019-10-28T19:39:00Z"/>
                    <w:del w:id="14086" w:author="ETRI-김종원" w:date="2019-11-04T20:39:00Z"/>
                  </w:rPr>
                </w:rPrChange>
              </w:rPr>
            </w:pPr>
            <w:ins w:id="14087" w:author="박 진상" w:date="2019-10-28T19:39:00Z">
              <w:del w:id="14088" w:author="ETRI-김종원" w:date="2019-11-04T20:39:00Z">
                <w:r w:rsidRPr="002646CB" w:rsidDel="007B0A68">
                  <w:rPr>
                    <w:rFonts w:hint="eastAsia"/>
                    <w:rPrChange w:id="14089" w:author="ETRI-김종원" w:date="2019-12-10T10:44:00Z">
                      <w:rPr>
                        <w:rFonts w:hint="eastAsia"/>
                      </w:rPr>
                    </w:rPrChange>
                  </w:rPr>
                  <w:delText>0</w:delText>
                </w:r>
                <w:r w:rsidRPr="002646CB" w:rsidDel="007B0A68">
                  <w:rPr>
                    <w:rPrChange w:id="14090" w:author="ETRI-김종원" w:date="2019-12-10T10:44:00Z">
                      <w:rPr/>
                    </w:rPrChange>
                  </w:rPr>
                  <w:delText xml:space="preserve"> </w:delText>
                </w:r>
                <w:r w:rsidRPr="002646CB" w:rsidDel="007B0A68">
                  <w:rPr>
                    <w:rFonts w:hint="eastAsia"/>
                    <w:rPrChange w:id="14091" w:author="ETRI-김종원" w:date="2019-12-10T10:44:00Z">
                      <w:rPr>
                        <w:rFonts w:hint="eastAsia"/>
                      </w:rPr>
                    </w:rPrChange>
                  </w:rPr>
                  <w:delText>이상</w:delText>
                </w:r>
              </w:del>
            </w:ins>
          </w:p>
        </w:tc>
        <w:tc>
          <w:tcPr>
            <w:tcW w:w="1506" w:type="dxa"/>
          </w:tcPr>
          <w:p w14:paraId="695BB770" w14:textId="145E73D6" w:rsidR="00970C98" w:rsidRPr="002646CB" w:rsidDel="007B0A68" w:rsidRDefault="00970C98" w:rsidP="005D6AAC">
            <w:pPr>
              <w:jc w:val="center"/>
              <w:rPr>
                <w:ins w:id="14092" w:author="박 진상" w:date="2019-10-28T19:39:00Z"/>
                <w:del w:id="14093" w:author="ETRI-김종원" w:date="2019-11-04T20:39:00Z"/>
                <w:rPrChange w:id="14094" w:author="ETRI-김종원" w:date="2019-12-10T10:44:00Z">
                  <w:rPr>
                    <w:ins w:id="14095" w:author="박 진상" w:date="2019-10-28T19:39:00Z"/>
                    <w:del w:id="14096" w:author="ETRI-김종원" w:date="2019-11-04T20:39:00Z"/>
                  </w:rPr>
                </w:rPrChange>
              </w:rPr>
            </w:pPr>
            <w:ins w:id="14097" w:author="박 진상" w:date="2019-10-28T19:39:00Z">
              <w:del w:id="14098" w:author="ETRI-김종원" w:date="2019-11-04T20:39:00Z">
                <w:r w:rsidRPr="002646CB" w:rsidDel="007B0A68">
                  <w:rPr>
                    <w:rFonts w:hint="eastAsia"/>
                    <w:rPrChange w:id="14099" w:author="ETRI-김종원" w:date="2019-12-10T10:44:00Z">
                      <w:rPr>
                        <w:rFonts w:hint="eastAsia"/>
                      </w:rPr>
                    </w:rPrChange>
                  </w:rPr>
                  <w:delText>변동형</w:delText>
                </w:r>
              </w:del>
            </w:ins>
          </w:p>
        </w:tc>
      </w:tr>
    </w:tbl>
    <w:p w14:paraId="539B6F61" w14:textId="77777777" w:rsidR="00970C98" w:rsidRPr="002646CB" w:rsidRDefault="00970C98" w:rsidP="00970C98">
      <w:pPr>
        <w:rPr>
          <w:ins w:id="14100" w:author="박 진상" w:date="2019-10-28T19:39:00Z"/>
          <w:rPrChange w:id="14101" w:author="ETRI-김종원" w:date="2019-12-10T10:44:00Z">
            <w:rPr>
              <w:ins w:id="14102" w:author="박 진상" w:date="2019-10-28T19:39:00Z"/>
            </w:rPr>
          </w:rPrChange>
        </w:rPr>
      </w:pPr>
    </w:p>
    <w:p w14:paraId="0865BCB0" w14:textId="56F1616B" w:rsidR="007461CB" w:rsidRPr="002646CB" w:rsidRDefault="007461CB">
      <w:pPr>
        <w:rPr>
          <w:ins w:id="14103" w:author="박 진상" w:date="2019-10-28T19:39:00Z"/>
          <w:highlight w:val="yellow"/>
          <w:rPrChange w:id="14104" w:author="ETRI-김종원" w:date="2019-12-10T10:44:00Z">
            <w:rPr>
              <w:ins w:id="14105" w:author="박 진상" w:date="2019-10-28T19:39:00Z"/>
              <w:highlight w:val="yellow"/>
            </w:rPr>
          </w:rPrChange>
        </w:rPr>
      </w:pPr>
    </w:p>
    <w:p w14:paraId="053337C4" w14:textId="18EF1147" w:rsidR="00970C98" w:rsidRPr="002646CB" w:rsidRDefault="00970C98">
      <w:pPr>
        <w:rPr>
          <w:ins w:id="14106" w:author="박 진상" w:date="2019-10-28T19:39:00Z"/>
          <w:highlight w:val="yellow"/>
          <w:rPrChange w:id="14107" w:author="ETRI-김종원" w:date="2019-12-10T10:44:00Z">
            <w:rPr>
              <w:ins w:id="14108" w:author="박 진상" w:date="2019-10-28T19:39:00Z"/>
              <w:highlight w:val="yellow"/>
            </w:rPr>
          </w:rPrChange>
        </w:rPr>
      </w:pPr>
    </w:p>
    <w:p w14:paraId="267697AD" w14:textId="77777777" w:rsidR="00970C98" w:rsidRPr="002646CB" w:rsidRDefault="00970C98">
      <w:pPr>
        <w:rPr>
          <w:ins w:id="14109" w:author="Windows 사용자" w:date="2019-10-18T10:35:00Z"/>
          <w:highlight w:val="yellow"/>
          <w:rPrChange w:id="14110" w:author="ETRI-김종원" w:date="2019-12-10T10:44:00Z">
            <w:rPr>
              <w:ins w:id="14111" w:author="Windows 사용자" w:date="2019-10-18T10:35:00Z"/>
              <w:highlight w:val="yellow"/>
            </w:rPr>
          </w:rPrChange>
        </w:rPr>
        <w:pPrChange w:id="14112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3B8A3D73" w14:textId="3F35B794" w:rsidR="002C63BA" w:rsidRPr="002646CB" w:rsidDel="00FD2450" w:rsidRDefault="002C63BA">
      <w:pPr>
        <w:rPr>
          <w:ins w:id="14113" w:author="박 진상" w:date="2019-10-08T05:53:00Z"/>
          <w:del w:id="14114" w:author="Windows 사용자" w:date="2019-10-18T10:50:00Z"/>
          <w:highlight w:val="yellow"/>
          <w:rPrChange w:id="14115" w:author="ETRI-김종원" w:date="2019-12-10T10:44:00Z">
            <w:rPr>
              <w:ins w:id="14116" w:author="박 진상" w:date="2019-10-08T05:53:00Z"/>
              <w:del w:id="14117" w:author="Windows 사용자" w:date="2019-10-18T10:50:00Z"/>
              <w:rFonts w:eastAsiaTheme="minorEastAsia"/>
              <w:color w:val="000000" w:themeColor="text1"/>
              <w:lang w:val="de-DE" w:bidi="ko-KR"/>
            </w:rPr>
          </w:rPrChange>
        </w:rPr>
        <w:pPrChange w:id="14118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4119" w:author="박 진상" w:date="2019-10-08T05:53:00Z">
        <w:del w:id="14120" w:author="Windows 사용자" w:date="2019-10-18T10:50:00Z">
          <w:r w:rsidRPr="002646CB" w:rsidDel="00FD2450">
            <w:rPr>
              <w:rFonts w:hint="eastAsia"/>
              <w:highlight w:val="yellow"/>
              <w:rPrChange w:id="1412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Pr="002646CB" w:rsidDel="00FD2450">
            <w:rPr>
              <w:highlight w:val="yellow"/>
              <w:rPrChange w:id="1412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2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용량</w:delText>
          </w:r>
          <w:r w:rsidRPr="002646CB" w:rsidDel="00FD2450">
            <w:rPr>
              <w:highlight w:val="yellow"/>
              <w:rPrChange w:id="1412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PV</w:delText>
          </w:r>
          <w:r w:rsidRPr="002646CB" w:rsidDel="00FD2450">
            <w:rPr>
              <w:highlight w:val="yellow"/>
              <w:rPrChange w:id="14125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cap</w:delText>
          </w:r>
          <w:r w:rsidRPr="002646CB" w:rsidDel="00FD2450">
            <w:rPr>
              <w:highlight w:val="yellow"/>
              <w:rPrChange w:id="1412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D2450">
            <w:rPr>
              <w:rFonts w:hint="eastAsia"/>
              <w:highlight w:val="yellow"/>
              <w:rPrChange w:id="1412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고정형</w:delText>
          </w:r>
          <w:r w:rsidRPr="002646CB" w:rsidDel="00FD2450">
            <w:rPr>
              <w:highlight w:val="yellow"/>
              <w:rPrChange w:id="1412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141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1413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1413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1413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1413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3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1413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1413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41643A58" w14:textId="26140534" w:rsidR="002C63BA" w:rsidRPr="002646CB" w:rsidDel="00FD2450" w:rsidRDefault="002C63BA">
      <w:pPr>
        <w:rPr>
          <w:ins w:id="14138" w:author="박 진상" w:date="2019-10-08T05:53:00Z"/>
          <w:del w:id="14139" w:author="Windows 사용자" w:date="2019-10-18T10:50:00Z"/>
          <w:highlight w:val="yellow"/>
          <w:rPrChange w:id="14140" w:author="ETRI-김종원" w:date="2019-12-10T10:44:00Z">
            <w:rPr>
              <w:ins w:id="14141" w:author="박 진상" w:date="2019-10-08T05:53:00Z"/>
              <w:del w:id="14142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14143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4144" w:author="박 진상" w:date="2019-10-08T05:53:00Z">
        <w:del w:id="14145" w:author="Windows 사용자" w:date="2019-10-18T10:50:00Z">
          <w:r w:rsidRPr="002646CB" w:rsidDel="00FD2450">
            <w:rPr>
              <w:rFonts w:hint="eastAsia"/>
              <w:highlight w:val="yellow"/>
              <w:rPrChange w:id="1414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에너지저장장치</w:delText>
          </w:r>
          <w:r w:rsidRPr="002646CB" w:rsidDel="00FD2450">
            <w:rPr>
              <w:highlight w:val="yellow"/>
              <w:rPrChange w:id="1414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4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전력변환장치</w:delText>
          </w:r>
          <w:r w:rsidRPr="002646CB" w:rsidDel="00FD2450">
            <w:rPr>
              <w:highlight w:val="yellow"/>
              <w:rPrChange w:id="1414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(PCS)</w:delText>
          </w:r>
          <w:r w:rsidRPr="002646CB" w:rsidDel="00FD2450">
            <w:rPr>
              <w:highlight w:val="yellow"/>
              <w:rPrChange w:id="1415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5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용량</w:delText>
          </w:r>
          <w:r w:rsidRPr="002646CB" w:rsidDel="00FD2450">
            <w:rPr>
              <w:highlight w:val="yellow"/>
              <w:rPrChange w:id="1415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PCS</w:delText>
          </w:r>
          <w:r w:rsidRPr="002646CB" w:rsidDel="00FD2450">
            <w:rPr>
              <w:highlight w:val="yellow"/>
              <w:rPrChange w:id="14153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cap</w:delText>
          </w:r>
          <w:r w:rsidRPr="002646CB" w:rsidDel="00FD2450">
            <w:rPr>
              <w:highlight w:val="yellow"/>
              <w:rPrChange w:id="1415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D2450">
            <w:rPr>
              <w:rFonts w:hint="eastAsia"/>
              <w:highlight w:val="yellow"/>
              <w:rPrChange w:id="1415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고정형</w:delText>
          </w:r>
          <w:r w:rsidRPr="002646CB" w:rsidDel="00FD2450">
            <w:rPr>
              <w:highlight w:val="yellow"/>
              <w:rPrChange w:id="1415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5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1415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1415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1416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1416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1416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6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1416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1416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3D1F2C71" w14:textId="0328CB81" w:rsidR="002C63BA" w:rsidRPr="002646CB" w:rsidDel="00FD2450" w:rsidRDefault="002C63BA">
      <w:pPr>
        <w:rPr>
          <w:ins w:id="14166" w:author="박 진상" w:date="2019-10-08T05:53:00Z"/>
          <w:del w:id="14167" w:author="Windows 사용자" w:date="2019-10-18T10:50:00Z"/>
          <w:highlight w:val="yellow"/>
          <w:rPrChange w:id="14168" w:author="ETRI-김종원" w:date="2019-12-10T10:44:00Z">
            <w:rPr>
              <w:ins w:id="14169" w:author="박 진상" w:date="2019-10-08T05:53:00Z"/>
              <w:del w:id="14170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14171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4172" w:author="박 진상" w:date="2019-10-08T05:53:00Z">
        <w:del w:id="14173" w:author="Windows 사용자" w:date="2019-10-18T10:50:00Z">
          <w:r w:rsidRPr="002646CB" w:rsidDel="00FD2450">
            <w:rPr>
              <w:rFonts w:hint="eastAsia"/>
              <w:highlight w:val="yellow"/>
              <w:rPrChange w:id="1417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입찰</w:delText>
          </w:r>
          <w:r w:rsidRPr="002646CB" w:rsidDel="00FD2450">
            <w:rPr>
              <w:highlight w:val="yellow"/>
              <w:rPrChange w:id="1417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7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</w:delText>
          </w:r>
          <w:r w:rsidRPr="002646CB" w:rsidDel="00FD2450">
            <w:rPr>
              <w:highlight w:val="yellow"/>
              <w:rPrChange w:id="1417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P</w:delText>
          </w:r>
          <w:r w:rsidRPr="002646CB" w:rsidDel="00FD2450">
            <w:rPr>
              <w:highlight w:val="yellow"/>
              <w:rPrChange w:id="14178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>bid</w:delText>
          </w:r>
          <w:r w:rsidRPr="002646CB" w:rsidDel="00FD2450">
            <w:rPr>
              <w:highlight w:val="yellow"/>
              <w:rPrChange w:id="1417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: </w:delText>
          </w:r>
          <w:r w:rsidRPr="002646CB" w:rsidDel="00FD2450">
            <w:rPr>
              <w:highlight w:val="yellow"/>
              <w:rPrChange w:id="1418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1</w:delText>
          </w:r>
          <w:r w:rsidRPr="002646CB" w:rsidDel="00FD2450">
            <w:rPr>
              <w:rFonts w:hint="eastAsia"/>
              <w:highlight w:val="yellow"/>
              <w:rPrChange w:id="1418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시간</w:delText>
          </w:r>
          <w:r w:rsidRPr="002646CB" w:rsidDel="00FD2450">
            <w:rPr>
              <w:highlight w:val="yellow"/>
              <w:rPrChange w:id="1418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8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</w:delText>
          </w:r>
          <w:r w:rsidRPr="002646CB" w:rsidDel="00FD2450">
            <w:rPr>
              <w:highlight w:val="yellow"/>
              <w:rPrChange w:id="1418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85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변동형</w:delText>
          </w:r>
          <w:r w:rsidRPr="002646CB" w:rsidDel="00FD2450">
            <w:rPr>
              <w:highlight w:val="yellow"/>
              <w:rPrChange w:id="14186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87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14188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1418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1419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1419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1419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9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1419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1419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이상이고</w:delText>
          </w:r>
          <w:r w:rsidRPr="002646CB" w:rsidDel="00FD2450">
            <w:rPr>
              <w:highlight w:val="yellow"/>
              <w:rPrChange w:id="1419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9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Pr="002646CB" w:rsidDel="00FD2450">
            <w:rPr>
              <w:highlight w:val="yellow"/>
              <w:rPrChange w:id="1419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19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용량</w:delText>
          </w:r>
          <w:r w:rsidRPr="002646CB" w:rsidDel="00FD2450">
            <w:rPr>
              <w:highlight w:val="yellow"/>
              <w:rPrChange w:id="1420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PV</w:delText>
          </w:r>
          <w:r w:rsidRPr="002646CB" w:rsidDel="00FD2450">
            <w:rPr>
              <w:highlight w:val="yellow"/>
              <w:rPrChange w:id="14201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cap</w:delText>
          </w:r>
          <w:r w:rsidRPr="002646CB" w:rsidDel="00FD2450">
            <w:rPr>
              <w:highlight w:val="yellow"/>
              <w:rPrChange w:id="1420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0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이내</w:delText>
          </w:r>
        </w:del>
      </w:ins>
    </w:p>
    <w:p w14:paraId="6FF8C928" w14:textId="7F2F0477" w:rsidR="002C63BA" w:rsidRPr="002646CB" w:rsidDel="00FD2450" w:rsidRDefault="002C63BA">
      <w:pPr>
        <w:rPr>
          <w:ins w:id="14204" w:author="박 진상" w:date="2019-10-08T05:53:00Z"/>
          <w:del w:id="14205" w:author="Windows 사용자" w:date="2019-10-18T10:50:00Z"/>
          <w:highlight w:val="yellow"/>
          <w:rPrChange w:id="14206" w:author="ETRI-김종원" w:date="2019-12-10T10:44:00Z">
            <w:rPr>
              <w:ins w:id="14207" w:author="박 진상" w:date="2019-10-08T05:53:00Z"/>
              <w:del w:id="14208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14209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4210" w:author="박 진상" w:date="2019-10-08T05:53:00Z">
        <w:del w:id="14211" w:author="Windows 사용자" w:date="2019-10-18T10:50:00Z">
          <w:r w:rsidRPr="002646CB" w:rsidDel="00FD2450">
            <w:rPr>
              <w:rFonts w:hint="eastAsia"/>
              <w:highlight w:val="yellow"/>
              <w:rPrChange w:id="1421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입찰</w:delText>
          </w:r>
          <w:r w:rsidRPr="002646CB" w:rsidDel="00FD2450">
            <w:rPr>
              <w:highlight w:val="yellow"/>
              <w:rPrChange w:id="1421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1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전력량</w:delText>
          </w:r>
          <w:r w:rsidRPr="002646CB" w:rsidDel="00FD2450">
            <w:rPr>
              <w:highlight w:val="yellow"/>
              <w:rPrChange w:id="1421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E</w:delText>
          </w:r>
          <w:r w:rsidRPr="002646CB" w:rsidDel="00FD2450">
            <w:rPr>
              <w:highlight w:val="yellow"/>
              <w:rPrChange w:id="14216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>bid</w:delText>
          </w:r>
          <w:r w:rsidRPr="002646CB" w:rsidDel="00FD2450">
            <w:rPr>
              <w:highlight w:val="yellow"/>
              <w:rPrChange w:id="1421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: </w:delText>
          </w:r>
          <w:r w:rsidRPr="002646CB" w:rsidDel="00FD2450">
            <w:rPr>
              <w:highlight w:val="yellow"/>
              <w:rPrChange w:id="1421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5</w:delText>
          </w:r>
          <w:r w:rsidRPr="002646CB" w:rsidDel="00FD2450">
            <w:rPr>
              <w:rFonts w:hint="eastAsia"/>
              <w:highlight w:val="yellow"/>
              <w:rPrChange w:id="1421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분</w:delText>
          </w:r>
          <w:r w:rsidRPr="002646CB" w:rsidDel="00FD2450">
            <w:rPr>
              <w:highlight w:val="yellow"/>
              <w:rPrChange w:id="1422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2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</w:delText>
          </w:r>
          <w:r w:rsidRPr="002646CB" w:rsidDel="00FD2450">
            <w:rPr>
              <w:highlight w:val="yellow"/>
              <w:rPrChange w:id="1422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2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변동형</w:delText>
          </w:r>
          <w:r w:rsidRPr="002646CB" w:rsidDel="00FD2450">
            <w:rPr>
              <w:highlight w:val="yellow"/>
              <w:rPrChange w:id="14224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25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14226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1422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1422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D2450">
            <w:rPr>
              <w:rFonts w:hint="eastAsia"/>
              <w:highlight w:val="yellow"/>
              <w:rPrChange w:id="142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142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3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1423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1423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364A0921" w14:textId="772DBB16" w:rsidR="002C63BA" w:rsidRPr="002646CB" w:rsidDel="00FD2450" w:rsidRDefault="002C63BA">
      <w:pPr>
        <w:rPr>
          <w:ins w:id="14234" w:author="박 진상" w:date="2019-10-08T05:53:00Z"/>
          <w:del w:id="14235" w:author="Windows 사용자" w:date="2019-10-18T10:50:00Z"/>
          <w:rPrChange w:id="14236" w:author="ETRI-김종원" w:date="2019-12-10T10:44:00Z">
            <w:rPr>
              <w:ins w:id="14237" w:author="박 진상" w:date="2019-10-08T05:53:00Z"/>
              <w:del w:id="14238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14239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4240" w:author="박 진상" w:date="2019-10-08T05:53:00Z">
        <w:del w:id="14241" w:author="Windows 사용자" w:date="2019-10-18T10:50:00Z">
          <w:r w:rsidRPr="002646CB" w:rsidDel="00FD2450">
            <w:rPr>
              <w:rFonts w:hint="eastAsia"/>
              <w:highlight w:val="yellow"/>
              <w:rPrChange w:id="1424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</w:delText>
          </w:r>
          <w:r w:rsidRPr="002646CB" w:rsidDel="00FD2450">
            <w:rPr>
              <w:highlight w:val="yellow"/>
              <w:rPrChange w:id="1424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4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계통으로</w:delText>
          </w:r>
          <w:r w:rsidRPr="002646CB" w:rsidDel="00FD2450">
            <w:rPr>
              <w:highlight w:val="yellow"/>
              <w:rPrChange w:id="1424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4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출력되는</w:delText>
          </w:r>
          <w:r w:rsidRPr="002646CB" w:rsidDel="00FD2450">
            <w:rPr>
              <w:highlight w:val="yellow"/>
              <w:rPrChange w:id="1424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4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분당</w:delText>
          </w:r>
          <w:r w:rsidRPr="002646CB" w:rsidDel="00FD2450">
            <w:rPr>
              <w:highlight w:val="yellow"/>
              <w:rPrChange w:id="1424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5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연계</w:delText>
          </w:r>
          <w:r w:rsidRPr="002646CB" w:rsidDel="00FD2450">
            <w:rPr>
              <w:highlight w:val="yellow"/>
              <w:rPrChange w:id="1425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5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시스템</w:delText>
          </w:r>
          <w:r w:rsidRPr="002646CB" w:rsidDel="00FD2450">
            <w:rPr>
              <w:highlight w:val="yellow"/>
              <w:rPrChange w:id="1425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5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발전</w:delText>
          </w:r>
          <w:r w:rsidRPr="002646CB" w:rsidDel="00FD2450">
            <w:rPr>
              <w:highlight w:val="yellow"/>
              <w:rPrChange w:id="1425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5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전력의</w:delText>
          </w:r>
          <w:r w:rsidRPr="002646CB" w:rsidDel="00FD2450">
            <w:rPr>
              <w:highlight w:val="yellow"/>
              <w:rPrChange w:id="1425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5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변화량</w:delText>
          </w:r>
          <w:r w:rsidRPr="002646CB" w:rsidDel="00FD2450">
            <w:rPr>
              <w:highlight w:val="yellow"/>
              <w:rPrChange w:id="1425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highlight w:val="yellow"/>
              <w:rPrChange w:id="14260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sym w:font="Symbol" w:char="F044"/>
          </w:r>
          <w:r w:rsidRPr="002646CB" w:rsidDel="00FD2450">
            <w:rPr>
              <w:highlight w:val="yellow"/>
              <w:rPrChange w:id="1426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P</w:delText>
          </w:r>
          <w:r w:rsidRPr="002646CB" w:rsidDel="00FD2450">
            <w:rPr>
              <w:highlight w:val="yellow"/>
              <w:rPrChange w:id="14262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>act</w:delText>
          </w:r>
          <w:r w:rsidRPr="002646CB" w:rsidDel="00FD2450">
            <w:rPr>
              <w:highlight w:val="yellow"/>
              <w:rPrChange w:id="1426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:</w:delText>
          </w:r>
          <w:r w:rsidRPr="002646CB" w:rsidDel="00FD2450">
            <w:rPr>
              <w:highlight w:val="yellow"/>
              <w:rPrChange w:id="14264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highlight w:val="yellow"/>
              <w:rPrChange w:id="1426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1</w:delText>
          </w:r>
          <w:r w:rsidRPr="002646CB" w:rsidDel="00FD2450">
            <w:rPr>
              <w:rFonts w:hint="eastAsia"/>
              <w:highlight w:val="yellow"/>
              <w:rPrChange w:id="1426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분</w:delText>
          </w:r>
          <w:r w:rsidRPr="002646CB" w:rsidDel="00FD2450">
            <w:rPr>
              <w:highlight w:val="yellow"/>
              <w:rPrChange w:id="1426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6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단위</w:delText>
          </w:r>
          <w:r w:rsidRPr="002646CB" w:rsidDel="00FD2450">
            <w:rPr>
              <w:highlight w:val="yellow"/>
              <w:rPrChange w:id="1426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7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변동형</w:delText>
          </w:r>
          <w:r w:rsidRPr="002646CB" w:rsidDel="00FD2450">
            <w:rPr>
              <w:highlight w:val="yellow"/>
              <w:rPrChange w:id="1427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7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1427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1427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1427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1427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1427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7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1427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1428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  <w:r w:rsidRPr="002646CB" w:rsidDel="00FD2450">
            <w:rPr>
              <w:highlight w:val="yellow"/>
              <w:rPrChange w:id="1428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1428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또는</w:delText>
          </w:r>
          <w:r w:rsidRPr="002646CB" w:rsidDel="00FD2450">
            <w:rPr>
              <w:highlight w:val="yellow"/>
              <w:rPrChange w:id="1428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1428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이하</w:delText>
          </w:r>
        </w:del>
      </w:ins>
    </w:p>
    <w:p w14:paraId="4BE3E777" w14:textId="306F2325" w:rsidR="002C63BA" w:rsidRPr="002646CB" w:rsidDel="00FD2450" w:rsidRDefault="002C63BA" w:rsidP="001C4A1D">
      <w:pPr>
        <w:rPr>
          <w:ins w:id="14285" w:author="박 진상" w:date="2019-10-08T05:52:00Z"/>
          <w:del w:id="14286" w:author="Windows 사용자" w:date="2019-10-18T10:50:00Z"/>
          <w:lang w:val="de-DE"/>
          <w:rPrChange w:id="14287" w:author="ETRI-김종원" w:date="2019-12-10T10:44:00Z">
            <w:rPr>
              <w:ins w:id="14288" w:author="박 진상" w:date="2019-10-08T05:52:00Z"/>
              <w:del w:id="14289" w:author="Windows 사용자" w:date="2019-10-18T10:50:00Z"/>
              <w:lang w:val="en-US"/>
            </w:rPr>
          </w:rPrChange>
        </w:rPr>
      </w:pPr>
    </w:p>
    <w:p w14:paraId="33AD5615" w14:textId="5BA7D191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14290" w:author="박 진상" w:date="2019-10-08T06:10:00Z"/>
          <w:lang w:val="en-US"/>
          <w:rPrChange w:id="14291" w:author="ETRI-김종원" w:date="2019-12-10T10:44:00Z">
            <w:rPr>
              <w:ins w:id="14292" w:author="박 진상" w:date="2019-10-08T06:10:00Z"/>
              <w:lang w:val="en-US"/>
            </w:rPr>
          </w:rPrChange>
        </w:rPr>
      </w:pPr>
      <w:ins w:id="14293" w:author="박 진상" w:date="2019-10-08T06:10:00Z">
        <w:r w:rsidRPr="002646CB">
          <w:rPr>
            <w:lang w:val="en-US"/>
            <w:rPrChange w:id="14294" w:author="ETRI-김종원" w:date="2019-12-10T10:44:00Z">
              <w:rPr>
                <w:lang w:val="en-US"/>
              </w:rPr>
            </w:rPrChange>
          </w:rPr>
          <w:br w:type="page"/>
        </w:r>
      </w:ins>
    </w:p>
    <w:p w14:paraId="501F97B1" w14:textId="77777777" w:rsidR="002C63BA" w:rsidRPr="002646CB" w:rsidRDefault="002C63BA" w:rsidP="001C4A1D">
      <w:pPr>
        <w:rPr>
          <w:ins w:id="14295" w:author="박 진상" w:date="2019-10-08T05:52:00Z"/>
          <w:lang w:val="en-US"/>
          <w:rPrChange w:id="14296" w:author="ETRI-김종원" w:date="2019-12-10T10:44:00Z">
            <w:rPr>
              <w:ins w:id="14297" w:author="박 진상" w:date="2019-10-08T05:52:00Z"/>
              <w:lang w:val="en-US"/>
            </w:rPr>
          </w:rPrChange>
        </w:rPr>
      </w:pPr>
    </w:p>
    <w:p w14:paraId="162CB0CD" w14:textId="30776D0E" w:rsidR="00C201F0" w:rsidRPr="002646CB" w:rsidDel="002C63BA" w:rsidRDefault="00C201F0" w:rsidP="00EA0A0A">
      <w:pPr>
        <w:pStyle w:val="44"/>
        <w:rPr>
          <w:del w:id="14298" w:author="박 진상" w:date="2019-10-08T05:51:00Z"/>
          <w:rPrChange w:id="14299" w:author="ETRI-김종원" w:date="2019-12-10T10:44:00Z">
            <w:rPr>
              <w:del w:id="14300" w:author="박 진상" w:date="2019-10-08T05:51:00Z"/>
            </w:rPr>
          </w:rPrChange>
        </w:rPr>
      </w:pPr>
      <w:del w:id="14301" w:author="박 진상" w:date="2019-10-08T05:51:00Z">
        <w:r w:rsidRPr="002646CB" w:rsidDel="002C63BA">
          <w:rPr>
            <w:rPrChange w:id="14302" w:author="ETRI-김종원" w:date="2019-12-10T10:44:00Z">
              <w:rPr/>
            </w:rPrChange>
          </w:rPr>
          <w:delText>무효전력</w:delText>
        </w:r>
        <w:r w:rsidRPr="002646CB" w:rsidDel="002C63BA">
          <w:rPr>
            <w:rPrChange w:id="14303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4304" w:author="ETRI-김종원" w:date="2019-12-10T10:44:00Z">
              <w:rPr/>
            </w:rPrChange>
          </w:rPr>
          <w:delText>제어</w:delText>
        </w:r>
        <w:r w:rsidRPr="002646CB" w:rsidDel="002C63BA">
          <w:rPr>
            <w:rPrChange w:id="14305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4306" w:author="ETRI-김종원" w:date="2019-12-10T10:44:00Z">
              <w:rPr/>
            </w:rPrChange>
          </w:rPr>
          <w:delText>및</w:delText>
        </w:r>
        <w:r w:rsidRPr="002646CB" w:rsidDel="002C63BA">
          <w:rPr>
            <w:rPrChange w:id="14307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4308" w:author="ETRI-김종원" w:date="2019-12-10T10:44:00Z">
              <w:rPr/>
            </w:rPrChange>
          </w:rPr>
          <w:delText>전압</w:delText>
        </w:r>
        <w:r w:rsidRPr="002646CB" w:rsidDel="002C63BA">
          <w:rPr>
            <w:rPrChange w:id="14309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4310" w:author="ETRI-김종원" w:date="2019-12-10T10:44:00Z">
              <w:rPr/>
            </w:rPrChange>
          </w:rPr>
          <w:delText>제어</w:delText>
        </w:r>
        <w:bookmarkStart w:id="14311" w:name="_Toc21408660"/>
        <w:bookmarkStart w:id="14312" w:name="_Toc21525175"/>
        <w:bookmarkStart w:id="14313" w:name="_Toc23142014"/>
        <w:bookmarkStart w:id="14314" w:name="_Toc23173260"/>
        <w:bookmarkStart w:id="14315" w:name="_Toc23189035"/>
        <w:bookmarkStart w:id="14316" w:name="_Toc23191413"/>
        <w:bookmarkStart w:id="14317" w:name="_Toc23244431"/>
        <w:bookmarkStart w:id="14318" w:name="_Toc23793961"/>
        <w:bookmarkStart w:id="14319" w:name="_Toc23794284"/>
        <w:bookmarkStart w:id="14320" w:name="_Toc23794607"/>
        <w:bookmarkStart w:id="14321" w:name="_Toc23795452"/>
        <w:bookmarkStart w:id="14322" w:name="_Toc23839829"/>
        <w:bookmarkStart w:id="14323" w:name="_Toc26200618"/>
        <w:bookmarkStart w:id="14324" w:name="_Toc26867715"/>
        <w:bookmarkEnd w:id="14311"/>
        <w:bookmarkEnd w:id="14312"/>
        <w:bookmarkEnd w:id="14313"/>
        <w:bookmarkEnd w:id="14314"/>
        <w:bookmarkEnd w:id="14315"/>
        <w:bookmarkEnd w:id="14316"/>
        <w:bookmarkEnd w:id="14317"/>
        <w:bookmarkEnd w:id="14318"/>
        <w:bookmarkEnd w:id="14319"/>
        <w:bookmarkEnd w:id="14320"/>
        <w:bookmarkEnd w:id="14321"/>
        <w:bookmarkEnd w:id="14322"/>
        <w:bookmarkEnd w:id="14323"/>
        <w:bookmarkEnd w:id="14324"/>
      </w:del>
    </w:p>
    <w:p w14:paraId="4B875701" w14:textId="709F8D0C" w:rsidR="00C201F0" w:rsidRPr="002646CB" w:rsidDel="002C63BA" w:rsidRDefault="00C201F0" w:rsidP="00C201F0">
      <w:pPr>
        <w:rPr>
          <w:del w:id="14325" w:author="박 진상" w:date="2019-10-08T05:51:00Z"/>
          <w:lang w:val="en-US"/>
          <w:rPrChange w:id="14326" w:author="ETRI-김종원" w:date="2019-12-10T10:44:00Z">
            <w:rPr>
              <w:del w:id="14327" w:author="박 진상" w:date="2019-10-08T05:51:00Z"/>
              <w:lang w:val="en-US"/>
            </w:rPr>
          </w:rPrChange>
        </w:rPr>
      </w:pPr>
      <w:bookmarkStart w:id="14328" w:name="_Toc21408661"/>
      <w:bookmarkStart w:id="14329" w:name="_Toc21525176"/>
      <w:bookmarkStart w:id="14330" w:name="_Toc23142015"/>
      <w:bookmarkStart w:id="14331" w:name="_Toc23173261"/>
      <w:bookmarkStart w:id="14332" w:name="_Toc23189036"/>
      <w:bookmarkStart w:id="14333" w:name="_Toc23191414"/>
      <w:bookmarkStart w:id="14334" w:name="_Toc23244432"/>
      <w:bookmarkStart w:id="14335" w:name="_Toc23793962"/>
      <w:bookmarkStart w:id="14336" w:name="_Toc23794285"/>
      <w:bookmarkStart w:id="14337" w:name="_Toc23794608"/>
      <w:bookmarkStart w:id="14338" w:name="_Toc23795453"/>
      <w:bookmarkStart w:id="14339" w:name="_Toc23839830"/>
      <w:bookmarkStart w:id="14340" w:name="_Toc26200619"/>
      <w:bookmarkStart w:id="14341" w:name="_Toc26867716"/>
      <w:bookmarkEnd w:id="14328"/>
      <w:bookmarkEnd w:id="14329"/>
      <w:bookmarkEnd w:id="14330"/>
      <w:bookmarkEnd w:id="14331"/>
      <w:bookmarkEnd w:id="14332"/>
      <w:bookmarkEnd w:id="14333"/>
      <w:bookmarkEnd w:id="14334"/>
      <w:bookmarkEnd w:id="14335"/>
      <w:bookmarkEnd w:id="14336"/>
      <w:bookmarkEnd w:id="14337"/>
      <w:bookmarkEnd w:id="14338"/>
      <w:bookmarkEnd w:id="14339"/>
      <w:bookmarkEnd w:id="14340"/>
      <w:bookmarkEnd w:id="14341"/>
    </w:p>
    <w:p w14:paraId="2221937D" w14:textId="0AC70EC6" w:rsidR="00EE0A78" w:rsidRPr="002646CB" w:rsidDel="002C63BA" w:rsidRDefault="00E742FA" w:rsidP="00EE0A78">
      <w:pPr>
        <w:rPr>
          <w:del w:id="14342" w:author="박 진상" w:date="2019-10-08T05:51:00Z"/>
          <w:lang w:val="en-US"/>
          <w:rPrChange w:id="14343" w:author="ETRI-김종원" w:date="2019-12-10T10:44:00Z">
            <w:rPr>
              <w:del w:id="14344" w:author="박 진상" w:date="2019-10-08T05:51:00Z"/>
              <w:lang w:val="en-US"/>
            </w:rPr>
          </w:rPrChange>
        </w:rPr>
      </w:pPr>
      <w:del w:id="14345" w:author="박 진상" w:date="2019-10-08T05:51:00Z">
        <w:r w:rsidRPr="002646CB" w:rsidDel="002C63BA">
          <w:rPr>
            <w:rFonts w:hint="eastAsia"/>
            <w:rPrChange w:id="14346" w:author="ETRI-김종원" w:date="2019-12-10T10:44:00Z">
              <w:rPr>
                <w:rFonts w:hint="eastAsia"/>
              </w:rPr>
            </w:rPrChange>
          </w:rPr>
          <w:delText>CES-MG</w:delText>
        </w:r>
        <w:r w:rsidR="00EE0A78" w:rsidRPr="002646CB" w:rsidDel="002C63BA">
          <w:rPr>
            <w:rFonts w:hint="eastAsia"/>
            <w:lang w:val="en-US"/>
            <w:rPrChange w:id="14347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434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49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lang w:val="en-US"/>
            <w:rPrChange w:id="1435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51" w:author="ETRI-김종원" w:date="2019-12-10T10:44:00Z">
              <w:rPr>
                <w:rFonts w:hint="eastAsia"/>
                <w:lang w:val="en-US"/>
              </w:rPr>
            </w:rPrChange>
          </w:rPr>
          <w:delText>모드에서의</w:delText>
        </w:r>
        <w:r w:rsidR="00EE0A78" w:rsidRPr="002646CB" w:rsidDel="002C63BA">
          <w:rPr>
            <w:rFonts w:hint="eastAsia"/>
            <w:lang w:val="en-US"/>
            <w:rPrChange w:id="1435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53" w:author="ETRI-김종원" w:date="2019-12-10T10:44:00Z">
              <w:rPr>
                <w:rFonts w:hint="eastAsia"/>
                <w:lang w:val="en-US"/>
              </w:rPr>
            </w:rPrChange>
          </w:rPr>
          <w:delText>무효</w:delText>
        </w:r>
        <w:r w:rsidR="00EE0A78" w:rsidRPr="002646CB" w:rsidDel="002C63BA">
          <w:rPr>
            <w:rFonts w:hint="eastAsia"/>
            <w:lang w:val="en-US"/>
            <w:rPrChange w:id="1435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55" w:author="ETRI-김종원" w:date="2019-12-10T10:44:00Z">
              <w:rPr>
                <w:rFonts w:hint="eastAsia"/>
                <w:lang w:val="en-US"/>
              </w:rPr>
            </w:rPrChange>
          </w:rPr>
          <w:delText>전력</w:delText>
        </w:r>
        <w:r w:rsidR="00EE0A78" w:rsidRPr="002646CB" w:rsidDel="002C63BA">
          <w:rPr>
            <w:rFonts w:hint="eastAsia"/>
            <w:lang w:val="en-US"/>
            <w:rPrChange w:id="1435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57" w:author="ETRI-김종원" w:date="2019-12-10T10:44:00Z">
              <w:rPr>
                <w:rFonts w:hint="eastAsia"/>
                <w:lang w:val="en-US"/>
              </w:rPr>
            </w:rPrChange>
          </w:rPr>
          <w:delText>제어</w:delText>
        </w:r>
        <w:r w:rsidR="00EE0A78" w:rsidRPr="002646CB" w:rsidDel="002C63BA">
          <w:rPr>
            <w:rFonts w:hint="eastAsia"/>
            <w:lang w:val="en-US"/>
            <w:rPrChange w:id="1435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59" w:author="ETRI-김종원" w:date="2019-12-10T10:44:00Z">
              <w:rPr>
                <w:rFonts w:hint="eastAsia"/>
                <w:lang w:val="en-US"/>
              </w:rPr>
            </w:rPrChange>
          </w:rPr>
          <w:delText>및</w:delText>
        </w:r>
        <w:r w:rsidR="00EE0A78" w:rsidRPr="002646CB" w:rsidDel="002C63BA">
          <w:rPr>
            <w:rFonts w:hint="eastAsia"/>
            <w:lang w:val="en-US"/>
            <w:rPrChange w:id="1436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61" w:author="ETRI-김종원" w:date="2019-12-10T10:44:00Z">
              <w:rPr>
                <w:rFonts w:hint="eastAsia"/>
                <w:lang w:val="en-US"/>
              </w:rPr>
            </w:rPrChange>
          </w:rPr>
          <w:delText>전압</w:delText>
        </w:r>
        <w:r w:rsidR="00EE0A78" w:rsidRPr="002646CB" w:rsidDel="002C63BA">
          <w:rPr>
            <w:rFonts w:hint="eastAsia"/>
            <w:lang w:val="en-US"/>
            <w:rPrChange w:id="1436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63" w:author="ETRI-김종원" w:date="2019-12-10T10:44:00Z">
              <w:rPr>
                <w:rFonts w:hint="eastAsia"/>
                <w:lang w:val="en-US"/>
              </w:rPr>
            </w:rPrChange>
          </w:rPr>
          <w:delText>제어는</w:delText>
        </w:r>
        <w:r w:rsidR="00EE0A78" w:rsidRPr="002646CB" w:rsidDel="002C63BA">
          <w:rPr>
            <w:rFonts w:hint="eastAsia"/>
            <w:lang w:val="en-US"/>
            <w:rPrChange w:id="1436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IEC TS 62898-2 5.2.1.2 </w:delText>
        </w:r>
        <w:r w:rsidR="00EE0A78" w:rsidRPr="002646CB" w:rsidDel="002C63BA">
          <w:rPr>
            <w:rFonts w:hint="eastAsia"/>
            <w:lang w:val="en-US"/>
            <w:rPrChange w:id="14365" w:author="ETRI-김종원" w:date="2019-12-10T10:44:00Z">
              <w:rPr>
                <w:rFonts w:hint="eastAsia"/>
                <w:lang w:val="en-US"/>
              </w:rPr>
            </w:rPrChange>
          </w:rPr>
          <w:delText>절의</w:delText>
        </w:r>
        <w:r w:rsidR="00EE0A78" w:rsidRPr="002646CB" w:rsidDel="002C63BA">
          <w:rPr>
            <w:rFonts w:hint="eastAsia"/>
            <w:lang w:val="en-US"/>
            <w:rPrChange w:id="1436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67" w:author="ETRI-김종원" w:date="2019-12-10T10:44:00Z">
              <w:rPr>
                <w:rFonts w:hint="eastAsia"/>
                <w:lang w:val="en-US"/>
              </w:rPr>
            </w:rPrChange>
          </w:rPr>
          <w:delText>내용을</w:delText>
        </w:r>
        <w:r w:rsidR="00EE0A78" w:rsidRPr="002646CB" w:rsidDel="002C63BA">
          <w:rPr>
            <w:rFonts w:hint="eastAsia"/>
            <w:lang w:val="en-US"/>
            <w:rPrChange w:id="1436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369" w:author="ETRI-김종원" w:date="2019-12-10T10:44:00Z">
              <w:rPr>
                <w:rFonts w:hint="eastAsia"/>
                <w:lang w:val="en-US"/>
              </w:rPr>
            </w:rPrChange>
          </w:rPr>
          <w:delText>준용한다</w:delText>
        </w:r>
        <w:r w:rsidR="00EE0A78" w:rsidRPr="002646CB" w:rsidDel="002C63BA">
          <w:rPr>
            <w:rFonts w:hint="eastAsia"/>
            <w:lang w:val="en-US"/>
            <w:rPrChange w:id="14370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4371" w:name="_Toc21408662"/>
        <w:bookmarkStart w:id="14372" w:name="_Toc21525177"/>
        <w:bookmarkStart w:id="14373" w:name="_Toc23142016"/>
        <w:bookmarkStart w:id="14374" w:name="_Toc23173262"/>
        <w:bookmarkStart w:id="14375" w:name="_Toc23189037"/>
        <w:bookmarkStart w:id="14376" w:name="_Toc23191415"/>
        <w:bookmarkStart w:id="14377" w:name="_Toc23244433"/>
        <w:bookmarkStart w:id="14378" w:name="_Toc23793963"/>
        <w:bookmarkStart w:id="14379" w:name="_Toc23794286"/>
        <w:bookmarkStart w:id="14380" w:name="_Toc23794609"/>
        <w:bookmarkStart w:id="14381" w:name="_Toc23795454"/>
        <w:bookmarkStart w:id="14382" w:name="_Toc23839831"/>
        <w:bookmarkStart w:id="14383" w:name="_Toc26200620"/>
        <w:bookmarkStart w:id="14384" w:name="_Toc26867717"/>
        <w:bookmarkEnd w:id="14371"/>
        <w:bookmarkEnd w:id="14372"/>
        <w:bookmarkEnd w:id="14373"/>
        <w:bookmarkEnd w:id="14374"/>
        <w:bookmarkEnd w:id="14375"/>
        <w:bookmarkEnd w:id="14376"/>
        <w:bookmarkEnd w:id="14377"/>
        <w:bookmarkEnd w:id="14378"/>
        <w:bookmarkEnd w:id="14379"/>
        <w:bookmarkEnd w:id="14380"/>
        <w:bookmarkEnd w:id="14381"/>
        <w:bookmarkEnd w:id="14382"/>
        <w:bookmarkEnd w:id="14383"/>
        <w:bookmarkEnd w:id="14384"/>
      </w:del>
    </w:p>
    <w:p w14:paraId="0A946165" w14:textId="118E7316" w:rsidR="005127FE" w:rsidRPr="002646CB" w:rsidDel="002C63BA" w:rsidRDefault="005127FE" w:rsidP="00EE0A78">
      <w:pPr>
        <w:rPr>
          <w:del w:id="14385" w:author="박 진상" w:date="2019-10-08T05:51:00Z"/>
          <w:lang w:val="en-US"/>
          <w:rPrChange w:id="14386" w:author="ETRI-김종원" w:date="2019-12-10T10:44:00Z">
            <w:rPr>
              <w:del w:id="14387" w:author="박 진상" w:date="2019-10-08T05:51:00Z"/>
              <w:lang w:val="en-US"/>
            </w:rPr>
          </w:rPrChange>
        </w:rPr>
      </w:pPr>
      <w:bookmarkStart w:id="14388" w:name="_Toc21408663"/>
      <w:bookmarkStart w:id="14389" w:name="_Toc21525178"/>
      <w:bookmarkStart w:id="14390" w:name="_Toc23142017"/>
      <w:bookmarkStart w:id="14391" w:name="_Toc23173263"/>
      <w:bookmarkStart w:id="14392" w:name="_Toc23189038"/>
      <w:bookmarkStart w:id="14393" w:name="_Toc23191416"/>
      <w:bookmarkStart w:id="14394" w:name="_Toc23244434"/>
      <w:bookmarkStart w:id="14395" w:name="_Toc23793964"/>
      <w:bookmarkStart w:id="14396" w:name="_Toc23794287"/>
      <w:bookmarkStart w:id="14397" w:name="_Toc23794610"/>
      <w:bookmarkStart w:id="14398" w:name="_Toc23795455"/>
      <w:bookmarkStart w:id="14399" w:name="_Toc23839832"/>
      <w:bookmarkStart w:id="14400" w:name="_Toc26200621"/>
      <w:bookmarkStart w:id="14401" w:name="_Toc26867718"/>
      <w:bookmarkEnd w:id="14388"/>
      <w:bookmarkEnd w:id="14389"/>
      <w:bookmarkEnd w:id="14390"/>
      <w:bookmarkEnd w:id="14391"/>
      <w:bookmarkEnd w:id="14392"/>
      <w:bookmarkEnd w:id="14393"/>
      <w:bookmarkEnd w:id="14394"/>
      <w:bookmarkEnd w:id="14395"/>
      <w:bookmarkEnd w:id="14396"/>
      <w:bookmarkEnd w:id="14397"/>
      <w:bookmarkEnd w:id="14398"/>
      <w:bookmarkEnd w:id="14399"/>
      <w:bookmarkEnd w:id="14400"/>
      <w:bookmarkEnd w:id="14401"/>
    </w:p>
    <w:p w14:paraId="59FF2A8D" w14:textId="20E1CC77" w:rsidR="00124C75" w:rsidRPr="002646CB" w:rsidDel="002C63BA" w:rsidRDefault="00124C75" w:rsidP="00EE0A78">
      <w:pPr>
        <w:rPr>
          <w:del w:id="14402" w:author="박 진상" w:date="2019-10-08T05:51:00Z"/>
          <w:lang w:val="en-US"/>
          <w:rPrChange w:id="14403" w:author="ETRI-김종원" w:date="2019-12-10T10:44:00Z">
            <w:rPr>
              <w:del w:id="14404" w:author="박 진상" w:date="2019-10-08T05:51:00Z"/>
              <w:lang w:val="en-US"/>
            </w:rPr>
          </w:rPrChange>
        </w:rPr>
      </w:pPr>
      <w:bookmarkStart w:id="14405" w:name="_Toc21408664"/>
      <w:bookmarkStart w:id="14406" w:name="_Toc21525179"/>
      <w:bookmarkStart w:id="14407" w:name="_Toc23142018"/>
      <w:bookmarkStart w:id="14408" w:name="_Toc23173264"/>
      <w:bookmarkStart w:id="14409" w:name="_Toc23189039"/>
      <w:bookmarkStart w:id="14410" w:name="_Toc23191417"/>
      <w:bookmarkStart w:id="14411" w:name="_Toc23244435"/>
      <w:bookmarkStart w:id="14412" w:name="_Toc23793965"/>
      <w:bookmarkStart w:id="14413" w:name="_Toc23794288"/>
      <w:bookmarkStart w:id="14414" w:name="_Toc23794611"/>
      <w:bookmarkStart w:id="14415" w:name="_Toc23795456"/>
      <w:bookmarkStart w:id="14416" w:name="_Toc23839833"/>
      <w:bookmarkStart w:id="14417" w:name="_Toc26200622"/>
      <w:bookmarkStart w:id="14418" w:name="_Toc26867719"/>
      <w:bookmarkEnd w:id="14405"/>
      <w:bookmarkEnd w:id="14406"/>
      <w:bookmarkEnd w:id="14407"/>
      <w:bookmarkEnd w:id="14408"/>
      <w:bookmarkEnd w:id="14409"/>
      <w:bookmarkEnd w:id="14410"/>
      <w:bookmarkEnd w:id="14411"/>
      <w:bookmarkEnd w:id="14412"/>
      <w:bookmarkEnd w:id="14413"/>
      <w:bookmarkEnd w:id="14414"/>
      <w:bookmarkEnd w:id="14415"/>
      <w:bookmarkEnd w:id="14416"/>
      <w:bookmarkEnd w:id="14417"/>
      <w:bookmarkEnd w:id="14418"/>
    </w:p>
    <w:p w14:paraId="634431F6" w14:textId="05F4F653" w:rsidR="00EE0A78" w:rsidRPr="002646CB" w:rsidDel="002C63BA" w:rsidRDefault="00EE0A78" w:rsidP="00EE0A78">
      <w:pPr>
        <w:pStyle w:val="44"/>
        <w:rPr>
          <w:del w:id="14419" w:author="박 진상" w:date="2019-10-08T05:51:00Z"/>
          <w:rPrChange w:id="14420" w:author="ETRI-김종원" w:date="2019-12-10T10:44:00Z">
            <w:rPr>
              <w:del w:id="14421" w:author="박 진상" w:date="2019-10-08T05:51:00Z"/>
            </w:rPr>
          </w:rPrChange>
        </w:rPr>
      </w:pPr>
      <w:del w:id="14422" w:author="박 진상" w:date="2019-10-08T05:51:00Z">
        <w:r w:rsidRPr="002646CB" w:rsidDel="002C63BA">
          <w:rPr>
            <w:rFonts w:hint="eastAsia"/>
            <w:lang w:eastAsia="ko-KR"/>
            <w:rPrChange w:id="14423" w:author="ETRI-김종원" w:date="2019-12-10T10:44:00Z">
              <w:rPr>
                <w:rFonts w:hint="eastAsia"/>
                <w:lang w:eastAsia="ko-KR"/>
              </w:rPr>
            </w:rPrChange>
          </w:rPr>
          <w:delText>경제성</w:delText>
        </w:r>
        <w:r w:rsidRPr="002646CB" w:rsidDel="002C63BA">
          <w:rPr>
            <w:rFonts w:hint="eastAsia"/>
            <w:lang w:eastAsia="ko-KR"/>
            <w:rPrChange w:id="1442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4425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2C63BA">
          <w:rPr>
            <w:rFonts w:hint="eastAsia"/>
            <w:lang w:eastAsia="ko-KR"/>
            <w:rPrChange w:id="14426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4427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4428" w:name="_Toc21408665"/>
        <w:bookmarkStart w:id="14429" w:name="_Toc21525180"/>
        <w:bookmarkStart w:id="14430" w:name="_Toc23142019"/>
        <w:bookmarkStart w:id="14431" w:name="_Toc23173265"/>
        <w:bookmarkStart w:id="14432" w:name="_Toc23189040"/>
        <w:bookmarkStart w:id="14433" w:name="_Toc23191418"/>
        <w:bookmarkStart w:id="14434" w:name="_Toc23244436"/>
        <w:bookmarkStart w:id="14435" w:name="_Toc23793966"/>
        <w:bookmarkStart w:id="14436" w:name="_Toc23794289"/>
        <w:bookmarkStart w:id="14437" w:name="_Toc23794612"/>
        <w:bookmarkStart w:id="14438" w:name="_Toc23795457"/>
        <w:bookmarkStart w:id="14439" w:name="_Toc23839834"/>
        <w:bookmarkStart w:id="14440" w:name="_Toc26200623"/>
        <w:bookmarkStart w:id="14441" w:name="_Toc26867720"/>
        <w:bookmarkEnd w:id="14428"/>
        <w:bookmarkEnd w:id="14429"/>
        <w:bookmarkEnd w:id="14430"/>
        <w:bookmarkEnd w:id="14431"/>
        <w:bookmarkEnd w:id="14432"/>
        <w:bookmarkEnd w:id="14433"/>
        <w:bookmarkEnd w:id="14434"/>
        <w:bookmarkEnd w:id="14435"/>
        <w:bookmarkEnd w:id="14436"/>
        <w:bookmarkEnd w:id="14437"/>
        <w:bookmarkEnd w:id="14438"/>
        <w:bookmarkEnd w:id="14439"/>
        <w:bookmarkEnd w:id="14440"/>
        <w:bookmarkEnd w:id="14441"/>
      </w:del>
    </w:p>
    <w:p w14:paraId="4A3D9EE1" w14:textId="219A871A" w:rsidR="00EE0A78" w:rsidRPr="002646CB" w:rsidDel="002C63BA" w:rsidRDefault="00EE0A78" w:rsidP="00EE0A78">
      <w:pPr>
        <w:rPr>
          <w:del w:id="14442" w:author="박 진상" w:date="2019-10-08T05:51:00Z"/>
          <w:rPrChange w:id="14443" w:author="ETRI-김종원" w:date="2019-12-10T10:44:00Z">
            <w:rPr>
              <w:del w:id="14444" w:author="박 진상" w:date="2019-10-08T05:51:00Z"/>
            </w:rPr>
          </w:rPrChange>
        </w:rPr>
      </w:pPr>
      <w:bookmarkStart w:id="14445" w:name="_Toc21408666"/>
      <w:bookmarkStart w:id="14446" w:name="_Toc21525181"/>
      <w:bookmarkStart w:id="14447" w:name="_Toc23142020"/>
      <w:bookmarkStart w:id="14448" w:name="_Toc23173266"/>
      <w:bookmarkStart w:id="14449" w:name="_Toc23189041"/>
      <w:bookmarkStart w:id="14450" w:name="_Toc23191419"/>
      <w:bookmarkStart w:id="14451" w:name="_Toc23244437"/>
      <w:bookmarkStart w:id="14452" w:name="_Toc23793967"/>
      <w:bookmarkStart w:id="14453" w:name="_Toc23794290"/>
      <w:bookmarkStart w:id="14454" w:name="_Toc23794613"/>
      <w:bookmarkStart w:id="14455" w:name="_Toc23795458"/>
      <w:bookmarkStart w:id="14456" w:name="_Toc23839835"/>
      <w:bookmarkStart w:id="14457" w:name="_Toc26200624"/>
      <w:bookmarkStart w:id="14458" w:name="_Toc26867721"/>
      <w:bookmarkEnd w:id="14445"/>
      <w:bookmarkEnd w:id="14446"/>
      <w:bookmarkEnd w:id="14447"/>
      <w:bookmarkEnd w:id="14448"/>
      <w:bookmarkEnd w:id="14449"/>
      <w:bookmarkEnd w:id="14450"/>
      <w:bookmarkEnd w:id="14451"/>
      <w:bookmarkEnd w:id="14452"/>
      <w:bookmarkEnd w:id="14453"/>
      <w:bookmarkEnd w:id="14454"/>
      <w:bookmarkEnd w:id="14455"/>
      <w:bookmarkEnd w:id="14456"/>
      <w:bookmarkEnd w:id="14457"/>
      <w:bookmarkEnd w:id="14458"/>
    </w:p>
    <w:p w14:paraId="390508E3" w14:textId="38A49798" w:rsidR="00EE0A78" w:rsidRPr="002646CB" w:rsidDel="002C63BA" w:rsidRDefault="00E742FA" w:rsidP="00EE0A78">
      <w:pPr>
        <w:rPr>
          <w:del w:id="14459" w:author="박 진상" w:date="2019-10-08T05:51:00Z"/>
          <w:lang w:val="en-US"/>
          <w:rPrChange w:id="14460" w:author="ETRI-김종원" w:date="2019-12-10T10:44:00Z">
            <w:rPr>
              <w:del w:id="14461" w:author="박 진상" w:date="2019-10-08T05:51:00Z"/>
              <w:lang w:val="en-US"/>
            </w:rPr>
          </w:rPrChange>
        </w:rPr>
      </w:pPr>
      <w:del w:id="14462" w:author="박 진상" w:date="2019-10-08T05:51:00Z">
        <w:r w:rsidRPr="002646CB" w:rsidDel="002C63BA">
          <w:rPr>
            <w:rFonts w:hint="eastAsia"/>
            <w:rPrChange w:id="14463" w:author="ETRI-김종원" w:date="2019-12-10T10:44:00Z">
              <w:rPr>
                <w:rFonts w:hint="eastAsia"/>
              </w:rPr>
            </w:rPrChange>
          </w:rPr>
          <w:delText>CES-MG</w:delText>
        </w:r>
        <w:r w:rsidR="00EE0A78" w:rsidRPr="002646CB" w:rsidDel="002C63BA">
          <w:rPr>
            <w:rFonts w:hint="eastAsia"/>
            <w:lang w:val="en-US"/>
            <w:rPrChange w:id="14464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446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66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lang w:val="en-US"/>
            <w:rPrChange w:id="1446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68" w:author="ETRI-김종원" w:date="2019-12-10T10:44:00Z">
              <w:rPr>
                <w:rFonts w:hint="eastAsia"/>
                <w:lang w:val="en-US"/>
              </w:rPr>
            </w:rPrChange>
          </w:rPr>
          <w:delText>모드에서는</w:delText>
        </w:r>
        <w:r w:rsidR="00EE0A78" w:rsidRPr="002646CB" w:rsidDel="002C63BA">
          <w:rPr>
            <w:rFonts w:hint="eastAsia"/>
            <w:lang w:val="en-US"/>
            <w:rPrChange w:id="1446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470" w:author="ETRI-김종원" w:date="2019-12-10T10:44:00Z">
              <w:rPr>
                <w:rFonts w:hint="eastAsia"/>
              </w:rPr>
            </w:rPrChange>
          </w:rPr>
          <w:delText>CES-MG</w:delText>
        </w:r>
        <w:r w:rsidR="00EE0A78" w:rsidRPr="002646CB" w:rsidDel="002C63BA">
          <w:rPr>
            <w:rFonts w:hint="eastAsia"/>
            <w:lang w:val="en-US"/>
            <w:rPrChange w:id="14471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447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73" w:author="ETRI-김종원" w:date="2019-12-10T10:44:00Z">
              <w:rPr>
                <w:rFonts w:hint="eastAsia"/>
                <w:lang w:val="en-US"/>
              </w:rPr>
            </w:rPrChange>
          </w:rPr>
          <w:delText>경제성</w:delText>
        </w:r>
        <w:r w:rsidR="00EE0A78" w:rsidRPr="002646CB" w:rsidDel="002C63BA">
          <w:rPr>
            <w:rFonts w:hint="eastAsia"/>
            <w:lang w:val="en-US"/>
            <w:rPrChange w:id="1447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75" w:author="ETRI-김종원" w:date="2019-12-10T10:44:00Z">
              <w:rPr>
                <w:rFonts w:hint="eastAsia"/>
                <w:lang w:val="en-US"/>
              </w:rPr>
            </w:rPrChange>
          </w:rPr>
          <w:delText>확보를</w:delText>
        </w:r>
        <w:r w:rsidR="00EE0A78" w:rsidRPr="002646CB" w:rsidDel="002C63BA">
          <w:rPr>
            <w:rFonts w:hint="eastAsia"/>
            <w:lang w:val="en-US"/>
            <w:rPrChange w:id="1447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77" w:author="ETRI-김종원" w:date="2019-12-10T10:44:00Z">
              <w:rPr>
                <w:rFonts w:hint="eastAsia"/>
                <w:lang w:val="en-US"/>
              </w:rPr>
            </w:rPrChange>
          </w:rPr>
          <w:delText>위하여</w:delText>
        </w:r>
        <w:r w:rsidR="00EE0A78" w:rsidRPr="002646CB" w:rsidDel="002C63BA">
          <w:rPr>
            <w:rFonts w:hint="eastAsia"/>
            <w:lang w:val="en-US"/>
            <w:rPrChange w:id="1447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79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EE0A78" w:rsidRPr="002646CB" w:rsidDel="002C63BA">
          <w:rPr>
            <w:rFonts w:hint="eastAsia"/>
            <w:lang w:val="en-US"/>
            <w:rPrChange w:id="1448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81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EE0A78" w:rsidRPr="002646CB" w:rsidDel="002C63BA">
          <w:rPr>
            <w:rFonts w:hint="eastAsia"/>
            <w:lang w:val="en-US"/>
            <w:rPrChange w:id="1448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83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EE0A78" w:rsidRPr="002646CB" w:rsidDel="002C63BA">
          <w:rPr>
            <w:rFonts w:hint="eastAsia"/>
            <w:lang w:val="en-US"/>
            <w:rPrChange w:id="1448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85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EE0A78" w:rsidRPr="002646CB" w:rsidDel="002C63BA">
          <w:rPr>
            <w:rFonts w:hint="eastAsia"/>
            <w:lang w:val="en-US"/>
            <w:rPrChange w:id="1448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87" w:author="ETRI-김종원" w:date="2019-12-10T10:44:00Z">
              <w:rPr>
                <w:rFonts w:hint="eastAsia"/>
                <w:lang w:val="en-US"/>
              </w:rPr>
            </w:rPrChange>
          </w:rPr>
          <w:delText>제어를</w:delText>
        </w:r>
        <w:r w:rsidR="00EE0A78" w:rsidRPr="002646CB" w:rsidDel="002C63BA">
          <w:rPr>
            <w:rFonts w:hint="eastAsia"/>
            <w:lang w:val="en-US"/>
            <w:rPrChange w:id="1448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89" w:author="ETRI-김종원" w:date="2019-12-10T10:44:00Z">
              <w:rPr>
                <w:rFonts w:hint="eastAsia"/>
                <w:lang w:val="en-US"/>
              </w:rPr>
            </w:rPrChange>
          </w:rPr>
          <w:delText>수행</w:delText>
        </w:r>
        <w:r w:rsidRPr="002646CB" w:rsidDel="002C63BA">
          <w:rPr>
            <w:rFonts w:hint="eastAsia"/>
            <w:lang w:val="en-US"/>
            <w:rPrChange w:id="14490" w:author="ETRI-김종원" w:date="2019-12-10T10:44:00Z">
              <w:rPr>
                <w:rFonts w:hint="eastAsia"/>
                <w:lang w:val="en-US"/>
              </w:rPr>
            </w:rPrChange>
          </w:rPr>
          <w:delText>해야</w:delText>
        </w:r>
        <w:r w:rsidR="00EE0A78" w:rsidRPr="002646CB" w:rsidDel="002C63BA">
          <w:rPr>
            <w:rFonts w:hint="eastAsia"/>
            <w:lang w:val="en-US"/>
            <w:rPrChange w:id="1449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492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EE0A78" w:rsidRPr="002646CB" w:rsidDel="002C63BA">
          <w:rPr>
            <w:rFonts w:hint="eastAsia"/>
            <w:lang w:val="en-US"/>
            <w:rPrChange w:id="14493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4494" w:name="_Toc21408667"/>
        <w:bookmarkStart w:id="14495" w:name="_Toc21525182"/>
        <w:bookmarkStart w:id="14496" w:name="_Toc23142021"/>
        <w:bookmarkStart w:id="14497" w:name="_Toc23173267"/>
        <w:bookmarkStart w:id="14498" w:name="_Toc23189042"/>
        <w:bookmarkStart w:id="14499" w:name="_Toc23191420"/>
        <w:bookmarkStart w:id="14500" w:name="_Toc23244438"/>
        <w:bookmarkStart w:id="14501" w:name="_Toc23793968"/>
        <w:bookmarkStart w:id="14502" w:name="_Toc23794291"/>
        <w:bookmarkStart w:id="14503" w:name="_Toc23794614"/>
        <w:bookmarkStart w:id="14504" w:name="_Toc23795459"/>
        <w:bookmarkStart w:id="14505" w:name="_Toc23839836"/>
        <w:bookmarkStart w:id="14506" w:name="_Toc26200625"/>
        <w:bookmarkStart w:id="14507" w:name="_Toc26867722"/>
        <w:bookmarkEnd w:id="14494"/>
        <w:bookmarkEnd w:id="14495"/>
        <w:bookmarkEnd w:id="14496"/>
        <w:bookmarkEnd w:id="14497"/>
        <w:bookmarkEnd w:id="14498"/>
        <w:bookmarkEnd w:id="14499"/>
        <w:bookmarkEnd w:id="14500"/>
        <w:bookmarkEnd w:id="14501"/>
        <w:bookmarkEnd w:id="14502"/>
        <w:bookmarkEnd w:id="14503"/>
        <w:bookmarkEnd w:id="14504"/>
        <w:bookmarkEnd w:id="14505"/>
        <w:bookmarkEnd w:id="14506"/>
        <w:bookmarkEnd w:id="14507"/>
      </w:del>
    </w:p>
    <w:p w14:paraId="1132BC91" w14:textId="1D58758B" w:rsidR="00EE0A78" w:rsidRPr="002646CB" w:rsidDel="002C63BA" w:rsidRDefault="00EE0A78" w:rsidP="00EE0A78">
      <w:pPr>
        <w:rPr>
          <w:del w:id="14508" w:author="박 진상" w:date="2019-10-08T05:51:00Z"/>
          <w:rPrChange w:id="14509" w:author="ETRI-김종원" w:date="2019-12-10T10:44:00Z">
            <w:rPr>
              <w:del w:id="14510" w:author="박 진상" w:date="2019-10-08T05:51:00Z"/>
            </w:rPr>
          </w:rPrChange>
        </w:rPr>
      </w:pPr>
      <w:bookmarkStart w:id="14511" w:name="_Toc21408668"/>
      <w:bookmarkStart w:id="14512" w:name="_Toc21525183"/>
      <w:bookmarkStart w:id="14513" w:name="_Toc23142022"/>
      <w:bookmarkStart w:id="14514" w:name="_Toc23173268"/>
      <w:bookmarkStart w:id="14515" w:name="_Toc23189043"/>
      <w:bookmarkStart w:id="14516" w:name="_Toc23191421"/>
      <w:bookmarkStart w:id="14517" w:name="_Toc23244439"/>
      <w:bookmarkStart w:id="14518" w:name="_Toc23793969"/>
      <w:bookmarkStart w:id="14519" w:name="_Toc23794292"/>
      <w:bookmarkStart w:id="14520" w:name="_Toc23794615"/>
      <w:bookmarkStart w:id="14521" w:name="_Toc23795460"/>
      <w:bookmarkStart w:id="14522" w:name="_Toc23839837"/>
      <w:bookmarkStart w:id="14523" w:name="_Toc26200626"/>
      <w:bookmarkStart w:id="14524" w:name="_Toc26867723"/>
      <w:bookmarkEnd w:id="14511"/>
      <w:bookmarkEnd w:id="14512"/>
      <w:bookmarkEnd w:id="14513"/>
      <w:bookmarkEnd w:id="14514"/>
      <w:bookmarkEnd w:id="14515"/>
      <w:bookmarkEnd w:id="14516"/>
      <w:bookmarkEnd w:id="14517"/>
      <w:bookmarkEnd w:id="14518"/>
      <w:bookmarkEnd w:id="14519"/>
      <w:bookmarkEnd w:id="14520"/>
      <w:bookmarkEnd w:id="14521"/>
      <w:bookmarkEnd w:id="14522"/>
      <w:bookmarkEnd w:id="14523"/>
      <w:bookmarkEnd w:id="14524"/>
    </w:p>
    <w:p w14:paraId="6278C0D2" w14:textId="2DEDE964" w:rsidR="00EE0A78" w:rsidRPr="002646CB" w:rsidDel="002C63BA" w:rsidRDefault="00EE0A7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525" w:author="박 진상" w:date="2019-10-08T05:51:00Z"/>
          <w:rPrChange w:id="14526" w:author="ETRI-김종원" w:date="2019-12-10T10:44:00Z">
            <w:rPr>
              <w:del w:id="14527" w:author="박 진상" w:date="2019-10-08T05:51:00Z"/>
            </w:rPr>
          </w:rPrChange>
        </w:rPr>
      </w:pPr>
      <w:del w:id="14528" w:author="박 진상" w:date="2019-10-08T05:51:00Z">
        <w:r w:rsidRPr="002646CB" w:rsidDel="002C63BA">
          <w:rPr>
            <w:rFonts w:hint="eastAsia"/>
            <w:rPrChange w:id="14529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2C63BA">
          <w:rPr>
            <w:rFonts w:hint="eastAsia"/>
            <w:rPrChange w:id="1453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31" w:author="ETRI-김종원" w:date="2019-12-10T10:44:00Z">
              <w:rPr>
                <w:rFonts w:hint="eastAsia"/>
              </w:rPr>
            </w:rPrChange>
          </w:rPr>
          <w:delText>요금</w:delText>
        </w:r>
        <w:r w:rsidRPr="002646CB" w:rsidDel="002C63BA">
          <w:rPr>
            <w:rFonts w:hint="eastAsia"/>
            <w:rPrChange w:id="1453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33" w:author="ETRI-김종원" w:date="2019-12-10T10:44:00Z">
              <w:rPr>
                <w:rFonts w:hint="eastAsia"/>
              </w:rPr>
            </w:rPrChange>
          </w:rPr>
          <w:delText>연계</w:delText>
        </w:r>
        <w:r w:rsidRPr="002646CB" w:rsidDel="002C63BA">
          <w:rPr>
            <w:rFonts w:hint="eastAsia"/>
            <w:rPrChange w:id="1453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35" w:author="ETRI-김종원" w:date="2019-12-10T10:44:00Z">
              <w:rPr>
                <w:rFonts w:hint="eastAsia"/>
              </w:rPr>
            </w:rPrChange>
          </w:rPr>
          <w:delText>제어</w:delText>
        </w:r>
        <w:r w:rsidRPr="002646CB" w:rsidDel="002C63BA">
          <w:rPr>
            <w:rFonts w:hint="eastAsia"/>
            <w:rPrChange w:id="14536" w:author="ETRI-김종원" w:date="2019-12-10T10:44:00Z">
              <w:rPr>
                <w:rFonts w:hint="eastAsia"/>
              </w:rPr>
            </w:rPrChange>
          </w:rPr>
          <w:delText>(</w:delText>
        </w:r>
        <w:r w:rsidRPr="002646CB" w:rsidDel="002C63BA">
          <w:rPr>
            <w:rFonts w:hint="eastAsia"/>
            <w:rPrChange w:id="14537" w:author="ETRI-김종원" w:date="2019-12-10T10:44:00Z">
              <w:rPr>
                <w:rFonts w:hint="eastAsia"/>
              </w:rPr>
            </w:rPrChange>
          </w:rPr>
          <w:delText>전력</w:delText>
        </w:r>
        <w:r w:rsidR="00DC1A26" w:rsidRPr="002646CB" w:rsidDel="002C63BA">
          <w:rPr>
            <w:rFonts w:hint="eastAsia"/>
            <w:rPrChange w:id="1453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2C63BA">
          <w:rPr>
            <w:rFonts w:hint="eastAsia"/>
            <w:rPrChange w:id="14539" w:author="ETRI-김종원" w:date="2019-12-10T10:44:00Z">
              <w:rPr>
                <w:rFonts w:hint="eastAsia"/>
              </w:rPr>
            </w:rPrChange>
          </w:rPr>
          <w:delText>첨두부하</w:delText>
        </w:r>
        <w:r w:rsidRPr="002646CB" w:rsidDel="002C63BA">
          <w:rPr>
            <w:rFonts w:hint="eastAsia"/>
            <w:rPrChange w:id="1454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41" w:author="ETRI-김종원" w:date="2019-12-10T10:44:00Z">
              <w:rPr>
                <w:rFonts w:hint="eastAsia"/>
              </w:rPr>
            </w:rPrChange>
          </w:rPr>
          <w:delText>요금</w:delText>
        </w:r>
        <w:r w:rsidRPr="002646CB" w:rsidDel="002C63BA">
          <w:rPr>
            <w:rFonts w:hint="eastAsia"/>
            <w:rPrChange w:id="14542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2C63BA">
          <w:rPr>
            <w:rFonts w:hint="eastAsia"/>
            <w:rPrChange w:id="14543" w:author="ETRI-김종원" w:date="2019-12-10T10:44:00Z">
              <w:rPr>
                <w:rFonts w:hint="eastAsia"/>
              </w:rPr>
            </w:rPrChange>
          </w:rPr>
          <w:delText>누진요금</w:delText>
        </w:r>
        <w:r w:rsidRPr="002646CB" w:rsidDel="002C63BA">
          <w:rPr>
            <w:rFonts w:hint="eastAsia"/>
            <w:rPrChange w:id="14544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2C63BA">
          <w:rPr>
            <w:rFonts w:hint="eastAsia"/>
            <w:rPrChange w:id="14545" w:author="ETRI-김종원" w:date="2019-12-10T10:44:00Z">
              <w:rPr>
                <w:rFonts w:hint="eastAsia"/>
              </w:rPr>
            </w:rPrChange>
          </w:rPr>
          <w:delText>실시간</w:delText>
        </w:r>
        <w:r w:rsidRPr="002646CB" w:rsidDel="002C63BA">
          <w:rPr>
            <w:rFonts w:hint="eastAsia"/>
            <w:rPrChange w:id="1454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47" w:author="ETRI-김종원" w:date="2019-12-10T10:44:00Z">
              <w:rPr>
                <w:rFonts w:hint="eastAsia"/>
              </w:rPr>
            </w:rPrChange>
          </w:rPr>
          <w:delText>요금</w:delText>
        </w:r>
        <w:r w:rsidRPr="002646CB" w:rsidDel="002C63BA">
          <w:rPr>
            <w:rFonts w:hint="eastAsia"/>
            <w:rPrChange w:id="1454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2C63BA">
          <w:rPr>
            <w:rFonts w:hint="eastAsia"/>
            <w:rPrChange w:id="14549" w:author="ETRI-김종원" w:date="2019-12-10T10:44:00Z">
              <w:rPr>
                <w:rFonts w:hint="eastAsia"/>
              </w:rPr>
            </w:rPrChange>
          </w:rPr>
          <w:delText>계시별요금</w:delText>
        </w:r>
        <w:r w:rsidRPr="002646CB" w:rsidDel="002C63BA">
          <w:rPr>
            <w:rFonts w:hint="eastAsia"/>
            <w:rPrChange w:id="1455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51" w:author="ETRI-김종원" w:date="2019-12-10T10:44:00Z">
              <w:rPr>
                <w:rFonts w:hint="eastAsia"/>
              </w:rPr>
            </w:rPrChange>
          </w:rPr>
          <w:delText>등</w:delText>
        </w:r>
        <w:r w:rsidRPr="002646CB" w:rsidDel="002C63BA">
          <w:rPr>
            <w:rFonts w:hint="eastAsia"/>
            <w:rPrChange w:id="14552" w:author="ETRI-김종원" w:date="2019-12-10T10:44:00Z">
              <w:rPr>
                <w:rFonts w:hint="eastAsia"/>
              </w:rPr>
            </w:rPrChange>
          </w:rPr>
          <w:delText>)</w:delText>
        </w:r>
        <w:bookmarkStart w:id="14553" w:name="_Toc21408669"/>
        <w:bookmarkStart w:id="14554" w:name="_Toc21525184"/>
        <w:bookmarkStart w:id="14555" w:name="_Toc23142023"/>
        <w:bookmarkStart w:id="14556" w:name="_Toc23173269"/>
        <w:bookmarkStart w:id="14557" w:name="_Toc23189044"/>
        <w:bookmarkStart w:id="14558" w:name="_Toc23191422"/>
        <w:bookmarkStart w:id="14559" w:name="_Toc23244440"/>
        <w:bookmarkStart w:id="14560" w:name="_Toc23793970"/>
        <w:bookmarkStart w:id="14561" w:name="_Toc23794293"/>
        <w:bookmarkStart w:id="14562" w:name="_Toc23794616"/>
        <w:bookmarkStart w:id="14563" w:name="_Toc23795461"/>
        <w:bookmarkStart w:id="14564" w:name="_Toc23839838"/>
        <w:bookmarkStart w:id="14565" w:name="_Toc26200627"/>
        <w:bookmarkStart w:id="14566" w:name="_Toc26867724"/>
        <w:bookmarkEnd w:id="14553"/>
        <w:bookmarkEnd w:id="14554"/>
        <w:bookmarkEnd w:id="14555"/>
        <w:bookmarkEnd w:id="14556"/>
        <w:bookmarkEnd w:id="14557"/>
        <w:bookmarkEnd w:id="14558"/>
        <w:bookmarkEnd w:id="14559"/>
        <w:bookmarkEnd w:id="14560"/>
        <w:bookmarkEnd w:id="14561"/>
        <w:bookmarkEnd w:id="14562"/>
        <w:bookmarkEnd w:id="14563"/>
        <w:bookmarkEnd w:id="14564"/>
        <w:bookmarkEnd w:id="14565"/>
        <w:bookmarkEnd w:id="14566"/>
      </w:del>
    </w:p>
    <w:p w14:paraId="4D8A1054" w14:textId="10B99084" w:rsidR="00EE0A78" w:rsidRPr="002646CB" w:rsidDel="002C63BA" w:rsidRDefault="00EE0A7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567" w:author="박 진상" w:date="2019-10-08T05:51:00Z"/>
          <w:rPrChange w:id="14568" w:author="ETRI-김종원" w:date="2019-12-10T10:44:00Z">
            <w:rPr>
              <w:del w:id="14569" w:author="박 진상" w:date="2019-10-08T05:51:00Z"/>
            </w:rPr>
          </w:rPrChange>
        </w:rPr>
      </w:pPr>
      <w:del w:id="14570" w:author="박 진상" w:date="2019-10-08T05:51:00Z">
        <w:r w:rsidRPr="002646CB" w:rsidDel="002C63BA">
          <w:rPr>
            <w:rFonts w:hint="eastAsia"/>
            <w:rPrChange w:id="14571" w:author="ETRI-김종원" w:date="2019-12-10T10:44:00Z">
              <w:rPr>
                <w:rFonts w:hint="eastAsia"/>
              </w:rPr>
            </w:rPrChange>
          </w:rPr>
          <w:delText>수요반응</w:delText>
        </w:r>
        <w:r w:rsidRPr="002646CB" w:rsidDel="002C63BA">
          <w:rPr>
            <w:rFonts w:hint="eastAsia"/>
            <w:rPrChange w:id="1457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73" w:author="ETRI-김종원" w:date="2019-12-10T10:44:00Z">
              <w:rPr>
                <w:rFonts w:hint="eastAsia"/>
              </w:rPr>
            </w:rPrChange>
          </w:rPr>
          <w:delText>연계</w:delText>
        </w:r>
        <w:r w:rsidRPr="002646CB" w:rsidDel="002C63BA">
          <w:rPr>
            <w:rFonts w:hint="eastAsia"/>
            <w:rPrChange w:id="145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75" w:author="ETRI-김종원" w:date="2019-12-10T10:44:00Z">
              <w:rPr>
                <w:rFonts w:hint="eastAsia"/>
              </w:rPr>
            </w:rPrChange>
          </w:rPr>
          <w:delText>제어</w:delText>
        </w:r>
        <w:bookmarkStart w:id="14576" w:name="_Toc21408670"/>
        <w:bookmarkStart w:id="14577" w:name="_Toc21525185"/>
        <w:bookmarkStart w:id="14578" w:name="_Toc23142024"/>
        <w:bookmarkStart w:id="14579" w:name="_Toc23173270"/>
        <w:bookmarkStart w:id="14580" w:name="_Toc23189045"/>
        <w:bookmarkStart w:id="14581" w:name="_Toc23191423"/>
        <w:bookmarkStart w:id="14582" w:name="_Toc23244441"/>
        <w:bookmarkStart w:id="14583" w:name="_Toc23793971"/>
        <w:bookmarkStart w:id="14584" w:name="_Toc23794294"/>
        <w:bookmarkStart w:id="14585" w:name="_Toc23794617"/>
        <w:bookmarkStart w:id="14586" w:name="_Toc23795462"/>
        <w:bookmarkStart w:id="14587" w:name="_Toc23839839"/>
        <w:bookmarkStart w:id="14588" w:name="_Toc26200628"/>
        <w:bookmarkStart w:id="14589" w:name="_Toc26867725"/>
        <w:bookmarkEnd w:id="14576"/>
        <w:bookmarkEnd w:id="14577"/>
        <w:bookmarkEnd w:id="14578"/>
        <w:bookmarkEnd w:id="14579"/>
        <w:bookmarkEnd w:id="14580"/>
        <w:bookmarkEnd w:id="14581"/>
        <w:bookmarkEnd w:id="14582"/>
        <w:bookmarkEnd w:id="14583"/>
        <w:bookmarkEnd w:id="14584"/>
        <w:bookmarkEnd w:id="14585"/>
        <w:bookmarkEnd w:id="14586"/>
        <w:bookmarkEnd w:id="14587"/>
        <w:bookmarkEnd w:id="14588"/>
        <w:bookmarkEnd w:id="14589"/>
      </w:del>
    </w:p>
    <w:p w14:paraId="44A150C4" w14:textId="16ACC24E" w:rsidR="00EE0A78" w:rsidRPr="002646CB" w:rsidDel="002C63BA" w:rsidRDefault="00EE0A7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590" w:author="박 진상" w:date="2019-10-08T05:51:00Z"/>
          <w:rPrChange w:id="14591" w:author="ETRI-김종원" w:date="2019-12-10T10:44:00Z">
            <w:rPr>
              <w:del w:id="14592" w:author="박 진상" w:date="2019-10-08T05:51:00Z"/>
            </w:rPr>
          </w:rPrChange>
        </w:rPr>
      </w:pPr>
      <w:del w:id="14593" w:author="박 진상" w:date="2019-10-08T05:51:00Z">
        <w:r w:rsidRPr="002646CB" w:rsidDel="002C63BA">
          <w:rPr>
            <w:rFonts w:hint="eastAsia"/>
            <w:rPrChange w:id="14594" w:author="ETRI-김종원" w:date="2019-12-10T10:44:00Z">
              <w:rPr>
                <w:rFonts w:hint="eastAsia"/>
              </w:rPr>
            </w:rPrChange>
          </w:rPr>
          <w:delText>시장거래</w:delText>
        </w:r>
        <w:r w:rsidRPr="002646CB" w:rsidDel="002C63BA">
          <w:rPr>
            <w:rFonts w:hint="eastAsia"/>
            <w:rPrChange w:id="145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96" w:author="ETRI-김종원" w:date="2019-12-10T10:44:00Z">
              <w:rPr>
                <w:rFonts w:hint="eastAsia"/>
              </w:rPr>
            </w:rPrChange>
          </w:rPr>
          <w:delText>참여</w:delText>
        </w:r>
        <w:r w:rsidRPr="002646CB" w:rsidDel="002C63BA">
          <w:rPr>
            <w:rFonts w:hint="eastAsia"/>
            <w:rPrChange w:id="145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598" w:author="ETRI-김종원" w:date="2019-12-10T10:44:00Z">
              <w:rPr>
                <w:rFonts w:hint="eastAsia"/>
              </w:rPr>
            </w:rPrChange>
          </w:rPr>
          <w:delText>연계</w:delText>
        </w:r>
        <w:r w:rsidRPr="002646CB" w:rsidDel="002C63BA">
          <w:rPr>
            <w:rFonts w:hint="eastAsia"/>
            <w:rPrChange w:id="145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600" w:author="ETRI-김종원" w:date="2019-12-10T10:44:00Z">
              <w:rPr>
                <w:rFonts w:hint="eastAsia"/>
              </w:rPr>
            </w:rPrChange>
          </w:rPr>
          <w:delText>제어</w:delText>
        </w:r>
        <w:bookmarkStart w:id="14601" w:name="_Toc21408671"/>
        <w:bookmarkStart w:id="14602" w:name="_Toc21525186"/>
        <w:bookmarkStart w:id="14603" w:name="_Toc23142025"/>
        <w:bookmarkStart w:id="14604" w:name="_Toc23173271"/>
        <w:bookmarkStart w:id="14605" w:name="_Toc23189046"/>
        <w:bookmarkStart w:id="14606" w:name="_Toc23191424"/>
        <w:bookmarkStart w:id="14607" w:name="_Toc23244442"/>
        <w:bookmarkStart w:id="14608" w:name="_Toc23793972"/>
        <w:bookmarkStart w:id="14609" w:name="_Toc23794295"/>
        <w:bookmarkStart w:id="14610" w:name="_Toc23794618"/>
        <w:bookmarkStart w:id="14611" w:name="_Toc23795463"/>
        <w:bookmarkStart w:id="14612" w:name="_Toc23839840"/>
        <w:bookmarkStart w:id="14613" w:name="_Toc26200629"/>
        <w:bookmarkStart w:id="14614" w:name="_Toc26867726"/>
        <w:bookmarkEnd w:id="14601"/>
        <w:bookmarkEnd w:id="14602"/>
        <w:bookmarkEnd w:id="14603"/>
        <w:bookmarkEnd w:id="14604"/>
        <w:bookmarkEnd w:id="14605"/>
        <w:bookmarkEnd w:id="14606"/>
        <w:bookmarkEnd w:id="14607"/>
        <w:bookmarkEnd w:id="14608"/>
        <w:bookmarkEnd w:id="14609"/>
        <w:bookmarkEnd w:id="14610"/>
        <w:bookmarkEnd w:id="14611"/>
        <w:bookmarkEnd w:id="14612"/>
        <w:bookmarkEnd w:id="14613"/>
        <w:bookmarkEnd w:id="14614"/>
      </w:del>
    </w:p>
    <w:p w14:paraId="7BA43868" w14:textId="2904405A" w:rsidR="0053646A" w:rsidRPr="002646CB" w:rsidDel="002C63BA" w:rsidRDefault="00BF2D2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615" w:author="박 진상" w:date="2019-10-08T05:51:00Z"/>
          <w:rPrChange w:id="14616" w:author="ETRI-김종원" w:date="2019-12-10T10:44:00Z">
            <w:rPr>
              <w:del w:id="14617" w:author="박 진상" w:date="2019-10-08T05:51:00Z"/>
            </w:rPr>
          </w:rPrChange>
        </w:rPr>
      </w:pPr>
      <w:del w:id="14618" w:author="박 진상" w:date="2019-10-08T05:51:00Z">
        <w:r w:rsidRPr="002646CB" w:rsidDel="002C63BA">
          <w:rPr>
            <w:rFonts w:hint="eastAsia"/>
            <w:rPrChange w:id="14619" w:author="ETRI-김종원" w:date="2019-12-10T10:44:00Z">
              <w:rPr>
                <w:rFonts w:hint="eastAsia"/>
              </w:rPr>
            </w:rPrChange>
          </w:rPr>
          <w:delText>CHP</w:delText>
        </w:r>
        <w:r w:rsidR="00EE0A78" w:rsidRPr="002646CB" w:rsidDel="002C63BA">
          <w:rPr>
            <w:rFonts w:hint="eastAsia"/>
            <w:rPrChange w:id="1462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4621" w:author="ETRI-김종원" w:date="2019-12-10T10:44:00Z">
              <w:rPr>
                <w:rFonts w:hint="eastAsia"/>
              </w:rPr>
            </w:rPrChange>
          </w:rPr>
          <w:delText>연료</w:delText>
        </w:r>
        <w:r w:rsidR="00EE0A78" w:rsidRPr="002646CB" w:rsidDel="002C63BA">
          <w:rPr>
            <w:rFonts w:hint="eastAsia"/>
            <w:rPrChange w:id="1462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4623" w:author="ETRI-김종원" w:date="2019-12-10T10:44:00Z">
              <w:rPr>
                <w:rFonts w:hint="eastAsia"/>
              </w:rPr>
            </w:rPrChange>
          </w:rPr>
          <w:delText>요금</w:delText>
        </w:r>
        <w:r w:rsidR="00EE0A78" w:rsidRPr="002646CB" w:rsidDel="002C63BA">
          <w:rPr>
            <w:rFonts w:hint="eastAsia"/>
            <w:rPrChange w:id="146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4625" w:author="ETRI-김종원" w:date="2019-12-10T10:44:00Z">
              <w:rPr>
                <w:rFonts w:hint="eastAsia"/>
              </w:rPr>
            </w:rPrChange>
          </w:rPr>
          <w:delText>연계</w:delText>
        </w:r>
        <w:r w:rsidR="00EE0A78" w:rsidRPr="002646CB" w:rsidDel="002C63BA">
          <w:rPr>
            <w:rFonts w:hint="eastAsia"/>
            <w:rPrChange w:id="146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14627" w:author="ETRI-김종원" w:date="2019-12-10T10:44:00Z">
              <w:rPr>
                <w:rFonts w:hint="eastAsia"/>
              </w:rPr>
            </w:rPrChange>
          </w:rPr>
          <w:delText>제어</w:delText>
        </w:r>
        <w:bookmarkStart w:id="14628" w:name="_Toc21408672"/>
        <w:bookmarkStart w:id="14629" w:name="_Toc21525187"/>
        <w:bookmarkStart w:id="14630" w:name="_Toc23142026"/>
        <w:bookmarkStart w:id="14631" w:name="_Toc23173272"/>
        <w:bookmarkStart w:id="14632" w:name="_Toc23189047"/>
        <w:bookmarkStart w:id="14633" w:name="_Toc23191425"/>
        <w:bookmarkStart w:id="14634" w:name="_Toc23244443"/>
        <w:bookmarkStart w:id="14635" w:name="_Toc23793973"/>
        <w:bookmarkStart w:id="14636" w:name="_Toc23794296"/>
        <w:bookmarkStart w:id="14637" w:name="_Toc23794619"/>
        <w:bookmarkStart w:id="14638" w:name="_Toc23795464"/>
        <w:bookmarkStart w:id="14639" w:name="_Toc23839841"/>
        <w:bookmarkStart w:id="14640" w:name="_Toc26200630"/>
        <w:bookmarkStart w:id="14641" w:name="_Toc26867727"/>
        <w:bookmarkEnd w:id="14628"/>
        <w:bookmarkEnd w:id="14629"/>
        <w:bookmarkEnd w:id="14630"/>
        <w:bookmarkEnd w:id="14631"/>
        <w:bookmarkEnd w:id="14632"/>
        <w:bookmarkEnd w:id="14633"/>
        <w:bookmarkEnd w:id="14634"/>
        <w:bookmarkEnd w:id="14635"/>
        <w:bookmarkEnd w:id="14636"/>
        <w:bookmarkEnd w:id="14637"/>
        <w:bookmarkEnd w:id="14638"/>
        <w:bookmarkEnd w:id="14639"/>
        <w:bookmarkEnd w:id="14640"/>
        <w:bookmarkEnd w:id="14641"/>
      </w:del>
    </w:p>
    <w:p w14:paraId="6F94B485" w14:textId="23259723" w:rsidR="00866CAB" w:rsidRPr="002646CB" w:rsidDel="002C63BA" w:rsidRDefault="00866CAB" w:rsidP="00916AF9">
      <w:pPr>
        <w:rPr>
          <w:del w:id="14642" w:author="박 진상" w:date="2019-10-08T05:51:00Z"/>
          <w:rPrChange w:id="14643" w:author="ETRI-김종원" w:date="2019-12-10T10:44:00Z">
            <w:rPr>
              <w:del w:id="14644" w:author="박 진상" w:date="2019-10-08T05:51:00Z"/>
            </w:rPr>
          </w:rPrChange>
        </w:rPr>
      </w:pPr>
      <w:bookmarkStart w:id="14645" w:name="_Toc21408673"/>
      <w:bookmarkStart w:id="14646" w:name="_Toc21525188"/>
      <w:bookmarkStart w:id="14647" w:name="_Toc23142027"/>
      <w:bookmarkStart w:id="14648" w:name="_Toc23173273"/>
      <w:bookmarkStart w:id="14649" w:name="_Toc23189048"/>
      <w:bookmarkStart w:id="14650" w:name="_Toc23191426"/>
      <w:bookmarkStart w:id="14651" w:name="_Toc23244444"/>
      <w:bookmarkStart w:id="14652" w:name="_Toc23793974"/>
      <w:bookmarkStart w:id="14653" w:name="_Toc23794297"/>
      <w:bookmarkStart w:id="14654" w:name="_Toc23794620"/>
      <w:bookmarkStart w:id="14655" w:name="_Toc23795465"/>
      <w:bookmarkStart w:id="14656" w:name="_Toc23839842"/>
      <w:bookmarkStart w:id="14657" w:name="_Toc26200631"/>
      <w:bookmarkStart w:id="14658" w:name="_Toc26867728"/>
      <w:bookmarkEnd w:id="14645"/>
      <w:bookmarkEnd w:id="14646"/>
      <w:bookmarkEnd w:id="14647"/>
      <w:bookmarkEnd w:id="14648"/>
      <w:bookmarkEnd w:id="14649"/>
      <w:bookmarkEnd w:id="14650"/>
      <w:bookmarkEnd w:id="14651"/>
      <w:bookmarkEnd w:id="14652"/>
      <w:bookmarkEnd w:id="14653"/>
      <w:bookmarkEnd w:id="14654"/>
      <w:bookmarkEnd w:id="14655"/>
      <w:bookmarkEnd w:id="14656"/>
      <w:bookmarkEnd w:id="14657"/>
      <w:bookmarkEnd w:id="14658"/>
    </w:p>
    <w:p w14:paraId="48E431C8" w14:textId="34243243" w:rsidR="00EE0A78" w:rsidRPr="002646CB" w:rsidDel="002C63BA" w:rsidRDefault="00C849B5" w:rsidP="00EE0A78">
      <w:pPr>
        <w:pStyle w:val="44"/>
        <w:rPr>
          <w:del w:id="14659" w:author="박 진상" w:date="2019-10-08T05:51:00Z"/>
          <w:rPrChange w:id="14660" w:author="ETRI-김종원" w:date="2019-12-10T10:44:00Z">
            <w:rPr>
              <w:del w:id="14661" w:author="박 진상" w:date="2019-10-08T05:51:00Z"/>
            </w:rPr>
          </w:rPrChange>
        </w:rPr>
      </w:pPr>
      <w:del w:id="14662" w:author="박 진상" w:date="2019-10-08T05:51:00Z">
        <w:r w:rsidRPr="002646CB" w:rsidDel="002C63BA">
          <w:rPr>
            <w:rFonts w:hint="eastAsia"/>
            <w:rPrChange w:id="14663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2C63BA">
          <w:rPr>
            <w:rFonts w:hint="eastAsia"/>
            <w:lang w:eastAsia="ko-KR"/>
            <w:rPrChange w:id="1466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57894" w:rsidRPr="002646CB" w:rsidDel="002C63BA">
          <w:rPr>
            <w:rFonts w:hint="eastAsia"/>
            <w:lang w:eastAsia="ko-KR"/>
            <w:rPrChange w:id="14665" w:author="ETRI-김종원" w:date="2019-12-10T10:44:00Z">
              <w:rPr>
                <w:rFonts w:hint="eastAsia"/>
                <w:lang w:eastAsia="ko-KR"/>
              </w:rPr>
            </w:rPrChange>
          </w:rPr>
          <w:delText>전력계통</w:delText>
        </w:r>
        <w:r w:rsidR="00EE0A78" w:rsidRPr="002646CB" w:rsidDel="002C63BA">
          <w:rPr>
            <w:rFonts w:hint="eastAsia"/>
            <w:lang w:eastAsia="ko-KR"/>
            <w:rPrChange w:id="14666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eastAsia="ko-KR"/>
            <w:rPrChange w:id="14667" w:author="ETRI-김종원" w:date="2019-12-10T10:44:00Z">
              <w:rPr>
                <w:rFonts w:hint="eastAsia"/>
                <w:lang w:eastAsia="ko-KR"/>
              </w:rPr>
            </w:rPrChange>
          </w:rPr>
          <w:delText>상황</w:delText>
        </w:r>
        <w:r w:rsidR="00EE0A78" w:rsidRPr="002646CB" w:rsidDel="002C63BA">
          <w:rPr>
            <w:rFonts w:hint="eastAsia"/>
            <w:lang w:eastAsia="ko-KR"/>
            <w:rPrChange w:id="14668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eastAsia="ko-KR"/>
            <w:rPrChange w:id="14669" w:author="ETRI-김종원" w:date="2019-12-10T10:44:00Z">
              <w:rPr>
                <w:rFonts w:hint="eastAsia"/>
                <w:lang w:eastAsia="ko-KR"/>
              </w:rPr>
            </w:rPrChange>
          </w:rPr>
          <w:delText>연계</w:delText>
        </w:r>
        <w:r w:rsidR="00EE0A78" w:rsidRPr="002646CB" w:rsidDel="002C63BA">
          <w:rPr>
            <w:rFonts w:hint="eastAsia"/>
            <w:lang w:eastAsia="ko-KR"/>
            <w:rPrChange w:id="14670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eastAsia="ko-KR"/>
            <w:rPrChange w:id="14671" w:author="ETRI-김종원" w:date="2019-12-10T10:44:00Z">
              <w:rPr>
                <w:rFonts w:hint="eastAsia"/>
                <w:lang w:eastAsia="ko-KR"/>
              </w:rPr>
            </w:rPrChange>
          </w:rPr>
          <w:delText>비상급전</w:delText>
        </w:r>
        <w:r w:rsidR="00EE0A78" w:rsidRPr="002646CB" w:rsidDel="002C63BA">
          <w:rPr>
            <w:rFonts w:hint="eastAsia"/>
            <w:lang w:eastAsia="ko-KR"/>
            <w:rPrChange w:id="1467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eastAsia="ko-KR"/>
            <w:rPrChange w:id="14673" w:author="ETRI-김종원" w:date="2019-12-10T10:44:00Z">
              <w:rPr>
                <w:rFonts w:hint="eastAsia"/>
                <w:lang w:eastAsia="ko-KR"/>
              </w:rPr>
            </w:rPrChange>
          </w:rPr>
          <w:delText>연계</w:delText>
        </w:r>
        <w:r w:rsidR="00EE0A78" w:rsidRPr="002646CB" w:rsidDel="002C63BA">
          <w:rPr>
            <w:rFonts w:hint="eastAsia"/>
            <w:lang w:eastAsia="ko-KR"/>
            <w:rPrChange w:id="1467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eastAsia="ko-KR"/>
            <w:rPrChange w:id="14675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4676" w:name="_Toc21408674"/>
        <w:bookmarkStart w:id="14677" w:name="_Toc21525189"/>
        <w:bookmarkStart w:id="14678" w:name="_Toc23142028"/>
        <w:bookmarkStart w:id="14679" w:name="_Toc23173274"/>
        <w:bookmarkStart w:id="14680" w:name="_Toc23189049"/>
        <w:bookmarkStart w:id="14681" w:name="_Toc23191427"/>
        <w:bookmarkStart w:id="14682" w:name="_Toc23244445"/>
        <w:bookmarkStart w:id="14683" w:name="_Toc23793975"/>
        <w:bookmarkStart w:id="14684" w:name="_Toc23794298"/>
        <w:bookmarkStart w:id="14685" w:name="_Toc23794621"/>
        <w:bookmarkStart w:id="14686" w:name="_Toc23795466"/>
        <w:bookmarkStart w:id="14687" w:name="_Toc23839843"/>
        <w:bookmarkStart w:id="14688" w:name="_Toc26200632"/>
        <w:bookmarkStart w:id="14689" w:name="_Toc26867729"/>
        <w:bookmarkEnd w:id="14676"/>
        <w:bookmarkEnd w:id="14677"/>
        <w:bookmarkEnd w:id="14678"/>
        <w:bookmarkEnd w:id="14679"/>
        <w:bookmarkEnd w:id="14680"/>
        <w:bookmarkEnd w:id="14681"/>
        <w:bookmarkEnd w:id="14682"/>
        <w:bookmarkEnd w:id="14683"/>
        <w:bookmarkEnd w:id="14684"/>
        <w:bookmarkEnd w:id="14685"/>
        <w:bookmarkEnd w:id="14686"/>
        <w:bookmarkEnd w:id="14687"/>
        <w:bookmarkEnd w:id="14688"/>
        <w:bookmarkEnd w:id="14689"/>
      </w:del>
    </w:p>
    <w:p w14:paraId="7556B3CC" w14:textId="6BA8FF57" w:rsidR="00EE0A78" w:rsidRPr="002646CB" w:rsidDel="002C63BA" w:rsidRDefault="00EE0A78" w:rsidP="00EE0A78">
      <w:pPr>
        <w:rPr>
          <w:del w:id="14690" w:author="박 진상" w:date="2019-10-08T05:51:00Z"/>
          <w:rPrChange w:id="14691" w:author="ETRI-김종원" w:date="2019-12-10T10:44:00Z">
            <w:rPr>
              <w:del w:id="14692" w:author="박 진상" w:date="2019-10-08T05:51:00Z"/>
            </w:rPr>
          </w:rPrChange>
        </w:rPr>
      </w:pPr>
      <w:bookmarkStart w:id="14693" w:name="_Toc21408675"/>
      <w:bookmarkStart w:id="14694" w:name="_Toc21525190"/>
      <w:bookmarkStart w:id="14695" w:name="_Toc23142029"/>
      <w:bookmarkStart w:id="14696" w:name="_Toc23173275"/>
      <w:bookmarkStart w:id="14697" w:name="_Toc23189050"/>
      <w:bookmarkStart w:id="14698" w:name="_Toc23191428"/>
      <w:bookmarkStart w:id="14699" w:name="_Toc23244446"/>
      <w:bookmarkStart w:id="14700" w:name="_Toc23793976"/>
      <w:bookmarkStart w:id="14701" w:name="_Toc23794299"/>
      <w:bookmarkStart w:id="14702" w:name="_Toc23794622"/>
      <w:bookmarkStart w:id="14703" w:name="_Toc23795467"/>
      <w:bookmarkStart w:id="14704" w:name="_Toc23839844"/>
      <w:bookmarkStart w:id="14705" w:name="_Toc26200633"/>
      <w:bookmarkStart w:id="14706" w:name="_Toc26867730"/>
      <w:bookmarkEnd w:id="14693"/>
      <w:bookmarkEnd w:id="14694"/>
      <w:bookmarkEnd w:id="14695"/>
      <w:bookmarkEnd w:id="14696"/>
      <w:bookmarkEnd w:id="14697"/>
      <w:bookmarkEnd w:id="14698"/>
      <w:bookmarkEnd w:id="14699"/>
      <w:bookmarkEnd w:id="14700"/>
      <w:bookmarkEnd w:id="14701"/>
      <w:bookmarkEnd w:id="14702"/>
      <w:bookmarkEnd w:id="14703"/>
      <w:bookmarkEnd w:id="14704"/>
      <w:bookmarkEnd w:id="14705"/>
      <w:bookmarkEnd w:id="14706"/>
    </w:p>
    <w:p w14:paraId="1A3C99C4" w14:textId="01EA7CD1" w:rsidR="00EE0A78" w:rsidRPr="002646CB" w:rsidDel="002C63BA" w:rsidRDefault="00E742FA" w:rsidP="00EE0A78">
      <w:pPr>
        <w:rPr>
          <w:del w:id="14707" w:author="박 진상" w:date="2019-10-08T05:51:00Z"/>
          <w:lang w:val="en-US"/>
          <w:rPrChange w:id="14708" w:author="ETRI-김종원" w:date="2019-12-10T10:44:00Z">
            <w:rPr>
              <w:del w:id="14709" w:author="박 진상" w:date="2019-10-08T05:51:00Z"/>
              <w:lang w:val="en-US"/>
            </w:rPr>
          </w:rPrChange>
        </w:rPr>
      </w:pPr>
      <w:del w:id="14710" w:author="박 진상" w:date="2019-10-08T05:51:00Z">
        <w:r w:rsidRPr="002646CB" w:rsidDel="002C63BA">
          <w:rPr>
            <w:rFonts w:hint="eastAsia"/>
            <w:rPrChange w:id="14711" w:author="ETRI-김종원" w:date="2019-12-10T10:44:00Z">
              <w:rPr>
                <w:rFonts w:hint="eastAsia"/>
              </w:rPr>
            </w:rPrChange>
          </w:rPr>
          <w:delText>CES-MG</w:delText>
        </w:r>
        <w:r w:rsidR="00EE0A78" w:rsidRPr="002646CB" w:rsidDel="002C63BA">
          <w:rPr>
            <w:rFonts w:hint="eastAsia"/>
            <w:lang w:val="en-US"/>
            <w:rPrChange w:id="14712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471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14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lang w:val="en-US"/>
            <w:rPrChange w:id="1471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16" w:author="ETRI-김종원" w:date="2019-12-10T10:44:00Z">
              <w:rPr>
                <w:rFonts w:hint="eastAsia"/>
                <w:lang w:val="en-US"/>
              </w:rPr>
            </w:rPrChange>
          </w:rPr>
          <w:delText>모드에서는</w:delText>
        </w:r>
        <w:r w:rsidR="00EE0A78" w:rsidRPr="002646CB" w:rsidDel="002C63BA">
          <w:rPr>
            <w:rFonts w:hint="eastAsia"/>
            <w:lang w:val="en-US"/>
            <w:rPrChange w:id="1471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18" w:author="ETRI-김종원" w:date="2019-12-10T10:44:00Z">
              <w:rPr>
                <w:rFonts w:hint="eastAsia"/>
                <w:lang w:val="en-US"/>
              </w:rPr>
            </w:rPrChange>
          </w:rPr>
          <w:delText>대형</w:delText>
        </w:r>
        <w:r w:rsidR="00EE0A78" w:rsidRPr="002646CB" w:rsidDel="002C63BA">
          <w:rPr>
            <w:rFonts w:hint="eastAsia"/>
            <w:lang w:val="en-US"/>
            <w:rPrChange w:id="1471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C849B5" w:rsidRPr="002646CB" w:rsidDel="002C63BA">
          <w:rPr>
            <w:rFonts w:hint="eastAsia"/>
            <w:rPrChange w:id="14720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EE0A78" w:rsidRPr="002646CB" w:rsidDel="002C63BA">
          <w:rPr>
            <w:rFonts w:hint="eastAsia"/>
            <w:lang w:val="en-US"/>
            <w:rPrChange w:id="14721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472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F2D25" w:rsidRPr="002646CB" w:rsidDel="002C63BA">
          <w:rPr>
            <w:rFonts w:hint="eastAsia"/>
            <w:lang w:val="en-US"/>
            <w:rPrChange w:id="14723" w:author="ETRI-김종원" w:date="2019-12-10T10:44:00Z">
              <w:rPr>
                <w:rFonts w:hint="eastAsia"/>
                <w:lang w:val="en-US"/>
              </w:rPr>
            </w:rPrChange>
          </w:rPr>
          <w:delText>계통</w:delText>
        </w:r>
        <w:r w:rsidR="00EE0A78" w:rsidRPr="002646CB" w:rsidDel="002C63BA">
          <w:rPr>
            <w:rFonts w:hint="eastAsia"/>
            <w:lang w:val="en-US"/>
            <w:rPrChange w:id="1472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25" w:author="ETRI-김종원" w:date="2019-12-10T10:44:00Z">
              <w:rPr>
                <w:rFonts w:hint="eastAsia"/>
                <w:lang w:val="en-US"/>
              </w:rPr>
            </w:rPrChange>
          </w:rPr>
          <w:delText>상황을</w:delText>
        </w:r>
        <w:r w:rsidR="00EE0A78" w:rsidRPr="002646CB" w:rsidDel="002C63BA">
          <w:rPr>
            <w:rFonts w:hint="eastAsia"/>
            <w:lang w:val="en-US"/>
            <w:rPrChange w:id="1472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27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EE0A78" w:rsidRPr="002646CB" w:rsidDel="002C63BA">
          <w:rPr>
            <w:rFonts w:hint="eastAsia"/>
            <w:lang w:val="en-US"/>
            <w:rPrChange w:id="1472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29" w:author="ETRI-김종원" w:date="2019-12-10T10:44:00Z">
              <w:rPr>
                <w:rFonts w:hint="eastAsia"/>
                <w:lang w:val="en-US"/>
              </w:rPr>
            </w:rPrChange>
          </w:rPr>
          <w:delText>비상급전</w:delText>
        </w:r>
        <w:r w:rsidR="00EE0A78" w:rsidRPr="002646CB" w:rsidDel="002C63BA">
          <w:rPr>
            <w:rFonts w:hint="eastAsia"/>
            <w:lang w:val="en-US"/>
            <w:rPrChange w:id="1473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31" w:author="ETRI-김종원" w:date="2019-12-10T10:44:00Z">
              <w:rPr>
                <w:rFonts w:hint="eastAsia"/>
                <w:lang w:val="en-US"/>
              </w:rPr>
            </w:rPrChange>
          </w:rPr>
          <w:delText>요청시</w:delText>
        </w:r>
        <w:r w:rsidR="00EE0A78" w:rsidRPr="002646CB" w:rsidDel="002C63BA">
          <w:rPr>
            <w:rFonts w:hint="eastAsia"/>
            <w:lang w:val="en-US"/>
            <w:rPrChange w:id="1473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33" w:author="ETRI-김종원" w:date="2019-12-10T10:44:00Z">
              <w:rPr>
                <w:rFonts w:hint="eastAsia"/>
                <w:lang w:val="en-US"/>
              </w:rPr>
            </w:rPrChange>
          </w:rPr>
          <w:delText>급전</w:delText>
        </w:r>
        <w:r w:rsidR="00EE0A78" w:rsidRPr="002646CB" w:rsidDel="002C63BA">
          <w:rPr>
            <w:rFonts w:hint="eastAsia"/>
            <w:lang w:val="en-US"/>
            <w:rPrChange w:id="1473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35" w:author="ETRI-김종원" w:date="2019-12-10T10:44:00Z">
              <w:rPr>
                <w:rFonts w:hint="eastAsia"/>
                <w:lang w:val="en-US"/>
              </w:rPr>
            </w:rPrChange>
          </w:rPr>
          <w:delText>자원으로</w:delText>
        </w:r>
        <w:r w:rsidR="00EE0A78" w:rsidRPr="002646CB" w:rsidDel="002C63BA">
          <w:rPr>
            <w:rFonts w:hint="eastAsia"/>
            <w:lang w:val="en-US"/>
            <w:rPrChange w:id="1473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37" w:author="ETRI-김종원" w:date="2019-12-10T10:44:00Z">
              <w:rPr>
                <w:rFonts w:hint="eastAsia"/>
                <w:lang w:val="en-US"/>
              </w:rPr>
            </w:rPrChange>
          </w:rPr>
          <w:delText>동작할</w:delText>
        </w:r>
        <w:r w:rsidR="00EE0A78" w:rsidRPr="002646CB" w:rsidDel="002C63BA">
          <w:rPr>
            <w:rFonts w:hint="eastAsia"/>
            <w:lang w:val="en-US"/>
            <w:rPrChange w:id="1473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39" w:author="ETRI-김종원" w:date="2019-12-10T10:44:00Z">
              <w:rPr>
                <w:rFonts w:hint="eastAsia"/>
                <w:lang w:val="en-US"/>
              </w:rPr>
            </w:rPrChange>
          </w:rPr>
          <w:delText>수</w:delText>
        </w:r>
        <w:r w:rsidR="00EE0A78" w:rsidRPr="002646CB" w:rsidDel="002C63BA">
          <w:rPr>
            <w:rFonts w:hint="eastAsia"/>
            <w:lang w:val="en-US"/>
            <w:rPrChange w:id="1474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741" w:author="ETRI-김종원" w:date="2019-12-10T10:44:00Z">
              <w:rPr>
                <w:rFonts w:hint="eastAsia"/>
                <w:lang w:val="en-US"/>
              </w:rPr>
            </w:rPrChange>
          </w:rPr>
          <w:delText>있도록</w:delText>
        </w:r>
        <w:r w:rsidR="00EE0A78" w:rsidRPr="002646CB" w:rsidDel="002C63BA">
          <w:rPr>
            <w:rFonts w:hint="eastAsia"/>
            <w:lang w:val="en-US"/>
            <w:rPrChange w:id="1474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F2D25" w:rsidRPr="002646CB" w:rsidDel="002C63BA">
          <w:rPr>
            <w:rFonts w:hint="eastAsia"/>
            <w:lang w:val="en-US"/>
            <w:rPrChange w:id="14743" w:author="ETRI-김종원" w:date="2019-12-10T10:44:00Z">
              <w:rPr>
                <w:rFonts w:hint="eastAsia"/>
                <w:lang w:val="en-US"/>
              </w:rPr>
            </w:rPrChange>
          </w:rPr>
          <w:delText>제어해야</w:delText>
        </w:r>
        <w:r w:rsidR="00BF2D25" w:rsidRPr="002646CB" w:rsidDel="002C63BA">
          <w:rPr>
            <w:rFonts w:hint="eastAsia"/>
            <w:lang w:val="en-US"/>
            <w:rPrChange w:id="1474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F2D25" w:rsidRPr="002646CB" w:rsidDel="002C63BA">
          <w:rPr>
            <w:rFonts w:hint="eastAsia"/>
            <w:lang w:val="en-US"/>
            <w:rPrChange w:id="14745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BF2D25" w:rsidRPr="002646CB" w:rsidDel="002C63BA">
          <w:rPr>
            <w:rFonts w:hint="eastAsia"/>
            <w:lang w:val="en-US"/>
            <w:rPrChange w:id="14746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4747" w:name="_Toc21408676"/>
        <w:bookmarkStart w:id="14748" w:name="_Toc21525191"/>
        <w:bookmarkStart w:id="14749" w:name="_Toc23142030"/>
        <w:bookmarkStart w:id="14750" w:name="_Toc23173276"/>
        <w:bookmarkStart w:id="14751" w:name="_Toc23189051"/>
        <w:bookmarkStart w:id="14752" w:name="_Toc23191429"/>
        <w:bookmarkStart w:id="14753" w:name="_Toc23244447"/>
        <w:bookmarkStart w:id="14754" w:name="_Toc23793977"/>
        <w:bookmarkStart w:id="14755" w:name="_Toc23794300"/>
        <w:bookmarkStart w:id="14756" w:name="_Toc23794623"/>
        <w:bookmarkStart w:id="14757" w:name="_Toc23795468"/>
        <w:bookmarkStart w:id="14758" w:name="_Toc23839845"/>
        <w:bookmarkStart w:id="14759" w:name="_Toc26200634"/>
        <w:bookmarkStart w:id="14760" w:name="_Toc26867731"/>
        <w:bookmarkEnd w:id="14747"/>
        <w:bookmarkEnd w:id="14748"/>
        <w:bookmarkEnd w:id="14749"/>
        <w:bookmarkEnd w:id="14750"/>
        <w:bookmarkEnd w:id="14751"/>
        <w:bookmarkEnd w:id="14752"/>
        <w:bookmarkEnd w:id="14753"/>
        <w:bookmarkEnd w:id="14754"/>
        <w:bookmarkEnd w:id="14755"/>
        <w:bookmarkEnd w:id="14756"/>
        <w:bookmarkEnd w:id="14757"/>
        <w:bookmarkEnd w:id="14758"/>
        <w:bookmarkEnd w:id="14759"/>
        <w:bookmarkEnd w:id="14760"/>
      </w:del>
    </w:p>
    <w:p w14:paraId="21E3A309" w14:textId="1BC317C6" w:rsidR="00EA0A0A" w:rsidRPr="002646CB" w:rsidDel="002C63BA" w:rsidRDefault="00EA0A0A" w:rsidP="00C201F0">
      <w:pPr>
        <w:rPr>
          <w:del w:id="14761" w:author="박 진상" w:date="2019-10-08T05:51:00Z"/>
          <w:lang w:val="en-US"/>
          <w:rPrChange w:id="14762" w:author="ETRI-김종원" w:date="2019-12-10T10:44:00Z">
            <w:rPr>
              <w:del w:id="14763" w:author="박 진상" w:date="2019-10-08T05:51:00Z"/>
              <w:lang w:val="en-US"/>
            </w:rPr>
          </w:rPrChange>
        </w:rPr>
      </w:pPr>
      <w:bookmarkStart w:id="14764" w:name="_Toc21408677"/>
      <w:bookmarkStart w:id="14765" w:name="_Toc21525192"/>
      <w:bookmarkStart w:id="14766" w:name="_Toc23142031"/>
      <w:bookmarkStart w:id="14767" w:name="_Toc23173277"/>
      <w:bookmarkStart w:id="14768" w:name="_Toc23189052"/>
      <w:bookmarkStart w:id="14769" w:name="_Toc23191430"/>
      <w:bookmarkStart w:id="14770" w:name="_Toc23244448"/>
      <w:bookmarkStart w:id="14771" w:name="_Toc23793978"/>
      <w:bookmarkStart w:id="14772" w:name="_Toc23794301"/>
      <w:bookmarkStart w:id="14773" w:name="_Toc23794624"/>
      <w:bookmarkStart w:id="14774" w:name="_Toc23795469"/>
      <w:bookmarkStart w:id="14775" w:name="_Toc23839846"/>
      <w:bookmarkStart w:id="14776" w:name="_Toc26200635"/>
      <w:bookmarkStart w:id="14777" w:name="_Toc26867732"/>
      <w:bookmarkEnd w:id="14764"/>
      <w:bookmarkEnd w:id="14765"/>
      <w:bookmarkEnd w:id="14766"/>
      <w:bookmarkEnd w:id="14767"/>
      <w:bookmarkEnd w:id="14768"/>
      <w:bookmarkEnd w:id="14769"/>
      <w:bookmarkEnd w:id="14770"/>
      <w:bookmarkEnd w:id="14771"/>
      <w:bookmarkEnd w:id="14772"/>
      <w:bookmarkEnd w:id="14773"/>
      <w:bookmarkEnd w:id="14774"/>
      <w:bookmarkEnd w:id="14775"/>
      <w:bookmarkEnd w:id="14776"/>
      <w:bookmarkEnd w:id="14777"/>
    </w:p>
    <w:p w14:paraId="34F257E7" w14:textId="40CE7396" w:rsidR="00763E1B" w:rsidRPr="002646CB" w:rsidDel="002C63BA" w:rsidRDefault="00BF2D25" w:rsidP="00763E1B">
      <w:pPr>
        <w:pStyle w:val="44"/>
        <w:rPr>
          <w:del w:id="14778" w:author="박 진상" w:date="2019-10-08T05:51:00Z"/>
          <w:rPrChange w:id="14779" w:author="ETRI-김종원" w:date="2019-12-10T10:44:00Z">
            <w:rPr>
              <w:del w:id="14780" w:author="박 진상" w:date="2019-10-08T05:51:00Z"/>
            </w:rPr>
          </w:rPrChange>
        </w:rPr>
      </w:pPr>
      <w:del w:id="14781" w:author="박 진상" w:date="2019-10-08T05:51:00Z">
        <w:r w:rsidRPr="002646CB" w:rsidDel="002C63BA">
          <w:rPr>
            <w:rFonts w:hint="eastAsia"/>
            <w:lang w:eastAsia="ko-KR"/>
            <w:rPrChange w:id="14782" w:author="ETRI-김종원" w:date="2019-12-10T10:44:00Z">
              <w:rPr>
                <w:rFonts w:hint="eastAsia"/>
                <w:lang w:eastAsia="ko-KR"/>
              </w:rPr>
            </w:rPrChange>
          </w:rPr>
          <w:delText>CHP</w:delText>
        </w:r>
        <w:r w:rsidR="00763E1B" w:rsidRPr="002646CB" w:rsidDel="002C63BA">
          <w:rPr>
            <w:rFonts w:hint="eastAsia"/>
            <w:lang w:eastAsia="ko-KR"/>
            <w:rPrChange w:id="1478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4784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4785" w:name="_Toc21408678"/>
        <w:bookmarkStart w:id="14786" w:name="_Toc21525193"/>
        <w:bookmarkStart w:id="14787" w:name="_Toc23142032"/>
        <w:bookmarkStart w:id="14788" w:name="_Toc23173278"/>
        <w:bookmarkStart w:id="14789" w:name="_Toc23189053"/>
        <w:bookmarkStart w:id="14790" w:name="_Toc23191431"/>
        <w:bookmarkStart w:id="14791" w:name="_Toc23244449"/>
        <w:bookmarkStart w:id="14792" w:name="_Toc23793979"/>
        <w:bookmarkStart w:id="14793" w:name="_Toc23794302"/>
        <w:bookmarkStart w:id="14794" w:name="_Toc23794625"/>
        <w:bookmarkStart w:id="14795" w:name="_Toc23795470"/>
        <w:bookmarkStart w:id="14796" w:name="_Toc23839847"/>
        <w:bookmarkStart w:id="14797" w:name="_Toc26200636"/>
        <w:bookmarkStart w:id="14798" w:name="_Toc26867733"/>
        <w:bookmarkEnd w:id="14785"/>
        <w:bookmarkEnd w:id="14786"/>
        <w:bookmarkEnd w:id="14787"/>
        <w:bookmarkEnd w:id="14788"/>
        <w:bookmarkEnd w:id="14789"/>
        <w:bookmarkEnd w:id="14790"/>
        <w:bookmarkEnd w:id="14791"/>
        <w:bookmarkEnd w:id="14792"/>
        <w:bookmarkEnd w:id="14793"/>
        <w:bookmarkEnd w:id="14794"/>
        <w:bookmarkEnd w:id="14795"/>
        <w:bookmarkEnd w:id="14796"/>
        <w:bookmarkEnd w:id="14797"/>
        <w:bookmarkEnd w:id="14798"/>
      </w:del>
    </w:p>
    <w:p w14:paraId="50230545" w14:textId="4B351AA8" w:rsidR="00EE0A78" w:rsidRPr="002646CB" w:rsidDel="002C63BA" w:rsidRDefault="00EE0A78" w:rsidP="00EE0A78">
      <w:pPr>
        <w:rPr>
          <w:del w:id="14799" w:author="박 진상" w:date="2019-10-08T05:51:00Z"/>
          <w:rPrChange w:id="14800" w:author="ETRI-김종원" w:date="2019-12-10T10:44:00Z">
            <w:rPr>
              <w:del w:id="14801" w:author="박 진상" w:date="2019-10-08T05:51:00Z"/>
            </w:rPr>
          </w:rPrChange>
        </w:rPr>
      </w:pPr>
      <w:bookmarkStart w:id="14802" w:name="_Toc21408679"/>
      <w:bookmarkStart w:id="14803" w:name="_Toc21525194"/>
      <w:bookmarkStart w:id="14804" w:name="_Toc23142033"/>
      <w:bookmarkStart w:id="14805" w:name="_Toc23173279"/>
      <w:bookmarkStart w:id="14806" w:name="_Toc23189054"/>
      <w:bookmarkStart w:id="14807" w:name="_Toc23191432"/>
      <w:bookmarkStart w:id="14808" w:name="_Toc23244450"/>
      <w:bookmarkStart w:id="14809" w:name="_Toc23793980"/>
      <w:bookmarkStart w:id="14810" w:name="_Toc23794303"/>
      <w:bookmarkStart w:id="14811" w:name="_Toc23794626"/>
      <w:bookmarkStart w:id="14812" w:name="_Toc23795471"/>
      <w:bookmarkStart w:id="14813" w:name="_Toc23839848"/>
      <w:bookmarkStart w:id="14814" w:name="_Toc26200637"/>
      <w:bookmarkStart w:id="14815" w:name="_Toc26867734"/>
      <w:bookmarkEnd w:id="14802"/>
      <w:bookmarkEnd w:id="14803"/>
      <w:bookmarkEnd w:id="14804"/>
      <w:bookmarkEnd w:id="14805"/>
      <w:bookmarkEnd w:id="14806"/>
      <w:bookmarkEnd w:id="14807"/>
      <w:bookmarkEnd w:id="14808"/>
      <w:bookmarkEnd w:id="14809"/>
      <w:bookmarkEnd w:id="14810"/>
      <w:bookmarkEnd w:id="14811"/>
      <w:bookmarkEnd w:id="14812"/>
      <w:bookmarkEnd w:id="14813"/>
      <w:bookmarkEnd w:id="14814"/>
      <w:bookmarkEnd w:id="14815"/>
    </w:p>
    <w:p w14:paraId="6A8E056D" w14:textId="7F7759BE" w:rsidR="00013279" w:rsidRPr="002646CB" w:rsidDel="002C63BA" w:rsidRDefault="00BF2D25" w:rsidP="00EE0A78">
      <w:pPr>
        <w:rPr>
          <w:del w:id="14816" w:author="박 진상" w:date="2019-10-08T05:51:00Z"/>
          <w:lang w:val="en-US"/>
          <w:rPrChange w:id="14817" w:author="ETRI-김종원" w:date="2019-12-10T10:44:00Z">
            <w:rPr>
              <w:del w:id="14818" w:author="박 진상" w:date="2019-10-08T05:51:00Z"/>
              <w:lang w:val="en-US"/>
            </w:rPr>
          </w:rPrChange>
        </w:rPr>
      </w:pPr>
      <w:del w:id="14819" w:author="박 진상" w:date="2019-10-08T05:51:00Z">
        <w:r w:rsidRPr="002646CB" w:rsidDel="002C63BA">
          <w:rPr>
            <w:rFonts w:hint="eastAsia"/>
            <w:rPrChange w:id="14820" w:author="ETRI-김종원" w:date="2019-12-10T10:44:00Z">
              <w:rPr>
                <w:rFonts w:hint="eastAsia"/>
              </w:rPr>
            </w:rPrChange>
          </w:rPr>
          <w:delText>CES-MG</w:delText>
        </w:r>
        <w:r w:rsidR="00EE0A78" w:rsidRPr="002646CB" w:rsidDel="002C63BA">
          <w:rPr>
            <w:rFonts w:hint="eastAsia"/>
            <w:lang w:val="en-US"/>
            <w:rPrChange w:id="14821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482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823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lang w:val="en-US"/>
            <w:rPrChange w:id="1482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825" w:author="ETRI-김종원" w:date="2019-12-10T10:44:00Z">
              <w:rPr>
                <w:rFonts w:hint="eastAsia"/>
                <w:lang w:val="en-US"/>
              </w:rPr>
            </w:rPrChange>
          </w:rPr>
          <w:delText>모드에서는</w:delText>
        </w:r>
        <w:r w:rsidR="00EE0A78" w:rsidRPr="002646CB" w:rsidDel="002C63BA">
          <w:rPr>
            <w:rFonts w:hint="eastAsia"/>
            <w:lang w:val="en-US"/>
            <w:rPrChange w:id="1482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827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EE0A78" w:rsidRPr="002646CB" w:rsidDel="002C63BA">
          <w:rPr>
            <w:rFonts w:hint="eastAsia"/>
            <w:lang w:val="en-US"/>
            <w:rPrChange w:id="1482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829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EE0A78" w:rsidRPr="002646CB" w:rsidDel="002C63BA">
          <w:rPr>
            <w:rFonts w:hint="eastAsia"/>
            <w:lang w:val="en-US"/>
            <w:rPrChange w:id="1483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831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EE0A78" w:rsidRPr="002646CB" w:rsidDel="002C63BA">
          <w:rPr>
            <w:rFonts w:hint="eastAsia"/>
            <w:lang w:val="en-US"/>
            <w:rPrChange w:id="1483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val="en-US"/>
            <w:rPrChange w:id="14833" w:author="ETRI-김종원" w:date="2019-12-10T10:44:00Z">
              <w:rPr>
                <w:rFonts w:hint="eastAsia"/>
                <w:lang w:val="en-US"/>
              </w:rPr>
            </w:rPrChange>
          </w:rPr>
          <w:delText>CHP</w:delText>
        </w:r>
        <w:r w:rsidRPr="002646CB" w:rsidDel="002C63BA">
          <w:rPr>
            <w:rFonts w:hint="eastAsia"/>
            <w:lang w:val="en-US"/>
            <w:rPrChange w:id="14834" w:author="ETRI-김종원" w:date="2019-12-10T10:44:00Z">
              <w:rPr>
                <w:rFonts w:hint="eastAsia"/>
                <w:lang w:val="en-US"/>
              </w:rPr>
            </w:rPrChange>
          </w:rPr>
          <w:delText>가</w:delText>
        </w:r>
        <w:r w:rsidRPr="002646CB" w:rsidDel="002C63BA">
          <w:rPr>
            <w:rFonts w:hint="eastAsia"/>
            <w:lang w:val="en-US"/>
            <w:rPrChange w:id="1483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4836" w:author="ETRI-김종원" w:date="2019-12-10T10:44:00Z">
              <w:rPr>
                <w:rFonts w:hint="eastAsia"/>
                <w:lang w:val="en-US"/>
              </w:rPr>
            </w:rPrChange>
          </w:rPr>
          <w:delText>제어</w:delText>
        </w:r>
        <w:r w:rsidRPr="002646CB" w:rsidDel="002C63BA">
          <w:rPr>
            <w:rFonts w:hint="eastAsia"/>
            <w:lang w:val="en-US"/>
            <w:rPrChange w:id="14837" w:author="ETRI-김종원" w:date="2019-12-10T10:44:00Z">
              <w:rPr>
                <w:rFonts w:hint="eastAsia"/>
                <w:lang w:val="en-US"/>
              </w:rPr>
            </w:rPrChange>
          </w:rPr>
          <w:delText>해야</w:delText>
        </w:r>
        <w:r w:rsidRPr="002646CB" w:rsidDel="002C63BA">
          <w:rPr>
            <w:rFonts w:hint="eastAsia"/>
            <w:lang w:val="en-US"/>
            <w:rPrChange w:id="1483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val="en-US"/>
            <w:rPrChange w:id="14839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EE0A78" w:rsidRPr="002646CB" w:rsidDel="002C63BA">
          <w:rPr>
            <w:rFonts w:hint="eastAsia"/>
            <w:lang w:val="en-US"/>
            <w:rPrChange w:id="14840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4841" w:name="_Toc21408680"/>
        <w:bookmarkStart w:id="14842" w:name="_Toc21525195"/>
        <w:bookmarkStart w:id="14843" w:name="_Toc23142034"/>
        <w:bookmarkStart w:id="14844" w:name="_Toc23173280"/>
        <w:bookmarkStart w:id="14845" w:name="_Toc23189055"/>
        <w:bookmarkStart w:id="14846" w:name="_Toc23191433"/>
        <w:bookmarkStart w:id="14847" w:name="_Toc23244451"/>
        <w:bookmarkStart w:id="14848" w:name="_Toc23793981"/>
        <w:bookmarkStart w:id="14849" w:name="_Toc23794304"/>
        <w:bookmarkStart w:id="14850" w:name="_Toc23794627"/>
        <w:bookmarkStart w:id="14851" w:name="_Toc23795472"/>
        <w:bookmarkStart w:id="14852" w:name="_Toc23839849"/>
        <w:bookmarkStart w:id="14853" w:name="_Toc26200638"/>
        <w:bookmarkStart w:id="14854" w:name="_Toc26867735"/>
        <w:bookmarkEnd w:id="14841"/>
        <w:bookmarkEnd w:id="14842"/>
        <w:bookmarkEnd w:id="14843"/>
        <w:bookmarkEnd w:id="14844"/>
        <w:bookmarkEnd w:id="14845"/>
        <w:bookmarkEnd w:id="14846"/>
        <w:bookmarkEnd w:id="14847"/>
        <w:bookmarkEnd w:id="14848"/>
        <w:bookmarkEnd w:id="14849"/>
        <w:bookmarkEnd w:id="14850"/>
        <w:bookmarkEnd w:id="14851"/>
        <w:bookmarkEnd w:id="14852"/>
        <w:bookmarkEnd w:id="14853"/>
        <w:bookmarkEnd w:id="14854"/>
      </w:del>
    </w:p>
    <w:p w14:paraId="65730CDF" w14:textId="20BAC610" w:rsidR="00EE0A78" w:rsidRPr="002646CB" w:rsidDel="002C63BA" w:rsidRDefault="00EE0A78" w:rsidP="00EE0A78">
      <w:pPr>
        <w:rPr>
          <w:del w:id="14855" w:author="박 진상" w:date="2019-10-08T05:51:00Z"/>
          <w:rPrChange w:id="14856" w:author="ETRI-김종원" w:date="2019-12-10T10:44:00Z">
            <w:rPr>
              <w:del w:id="14857" w:author="박 진상" w:date="2019-10-08T05:51:00Z"/>
            </w:rPr>
          </w:rPrChange>
        </w:rPr>
      </w:pPr>
      <w:bookmarkStart w:id="14858" w:name="_Toc21408681"/>
      <w:bookmarkStart w:id="14859" w:name="_Toc21525196"/>
      <w:bookmarkStart w:id="14860" w:name="_Toc23142035"/>
      <w:bookmarkStart w:id="14861" w:name="_Toc23173281"/>
      <w:bookmarkStart w:id="14862" w:name="_Toc23189056"/>
      <w:bookmarkStart w:id="14863" w:name="_Toc23191434"/>
      <w:bookmarkStart w:id="14864" w:name="_Toc23244452"/>
      <w:bookmarkStart w:id="14865" w:name="_Toc23793982"/>
      <w:bookmarkStart w:id="14866" w:name="_Toc23794305"/>
      <w:bookmarkStart w:id="14867" w:name="_Toc23794628"/>
      <w:bookmarkStart w:id="14868" w:name="_Toc23795473"/>
      <w:bookmarkStart w:id="14869" w:name="_Toc23839850"/>
      <w:bookmarkStart w:id="14870" w:name="_Toc26200639"/>
      <w:bookmarkStart w:id="14871" w:name="_Toc26867736"/>
      <w:bookmarkEnd w:id="14858"/>
      <w:bookmarkEnd w:id="14859"/>
      <w:bookmarkEnd w:id="14860"/>
      <w:bookmarkEnd w:id="14861"/>
      <w:bookmarkEnd w:id="14862"/>
      <w:bookmarkEnd w:id="14863"/>
      <w:bookmarkEnd w:id="14864"/>
      <w:bookmarkEnd w:id="14865"/>
      <w:bookmarkEnd w:id="14866"/>
      <w:bookmarkEnd w:id="14867"/>
      <w:bookmarkEnd w:id="14868"/>
      <w:bookmarkEnd w:id="14869"/>
      <w:bookmarkEnd w:id="14870"/>
      <w:bookmarkEnd w:id="14871"/>
    </w:p>
    <w:p w14:paraId="09C1C4E5" w14:textId="16E6A007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872" w:author="박 진상" w:date="2019-10-08T05:51:00Z"/>
          <w:rPrChange w:id="14873" w:author="ETRI-김종원" w:date="2019-12-10T10:44:00Z">
            <w:rPr>
              <w:del w:id="14874" w:author="박 진상" w:date="2019-10-08T05:51:00Z"/>
            </w:rPr>
          </w:rPrChange>
        </w:rPr>
      </w:pPr>
      <w:del w:id="14875" w:author="박 진상" w:date="2019-10-08T05:51:00Z">
        <w:r w:rsidRPr="002646CB" w:rsidDel="002C63BA">
          <w:rPr>
            <w:rFonts w:hint="eastAsia"/>
            <w:rPrChange w:id="14876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2C63BA">
          <w:rPr>
            <w:rFonts w:hint="eastAsia"/>
            <w:rPrChange w:id="148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878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Pr="002646CB" w:rsidDel="002C63BA">
          <w:rPr>
            <w:rFonts w:hint="eastAsia"/>
            <w:rPrChange w:id="1487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880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2C63BA">
          <w:rPr>
            <w:rFonts w:hint="eastAsia"/>
            <w:rPrChange w:id="148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882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14883" w:name="_Toc21408682"/>
        <w:bookmarkStart w:id="14884" w:name="_Toc21525197"/>
        <w:bookmarkStart w:id="14885" w:name="_Toc23142036"/>
        <w:bookmarkStart w:id="14886" w:name="_Toc23173282"/>
        <w:bookmarkStart w:id="14887" w:name="_Toc23189057"/>
        <w:bookmarkStart w:id="14888" w:name="_Toc23191435"/>
        <w:bookmarkStart w:id="14889" w:name="_Toc23244453"/>
        <w:bookmarkStart w:id="14890" w:name="_Toc23793983"/>
        <w:bookmarkStart w:id="14891" w:name="_Toc23794306"/>
        <w:bookmarkStart w:id="14892" w:name="_Toc23794629"/>
        <w:bookmarkStart w:id="14893" w:name="_Toc23795474"/>
        <w:bookmarkStart w:id="14894" w:name="_Toc23839851"/>
        <w:bookmarkStart w:id="14895" w:name="_Toc26200640"/>
        <w:bookmarkStart w:id="14896" w:name="_Toc26867737"/>
        <w:bookmarkEnd w:id="14883"/>
        <w:bookmarkEnd w:id="14884"/>
        <w:bookmarkEnd w:id="14885"/>
        <w:bookmarkEnd w:id="14886"/>
        <w:bookmarkEnd w:id="14887"/>
        <w:bookmarkEnd w:id="14888"/>
        <w:bookmarkEnd w:id="14889"/>
        <w:bookmarkEnd w:id="14890"/>
        <w:bookmarkEnd w:id="14891"/>
        <w:bookmarkEnd w:id="14892"/>
        <w:bookmarkEnd w:id="14893"/>
        <w:bookmarkEnd w:id="14894"/>
        <w:bookmarkEnd w:id="14895"/>
        <w:bookmarkEnd w:id="14896"/>
      </w:del>
    </w:p>
    <w:p w14:paraId="69AB3EA9" w14:textId="13D408D7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897" w:author="박 진상" w:date="2019-10-08T05:51:00Z"/>
          <w:rPrChange w:id="14898" w:author="ETRI-김종원" w:date="2019-12-10T10:44:00Z">
            <w:rPr>
              <w:del w:id="14899" w:author="박 진상" w:date="2019-10-08T05:51:00Z"/>
            </w:rPr>
          </w:rPrChange>
        </w:rPr>
      </w:pPr>
      <w:del w:id="14900" w:author="박 진상" w:date="2019-10-08T05:51:00Z">
        <w:r w:rsidRPr="002646CB" w:rsidDel="002C63BA">
          <w:rPr>
            <w:rFonts w:hint="eastAsia"/>
            <w:rPrChange w:id="14901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2C63BA">
          <w:rPr>
            <w:rFonts w:hint="eastAsia"/>
            <w:rPrChange w:id="1490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903" w:author="ETRI-김종원" w:date="2019-12-10T10:44:00Z">
              <w:rPr>
                <w:rFonts w:hint="eastAsia"/>
              </w:rPr>
            </w:rPrChange>
          </w:rPr>
          <w:delText>온도에</w:delText>
        </w:r>
        <w:r w:rsidRPr="002646CB" w:rsidDel="002C63BA">
          <w:rPr>
            <w:rFonts w:hint="eastAsia"/>
            <w:rPrChange w:id="1490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905" w:author="ETRI-김종원" w:date="2019-12-10T10:44:00Z">
              <w:rPr>
                <w:rFonts w:hint="eastAsia"/>
              </w:rPr>
            </w:rPrChange>
          </w:rPr>
          <w:delText>대한</w:delText>
        </w:r>
        <w:r w:rsidRPr="002646CB" w:rsidDel="002C63BA">
          <w:rPr>
            <w:rFonts w:hint="eastAsia"/>
            <w:rPrChange w:id="1490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907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4908" w:name="_Toc21408683"/>
        <w:bookmarkStart w:id="14909" w:name="_Toc21525198"/>
        <w:bookmarkStart w:id="14910" w:name="_Toc23142037"/>
        <w:bookmarkStart w:id="14911" w:name="_Toc23173283"/>
        <w:bookmarkStart w:id="14912" w:name="_Toc23189058"/>
        <w:bookmarkStart w:id="14913" w:name="_Toc23191436"/>
        <w:bookmarkStart w:id="14914" w:name="_Toc23244454"/>
        <w:bookmarkStart w:id="14915" w:name="_Toc23793984"/>
        <w:bookmarkStart w:id="14916" w:name="_Toc23794307"/>
        <w:bookmarkStart w:id="14917" w:name="_Toc23794630"/>
        <w:bookmarkStart w:id="14918" w:name="_Toc23795475"/>
        <w:bookmarkStart w:id="14919" w:name="_Toc23839852"/>
        <w:bookmarkStart w:id="14920" w:name="_Toc26200641"/>
        <w:bookmarkStart w:id="14921" w:name="_Toc26867738"/>
        <w:bookmarkEnd w:id="14908"/>
        <w:bookmarkEnd w:id="14909"/>
        <w:bookmarkEnd w:id="14910"/>
        <w:bookmarkEnd w:id="14911"/>
        <w:bookmarkEnd w:id="14912"/>
        <w:bookmarkEnd w:id="14913"/>
        <w:bookmarkEnd w:id="14914"/>
        <w:bookmarkEnd w:id="14915"/>
        <w:bookmarkEnd w:id="14916"/>
        <w:bookmarkEnd w:id="14917"/>
        <w:bookmarkEnd w:id="14918"/>
        <w:bookmarkEnd w:id="14919"/>
        <w:bookmarkEnd w:id="14920"/>
        <w:bookmarkEnd w:id="14921"/>
      </w:del>
    </w:p>
    <w:p w14:paraId="698FBF72" w14:textId="7EECBBC6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4922" w:author="박 진상" w:date="2019-10-08T05:51:00Z"/>
          <w:rPrChange w:id="14923" w:author="ETRI-김종원" w:date="2019-12-10T10:44:00Z">
            <w:rPr>
              <w:del w:id="14924" w:author="박 진상" w:date="2019-10-08T05:51:00Z"/>
            </w:rPr>
          </w:rPrChange>
        </w:rPr>
      </w:pPr>
      <w:del w:id="14925" w:author="박 진상" w:date="2019-10-08T05:51:00Z">
        <w:r w:rsidRPr="002646CB" w:rsidDel="002C63BA">
          <w:rPr>
            <w:rFonts w:hint="eastAsia"/>
            <w:rPrChange w:id="14926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2C63BA">
          <w:rPr>
            <w:rFonts w:hint="eastAsia"/>
            <w:rPrChange w:id="149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4928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4929" w:name="_Toc21408684"/>
        <w:bookmarkStart w:id="14930" w:name="_Toc21525199"/>
        <w:bookmarkStart w:id="14931" w:name="_Toc23142038"/>
        <w:bookmarkStart w:id="14932" w:name="_Toc23173284"/>
        <w:bookmarkStart w:id="14933" w:name="_Toc23189059"/>
        <w:bookmarkStart w:id="14934" w:name="_Toc23191437"/>
        <w:bookmarkStart w:id="14935" w:name="_Toc23244455"/>
        <w:bookmarkStart w:id="14936" w:name="_Toc23793985"/>
        <w:bookmarkStart w:id="14937" w:name="_Toc23794308"/>
        <w:bookmarkStart w:id="14938" w:name="_Toc23794631"/>
        <w:bookmarkStart w:id="14939" w:name="_Toc23795476"/>
        <w:bookmarkStart w:id="14940" w:name="_Toc23839853"/>
        <w:bookmarkStart w:id="14941" w:name="_Toc26200642"/>
        <w:bookmarkStart w:id="14942" w:name="_Toc26867739"/>
        <w:bookmarkEnd w:id="14929"/>
        <w:bookmarkEnd w:id="14930"/>
        <w:bookmarkEnd w:id="14931"/>
        <w:bookmarkEnd w:id="14932"/>
        <w:bookmarkEnd w:id="14933"/>
        <w:bookmarkEnd w:id="14934"/>
        <w:bookmarkEnd w:id="14935"/>
        <w:bookmarkEnd w:id="14936"/>
        <w:bookmarkEnd w:id="14937"/>
        <w:bookmarkEnd w:id="14938"/>
        <w:bookmarkEnd w:id="14939"/>
        <w:bookmarkEnd w:id="14940"/>
        <w:bookmarkEnd w:id="14941"/>
        <w:bookmarkEnd w:id="14942"/>
      </w:del>
    </w:p>
    <w:p w14:paraId="4AB06163" w14:textId="5AEC9CA1" w:rsidR="00763E1B" w:rsidRPr="002646CB" w:rsidDel="002C63BA" w:rsidRDefault="00763E1B" w:rsidP="00C201F0">
      <w:pPr>
        <w:rPr>
          <w:del w:id="14943" w:author="박 진상" w:date="2019-10-08T05:51:00Z"/>
          <w:lang w:val="en-US"/>
          <w:rPrChange w:id="14944" w:author="ETRI-김종원" w:date="2019-12-10T10:44:00Z">
            <w:rPr>
              <w:del w:id="14945" w:author="박 진상" w:date="2019-10-08T05:51:00Z"/>
              <w:lang w:val="en-US"/>
            </w:rPr>
          </w:rPrChange>
        </w:rPr>
      </w:pPr>
      <w:bookmarkStart w:id="14946" w:name="_Toc21408685"/>
      <w:bookmarkStart w:id="14947" w:name="_Toc21525200"/>
      <w:bookmarkStart w:id="14948" w:name="_Toc23142039"/>
      <w:bookmarkStart w:id="14949" w:name="_Toc23173285"/>
      <w:bookmarkStart w:id="14950" w:name="_Toc23189060"/>
      <w:bookmarkStart w:id="14951" w:name="_Toc23191438"/>
      <w:bookmarkStart w:id="14952" w:name="_Toc23244456"/>
      <w:bookmarkStart w:id="14953" w:name="_Toc23793986"/>
      <w:bookmarkStart w:id="14954" w:name="_Toc23794309"/>
      <w:bookmarkStart w:id="14955" w:name="_Toc23794632"/>
      <w:bookmarkStart w:id="14956" w:name="_Toc23795477"/>
      <w:bookmarkStart w:id="14957" w:name="_Toc23839854"/>
      <w:bookmarkStart w:id="14958" w:name="_Toc26200643"/>
      <w:bookmarkStart w:id="14959" w:name="_Toc26867740"/>
      <w:bookmarkEnd w:id="14946"/>
      <w:bookmarkEnd w:id="14947"/>
      <w:bookmarkEnd w:id="14948"/>
      <w:bookmarkEnd w:id="14949"/>
      <w:bookmarkEnd w:id="14950"/>
      <w:bookmarkEnd w:id="14951"/>
      <w:bookmarkEnd w:id="14952"/>
      <w:bookmarkEnd w:id="14953"/>
      <w:bookmarkEnd w:id="14954"/>
      <w:bookmarkEnd w:id="14955"/>
      <w:bookmarkEnd w:id="14956"/>
      <w:bookmarkEnd w:id="14957"/>
      <w:bookmarkEnd w:id="14958"/>
      <w:bookmarkEnd w:id="14959"/>
    </w:p>
    <w:p w14:paraId="6B94FF29" w14:textId="05817D0F" w:rsidR="00763E1B" w:rsidRPr="002646CB" w:rsidDel="002C63BA" w:rsidRDefault="00763E1B" w:rsidP="00763E1B">
      <w:pPr>
        <w:pStyle w:val="44"/>
        <w:rPr>
          <w:del w:id="14960" w:author="박 진상" w:date="2019-10-08T05:51:00Z"/>
          <w:lang w:eastAsia="ko-KR"/>
          <w:rPrChange w:id="14961" w:author="ETRI-김종원" w:date="2019-12-10T10:44:00Z">
            <w:rPr>
              <w:del w:id="14962" w:author="박 진상" w:date="2019-10-08T05:51:00Z"/>
              <w:lang w:eastAsia="ko-KR"/>
            </w:rPr>
          </w:rPrChange>
        </w:rPr>
      </w:pPr>
      <w:del w:id="14963" w:author="박 진상" w:date="2019-10-08T05:51:00Z">
        <w:r w:rsidRPr="002646CB" w:rsidDel="002C63BA">
          <w:rPr>
            <w:rFonts w:hint="eastAsia"/>
            <w:lang w:eastAsia="ko-KR"/>
            <w:rPrChange w:id="14964" w:author="ETRI-김종원" w:date="2019-12-10T10:44:00Z">
              <w:rPr>
                <w:rFonts w:hint="eastAsia"/>
                <w:lang w:eastAsia="ko-KR"/>
              </w:rPr>
            </w:rPrChange>
          </w:rPr>
          <w:delText>EES</w:delText>
        </w:r>
        <w:r w:rsidR="005A510A" w:rsidRPr="002646CB" w:rsidDel="002C63BA">
          <w:rPr>
            <w:rFonts w:hint="eastAsia"/>
            <w:lang w:eastAsia="ko-KR"/>
            <w:rPrChange w:id="14965" w:author="ETRI-김종원" w:date="2019-12-10T10:44:00Z">
              <w:rPr>
                <w:rFonts w:hint="eastAsia"/>
                <w:lang w:eastAsia="ko-KR"/>
              </w:rPr>
            </w:rPrChange>
          </w:rPr>
          <w:delText>시스템</w:delText>
        </w:r>
        <w:r w:rsidRPr="002646CB" w:rsidDel="002C63BA">
          <w:rPr>
            <w:rFonts w:hint="eastAsia"/>
            <w:lang w:eastAsia="ko-KR"/>
            <w:rPrChange w:id="14966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4967" w:author="ETRI-김종원" w:date="2019-12-10T10:44:00Z">
              <w:rPr>
                <w:rFonts w:hint="eastAsia"/>
                <w:lang w:eastAsia="ko-KR"/>
              </w:rPr>
            </w:rPrChange>
          </w:rPr>
          <w:delText>운</w:delText>
        </w:r>
        <w:r w:rsidR="00DC1A26" w:rsidRPr="002646CB" w:rsidDel="002C63BA">
          <w:rPr>
            <w:rFonts w:hint="eastAsia"/>
            <w:lang w:eastAsia="ko-KR"/>
            <w:rPrChange w:id="14968" w:author="ETRI-김종원" w:date="2019-12-10T10:44:00Z">
              <w:rPr>
                <w:rFonts w:hint="eastAsia"/>
                <w:lang w:eastAsia="ko-KR"/>
              </w:rPr>
            </w:rPrChange>
          </w:rPr>
          <w:delText>전</w:delText>
        </w:r>
        <w:r w:rsidRPr="002646CB" w:rsidDel="002C63BA">
          <w:rPr>
            <w:rFonts w:hint="eastAsia"/>
            <w:lang w:eastAsia="ko-KR"/>
            <w:rPrChange w:id="1496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4970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4971" w:name="_Toc21408686"/>
        <w:bookmarkStart w:id="14972" w:name="_Toc21525201"/>
        <w:bookmarkStart w:id="14973" w:name="_Toc23142040"/>
        <w:bookmarkStart w:id="14974" w:name="_Toc23173286"/>
        <w:bookmarkStart w:id="14975" w:name="_Toc23189061"/>
        <w:bookmarkStart w:id="14976" w:name="_Toc23191439"/>
        <w:bookmarkStart w:id="14977" w:name="_Toc23244457"/>
        <w:bookmarkStart w:id="14978" w:name="_Toc23793987"/>
        <w:bookmarkStart w:id="14979" w:name="_Toc23794310"/>
        <w:bookmarkStart w:id="14980" w:name="_Toc23794633"/>
        <w:bookmarkStart w:id="14981" w:name="_Toc23795478"/>
        <w:bookmarkStart w:id="14982" w:name="_Toc23839855"/>
        <w:bookmarkStart w:id="14983" w:name="_Toc26200644"/>
        <w:bookmarkStart w:id="14984" w:name="_Toc26867741"/>
        <w:bookmarkEnd w:id="14971"/>
        <w:bookmarkEnd w:id="14972"/>
        <w:bookmarkEnd w:id="14973"/>
        <w:bookmarkEnd w:id="14974"/>
        <w:bookmarkEnd w:id="14975"/>
        <w:bookmarkEnd w:id="14976"/>
        <w:bookmarkEnd w:id="14977"/>
        <w:bookmarkEnd w:id="14978"/>
        <w:bookmarkEnd w:id="14979"/>
        <w:bookmarkEnd w:id="14980"/>
        <w:bookmarkEnd w:id="14981"/>
        <w:bookmarkEnd w:id="14982"/>
        <w:bookmarkEnd w:id="14983"/>
        <w:bookmarkEnd w:id="14984"/>
      </w:del>
    </w:p>
    <w:p w14:paraId="4E0DACD3" w14:textId="53A7667D" w:rsidR="00EE0A78" w:rsidRPr="002646CB" w:rsidDel="002C63BA" w:rsidRDefault="00EE0A78" w:rsidP="00EE0A78">
      <w:pPr>
        <w:rPr>
          <w:del w:id="14985" w:author="박 진상" w:date="2019-10-08T05:51:00Z"/>
          <w:rPrChange w:id="14986" w:author="ETRI-김종원" w:date="2019-12-10T10:44:00Z">
            <w:rPr>
              <w:del w:id="14987" w:author="박 진상" w:date="2019-10-08T05:51:00Z"/>
            </w:rPr>
          </w:rPrChange>
        </w:rPr>
      </w:pPr>
      <w:bookmarkStart w:id="14988" w:name="_Toc21408687"/>
      <w:bookmarkStart w:id="14989" w:name="_Toc21525202"/>
      <w:bookmarkStart w:id="14990" w:name="_Toc23142041"/>
      <w:bookmarkStart w:id="14991" w:name="_Toc23173287"/>
      <w:bookmarkStart w:id="14992" w:name="_Toc23189062"/>
      <w:bookmarkStart w:id="14993" w:name="_Toc23191440"/>
      <w:bookmarkStart w:id="14994" w:name="_Toc23244458"/>
      <w:bookmarkStart w:id="14995" w:name="_Toc23793988"/>
      <w:bookmarkStart w:id="14996" w:name="_Toc23794311"/>
      <w:bookmarkStart w:id="14997" w:name="_Toc23794634"/>
      <w:bookmarkStart w:id="14998" w:name="_Toc23795479"/>
      <w:bookmarkStart w:id="14999" w:name="_Toc23839856"/>
      <w:bookmarkStart w:id="15000" w:name="_Toc26200645"/>
      <w:bookmarkStart w:id="15001" w:name="_Toc26867742"/>
      <w:bookmarkEnd w:id="14988"/>
      <w:bookmarkEnd w:id="14989"/>
      <w:bookmarkEnd w:id="14990"/>
      <w:bookmarkEnd w:id="14991"/>
      <w:bookmarkEnd w:id="14992"/>
      <w:bookmarkEnd w:id="14993"/>
      <w:bookmarkEnd w:id="14994"/>
      <w:bookmarkEnd w:id="14995"/>
      <w:bookmarkEnd w:id="14996"/>
      <w:bookmarkEnd w:id="14997"/>
      <w:bookmarkEnd w:id="14998"/>
      <w:bookmarkEnd w:id="14999"/>
      <w:bookmarkEnd w:id="15000"/>
      <w:bookmarkEnd w:id="15001"/>
    </w:p>
    <w:p w14:paraId="7DABE7E6" w14:textId="35F64874" w:rsidR="00EE0A78" w:rsidRPr="002646CB" w:rsidDel="002C63BA" w:rsidRDefault="00E742FA" w:rsidP="00EE0A78">
      <w:pPr>
        <w:rPr>
          <w:del w:id="15002" w:author="박 진상" w:date="2019-10-08T05:51:00Z"/>
          <w:lang w:val="en-US"/>
          <w:rPrChange w:id="15003" w:author="ETRI-김종원" w:date="2019-12-10T10:44:00Z">
            <w:rPr>
              <w:del w:id="15004" w:author="박 진상" w:date="2019-10-08T05:51:00Z"/>
              <w:lang w:val="en-US"/>
            </w:rPr>
          </w:rPrChange>
        </w:rPr>
      </w:pPr>
      <w:del w:id="15005" w:author="박 진상" w:date="2019-10-08T05:51:00Z">
        <w:r w:rsidRPr="002646CB" w:rsidDel="002C63BA">
          <w:rPr>
            <w:rFonts w:hint="eastAsia"/>
            <w:rPrChange w:id="15006" w:author="ETRI-김종원" w:date="2019-12-10T10:44:00Z">
              <w:rPr>
                <w:rFonts w:hint="eastAsia"/>
              </w:rPr>
            </w:rPrChange>
          </w:rPr>
          <w:delText>CES-MG</w:delText>
        </w:r>
        <w:r w:rsidR="00EE0A78" w:rsidRPr="002646CB" w:rsidDel="002C63BA">
          <w:rPr>
            <w:rFonts w:hint="eastAsia"/>
            <w:lang w:val="en-US"/>
            <w:rPrChange w:id="15007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500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09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lang w:val="en-US"/>
            <w:rPrChange w:id="1501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11" w:author="ETRI-김종원" w:date="2019-12-10T10:44:00Z">
              <w:rPr>
                <w:rFonts w:hint="eastAsia"/>
                <w:lang w:val="en-US"/>
              </w:rPr>
            </w:rPrChange>
          </w:rPr>
          <w:delText>모드에서는</w:delText>
        </w:r>
        <w:r w:rsidR="00EE0A78" w:rsidRPr="002646CB" w:rsidDel="002C63BA">
          <w:rPr>
            <w:rFonts w:hint="eastAsia"/>
            <w:lang w:val="en-US"/>
            <w:rPrChange w:id="1501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13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EE0A78" w:rsidRPr="002646CB" w:rsidDel="002C63BA">
          <w:rPr>
            <w:rFonts w:hint="eastAsia"/>
            <w:lang w:val="en-US"/>
            <w:rPrChange w:id="1501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15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EE0A78" w:rsidRPr="002646CB" w:rsidDel="002C63BA">
          <w:rPr>
            <w:rFonts w:hint="eastAsia"/>
            <w:lang w:val="en-US"/>
            <w:rPrChange w:id="1501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17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5A510A" w:rsidRPr="002646CB" w:rsidDel="002C63BA">
          <w:rPr>
            <w:rFonts w:hint="eastAsia"/>
            <w:lang w:val="en-US"/>
            <w:rPrChange w:id="1501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EES</w:delText>
        </w:r>
        <w:r w:rsidR="005A510A" w:rsidRPr="002646CB" w:rsidDel="002C63BA">
          <w:rPr>
            <w:rFonts w:hint="eastAsia"/>
            <w:lang w:val="en-US"/>
            <w:rPrChange w:id="15019" w:author="ETRI-김종원" w:date="2019-12-10T10:44:00Z">
              <w:rPr>
                <w:rFonts w:hint="eastAsia"/>
                <w:lang w:val="en-US"/>
              </w:rPr>
            </w:rPrChange>
          </w:rPr>
          <w:delText>시스템이</w:delText>
        </w:r>
        <w:r w:rsidR="00EE0A78" w:rsidRPr="002646CB" w:rsidDel="002C63BA">
          <w:rPr>
            <w:rFonts w:hint="eastAsia"/>
            <w:lang w:val="en-US"/>
            <w:rPrChange w:id="1502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21" w:author="ETRI-김종원" w:date="2019-12-10T10:44:00Z">
              <w:rPr>
                <w:rFonts w:hint="eastAsia"/>
                <w:lang w:val="en-US"/>
              </w:rPr>
            </w:rPrChange>
          </w:rPr>
          <w:delText>운전제어가</w:delText>
        </w:r>
        <w:r w:rsidR="00EE0A78" w:rsidRPr="002646CB" w:rsidDel="002C63BA">
          <w:rPr>
            <w:rFonts w:hint="eastAsia"/>
            <w:lang w:val="en-US"/>
            <w:rPrChange w:id="1502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23" w:author="ETRI-김종원" w:date="2019-12-10T10:44:00Z">
              <w:rPr>
                <w:rFonts w:hint="eastAsia"/>
                <w:lang w:val="en-US"/>
              </w:rPr>
            </w:rPrChange>
          </w:rPr>
          <w:delText>이루어져야</w:delText>
        </w:r>
        <w:r w:rsidR="00EE0A78" w:rsidRPr="002646CB" w:rsidDel="002C63BA">
          <w:rPr>
            <w:rFonts w:hint="eastAsia"/>
            <w:lang w:val="en-US"/>
            <w:rPrChange w:id="1502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25" w:author="ETRI-김종원" w:date="2019-12-10T10:44:00Z">
              <w:rPr>
                <w:rFonts w:hint="eastAsia"/>
                <w:lang w:val="en-US"/>
              </w:rPr>
            </w:rPrChange>
          </w:rPr>
          <w:delText>하며</w:delText>
        </w:r>
        <w:r w:rsidR="00EE0A78" w:rsidRPr="002646CB" w:rsidDel="002C63BA">
          <w:rPr>
            <w:rFonts w:hint="eastAsia"/>
            <w:lang w:val="en-US"/>
            <w:rPrChange w:id="15026" w:author="ETRI-김종원" w:date="2019-12-10T10:44:00Z">
              <w:rPr>
                <w:rFonts w:hint="eastAsia"/>
                <w:lang w:val="en-US"/>
              </w:rPr>
            </w:rPrChange>
          </w:rPr>
          <w:delText xml:space="preserve">, </w:delText>
        </w:r>
        <w:r w:rsidR="00EE0A78" w:rsidRPr="002646CB" w:rsidDel="002C63BA">
          <w:rPr>
            <w:rFonts w:hint="eastAsia"/>
            <w:lang w:val="en-US"/>
            <w:rPrChange w:id="15027" w:author="ETRI-김종원" w:date="2019-12-10T10:44:00Z">
              <w:rPr>
                <w:rFonts w:hint="eastAsia"/>
                <w:lang w:val="en-US"/>
              </w:rPr>
            </w:rPrChange>
          </w:rPr>
          <w:delText>세부</w:delText>
        </w:r>
        <w:r w:rsidR="00EE0A78" w:rsidRPr="002646CB" w:rsidDel="002C63BA">
          <w:rPr>
            <w:rFonts w:hint="eastAsia"/>
            <w:lang w:val="en-US"/>
            <w:rPrChange w:id="1502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29" w:author="ETRI-김종원" w:date="2019-12-10T10:44:00Z">
              <w:rPr>
                <w:rFonts w:hint="eastAsia"/>
                <w:lang w:val="en-US"/>
              </w:rPr>
            </w:rPrChange>
          </w:rPr>
          <w:delText>사항에</w:delText>
        </w:r>
        <w:r w:rsidR="00EE0A78" w:rsidRPr="002646CB" w:rsidDel="002C63BA">
          <w:rPr>
            <w:rFonts w:hint="eastAsia"/>
            <w:lang w:val="en-US"/>
            <w:rPrChange w:id="1503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31" w:author="ETRI-김종원" w:date="2019-12-10T10:44:00Z">
              <w:rPr>
                <w:rFonts w:hint="eastAsia"/>
                <w:lang w:val="en-US"/>
              </w:rPr>
            </w:rPrChange>
          </w:rPr>
          <w:delText>대해서는</w:delText>
        </w:r>
        <w:r w:rsidR="00EE0A78" w:rsidRPr="002646CB" w:rsidDel="002C63BA">
          <w:rPr>
            <w:rFonts w:hint="eastAsia"/>
            <w:lang w:val="en-US"/>
            <w:rPrChange w:id="1503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IEC TS 62898-2</w:delText>
        </w:r>
        <w:r w:rsidR="00EE0A78" w:rsidRPr="002646CB" w:rsidDel="002C63BA">
          <w:rPr>
            <w:rFonts w:hint="eastAsia"/>
            <w:lang w:val="en-US"/>
            <w:rPrChange w:id="15033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Fonts w:hint="eastAsia"/>
            <w:lang w:val="en-US"/>
            <w:rPrChange w:id="1503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7</w:delText>
        </w:r>
        <w:r w:rsidR="00EE0A78" w:rsidRPr="002646CB" w:rsidDel="002C63BA">
          <w:rPr>
            <w:rFonts w:hint="eastAsia"/>
            <w:lang w:val="en-US"/>
            <w:rPrChange w:id="15035" w:author="ETRI-김종원" w:date="2019-12-10T10:44:00Z">
              <w:rPr>
                <w:rFonts w:hint="eastAsia"/>
                <w:lang w:val="en-US"/>
              </w:rPr>
            </w:rPrChange>
          </w:rPr>
          <w:delText>장의</w:delText>
        </w:r>
        <w:r w:rsidR="00EE0A78" w:rsidRPr="002646CB" w:rsidDel="002C63BA">
          <w:rPr>
            <w:rFonts w:hint="eastAsia"/>
            <w:lang w:val="en-US"/>
            <w:rPrChange w:id="1503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37" w:author="ETRI-김종원" w:date="2019-12-10T10:44:00Z">
              <w:rPr>
                <w:rFonts w:hint="eastAsia"/>
                <w:lang w:val="en-US"/>
              </w:rPr>
            </w:rPrChange>
          </w:rPr>
          <w:delText>내용을</w:delText>
        </w:r>
        <w:r w:rsidR="00EE0A78" w:rsidRPr="002646CB" w:rsidDel="002C63BA">
          <w:rPr>
            <w:rFonts w:hint="eastAsia"/>
            <w:lang w:val="en-US"/>
            <w:rPrChange w:id="1503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lang w:val="en-US"/>
            <w:rPrChange w:id="15039" w:author="ETRI-김종원" w:date="2019-12-10T10:44:00Z">
              <w:rPr>
                <w:rFonts w:hint="eastAsia"/>
                <w:lang w:val="en-US"/>
              </w:rPr>
            </w:rPrChange>
          </w:rPr>
          <w:delText>준용한다</w:delText>
        </w:r>
        <w:r w:rsidR="00EE0A78" w:rsidRPr="002646CB" w:rsidDel="002C63BA">
          <w:rPr>
            <w:rFonts w:hint="eastAsia"/>
            <w:lang w:val="en-US"/>
            <w:rPrChange w:id="15040" w:author="ETRI-김종원" w:date="2019-12-10T10:44:00Z">
              <w:rPr>
                <w:rFonts w:hint="eastAsia"/>
                <w:lang w:val="en-US"/>
              </w:rPr>
            </w:rPrChange>
          </w:rPr>
          <w:delText>..</w:delText>
        </w:r>
        <w:bookmarkStart w:id="15041" w:name="_Toc21408688"/>
        <w:bookmarkStart w:id="15042" w:name="_Toc21525203"/>
        <w:bookmarkStart w:id="15043" w:name="_Toc23142042"/>
        <w:bookmarkStart w:id="15044" w:name="_Toc23173288"/>
        <w:bookmarkStart w:id="15045" w:name="_Toc23189063"/>
        <w:bookmarkStart w:id="15046" w:name="_Toc23191441"/>
        <w:bookmarkStart w:id="15047" w:name="_Toc23244459"/>
        <w:bookmarkStart w:id="15048" w:name="_Toc23793989"/>
        <w:bookmarkStart w:id="15049" w:name="_Toc23794312"/>
        <w:bookmarkStart w:id="15050" w:name="_Toc23794635"/>
        <w:bookmarkStart w:id="15051" w:name="_Toc23795480"/>
        <w:bookmarkStart w:id="15052" w:name="_Toc23839857"/>
        <w:bookmarkStart w:id="15053" w:name="_Toc26200646"/>
        <w:bookmarkStart w:id="15054" w:name="_Toc26867743"/>
        <w:bookmarkEnd w:id="15041"/>
        <w:bookmarkEnd w:id="15042"/>
        <w:bookmarkEnd w:id="15043"/>
        <w:bookmarkEnd w:id="15044"/>
        <w:bookmarkEnd w:id="15045"/>
        <w:bookmarkEnd w:id="15046"/>
        <w:bookmarkEnd w:id="15047"/>
        <w:bookmarkEnd w:id="15048"/>
        <w:bookmarkEnd w:id="15049"/>
        <w:bookmarkEnd w:id="15050"/>
        <w:bookmarkEnd w:id="15051"/>
        <w:bookmarkEnd w:id="15052"/>
        <w:bookmarkEnd w:id="15053"/>
        <w:bookmarkEnd w:id="15054"/>
      </w:del>
    </w:p>
    <w:p w14:paraId="46EC6D2C" w14:textId="44466D92" w:rsidR="00013279" w:rsidRPr="002646CB" w:rsidDel="002C63BA" w:rsidRDefault="00013279" w:rsidP="00013279">
      <w:pPr>
        <w:rPr>
          <w:del w:id="15055" w:author="박 진상" w:date="2019-10-08T05:51:00Z"/>
          <w:lang w:val="en-US"/>
          <w:rPrChange w:id="15056" w:author="ETRI-김종원" w:date="2019-12-10T10:44:00Z">
            <w:rPr>
              <w:del w:id="15057" w:author="박 진상" w:date="2019-10-08T05:51:00Z"/>
              <w:lang w:val="en-US"/>
            </w:rPr>
          </w:rPrChange>
        </w:rPr>
      </w:pPr>
      <w:bookmarkStart w:id="15058" w:name="_Toc21408689"/>
      <w:bookmarkStart w:id="15059" w:name="_Toc21525204"/>
      <w:bookmarkStart w:id="15060" w:name="_Toc23142043"/>
      <w:bookmarkStart w:id="15061" w:name="_Toc23173289"/>
      <w:bookmarkStart w:id="15062" w:name="_Toc23189064"/>
      <w:bookmarkStart w:id="15063" w:name="_Toc23191442"/>
      <w:bookmarkStart w:id="15064" w:name="_Toc23244460"/>
      <w:bookmarkStart w:id="15065" w:name="_Toc23793990"/>
      <w:bookmarkStart w:id="15066" w:name="_Toc23794313"/>
      <w:bookmarkStart w:id="15067" w:name="_Toc23794636"/>
      <w:bookmarkStart w:id="15068" w:name="_Toc23795481"/>
      <w:bookmarkStart w:id="15069" w:name="_Toc23839858"/>
      <w:bookmarkStart w:id="15070" w:name="_Toc26200647"/>
      <w:bookmarkStart w:id="15071" w:name="_Toc26867744"/>
      <w:bookmarkEnd w:id="15058"/>
      <w:bookmarkEnd w:id="15059"/>
      <w:bookmarkEnd w:id="15060"/>
      <w:bookmarkEnd w:id="15061"/>
      <w:bookmarkEnd w:id="15062"/>
      <w:bookmarkEnd w:id="15063"/>
      <w:bookmarkEnd w:id="15064"/>
      <w:bookmarkEnd w:id="15065"/>
      <w:bookmarkEnd w:id="15066"/>
      <w:bookmarkEnd w:id="15067"/>
      <w:bookmarkEnd w:id="15068"/>
      <w:bookmarkEnd w:id="15069"/>
      <w:bookmarkEnd w:id="15070"/>
      <w:bookmarkEnd w:id="15071"/>
    </w:p>
    <w:p w14:paraId="77250C52" w14:textId="3B619D95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5072" w:author="박 진상" w:date="2019-10-08T05:51:00Z"/>
          <w:rPrChange w:id="15073" w:author="ETRI-김종원" w:date="2019-12-10T10:44:00Z">
            <w:rPr>
              <w:del w:id="15074" w:author="박 진상" w:date="2019-10-08T05:51:00Z"/>
            </w:rPr>
          </w:rPrChange>
        </w:rPr>
      </w:pPr>
      <w:del w:id="15075" w:author="박 진상" w:date="2019-10-08T05:51:00Z">
        <w:r w:rsidRPr="002646CB" w:rsidDel="002C63BA">
          <w:rPr>
            <w:rFonts w:hint="eastAsia"/>
            <w:rPrChange w:id="15076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5077" w:author="ETRI-김종원" w:date="2019-12-10T10:44:00Z">
              <w:rPr/>
            </w:rPrChange>
          </w:rPr>
          <w:delText>가</w:delText>
        </w:r>
        <w:r w:rsidR="00763E1B" w:rsidRPr="002646CB" w:rsidDel="002C63BA">
          <w:rPr>
            <w:rPrChange w:id="15078" w:author="ETRI-김종원" w:date="2019-12-10T10:44:00Z">
              <w:rPr/>
            </w:rPrChange>
          </w:rPr>
          <w:delText xml:space="preserve"> </w:delText>
        </w:r>
        <w:r w:rsidR="00D4509B" w:rsidRPr="002646CB" w:rsidDel="002C63BA">
          <w:rPr>
            <w:rPrChange w:id="15079" w:author="ETRI-김종원" w:date="2019-12-10T10:44:00Z">
              <w:rPr/>
            </w:rPrChange>
          </w:rPr>
          <w:delText>계통연계운전</w:delText>
        </w:r>
        <w:r w:rsidR="00B547D7" w:rsidRPr="002646CB" w:rsidDel="002C63BA">
          <w:rPr>
            <w:rFonts w:hint="eastAsia"/>
            <w:rPrChange w:id="1508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PrChange w:id="15081" w:author="ETRI-김종원" w:date="2019-12-10T10:44:00Z">
              <w:rPr/>
            </w:rPrChange>
          </w:rPr>
          <w:delText>모드에</w:delText>
        </w:r>
        <w:r w:rsidR="00763E1B" w:rsidRPr="002646CB" w:rsidDel="002C63BA">
          <w:rPr>
            <w:rPrChange w:id="1508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083" w:author="ETRI-김종원" w:date="2019-12-10T10:44:00Z">
              <w:rPr/>
            </w:rPrChange>
          </w:rPr>
          <w:delText>있을</w:delText>
        </w:r>
        <w:r w:rsidR="00763E1B" w:rsidRPr="002646CB" w:rsidDel="002C63BA">
          <w:rPr>
            <w:rPrChange w:id="1508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085" w:author="ETRI-김종원" w:date="2019-12-10T10:44:00Z">
              <w:rPr/>
            </w:rPrChange>
          </w:rPr>
          <w:delText>때</w:delText>
        </w:r>
        <w:r w:rsidR="00763E1B" w:rsidRPr="002646CB" w:rsidDel="002C63BA">
          <w:rPr>
            <w:rFonts w:hint="eastAsia"/>
            <w:rPrChange w:id="15086" w:author="ETRI-김종원" w:date="2019-12-10T10:44:00Z">
              <w:rPr>
                <w:rFonts w:hint="eastAsia"/>
              </w:rPr>
            </w:rPrChange>
          </w:rPr>
          <w:delText>, EES</w:delText>
        </w:r>
        <w:r w:rsidR="005A510A" w:rsidRPr="002646CB" w:rsidDel="002C63BA">
          <w:rPr>
            <w:rFonts w:hint="eastAsia"/>
            <w:rPrChange w:id="15087" w:author="ETRI-김종원" w:date="2019-12-10T10:44:00Z">
              <w:rPr>
                <w:rFonts w:hint="eastAsia"/>
              </w:rPr>
            </w:rPrChange>
          </w:rPr>
          <w:delText>시스템은</w:delText>
        </w:r>
        <w:r w:rsidR="00763E1B" w:rsidRPr="002646CB" w:rsidDel="002C63BA">
          <w:rPr>
            <w:rPrChange w:id="15088" w:author="ETRI-김종원" w:date="2019-12-10T10:44:00Z">
              <w:rPr/>
            </w:rPrChange>
          </w:rPr>
          <w:delText xml:space="preserve"> </w:delText>
        </w:r>
        <w:r w:rsidR="00C37E3E" w:rsidRPr="002646CB" w:rsidDel="002C63BA">
          <w:rPr>
            <w:rFonts w:hint="eastAsia"/>
            <w:rPrChange w:id="15089" w:author="ETRI-김종원" w:date="2019-12-10T10:44:00Z">
              <w:rPr>
                <w:rFonts w:hint="eastAsia"/>
              </w:rPr>
            </w:rPrChange>
          </w:rPr>
          <w:delText>유효</w:delText>
        </w:r>
        <w:r w:rsidR="00C37E3E" w:rsidRPr="002646CB" w:rsidDel="002C63BA">
          <w:rPr>
            <w:rFonts w:hint="eastAsia"/>
            <w:rPrChange w:id="15090" w:author="ETRI-김종원" w:date="2019-12-10T10:44:00Z">
              <w:rPr>
                <w:rFonts w:hint="eastAsia"/>
              </w:rPr>
            </w:rPrChange>
          </w:rPr>
          <w:delText>/</w:delText>
        </w:r>
        <w:r w:rsidR="00C37E3E" w:rsidRPr="002646CB" w:rsidDel="002C63BA">
          <w:rPr>
            <w:rFonts w:hint="eastAsia"/>
            <w:rPrChange w:id="15091" w:author="ETRI-김종원" w:date="2019-12-10T10:44:00Z">
              <w:rPr>
                <w:rFonts w:hint="eastAsia"/>
              </w:rPr>
            </w:rPrChange>
          </w:rPr>
          <w:delText>무효전력</w:delText>
        </w:r>
        <w:r w:rsidR="00763E1B" w:rsidRPr="002646CB" w:rsidDel="002C63BA">
          <w:rPr>
            <w:rFonts w:hint="eastAsia"/>
            <w:rPrChange w:id="150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PrChange w:id="15093" w:author="ETRI-김종원" w:date="2019-12-10T10:44:00Z">
              <w:rPr/>
            </w:rPrChange>
          </w:rPr>
          <w:delText>제어</w:delText>
        </w:r>
        <w:r w:rsidR="00763E1B" w:rsidRPr="002646CB" w:rsidDel="002C63BA">
          <w:rPr>
            <w:rPrChange w:id="1509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095" w:author="ETRI-김종원" w:date="2019-12-10T10:44:00Z">
              <w:rPr/>
            </w:rPrChange>
          </w:rPr>
          <w:delText>모드를</w:delText>
        </w:r>
        <w:r w:rsidR="00763E1B" w:rsidRPr="002646CB" w:rsidDel="002C63BA">
          <w:rPr>
            <w:rPrChange w:id="1509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097" w:author="ETRI-김종원" w:date="2019-12-10T10:44:00Z">
              <w:rPr/>
            </w:rPrChange>
          </w:rPr>
          <w:delText>채택</w:delText>
        </w:r>
        <w:r w:rsidR="00763E1B" w:rsidRPr="002646CB" w:rsidDel="002C63BA">
          <w:rPr>
            <w:rPrChange w:id="1509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099" w:author="ETRI-김종원" w:date="2019-12-10T10:44:00Z">
              <w:rPr/>
            </w:rPrChange>
          </w:rPr>
          <w:delText>해야</w:delText>
        </w:r>
        <w:r w:rsidR="00763E1B" w:rsidRPr="002646CB" w:rsidDel="002C63BA">
          <w:rPr>
            <w:rPrChange w:id="1510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01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5102" w:author="ETRI-김종원" w:date="2019-12-10T10:44:00Z">
              <w:rPr>
                <w:rFonts w:hint="eastAsia"/>
              </w:rPr>
            </w:rPrChange>
          </w:rPr>
          <w:delText>. EES</w:delText>
        </w:r>
        <w:r w:rsidR="005A510A" w:rsidRPr="002646CB" w:rsidDel="002C63BA">
          <w:rPr>
            <w:rFonts w:hint="eastAsia"/>
            <w:rPrChange w:id="15103" w:author="ETRI-김종원" w:date="2019-12-10T10:44:00Z">
              <w:rPr>
                <w:rFonts w:hint="eastAsia"/>
              </w:rPr>
            </w:rPrChange>
          </w:rPr>
          <w:delText>시스템</w:delText>
        </w:r>
        <w:r w:rsidR="00763E1B" w:rsidRPr="002646CB" w:rsidDel="002C63BA">
          <w:rPr>
            <w:rPrChange w:id="15104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510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06" w:author="ETRI-김종원" w:date="2019-12-10T10:44:00Z">
              <w:rPr/>
            </w:rPrChange>
          </w:rPr>
          <w:delText>전력</w:delText>
        </w:r>
        <w:r w:rsidR="00763E1B" w:rsidRPr="002646CB" w:rsidDel="002C63BA">
          <w:rPr>
            <w:rPrChange w:id="1510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08" w:author="ETRI-김종원" w:date="2019-12-10T10:44:00Z">
              <w:rPr/>
            </w:rPrChange>
          </w:rPr>
          <w:delText>설정값은</w:delText>
        </w:r>
        <w:r w:rsidR="00763E1B" w:rsidRPr="002646CB" w:rsidDel="002C63BA">
          <w:rPr>
            <w:rPrChange w:id="1510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10" w:author="ETRI-김종원" w:date="2019-12-10T10:44:00Z">
              <w:rPr/>
            </w:rPrChange>
          </w:rPr>
          <w:delText>전력망의</w:delText>
        </w:r>
        <w:r w:rsidR="00763E1B" w:rsidRPr="002646CB" w:rsidDel="002C63BA">
          <w:rPr>
            <w:rPrChange w:id="1511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12" w:author="ETRI-김종원" w:date="2019-12-10T10:44:00Z">
              <w:rPr/>
            </w:rPrChange>
          </w:rPr>
          <w:delText>전력</w:delText>
        </w:r>
        <w:r w:rsidR="00763E1B" w:rsidRPr="002646CB" w:rsidDel="002C63BA">
          <w:rPr>
            <w:rPrChange w:id="1511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14" w:author="ETRI-김종원" w:date="2019-12-10T10:44:00Z">
              <w:rPr/>
            </w:rPrChange>
          </w:rPr>
          <w:delText>품질</w:delText>
        </w:r>
        <w:r w:rsidR="00763E1B" w:rsidRPr="002646CB" w:rsidDel="002C63BA">
          <w:rPr>
            <w:rPrChange w:id="1511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16" w:author="ETRI-김종원" w:date="2019-12-10T10:44:00Z">
              <w:rPr/>
            </w:rPrChange>
          </w:rPr>
          <w:delText>보장을</w:delText>
        </w:r>
        <w:r w:rsidR="00763E1B" w:rsidRPr="002646CB" w:rsidDel="002C63BA">
          <w:rPr>
            <w:rPrChange w:id="1511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18" w:author="ETRI-김종원" w:date="2019-12-10T10:44:00Z">
              <w:rPr/>
            </w:rPrChange>
          </w:rPr>
          <w:delText>목표로</w:delText>
        </w:r>
        <w:r w:rsidR="00763E1B" w:rsidRPr="002646CB" w:rsidDel="002C63BA">
          <w:rPr>
            <w:rPrChange w:id="1511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20" w:author="ETRI-김종원" w:date="2019-12-10T10:44:00Z">
              <w:rPr/>
            </w:rPrChange>
          </w:rPr>
          <w:delText>해야</w:delText>
        </w:r>
        <w:r w:rsidR="00763E1B" w:rsidRPr="002646CB" w:rsidDel="002C63BA">
          <w:rPr>
            <w:rPrChange w:id="1512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22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5123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763E1B" w:rsidRPr="002646CB" w:rsidDel="002C63BA">
          <w:rPr>
            <w:rPrChange w:id="15124" w:author="ETRI-김종원" w:date="2019-12-10T10:44:00Z">
              <w:rPr/>
            </w:rPrChange>
          </w:rPr>
          <w:delText>이러한</w:delText>
        </w:r>
        <w:r w:rsidR="00763E1B" w:rsidRPr="002646CB" w:rsidDel="002C63BA">
          <w:rPr>
            <w:rPrChange w:id="1512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26" w:author="ETRI-김종원" w:date="2019-12-10T10:44:00Z">
              <w:rPr/>
            </w:rPrChange>
          </w:rPr>
          <w:delText>방식으로</w:delText>
        </w:r>
        <w:r w:rsidR="00763E1B" w:rsidRPr="002646CB" w:rsidDel="002C63BA">
          <w:rPr>
            <w:rFonts w:hint="eastAsia"/>
            <w:rPrChange w:id="15127" w:author="ETRI-김종원" w:date="2019-12-10T10:44:00Z">
              <w:rPr>
                <w:rFonts w:hint="eastAsia"/>
              </w:rPr>
            </w:rPrChange>
          </w:rPr>
          <w:delText>, EES</w:delText>
        </w:r>
        <w:r w:rsidR="005A510A" w:rsidRPr="002646CB" w:rsidDel="002C63BA">
          <w:rPr>
            <w:rFonts w:hint="eastAsia"/>
            <w:rPrChange w:id="15128" w:author="ETRI-김종원" w:date="2019-12-10T10:44:00Z">
              <w:rPr>
                <w:rFonts w:hint="eastAsia"/>
              </w:rPr>
            </w:rPrChange>
          </w:rPr>
          <w:delText>시스템은</w:delText>
        </w:r>
        <w:r w:rsidR="00763E1B" w:rsidRPr="002646CB" w:rsidDel="002C63BA">
          <w:rPr>
            <w:rPrChange w:id="15129" w:author="ETRI-김종원" w:date="2019-12-10T10:44:00Z">
              <w:rPr/>
            </w:rPrChange>
          </w:rPr>
          <w:delText xml:space="preserve"> </w:delText>
        </w:r>
        <w:r w:rsidR="00C849B5" w:rsidRPr="002646CB" w:rsidDel="002C63BA">
          <w:rPr>
            <w:rFonts w:hint="eastAsia"/>
            <w:rPrChange w:id="15130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5129" w:rsidRPr="002646CB" w:rsidDel="002C63BA">
          <w:rPr>
            <w:rPrChange w:id="15131" w:author="ETRI-김종원" w:date="2019-12-10T10:44:00Z">
              <w:rPr/>
            </w:rPrChange>
          </w:rPr>
          <w:delText xml:space="preserve"> </w:delText>
        </w:r>
        <w:r w:rsidR="00BD5129" w:rsidRPr="002646CB" w:rsidDel="002C63BA">
          <w:rPr>
            <w:rPrChange w:id="15132" w:author="ETRI-김종원" w:date="2019-12-10T10:44:00Z">
              <w:rPr/>
            </w:rPrChange>
          </w:rPr>
          <w:delText>계통</w:delText>
        </w:r>
        <w:r w:rsidR="00763E1B" w:rsidRPr="002646CB" w:rsidDel="002C63BA">
          <w:rPr>
            <w:rPrChange w:id="15133" w:author="ETRI-김종원" w:date="2019-12-10T10:44:00Z">
              <w:rPr/>
            </w:rPrChange>
          </w:rPr>
          <w:delText>에</w:delText>
        </w:r>
        <w:r w:rsidR="00763E1B" w:rsidRPr="002646CB" w:rsidDel="002C63BA">
          <w:rPr>
            <w:rPrChange w:id="1513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35" w:author="ETRI-김종원" w:date="2019-12-10T10:44:00Z">
              <w:rPr/>
            </w:rPrChange>
          </w:rPr>
          <w:delText>대한</w:delText>
        </w:r>
        <w:r w:rsidR="00763E1B" w:rsidRPr="002646CB" w:rsidDel="002C63BA">
          <w:rPr>
            <w:rPrChange w:id="15136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5137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513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39" w:author="ETRI-김종원" w:date="2019-12-10T10:44:00Z">
              <w:rPr/>
            </w:rPrChange>
          </w:rPr>
          <w:delText>시스템의</w:delText>
        </w:r>
        <w:r w:rsidR="00763E1B" w:rsidRPr="002646CB" w:rsidDel="002C63BA">
          <w:rPr>
            <w:rPrChange w:id="1514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41" w:author="ETRI-김종원" w:date="2019-12-10T10:44:00Z">
              <w:rPr/>
            </w:rPrChange>
          </w:rPr>
          <w:delText>출력이</w:delText>
        </w:r>
        <w:r w:rsidR="00763E1B" w:rsidRPr="002646CB" w:rsidDel="002C63BA">
          <w:rPr>
            <w:rPrChange w:id="1514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43" w:author="ETRI-김종원" w:date="2019-12-10T10:44:00Z">
              <w:rPr/>
            </w:rPrChange>
          </w:rPr>
          <w:delText>원활하도록</w:delText>
        </w:r>
        <w:r w:rsidR="00763E1B" w:rsidRPr="002646CB" w:rsidDel="002C63BA">
          <w:rPr>
            <w:rPrChange w:id="1514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45" w:author="ETRI-김종원" w:date="2019-12-10T10:44:00Z">
              <w:rPr/>
            </w:rPrChange>
          </w:rPr>
          <w:delText>보장</w:delText>
        </w:r>
        <w:r w:rsidR="00763E1B" w:rsidRPr="002646CB" w:rsidDel="002C63BA">
          <w:rPr>
            <w:rPrChange w:id="1514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47" w:author="ETRI-김종원" w:date="2019-12-10T10:44:00Z">
              <w:rPr/>
            </w:rPrChange>
          </w:rPr>
          <w:delText>할</w:delText>
        </w:r>
        <w:r w:rsidR="00763E1B" w:rsidRPr="002646CB" w:rsidDel="002C63BA">
          <w:rPr>
            <w:rPrChange w:id="1514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49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515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151" w:author="ETRI-김종원" w:date="2019-12-10T10:44:00Z">
              <w:rPr/>
            </w:rPrChange>
          </w:rPr>
          <w:delText>있다</w:delText>
        </w:r>
        <w:r w:rsidR="00763E1B" w:rsidRPr="002646CB" w:rsidDel="002C63BA">
          <w:rPr>
            <w:rFonts w:hint="eastAsia"/>
            <w:rPrChange w:id="15152" w:author="ETRI-김종원" w:date="2019-12-10T10:44:00Z">
              <w:rPr>
                <w:rFonts w:hint="eastAsia"/>
              </w:rPr>
            </w:rPrChange>
          </w:rPr>
          <w:delText>.</w:delText>
        </w:r>
        <w:bookmarkStart w:id="15153" w:name="_Toc21408690"/>
        <w:bookmarkStart w:id="15154" w:name="_Toc21525205"/>
        <w:bookmarkStart w:id="15155" w:name="_Toc23142044"/>
        <w:bookmarkStart w:id="15156" w:name="_Toc23173290"/>
        <w:bookmarkStart w:id="15157" w:name="_Toc23189065"/>
        <w:bookmarkStart w:id="15158" w:name="_Toc23191443"/>
        <w:bookmarkStart w:id="15159" w:name="_Toc23244461"/>
        <w:bookmarkStart w:id="15160" w:name="_Toc23793991"/>
        <w:bookmarkStart w:id="15161" w:name="_Toc23794314"/>
        <w:bookmarkStart w:id="15162" w:name="_Toc23794637"/>
        <w:bookmarkStart w:id="15163" w:name="_Toc23795482"/>
        <w:bookmarkStart w:id="15164" w:name="_Toc23839859"/>
        <w:bookmarkStart w:id="15165" w:name="_Toc26200648"/>
        <w:bookmarkStart w:id="15166" w:name="_Toc26867745"/>
        <w:bookmarkEnd w:id="15153"/>
        <w:bookmarkEnd w:id="15154"/>
        <w:bookmarkEnd w:id="15155"/>
        <w:bookmarkEnd w:id="15156"/>
        <w:bookmarkEnd w:id="15157"/>
        <w:bookmarkEnd w:id="15158"/>
        <w:bookmarkEnd w:id="15159"/>
        <w:bookmarkEnd w:id="15160"/>
        <w:bookmarkEnd w:id="15161"/>
        <w:bookmarkEnd w:id="15162"/>
        <w:bookmarkEnd w:id="15163"/>
        <w:bookmarkEnd w:id="15164"/>
        <w:bookmarkEnd w:id="15165"/>
        <w:bookmarkEnd w:id="15166"/>
      </w:del>
    </w:p>
    <w:p w14:paraId="63568FBC" w14:textId="5BD43316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5167" w:author="박 진상" w:date="2019-10-08T05:51:00Z"/>
          <w:rPrChange w:id="15168" w:author="ETRI-김종원" w:date="2019-12-10T10:44:00Z">
            <w:rPr>
              <w:del w:id="15169" w:author="박 진상" w:date="2019-10-08T05:51:00Z"/>
            </w:rPr>
          </w:rPrChange>
        </w:rPr>
      </w:pPr>
      <w:del w:id="15170" w:author="박 진상" w:date="2019-10-08T05:51:00Z">
        <w:r w:rsidRPr="002646CB" w:rsidDel="002C63BA">
          <w:rPr>
            <w:rFonts w:hint="eastAsia"/>
            <w:rPrChange w:id="15171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5172" w:author="ETRI-김종원" w:date="2019-12-10T10:44:00Z">
              <w:rPr>
                <w:rFonts w:hint="eastAsia"/>
              </w:rPr>
            </w:rPrChange>
          </w:rPr>
          <w:delText>시스템은</w:delText>
        </w:r>
        <w:r w:rsidRPr="002646CB" w:rsidDel="002C63BA">
          <w:rPr>
            <w:rPrChange w:id="15173" w:author="ETRI-김종원" w:date="2019-12-10T10:44:00Z">
              <w:rPr/>
            </w:rPrChange>
          </w:rPr>
          <w:delText xml:space="preserve"> </w:delText>
        </w:r>
        <w:r w:rsidR="00FE3106" w:rsidRPr="002646CB" w:rsidDel="002C63BA">
          <w:rPr>
            <w:rFonts w:hint="eastAsia"/>
            <w:rPrChange w:id="15174" w:author="ETRI-김종원" w:date="2019-12-10T10:44:00Z">
              <w:rPr>
                <w:rFonts w:hint="eastAsia"/>
              </w:rPr>
            </w:rPrChange>
          </w:rPr>
          <w:delText>CES-MG</w:delText>
        </w:r>
        <w:r w:rsidRPr="002646CB" w:rsidDel="002C63BA">
          <w:rPr>
            <w:rPrChange w:id="15175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176" w:author="ETRI-김종원" w:date="2019-12-10T10:44:00Z">
              <w:rPr/>
            </w:rPrChange>
          </w:rPr>
          <w:delText>및</w:delText>
        </w:r>
        <w:r w:rsidRPr="002646CB" w:rsidDel="002C63BA">
          <w:rPr>
            <w:rPrChange w:id="15177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5178" w:author="ETRI-김종원" w:date="2019-12-10T10:44:00Z">
              <w:rPr>
                <w:rFonts w:hint="eastAsia"/>
              </w:rPr>
            </w:rPrChange>
          </w:rPr>
          <w:delText>POC</w:delText>
        </w:r>
        <w:r w:rsidRPr="002646CB" w:rsidDel="002C63BA">
          <w:rPr>
            <w:rPrChange w:id="15179" w:author="ETRI-김종원" w:date="2019-12-10T10:44:00Z">
              <w:rPr/>
            </w:rPrChange>
          </w:rPr>
          <w:delText>의</w:delText>
        </w:r>
        <w:r w:rsidRPr="002646CB" w:rsidDel="002C63BA">
          <w:rPr>
            <w:rPrChange w:id="15180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181" w:author="ETRI-김종원" w:date="2019-12-10T10:44:00Z">
              <w:rPr/>
            </w:rPrChange>
          </w:rPr>
          <w:delText>전력</w:delText>
        </w:r>
        <w:r w:rsidRPr="002646CB" w:rsidDel="002C63BA">
          <w:rPr>
            <w:rPrChange w:id="15182" w:author="ETRI-김종원" w:date="2019-12-10T10:44:00Z">
              <w:rPr/>
            </w:rPrChange>
          </w:rPr>
          <w:delText xml:space="preserve"> </w:delText>
        </w:r>
        <w:r w:rsidR="00057894" w:rsidRPr="002646CB" w:rsidDel="002C63BA">
          <w:rPr>
            <w:rFonts w:hint="eastAsia"/>
            <w:rPrChange w:id="15183" w:author="ETRI-김종원" w:date="2019-12-10T10:44:00Z">
              <w:rPr>
                <w:rFonts w:hint="eastAsia"/>
              </w:rPr>
            </w:rPrChange>
          </w:rPr>
          <w:delText>조류</w:delText>
        </w:r>
        <w:r w:rsidRPr="002646CB" w:rsidDel="002C63BA">
          <w:rPr>
            <w:rPrChange w:id="15184" w:author="ETRI-김종원" w:date="2019-12-10T10:44:00Z">
              <w:rPr/>
            </w:rPrChange>
          </w:rPr>
          <w:delText>의</w:delText>
        </w:r>
        <w:r w:rsidRPr="002646CB" w:rsidDel="002C63BA">
          <w:rPr>
            <w:rPrChange w:id="15185" w:author="ETRI-김종원" w:date="2019-12-10T10:44:00Z">
              <w:rPr/>
            </w:rPrChange>
          </w:rPr>
          <w:delText xml:space="preserve"> </w:delText>
        </w:r>
        <w:r w:rsidR="00DC1A26" w:rsidRPr="002646CB" w:rsidDel="002C63BA">
          <w:rPr>
            <w:rFonts w:hint="eastAsia"/>
            <w:rPrChange w:id="15186" w:author="ETRI-김종원" w:date="2019-12-10T10:44:00Z">
              <w:rPr>
                <w:rFonts w:hint="eastAsia"/>
              </w:rPr>
            </w:rPrChange>
          </w:rPr>
          <w:delText>신뢰성</w:delText>
        </w:r>
        <w:r w:rsidRPr="002646CB" w:rsidDel="002C63BA">
          <w:rPr>
            <w:rPrChange w:id="15187" w:author="ETRI-김종원" w:date="2019-12-10T10:44:00Z">
              <w:rPr/>
            </w:rPrChange>
          </w:rPr>
          <w:delText>을</w:delText>
        </w:r>
        <w:r w:rsidRPr="002646CB" w:rsidDel="002C63BA">
          <w:rPr>
            <w:rPrChange w:id="15188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189" w:author="ETRI-김종원" w:date="2019-12-10T10:44:00Z">
              <w:rPr/>
            </w:rPrChange>
          </w:rPr>
          <w:delText>보장하기</w:delText>
        </w:r>
        <w:r w:rsidRPr="002646CB" w:rsidDel="002C63BA">
          <w:rPr>
            <w:rPrChange w:id="15190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191" w:author="ETRI-김종원" w:date="2019-12-10T10:44:00Z">
              <w:rPr/>
            </w:rPrChange>
          </w:rPr>
          <w:delText>위해</w:delText>
        </w:r>
        <w:r w:rsidRPr="002646CB" w:rsidDel="002C63BA">
          <w:rPr>
            <w:rPrChange w:id="15192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193" w:author="ETRI-김종원" w:date="2019-12-10T10:44:00Z">
              <w:rPr/>
            </w:rPrChange>
          </w:rPr>
          <w:delText>시스템</w:delText>
        </w:r>
        <w:r w:rsidRPr="002646CB" w:rsidDel="002C63BA">
          <w:rPr>
            <w:rPrChange w:id="15194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195" w:author="ETRI-김종원" w:date="2019-12-10T10:44:00Z">
              <w:rPr/>
            </w:rPrChange>
          </w:rPr>
          <w:delText>요구</w:delText>
        </w:r>
        <w:r w:rsidRPr="002646CB" w:rsidDel="002C63BA">
          <w:rPr>
            <w:rPrChange w:id="15196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5197" w:author="ETRI-김종원" w:date="2019-12-10T10:44:00Z">
              <w:rPr>
                <w:rFonts w:hint="eastAsia"/>
              </w:rPr>
            </w:rPrChange>
          </w:rPr>
          <w:delText>(</w:delText>
        </w:r>
        <w:r w:rsidRPr="002646CB" w:rsidDel="002C63BA">
          <w:rPr>
            <w:rPrChange w:id="15198" w:author="ETRI-김종원" w:date="2019-12-10T10:44:00Z">
              <w:rPr/>
            </w:rPrChange>
          </w:rPr>
          <w:delText>또는</w:delText>
        </w:r>
        <w:r w:rsidRPr="002646CB" w:rsidDel="002C63BA">
          <w:rPr>
            <w:rPrChange w:id="15199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5200" w:author="ETRI-김종원" w:date="2019-12-10T10:44:00Z">
              <w:rPr>
                <w:rFonts w:hint="eastAsia"/>
              </w:rPr>
            </w:rPrChange>
          </w:rPr>
          <w:delText xml:space="preserve">EMS </w:delText>
        </w:r>
        <w:r w:rsidRPr="002646CB" w:rsidDel="002C63BA">
          <w:rPr>
            <w:rPrChange w:id="15201" w:author="ETRI-김종원" w:date="2019-12-10T10:44:00Z">
              <w:rPr/>
            </w:rPrChange>
          </w:rPr>
          <w:delText>지침</w:delText>
        </w:r>
        <w:r w:rsidRPr="002646CB" w:rsidDel="002C63BA">
          <w:rPr>
            <w:rFonts w:hint="eastAsia"/>
            <w:rPrChange w:id="15202" w:author="ETRI-김종원" w:date="2019-12-10T10:44:00Z">
              <w:rPr>
                <w:rFonts w:hint="eastAsia"/>
              </w:rPr>
            </w:rPrChange>
          </w:rPr>
          <w:delText>)</w:delText>
        </w:r>
        <w:r w:rsidRPr="002646CB" w:rsidDel="002C63BA">
          <w:rPr>
            <w:rPrChange w:id="15203" w:author="ETRI-김종원" w:date="2019-12-10T10:44:00Z">
              <w:rPr/>
            </w:rPrChange>
          </w:rPr>
          <w:delText>에</w:delText>
        </w:r>
        <w:r w:rsidRPr="002646CB" w:rsidDel="002C63BA">
          <w:rPr>
            <w:rPrChange w:id="15204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05" w:author="ETRI-김종원" w:date="2019-12-10T10:44:00Z">
              <w:rPr/>
            </w:rPrChange>
          </w:rPr>
          <w:delText>따라</w:delText>
        </w:r>
        <w:r w:rsidRPr="002646CB" w:rsidDel="002C63BA">
          <w:rPr>
            <w:rPrChange w:id="15206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07" w:author="ETRI-김종원" w:date="2019-12-10T10:44:00Z">
              <w:rPr/>
            </w:rPrChange>
          </w:rPr>
          <w:delText>전력</w:delText>
        </w:r>
        <w:r w:rsidRPr="002646CB" w:rsidDel="002C63BA">
          <w:rPr>
            <w:rPrChange w:id="15208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09" w:author="ETRI-김종원" w:date="2019-12-10T10:44:00Z">
              <w:rPr/>
            </w:rPrChange>
          </w:rPr>
          <w:delText>그리드에서</w:delText>
        </w:r>
        <w:r w:rsidRPr="002646CB" w:rsidDel="002C63BA">
          <w:rPr>
            <w:rPrChange w:id="15210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11" w:author="ETRI-김종원" w:date="2019-12-10T10:44:00Z">
              <w:rPr/>
            </w:rPrChange>
          </w:rPr>
          <w:delText>유효</w:delText>
        </w:r>
        <w:r w:rsidRPr="002646CB" w:rsidDel="002C63BA">
          <w:rPr>
            <w:rFonts w:hint="eastAsia"/>
            <w:rPrChange w:id="15212" w:author="ETRI-김종원" w:date="2019-12-10T10:44:00Z">
              <w:rPr>
                <w:rFonts w:hint="eastAsia"/>
              </w:rPr>
            </w:rPrChange>
          </w:rPr>
          <w:delText>/</w:delText>
        </w:r>
        <w:r w:rsidRPr="002646CB" w:rsidDel="002C63BA">
          <w:rPr>
            <w:rPrChange w:id="15213" w:author="ETRI-김종원" w:date="2019-12-10T10:44:00Z">
              <w:rPr/>
            </w:rPrChange>
          </w:rPr>
          <w:delText>무효</w:delText>
        </w:r>
        <w:r w:rsidRPr="002646CB" w:rsidDel="002C63BA">
          <w:rPr>
            <w:rPrChange w:id="15214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15" w:author="ETRI-김종원" w:date="2019-12-10T10:44:00Z">
              <w:rPr/>
            </w:rPrChange>
          </w:rPr>
          <w:delText>전력을</w:delText>
        </w:r>
        <w:r w:rsidRPr="002646CB" w:rsidDel="002C63BA">
          <w:rPr>
            <w:rPrChange w:id="15216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17" w:author="ETRI-김종원" w:date="2019-12-10T10:44:00Z">
              <w:rPr/>
            </w:rPrChange>
          </w:rPr>
          <w:delText>흡수하거나</w:delText>
        </w:r>
        <w:r w:rsidRPr="002646CB" w:rsidDel="002C63BA">
          <w:rPr>
            <w:rPrChange w:id="15218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19" w:author="ETRI-김종원" w:date="2019-12-10T10:44:00Z">
              <w:rPr/>
            </w:rPrChange>
          </w:rPr>
          <w:delText>유효</w:delText>
        </w:r>
        <w:r w:rsidRPr="002646CB" w:rsidDel="002C63BA">
          <w:rPr>
            <w:rFonts w:hint="eastAsia"/>
            <w:rPrChange w:id="15220" w:author="ETRI-김종원" w:date="2019-12-10T10:44:00Z">
              <w:rPr>
                <w:rFonts w:hint="eastAsia"/>
              </w:rPr>
            </w:rPrChange>
          </w:rPr>
          <w:delText xml:space="preserve">/ </w:delText>
        </w:r>
        <w:r w:rsidRPr="002646CB" w:rsidDel="002C63BA">
          <w:rPr>
            <w:rPrChange w:id="15221" w:author="ETRI-김종원" w:date="2019-12-10T10:44:00Z">
              <w:rPr/>
            </w:rPrChange>
          </w:rPr>
          <w:delText>무효</w:delText>
        </w:r>
        <w:r w:rsidRPr="002646CB" w:rsidDel="002C63BA">
          <w:rPr>
            <w:rPrChange w:id="15222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23" w:author="ETRI-김종원" w:date="2019-12-10T10:44:00Z">
              <w:rPr/>
            </w:rPrChange>
          </w:rPr>
          <w:delText>전력을</w:delText>
        </w:r>
        <w:r w:rsidRPr="002646CB" w:rsidDel="002C63BA">
          <w:rPr>
            <w:rPrChange w:id="15224" w:author="ETRI-김종원" w:date="2019-12-10T10:44:00Z">
              <w:rPr/>
            </w:rPrChange>
          </w:rPr>
          <w:delText xml:space="preserve"> </w:delText>
        </w:r>
        <w:r w:rsidR="00C849B5" w:rsidRPr="002646CB" w:rsidDel="002C63BA">
          <w:rPr>
            <w:rFonts w:hint="eastAsia"/>
            <w:rPrChange w:id="15225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5129" w:rsidRPr="002646CB" w:rsidDel="002C63BA">
          <w:rPr>
            <w:rPrChange w:id="15226" w:author="ETRI-김종원" w:date="2019-12-10T10:44:00Z">
              <w:rPr/>
            </w:rPrChange>
          </w:rPr>
          <w:delText xml:space="preserve"> </w:delText>
        </w:r>
        <w:r w:rsidR="00BD5129" w:rsidRPr="002646CB" w:rsidDel="002C63BA">
          <w:rPr>
            <w:rPrChange w:id="15227" w:author="ETRI-김종원" w:date="2019-12-10T10:44:00Z">
              <w:rPr/>
            </w:rPrChange>
          </w:rPr>
          <w:delText>계통</w:delText>
        </w:r>
        <w:r w:rsidR="00BD5129" w:rsidRPr="002646CB" w:rsidDel="002C63BA">
          <w:rPr>
            <w:rFonts w:hint="eastAsia"/>
            <w:rPrChange w:id="15228" w:author="ETRI-김종원" w:date="2019-12-10T10:44:00Z">
              <w:rPr>
                <w:rFonts w:hint="eastAsia"/>
              </w:rPr>
            </w:rPrChange>
          </w:rPr>
          <w:delText>으</w:delText>
        </w:r>
        <w:r w:rsidRPr="002646CB" w:rsidDel="002C63BA">
          <w:rPr>
            <w:rPrChange w:id="15229" w:author="ETRI-김종원" w:date="2019-12-10T10:44:00Z">
              <w:rPr/>
            </w:rPrChange>
          </w:rPr>
          <w:delText>로</w:delText>
        </w:r>
        <w:r w:rsidRPr="002646CB" w:rsidDel="002C63BA">
          <w:rPr>
            <w:rPrChange w:id="15230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31" w:author="ETRI-김종원" w:date="2019-12-10T10:44:00Z">
              <w:rPr/>
            </w:rPrChange>
          </w:rPr>
          <w:delText>출력해야</w:delText>
        </w:r>
        <w:r w:rsidRPr="002646CB" w:rsidDel="002C63BA">
          <w:rPr>
            <w:rPrChange w:id="15232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5233" w:author="ETRI-김종원" w:date="2019-12-10T10:44:00Z">
              <w:rPr/>
            </w:rPrChange>
          </w:rPr>
          <w:delText>한다</w:delText>
        </w:r>
        <w:r w:rsidRPr="002646CB" w:rsidDel="002C63BA">
          <w:rPr>
            <w:rFonts w:hint="eastAsia"/>
            <w:rPrChange w:id="15234" w:author="ETRI-김종원" w:date="2019-12-10T10:44:00Z">
              <w:rPr>
                <w:rFonts w:hint="eastAsia"/>
              </w:rPr>
            </w:rPrChange>
          </w:rPr>
          <w:delText>.</w:delText>
        </w:r>
        <w:bookmarkStart w:id="15235" w:name="_Toc21408691"/>
        <w:bookmarkStart w:id="15236" w:name="_Toc21525206"/>
        <w:bookmarkStart w:id="15237" w:name="_Toc23142045"/>
        <w:bookmarkStart w:id="15238" w:name="_Toc23173291"/>
        <w:bookmarkStart w:id="15239" w:name="_Toc23189066"/>
        <w:bookmarkStart w:id="15240" w:name="_Toc23191444"/>
        <w:bookmarkStart w:id="15241" w:name="_Toc23244462"/>
        <w:bookmarkStart w:id="15242" w:name="_Toc23793992"/>
        <w:bookmarkStart w:id="15243" w:name="_Toc23794315"/>
        <w:bookmarkStart w:id="15244" w:name="_Toc23794638"/>
        <w:bookmarkStart w:id="15245" w:name="_Toc23795483"/>
        <w:bookmarkStart w:id="15246" w:name="_Toc23839860"/>
        <w:bookmarkStart w:id="15247" w:name="_Toc26200649"/>
        <w:bookmarkStart w:id="15248" w:name="_Toc26867746"/>
        <w:bookmarkEnd w:id="15235"/>
        <w:bookmarkEnd w:id="15236"/>
        <w:bookmarkEnd w:id="15237"/>
        <w:bookmarkEnd w:id="15238"/>
        <w:bookmarkEnd w:id="15239"/>
        <w:bookmarkEnd w:id="15240"/>
        <w:bookmarkEnd w:id="15241"/>
        <w:bookmarkEnd w:id="15242"/>
        <w:bookmarkEnd w:id="15243"/>
        <w:bookmarkEnd w:id="15244"/>
        <w:bookmarkEnd w:id="15245"/>
        <w:bookmarkEnd w:id="15246"/>
        <w:bookmarkEnd w:id="15247"/>
        <w:bookmarkEnd w:id="15248"/>
      </w:del>
    </w:p>
    <w:p w14:paraId="0AD51982" w14:textId="2374CC09" w:rsidR="00763E1B" w:rsidRPr="002646CB" w:rsidDel="002C63BA" w:rsidRDefault="00D4509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5249" w:author="박 진상" w:date="2019-10-08T05:51:00Z"/>
          <w:rPrChange w:id="15250" w:author="ETRI-김종원" w:date="2019-12-10T10:44:00Z">
            <w:rPr>
              <w:del w:id="15251" w:author="박 진상" w:date="2019-10-08T05:51:00Z"/>
            </w:rPr>
          </w:rPrChange>
        </w:rPr>
      </w:pPr>
      <w:del w:id="15252" w:author="박 진상" w:date="2019-10-08T05:51:00Z">
        <w:r w:rsidRPr="002646CB" w:rsidDel="002C63BA">
          <w:rPr>
            <w:rPrChange w:id="15253" w:author="ETRI-김종원" w:date="2019-12-10T10:44:00Z">
              <w:rPr/>
            </w:rPrChange>
          </w:rPr>
          <w:delText>계통</w:delText>
        </w:r>
        <w:r w:rsidR="00B547D7" w:rsidRPr="002646CB" w:rsidDel="002C63BA">
          <w:rPr>
            <w:rFonts w:hint="eastAsia"/>
            <w:rPrChange w:id="1525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PrChange w:id="15255" w:author="ETRI-김종원" w:date="2019-12-10T10:44:00Z">
              <w:rPr/>
            </w:rPrChange>
          </w:rPr>
          <w:delText>연계운전</w:delText>
        </w:r>
        <w:r w:rsidR="00B547D7" w:rsidRPr="002646CB" w:rsidDel="002C63BA">
          <w:rPr>
            <w:rFonts w:hint="eastAsia"/>
            <w:rPrChange w:id="152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PrChange w:id="15257" w:author="ETRI-김종원" w:date="2019-12-10T10:44:00Z">
              <w:rPr/>
            </w:rPrChange>
          </w:rPr>
          <w:delText>모드에서</w:delText>
        </w:r>
        <w:r w:rsidR="00763E1B" w:rsidRPr="002646CB" w:rsidDel="002C63BA">
          <w:rPr>
            <w:rPrChange w:id="15258" w:author="ETRI-김종원" w:date="2019-12-10T10:44:00Z">
              <w:rPr/>
            </w:rPrChange>
          </w:rPr>
          <w:delText xml:space="preserve"> </w:delText>
        </w:r>
        <w:r w:rsidR="00FE3106" w:rsidRPr="002646CB" w:rsidDel="002C63BA">
          <w:rPr>
            <w:rFonts w:hint="eastAsia"/>
            <w:rPrChange w:id="15259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5260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526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62" w:author="ETRI-김종원" w:date="2019-12-10T10:44:00Z">
              <w:rPr/>
            </w:rPrChange>
          </w:rPr>
          <w:delText>전압과</w:delText>
        </w:r>
        <w:r w:rsidR="00763E1B" w:rsidRPr="002646CB" w:rsidDel="002C63BA">
          <w:rPr>
            <w:rPrChange w:id="1526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64" w:author="ETRI-김종원" w:date="2019-12-10T10:44:00Z">
              <w:rPr/>
            </w:rPrChange>
          </w:rPr>
          <w:delText>주파수는</w:delText>
        </w:r>
        <w:r w:rsidR="00763E1B" w:rsidRPr="002646CB" w:rsidDel="002C63BA">
          <w:rPr>
            <w:rPrChange w:id="15265" w:author="ETRI-김종원" w:date="2019-12-10T10:44:00Z">
              <w:rPr/>
            </w:rPrChange>
          </w:rPr>
          <w:delText xml:space="preserve"> </w:delText>
        </w:r>
        <w:r w:rsidR="00C849B5" w:rsidRPr="002646CB" w:rsidDel="002C63BA">
          <w:rPr>
            <w:rFonts w:hint="eastAsia"/>
            <w:rPrChange w:id="15266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5129" w:rsidRPr="002646CB" w:rsidDel="002C63BA">
          <w:rPr>
            <w:rPrChange w:id="15267" w:author="ETRI-김종원" w:date="2019-12-10T10:44:00Z">
              <w:rPr/>
            </w:rPrChange>
          </w:rPr>
          <w:delText xml:space="preserve"> </w:delText>
        </w:r>
        <w:r w:rsidR="00BD5129" w:rsidRPr="002646CB" w:rsidDel="002C63BA">
          <w:rPr>
            <w:rPrChange w:id="15268" w:author="ETRI-김종원" w:date="2019-12-10T10:44:00Z">
              <w:rPr/>
            </w:rPrChange>
          </w:rPr>
          <w:delText>계통</w:delText>
        </w:r>
        <w:r w:rsidR="00763E1B" w:rsidRPr="002646CB" w:rsidDel="002C63BA">
          <w:rPr>
            <w:rPrChange w:id="15269" w:author="ETRI-김종원" w:date="2019-12-10T10:44:00Z">
              <w:rPr/>
            </w:rPrChange>
          </w:rPr>
          <w:delText>에</w:delText>
        </w:r>
        <w:r w:rsidR="00763E1B" w:rsidRPr="002646CB" w:rsidDel="002C63BA">
          <w:rPr>
            <w:rPrChange w:id="1527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71" w:author="ETRI-김종원" w:date="2019-12-10T10:44:00Z">
              <w:rPr/>
            </w:rPrChange>
          </w:rPr>
          <w:delText>의해</w:delText>
        </w:r>
        <w:r w:rsidR="00763E1B" w:rsidRPr="002646CB" w:rsidDel="002C63BA">
          <w:rPr>
            <w:rPrChange w:id="1527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73" w:author="ETRI-김종원" w:date="2019-12-10T10:44:00Z">
              <w:rPr/>
            </w:rPrChange>
          </w:rPr>
          <w:delText>지원</w:delText>
        </w:r>
        <w:r w:rsidR="00763E1B" w:rsidRPr="002646CB" w:rsidDel="002C63BA">
          <w:rPr>
            <w:rPrChange w:id="1527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75" w:author="ETRI-김종원" w:date="2019-12-10T10:44:00Z">
              <w:rPr/>
            </w:rPrChange>
          </w:rPr>
          <w:delText>될</w:delText>
        </w:r>
        <w:r w:rsidR="00763E1B" w:rsidRPr="002646CB" w:rsidDel="002C63BA">
          <w:rPr>
            <w:rPrChange w:id="1527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77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527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79" w:author="ETRI-김종원" w:date="2019-12-10T10:44:00Z">
              <w:rPr/>
            </w:rPrChange>
          </w:rPr>
          <w:delText>있으며</w:delText>
        </w:r>
        <w:r w:rsidR="00763E1B" w:rsidRPr="002646CB" w:rsidDel="002C63BA">
          <w:rPr>
            <w:rPrChange w:id="1528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5281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5282" w:author="ETRI-김종원" w:date="2019-12-10T10:44:00Z">
              <w:rPr>
                <w:rFonts w:hint="eastAsia"/>
              </w:rPr>
            </w:rPrChange>
          </w:rPr>
          <w:delText>시스템은</w:delText>
        </w:r>
        <w:r w:rsidR="00763E1B" w:rsidRPr="002646CB" w:rsidDel="002C63BA">
          <w:rPr>
            <w:rPrChange w:id="1528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84" w:author="ETRI-김종원" w:date="2019-12-10T10:44:00Z">
              <w:rPr/>
            </w:rPrChange>
          </w:rPr>
          <w:delText>특히</w:delText>
        </w:r>
        <w:r w:rsidR="00763E1B" w:rsidRPr="002646CB" w:rsidDel="002C63BA">
          <w:rPr>
            <w:rPrChange w:id="1528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86" w:author="ETRI-김종원" w:date="2019-12-10T10:44:00Z">
              <w:rPr/>
            </w:rPrChange>
          </w:rPr>
          <w:delText>부하</w:delText>
        </w:r>
        <w:r w:rsidR="005478DB" w:rsidRPr="002646CB" w:rsidDel="002C63BA">
          <w:rPr>
            <w:rPrChange w:id="15287" w:author="ETRI-김종원" w:date="2019-12-10T10:44:00Z">
              <w:rPr/>
            </w:rPrChange>
          </w:rPr>
          <w:delText>평준화</w:delText>
        </w:r>
        <w:r w:rsidR="00763E1B" w:rsidRPr="002646CB" w:rsidDel="002C63BA">
          <w:rPr>
            <w:rFonts w:hint="eastAsia"/>
            <w:rPrChange w:id="15288" w:author="ETRI-김종원" w:date="2019-12-10T10:44:00Z">
              <w:rPr>
                <w:rFonts w:hint="eastAsia"/>
              </w:rPr>
            </w:rPrChange>
          </w:rPr>
          <w:delText xml:space="preserve">(Load Smoothing) </w:delText>
        </w:r>
        <w:r w:rsidR="00763E1B" w:rsidRPr="002646CB" w:rsidDel="002C63BA">
          <w:rPr>
            <w:rPrChange w:id="15289" w:author="ETRI-김종원" w:date="2019-12-10T10:44:00Z">
              <w:rPr/>
            </w:rPrChange>
          </w:rPr>
          <w:delText>상태에서</w:delText>
        </w:r>
        <w:r w:rsidR="00763E1B" w:rsidRPr="002646CB" w:rsidDel="002C63BA">
          <w:rPr>
            <w:rPrChange w:id="1529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91" w:author="ETRI-김종원" w:date="2019-12-10T10:44:00Z">
              <w:rPr/>
            </w:rPrChange>
          </w:rPr>
          <w:delText>작동을</w:delText>
        </w:r>
        <w:r w:rsidR="00763E1B" w:rsidRPr="002646CB" w:rsidDel="002C63BA">
          <w:rPr>
            <w:rPrChange w:id="1529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93" w:author="ETRI-김종원" w:date="2019-12-10T10:44:00Z">
              <w:rPr/>
            </w:rPrChange>
          </w:rPr>
          <w:delText>멈출</w:delText>
        </w:r>
        <w:r w:rsidR="00763E1B" w:rsidRPr="002646CB" w:rsidDel="002C63BA">
          <w:rPr>
            <w:rPrChange w:id="1529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95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529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297" w:author="ETRI-김종원" w:date="2019-12-10T10:44:00Z">
              <w:rPr/>
            </w:rPrChange>
          </w:rPr>
          <w:delText>있다</w:delText>
        </w:r>
        <w:r w:rsidR="00763E1B" w:rsidRPr="002646CB" w:rsidDel="002C63BA">
          <w:rPr>
            <w:rFonts w:hint="eastAsia"/>
            <w:rPrChange w:id="15298" w:author="ETRI-김종원" w:date="2019-12-10T10:44:00Z">
              <w:rPr>
                <w:rFonts w:hint="eastAsia"/>
              </w:rPr>
            </w:rPrChange>
          </w:rPr>
          <w:delText>.</w:delText>
        </w:r>
        <w:bookmarkStart w:id="15299" w:name="_Toc21408692"/>
        <w:bookmarkStart w:id="15300" w:name="_Toc21525207"/>
        <w:bookmarkStart w:id="15301" w:name="_Toc23142046"/>
        <w:bookmarkStart w:id="15302" w:name="_Toc23173292"/>
        <w:bookmarkStart w:id="15303" w:name="_Toc23189067"/>
        <w:bookmarkStart w:id="15304" w:name="_Toc23191445"/>
        <w:bookmarkStart w:id="15305" w:name="_Toc23244463"/>
        <w:bookmarkStart w:id="15306" w:name="_Toc23793993"/>
        <w:bookmarkStart w:id="15307" w:name="_Toc23794316"/>
        <w:bookmarkStart w:id="15308" w:name="_Toc23794639"/>
        <w:bookmarkStart w:id="15309" w:name="_Toc23795484"/>
        <w:bookmarkStart w:id="15310" w:name="_Toc23839861"/>
        <w:bookmarkStart w:id="15311" w:name="_Toc26200650"/>
        <w:bookmarkStart w:id="15312" w:name="_Toc26867747"/>
        <w:bookmarkEnd w:id="15299"/>
        <w:bookmarkEnd w:id="15300"/>
        <w:bookmarkEnd w:id="15301"/>
        <w:bookmarkEnd w:id="15302"/>
        <w:bookmarkEnd w:id="15303"/>
        <w:bookmarkEnd w:id="15304"/>
        <w:bookmarkEnd w:id="15305"/>
        <w:bookmarkEnd w:id="15306"/>
        <w:bookmarkEnd w:id="15307"/>
        <w:bookmarkEnd w:id="15308"/>
        <w:bookmarkEnd w:id="15309"/>
        <w:bookmarkEnd w:id="15310"/>
        <w:bookmarkEnd w:id="15311"/>
        <w:bookmarkEnd w:id="15312"/>
      </w:del>
    </w:p>
    <w:p w14:paraId="2C404D85" w14:textId="52C42B84" w:rsidR="00826CFA" w:rsidRPr="002646CB" w:rsidDel="002C63BA" w:rsidRDefault="00826CFA" w:rsidP="00C201F0">
      <w:pPr>
        <w:rPr>
          <w:del w:id="15313" w:author="박 진상" w:date="2019-10-08T05:51:00Z"/>
          <w:rPrChange w:id="15314" w:author="ETRI-김종원" w:date="2019-12-10T10:44:00Z">
            <w:rPr>
              <w:del w:id="15315" w:author="박 진상" w:date="2019-10-08T05:51:00Z"/>
            </w:rPr>
          </w:rPrChange>
        </w:rPr>
      </w:pPr>
      <w:bookmarkStart w:id="15316" w:name="_Toc21408693"/>
      <w:bookmarkStart w:id="15317" w:name="_Toc21525208"/>
      <w:bookmarkStart w:id="15318" w:name="_Toc23142047"/>
      <w:bookmarkStart w:id="15319" w:name="_Toc23173293"/>
      <w:bookmarkStart w:id="15320" w:name="_Toc23189068"/>
      <w:bookmarkStart w:id="15321" w:name="_Toc23191446"/>
      <w:bookmarkStart w:id="15322" w:name="_Toc23244464"/>
      <w:bookmarkStart w:id="15323" w:name="_Toc23793994"/>
      <w:bookmarkStart w:id="15324" w:name="_Toc23794317"/>
      <w:bookmarkStart w:id="15325" w:name="_Toc23794640"/>
      <w:bookmarkStart w:id="15326" w:name="_Toc23795485"/>
      <w:bookmarkStart w:id="15327" w:name="_Toc23839862"/>
      <w:bookmarkStart w:id="15328" w:name="_Toc26200651"/>
      <w:bookmarkStart w:id="15329" w:name="_Toc26867748"/>
      <w:bookmarkEnd w:id="15316"/>
      <w:bookmarkEnd w:id="15317"/>
      <w:bookmarkEnd w:id="15318"/>
      <w:bookmarkEnd w:id="15319"/>
      <w:bookmarkEnd w:id="15320"/>
      <w:bookmarkEnd w:id="15321"/>
      <w:bookmarkEnd w:id="15322"/>
      <w:bookmarkEnd w:id="15323"/>
      <w:bookmarkEnd w:id="15324"/>
      <w:bookmarkEnd w:id="15325"/>
      <w:bookmarkEnd w:id="15326"/>
      <w:bookmarkEnd w:id="15327"/>
      <w:bookmarkEnd w:id="15328"/>
      <w:bookmarkEnd w:id="15329"/>
    </w:p>
    <w:p w14:paraId="39EAB11F" w14:textId="6D3CE2A4" w:rsidR="00C201F0" w:rsidRPr="002646CB" w:rsidDel="002C63BA" w:rsidRDefault="001C3C69" w:rsidP="00EA0A0A">
      <w:pPr>
        <w:pStyle w:val="34"/>
        <w:rPr>
          <w:del w:id="15330" w:author="박 진상" w:date="2019-10-08T05:51:00Z"/>
          <w:rPrChange w:id="15331" w:author="ETRI-김종원" w:date="2019-12-10T10:44:00Z">
            <w:rPr>
              <w:del w:id="15332" w:author="박 진상" w:date="2019-10-08T05:51:00Z"/>
            </w:rPr>
          </w:rPrChange>
        </w:rPr>
      </w:pPr>
      <w:del w:id="15333" w:author="박 진상" w:date="2019-10-08T05:51:00Z">
        <w:r w:rsidRPr="002646CB" w:rsidDel="002C63BA">
          <w:rPr>
            <w:rFonts w:hint="eastAsia"/>
            <w:rPrChange w:id="153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BA4374" w:rsidRPr="002646CB" w:rsidDel="002C63BA">
          <w:rPr>
            <w:rFonts w:hint="eastAsia"/>
            <w:lang w:eastAsia="ko-KR"/>
            <w:rPrChange w:id="15335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BA4374" w:rsidRPr="002646CB" w:rsidDel="002C63BA">
          <w:rPr>
            <w:rFonts w:hint="eastAsia"/>
            <w:lang w:eastAsia="ko-KR"/>
            <w:rPrChange w:id="15336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A4374" w:rsidRPr="002646CB" w:rsidDel="002C63BA">
          <w:rPr>
            <w:rFonts w:hint="eastAsia"/>
            <w:lang w:eastAsia="ko-KR"/>
            <w:rPrChange w:id="15337" w:author="ETRI-김종원" w:date="2019-12-10T10:44:00Z">
              <w:rPr>
                <w:rFonts w:hint="eastAsia"/>
                <w:lang w:eastAsia="ko-KR"/>
              </w:rPr>
            </w:rPrChange>
          </w:rPr>
          <w:delText>모드</w:delText>
        </w:r>
        <w:r w:rsidR="00501A80" w:rsidRPr="002646CB" w:rsidDel="002C63BA">
          <w:rPr>
            <w:rFonts w:hint="eastAsia"/>
            <w:lang w:eastAsia="ko-KR"/>
            <w:rPrChange w:id="15338" w:author="ETRI-김종원" w:date="2019-12-10T10:44:00Z">
              <w:rPr>
                <w:rFonts w:hint="eastAsia"/>
                <w:lang w:eastAsia="ko-KR"/>
              </w:rPr>
            </w:rPrChange>
          </w:rPr>
          <w:delText>에서의</w:delText>
        </w:r>
        <w:r w:rsidR="00501A80" w:rsidRPr="002646CB" w:rsidDel="002C63BA">
          <w:rPr>
            <w:rFonts w:hint="eastAsia"/>
            <w:lang w:eastAsia="ko-KR"/>
            <w:rPrChange w:id="1533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501A80" w:rsidRPr="002646CB" w:rsidDel="002C63BA">
          <w:rPr>
            <w:rFonts w:hint="eastAsia"/>
            <w:lang w:eastAsia="ko-KR"/>
            <w:rPrChange w:id="15340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501A80" w:rsidRPr="002646CB" w:rsidDel="002C63BA">
          <w:rPr>
            <w:rFonts w:hint="eastAsia"/>
            <w:lang w:eastAsia="ko-KR"/>
            <w:rPrChange w:id="1534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A4374" w:rsidRPr="002646CB" w:rsidDel="002C63BA">
          <w:rPr>
            <w:rFonts w:hint="eastAsia"/>
            <w:lang w:eastAsia="ko-KR"/>
            <w:rPrChange w:id="15342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5343" w:name="_Toc21408694"/>
        <w:bookmarkStart w:id="15344" w:name="_Toc21525209"/>
        <w:bookmarkStart w:id="15345" w:name="_Toc23142048"/>
        <w:bookmarkStart w:id="15346" w:name="_Toc23173294"/>
        <w:bookmarkStart w:id="15347" w:name="_Toc23189069"/>
        <w:bookmarkStart w:id="15348" w:name="_Toc23191447"/>
        <w:bookmarkStart w:id="15349" w:name="_Toc23244465"/>
        <w:bookmarkStart w:id="15350" w:name="_Toc23793995"/>
        <w:bookmarkStart w:id="15351" w:name="_Toc23794318"/>
        <w:bookmarkStart w:id="15352" w:name="_Toc23794641"/>
        <w:bookmarkStart w:id="15353" w:name="_Toc23795486"/>
        <w:bookmarkStart w:id="15354" w:name="_Toc23839863"/>
        <w:bookmarkStart w:id="15355" w:name="_Toc26200652"/>
        <w:bookmarkStart w:id="15356" w:name="_Toc26867749"/>
        <w:bookmarkEnd w:id="15343"/>
        <w:bookmarkEnd w:id="15344"/>
        <w:bookmarkEnd w:id="15345"/>
        <w:bookmarkEnd w:id="15346"/>
        <w:bookmarkEnd w:id="15347"/>
        <w:bookmarkEnd w:id="15348"/>
        <w:bookmarkEnd w:id="15349"/>
        <w:bookmarkEnd w:id="15350"/>
        <w:bookmarkEnd w:id="15351"/>
        <w:bookmarkEnd w:id="15352"/>
        <w:bookmarkEnd w:id="15353"/>
        <w:bookmarkEnd w:id="15354"/>
        <w:bookmarkEnd w:id="15355"/>
        <w:bookmarkEnd w:id="15356"/>
      </w:del>
    </w:p>
    <w:p w14:paraId="7B99C8E0" w14:textId="53CFA17E" w:rsidR="00C201F0" w:rsidRPr="002646CB" w:rsidDel="002C63BA" w:rsidRDefault="00C201F0" w:rsidP="00C201F0">
      <w:pPr>
        <w:rPr>
          <w:del w:id="15357" w:author="박 진상" w:date="2019-10-08T05:51:00Z"/>
          <w:lang w:val="en-US"/>
          <w:rPrChange w:id="15358" w:author="ETRI-김종원" w:date="2019-12-10T10:44:00Z">
            <w:rPr>
              <w:del w:id="15359" w:author="박 진상" w:date="2019-10-08T05:51:00Z"/>
              <w:lang w:val="en-US"/>
            </w:rPr>
          </w:rPrChange>
        </w:rPr>
      </w:pPr>
      <w:bookmarkStart w:id="15360" w:name="_Toc21408695"/>
      <w:bookmarkStart w:id="15361" w:name="_Toc21525210"/>
      <w:bookmarkStart w:id="15362" w:name="_Toc23142049"/>
      <w:bookmarkStart w:id="15363" w:name="_Toc23173295"/>
      <w:bookmarkStart w:id="15364" w:name="_Toc23189070"/>
      <w:bookmarkStart w:id="15365" w:name="_Toc23191448"/>
      <w:bookmarkStart w:id="15366" w:name="_Toc23244466"/>
      <w:bookmarkStart w:id="15367" w:name="_Toc23793996"/>
      <w:bookmarkStart w:id="15368" w:name="_Toc23794319"/>
      <w:bookmarkStart w:id="15369" w:name="_Toc23794642"/>
      <w:bookmarkStart w:id="15370" w:name="_Toc23795487"/>
      <w:bookmarkStart w:id="15371" w:name="_Toc23839864"/>
      <w:bookmarkStart w:id="15372" w:name="_Toc26200653"/>
      <w:bookmarkStart w:id="15373" w:name="_Toc26867750"/>
      <w:bookmarkEnd w:id="15360"/>
      <w:bookmarkEnd w:id="15361"/>
      <w:bookmarkEnd w:id="15362"/>
      <w:bookmarkEnd w:id="15363"/>
      <w:bookmarkEnd w:id="15364"/>
      <w:bookmarkEnd w:id="15365"/>
      <w:bookmarkEnd w:id="15366"/>
      <w:bookmarkEnd w:id="15367"/>
      <w:bookmarkEnd w:id="15368"/>
      <w:bookmarkEnd w:id="15369"/>
      <w:bookmarkEnd w:id="15370"/>
      <w:bookmarkEnd w:id="15371"/>
      <w:bookmarkEnd w:id="15372"/>
      <w:bookmarkEnd w:id="15373"/>
    </w:p>
    <w:p w14:paraId="55BC38AD" w14:textId="305C5C4A" w:rsidR="00F661EE" w:rsidRPr="002646CB" w:rsidDel="002C63BA" w:rsidRDefault="00F661EE" w:rsidP="00F661EE">
      <w:pPr>
        <w:pStyle w:val="44"/>
        <w:rPr>
          <w:del w:id="15374" w:author="박 진상" w:date="2019-10-08T05:51:00Z"/>
          <w:lang w:eastAsia="ko-KR"/>
          <w:rPrChange w:id="15375" w:author="ETRI-김종원" w:date="2019-12-10T10:44:00Z">
            <w:rPr>
              <w:del w:id="15376" w:author="박 진상" w:date="2019-10-08T05:51:00Z"/>
              <w:lang w:eastAsia="ko-KR"/>
            </w:rPr>
          </w:rPrChange>
        </w:rPr>
      </w:pPr>
      <w:del w:id="15377" w:author="박 진상" w:date="2019-10-08T05:51:00Z">
        <w:r w:rsidRPr="002646CB" w:rsidDel="002C63BA">
          <w:rPr>
            <w:rFonts w:hint="eastAsia"/>
            <w:lang w:eastAsia="ko-KR"/>
            <w:rPrChange w:id="15378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2C63BA">
          <w:rPr>
            <w:rFonts w:hint="eastAsia"/>
            <w:lang w:eastAsia="ko-KR"/>
            <w:rPrChange w:id="1537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5380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r w:rsidRPr="002646CB" w:rsidDel="002C63BA">
          <w:rPr>
            <w:rFonts w:hint="eastAsia"/>
            <w:lang w:eastAsia="ko-KR"/>
            <w:rPrChange w:id="1538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5382" w:author="ETRI-김종원" w:date="2019-12-10T10:44:00Z">
              <w:rPr>
                <w:rFonts w:hint="eastAsia"/>
                <w:lang w:eastAsia="ko-KR"/>
              </w:rPr>
            </w:rPrChange>
          </w:rPr>
          <w:delText>방식</w:delText>
        </w:r>
        <w:r w:rsidRPr="002646CB" w:rsidDel="002C63BA">
          <w:rPr>
            <w:rFonts w:hint="eastAsia"/>
            <w:lang w:eastAsia="ko-KR"/>
            <w:rPrChange w:id="1538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5384" w:author="ETRI-김종원" w:date="2019-12-10T10:44:00Z">
              <w:rPr>
                <w:rFonts w:hint="eastAsia"/>
                <w:lang w:eastAsia="ko-KR"/>
              </w:rPr>
            </w:rPrChange>
          </w:rPr>
          <w:delText>분류</w:delText>
        </w:r>
        <w:bookmarkStart w:id="15385" w:name="_Toc21408696"/>
        <w:bookmarkStart w:id="15386" w:name="_Toc21525211"/>
        <w:bookmarkStart w:id="15387" w:name="_Toc23142050"/>
        <w:bookmarkStart w:id="15388" w:name="_Toc23173296"/>
        <w:bookmarkStart w:id="15389" w:name="_Toc23189071"/>
        <w:bookmarkStart w:id="15390" w:name="_Toc23191449"/>
        <w:bookmarkStart w:id="15391" w:name="_Toc23244467"/>
        <w:bookmarkStart w:id="15392" w:name="_Toc23793997"/>
        <w:bookmarkStart w:id="15393" w:name="_Toc23794320"/>
        <w:bookmarkStart w:id="15394" w:name="_Toc23794643"/>
        <w:bookmarkStart w:id="15395" w:name="_Toc23795488"/>
        <w:bookmarkStart w:id="15396" w:name="_Toc23839865"/>
        <w:bookmarkStart w:id="15397" w:name="_Toc26200654"/>
        <w:bookmarkStart w:id="15398" w:name="_Toc26867751"/>
        <w:bookmarkEnd w:id="15385"/>
        <w:bookmarkEnd w:id="15386"/>
        <w:bookmarkEnd w:id="15387"/>
        <w:bookmarkEnd w:id="15388"/>
        <w:bookmarkEnd w:id="15389"/>
        <w:bookmarkEnd w:id="15390"/>
        <w:bookmarkEnd w:id="15391"/>
        <w:bookmarkEnd w:id="15392"/>
        <w:bookmarkEnd w:id="15393"/>
        <w:bookmarkEnd w:id="15394"/>
        <w:bookmarkEnd w:id="15395"/>
        <w:bookmarkEnd w:id="15396"/>
        <w:bookmarkEnd w:id="15397"/>
        <w:bookmarkEnd w:id="15398"/>
      </w:del>
    </w:p>
    <w:p w14:paraId="30D73611" w14:textId="624D4F75" w:rsidR="00F661EE" w:rsidRPr="002646CB" w:rsidDel="002C63BA" w:rsidRDefault="00F661EE" w:rsidP="00C201F0">
      <w:pPr>
        <w:rPr>
          <w:del w:id="15399" w:author="박 진상" w:date="2019-10-08T05:51:00Z"/>
          <w:lang w:val="en-US"/>
          <w:rPrChange w:id="15400" w:author="ETRI-김종원" w:date="2019-12-10T10:44:00Z">
            <w:rPr>
              <w:del w:id="15401" w:author="박 진상" w:date="2019-10-08T05:51:00Z"/>
              <w:lang w:val="en-US"/>
            </w:rPr>
          </w:rPrChange>
        </w:rPr>
      </w:pPr>
      <w:bookmarkStart w:id="15402" w:name="_Toc21408697"/>
      <w:bookmarkStart w:id="15403" w:name="_Toc21525212"/>
      <w:bookmarkStart w:id="15404" w:name="_Toc23142051"/>
      <w:bookmarkStart w:id="15405" w:name="_Toc23173297"/>
      <w:bookmarkStart w:id="15406" w:name="_Toc23189072"/>
      <w:bookmarkStart w:id="15407" w:name="_Toc23191450"/>
      <w:bookmarkStart w:id="15408" w:name="_Toc23244468"/>
      <w:bookmarkStart w:id="15409" w:name="_Toc23793998"/>
      <w:bookmarkStart w:id="15410" w:name="_Toc23794321"/>
      <w:bookmarkStart w:id="15411" w:name="_Toc23794644"/>
      <w:bookmarkStart w:id="15412" w:name="_Toc23795489"/>
      <w:bookmarkStart w:id="15413" w:name="_Toc23839866"/>
      <w:bookmarkStart w:id="15414" w:name="_Toc26200655"/>
      <w:bookmarkStart w:id="15415" w:name="_Toc26867752"/>
      <w:bookmarkEnd w:id="15402"/>
      <w:bookmarkEnd w:id="15403"/>
      <w:bookmarkEnd w:id="15404"/>
      <w:bookmarkEnd w:id="15405"/>
      <w:bookmarkEnd w:id="15406"/>
      <w:bookmarkEnd w:id="15407"/>
      <w:bookmarkEnd w:id="15408"/>
      <w:bookmarkEnd w:id="15409"/>
      <w:bookmarkEnd w:id="15410"/>
      <w:bookmarkEnd w:id="15411"/>
      <w:bookmarkEnd w:id="15412"/>
      <w:bookmarkEnd w:id="15413"/>
      <w:bookmarkEnd w:id="15414"/>
      <w:bookmarkEnd w:id="15415"/>
    </w:p>
    <w:p w14:paraId="4B41EF42" w14:textId="7294CDD6" w:rsidR="00F661EE" w:rsidRPr="002646CB" w:rsidDel="002C63BA" w:rsidRDefault="00E742FA">
      <w:pPr>
        <w:rPr>
          <w:del w:id="15416" w:author="박 진상" w:date="2019-10-08T05:51:00Z"/>
          <w:lang w:val="en-US"/>
          <w:rPrChange w:id="15417" w:author="ETRI-김종원" w:date="2019-12-10T10:44:00Z">
            <w:rPr>
              <w:del w:id="15418" w:author="박 진상" w:date="2019-10-08T05:51:00Z"/>
              <w:lang w:val="en-US"/>
            </w:rPr>
          </w:rPrChange>
        </w:rPr>
      </w:pPr>
      <w:del w:id="15419" w:author="박 진상" w:date="2019-10-08T05:51:00Z">
        <w:r w:rsidRPr="002646CB" w:rsidDel="002C63BA">
          <w:rPr>
            <w:rFonts w:hint="eastAsia"/>
            <w:rPrChange w:id="15420" w:author="ETRI-김종원" w:date="2019-12-10T10:44:00Z">
              <w:rPr>
                <w:rFonts w:hint="eastAsia"/>
              </w:rPr>
            </w:rPrChange>
          </w:rPr>
          <w:delText>CES-MG</w:delText>
        </w:r>
        <w:r w:rsidR="00F661EE" w:rsidRPr="002646CB" w:rsidDel="002C63BA">
          <w:rPr>
            <w:rFonts w:hint="eastAsia"/>
            <w:lang w:val="en-US"/>
            <w:rPrChange w:id="15421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F661EE" w:rsidRPr="002646CB" w:rsidDel="002C63BA">
          <w:rPr>
            <w:rFonts w:hint="eastAsia"/>
            <w:lang w:val="en-US"/>
            <w:rPrChange w:id="1542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54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  <w:rPrChange w:id="15424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F661EE" w:rsidRPr="002646CB" w:rsidDel="002C63BA">
          <w:rPr>
            <w:rFonts w:hint="eastAsia"/>
            <w:lang w:val="en-US"/>
            <w:rPrChange w:id="1542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26" w:author="ETRI-김종원" w:date="2019-12-10T10:44:00Z">
              <w:rPr>
                <w:rFonts w:hint="eastAsia"/>
                <w:lang w:val="en-US"/>
              </w:rPr>
            </w:rPrChange>
          </w:rPr>
          <w:delText>모드에서의</w:delText>
        </w:r>
        <w:r w:rsidR="00F661EE" w:rsidRPr="002646CB" w:rsidDel="002C63BA">
          <w:rPr>
            <w:rFonts w:hint="eastAsia"/>
            <w:lang w:val="en-US"/>
            <w:rPrChange w:id="1542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28" w:author="ETRI-김종원" w:date="2019-12-10T10:44:00Z">
              <w:rPr>
                <w:rFonts w:hint="eastAsia"/>
                <w:lang w:val="en-US"/>
              </w:rPr>
            </w:rPrChange>
          </w:rPr>
          <w:delText>운제</w:delText>
        </w:r>
        <w:r w:rsidR="00F661EE" w:rsidRPr="002646CB" w:rsidDel="002C63BA">
          <w:rPr>
            <w:rFonts w:hint="eastAsia"/>
            <w:lang w:val="en-US"/>
            <w:rPrChange w:id="1542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30" w:author="ETRI-김종원" w:date="2019-12-10T10:44:00Z">
              <w:rPr>
                <w:rFonts w:hint="eastAsia"/>
                <w:lang w:val="en-US"/>
              </w:rPr>
            </w:rPrChange>
          </w:rPr>
          <w:delText>제어</w:delText>
        </w:r>
        <w:r w:rsidR="00F661EE" w:rsidRPr="002646CB" w:rsidDel="002C63BA">
          <w:rPr>
            <w:rFonts w:hint="eastAsia"/>
            <w:lang w:val="en-US"/>
            <w:rPrChange w:id="1543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32" w:author="ETRI-김종원" w:date="2019-12-10T10:44:00Z">
              <w:rPr>
                <w:rFonts w:hint="eastAsia"/>
                <w:lang w:val="en-US"/>
              </w:rPr>
            </w:rPrChange>
          </w:rPr>
          <w:delText>방식</w:delText>
        </w:r>
        <w:r w:rsidR="00F661EE" w:rsidRPr="002646CB" w:rsidDel="002C63BA">
          <w:rPr>
            <w:rFonts w:hint="eastAsia"/>
            <w:lang w:val="en-US"/>
            <w:rPrChange w:id="1543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34" w:author="ETRI-김종원" w:date="2019-12-10T10:44:00Z">
              <w:rPr>
                <w:rFonts w:hint="eastAsia"/>
                <w:lang w:val="en-US"/>
              </w:rPr>
            </w:rPrChange>
          </w:rPr>
          <w:delText>및</w:delText>
        </w:r>
        <w:r w:rsidR="00F661EE" w:rsidRPr="002646CB" w:rsidDel="002C63BA">
          <w:rPr>
            <w:rFonts w:hint="eastAsia"/>
            <w:lang w:val="en-US"/>
            <w:rPrChange w:id="1543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36" w:author="ETRI-김종원" w:date="2019-12-10T10:44:00Z">
              <w:rPr>
                <w:rFonts w:hint="eastAsia"/>
                <w:lang w:val="en-US"/>
              </w:rPr>
            </w:rPrChange>
          </w:rPr>
          <w:delText>제어</w:delText>
        </w:r>
        <w:r w:rsidR="00F661EE" w:rsidRPr="002646CB" w:rsidDel="002C63BA">
          <w:rPr>
            <w:rFonts w:hint="eastAsia"/>
            <w:lang w:val="en-US"/>
            <w:rPrChange w:id="1543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38" w:author="ETRI-김종원" w:date="2019-12-10T10:44:00Z">
              <w:rPr>
                <w:rFonts w:hint="eastAsia"/>
                <w:lang w:val="en-US"/>
              </w:rPr>
            </w:rPrChange>
          </w:rPr>
          <w:delText>일반사항는</w:delText>
        </w:r>
        <w:r w:rsidR="00F661EE" w:rsidRPr="002646CB" w:rsidDel="002C63BA">
          <w:rPr>
            <w:rFonts w:hint="eastAsia"/>
            <w:lang w:val="en-US"/>
            <w:rPrChange w:id="1543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IEC TS 62898-2</w:delText>
        </w:r>
        <w:r w:rsidR="005127FE" w:rsidRPr="002646CB" w:rsidDel="002C63BA">
          <w:rPr>
            <w:lang w:val="en-US"/>
            <w:rPrChange w:id="15440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41" w:author="ETRI-김종원" w:date="2019-12-10T10:44:00Z">
              <w:rPr>
                <w:rFonts w:hint="eastAsia"/>
                <w:lang w:val="en-US"/>
              </w:rPr>
            </w:rPrChange>
          </w:rPr>
          <w:delText>5.2.2.2</w:delText>
        </w:r>
        <w:r w:rsidR="00F661EE" w:rsidRPr="002646CB" w:rsidDel="002C63BA">
          <w:rPr>
            <w:rFonts w:hint="eastAsia"/>
            <w:lang w:val="en-US"/>
            <w:rPrChange w:id="15442" w:author="ETRI-김종원" w:date="2019-12-10T10:44:00Z">
              <w:rPr>
                <w:rFonts w:hint="eastAsia"/>
                <w:lang w:val="en-US"/>
              </w:rPr>
            </w:rPrChange>
          </w:rPr>
          <w:delText>절의</w:delText>
        </w:r>
        <w:r w:rsidR="00F661EE" w:rsidRPr="002646CB" w:rsidDel="002C63BA">
          <w:rPr>
            <w:rFonts w:hint="eastAsia"/>
            <w:lang w:val="en-US"/>
            <w:rPrChange w:id="1544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44" w:author="ETRI-김종원" w:date="2019-12-10T10:44:00Z">
              <w:rPr>
                <w:rFonts w:hint="eastAsia"/>
                <w:lang w:val="en-US"/>
              </w:rPr>
            </w:rPrChange>
          </w:rPr>
          <w:delText>내용에</w:delText>
        </w:r>
        <w:r w:rsidR="00F661EE" w:rsidRPr="002646CB" w:rsidDel="002C63BA">
          <w:rPr>
            <w:rFonts w:hint="eastAsia"/>
            <w:lang w:val="en-US"/>
            <w:rPrChange w:id="1544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446" w:author="ETRI-김종원" w:date="2019-12-10T10:44:00Z">
              <w:rPr>
                <w:rFonts w:hint="eastAsia"/>
                <w:lang w:val="en-US"/>
              </w:rPr>
            </w:rPrChange>
          </w:rPr>
          <w:delText>준용한다</w:delText>
        </w:r>
        <w:r w:rsidR="00F661EE" w:rsidRPr="002646CB" w:rsidDel="002C63BA">
          <w:rPr>
            <w:rFonts w:hint="eastAsia"/>
            <w:lang w:val="en-US"/>
            <w:rPrChange w:id="15447" w:author="ETRI-김종원" w:date="2019-12-10T10:44:00Z">
              <w:rPr>
                <w:rFonts w:hint="eastAsia"/>
                <w:lang w:val="en-US"/>
              </w:rPr>
            </w:rPrChange>
          </w:rPr>
          <w:delText>..</w:delText>
        </w:r>
        <w:bookmarkStart w:id="15448" w:name="_Toc21408698"/>
        <w:bookmarkStart w:id="15449" w:name="_Toc21525213"/>
        <w:bookmarkStart w:id="15450" w:name="_Toc23142052"/>
        <w:bookmarkStart w:id="15451" w:name="_Toc23173298"/>
        <w:bookmarkStart w:id="15452" w:name="_Toc23189073"/>
        <w:bookmarkStart w:id="15453" w:name="_Toc23191451"/>
        <w:bookmarkStart w:id="15454" w:name="_Toc23244469"/>
        <w:bookmarkStart w:id="15455" w:name="_Toc23793999"/>
        <w:bookmarkStart w:id="15456" w:name="_Toc23794322"/>
        <w:bookmarkStart w:id="15457" w:name="_Toc23794645"/>
        <w:bookmarkStart w:id="15458" w:name="_Toc23795490"/>
        <w:bookmarkStart w:id="15459" w:name="_Toc23839867"/>
        <w:bookmarkStart w:id="15460" w:name="_Toc26200656"/>
        <w:bookmarkStart w:id="15461" w:name="_Toc26867753"/>
        <w:bookmarkEnd w:id="15448"/>
        <w:bookmarkEnd w:id="15449"/>
        <w:bookmarkEnd w:id="15450"/>
        <w:bookmarkEnd w:id="15451"/>
        <w:bookmarkEnd w:id="15452"/>
        <w:bookmarkEnd w:id="15453"/>
        <w:bookmarkEnd w:id="15454"/>
        <w:bookmarkEnd w:id="15455"/>
        <w:bookmarkEnd w:id="15456"/>
        <w:bookmarkEnd w:id="15457"/>
        <w:bookmarkEnd w:id="15458"/>
        <w:bookmarkEnd w:id="15459"/>
        <w:bookmarkEnd w:id="15460"/>
        <w:bookmarkEnd w:id="15461"/>
      </w:del>
    </w:p>
    <w:p w14:paraId="44EF4801" w14:textId="51A9913D" w:rsidR="00BF2D25" w:rsidRPr="002646CB" w:rsidDel="002C63BA" w:rsidRDefault="00BF2D25">
      <w:pPr>
        <w:rPr>
          <w:del w:id="15462" w:author="박 진상" w:date="2019-10-08T05:51:00Z"/>
          <w:lang w:val="en-US"/>
          <w:rPrChange w:id="15463" w:author="ETRI-김종원" w:date="2019-12-10T10:44:00Z">
            <w:rPr>
              <w:del w:id="15464" w:author="박 진상" w:date="2019-10-08T05:51:00Z"/>
              <w:lang w:val="en-US"/>
            </w:rPr>
          </w:rPrChange>
        </w:rPr>
      </w:pPr>
      <w:bookmarkStart w:id="15465" w:name="_Toc21408699"/>
      <w:bookmarkStart w:id="15466" w:name="_Toc21525214"/>
      <w:bookmarkStart w:id="15467" w:name="_Toc23142053"/>
      <w:bookmarkStart w:id="15468" w:name="_Toc23173299"/>
      <w:bookmarkStart w:id="15469" w:name="_Toc23189074"/>
      <w:bookmarkStart w:id="15470" w:name="_Toc23191452"/>
      <w:bookmarkStart w:id="15471" w:name="_Toc23244470"/>
      <w:bookmarkStart w:id="15472" w:name="_Toc23794000"/>
      <w:bookmarkStart w:id="15473" w:name="_Toc23794323"/>
      <w:bookmarkStart w:id="15474" w:name="_Toc23794646"/>
      <w:bookmarkStart w:id="15475" w:name="_Toc23795491"/>
      <w:bookmarkStart w:id="15476" w:name="_Toc23839868"/>
      <w:bookmarkStart w:id="15477" w:name="_Toc26200657"/>
      <w:bookmarkStart w:id="15478" w:name="_Toc26867754"/>
      <w:bookmarkEnd w:id="15465"/>
      <w:bookmarkEnd w:id="15466"/>
      <w:bookmarkEnd w:id="15467"/>
      <w:bookmarkEnd w:id="15468"/>
      <w:bookmarkEnd w:id="15469"/>
      <w:bookmarkEnd w:id="15470"/>
      <w:bookmarkEnd w:id="15471"/>
      <w:bookmarkEnd w:id="15472"/>
      <w:bookmarkEnd w:id="15473"/>
      <w:bookmarkEnd w:id="15474"/>
      <w:bookmarkEnd w:id="15475"/>
      <w:bookmarkEnd w:id="15476"/>
      <w:bookmarkEnd w:id="15477"/>
      <w:bookmarkEnd w:id="15478"/>
    </w:p>
    <w:p w14:paraId="6A6C144C" w14:textId="4D60FBE0" w:rsidR="00763E1B" w:rsidRPr="002646CB" w:rsidDel="002C63BA" w:rsidRDefault="00763E1B" w:rsidP="00763E1B">
      <w:pPr>
        <w:pStyle w:val="44"/>
        <w:rPr>
          <w:del w:id="15479" w:author="박 진상" w:date="2019-10-08T05:51:00Z"/>
          <w:lang w:eastAsia="ko-KR"/>
          <w:rPrChange w:id="15480" w:author="ETRI-김종원" w:date="2019-12-10T10:44:00Z">
            <w:rPr>
              <w:del w:id="15481" w:author="박 진상" w:date="2019-10-08T05:51:00Z"/>
              <w:lang w:eastAsia="ko-KR"/>
            </w:rPr>
          </w:rPrChange>
        </w:rPr>
      </w:pPr>
      <w:del w:id="15482" w:author="박 진상" w:date="2019-10-08T05:51:00Z">
        <w:r w:rsidRPr="002646CB" w:rsidDel="002C63BA">
          <w:rPr>
            <w:rFonts w:hint="eastAsia"/>
            <w:lang w:eastAsia="ko-KR"/>
            <w:rPrChange w:id="15483" w:author="ETRI-김종원" w:date="2019-12-10T10:44:00Z">
              <w:rPr>
                <w:rFonts w:hint="eastAsia"/>
                <w:lang w:eastAsia="ko-KR"/>
              </w:rPr>
            </w:rPrChange>
          </w:rPr>
          <w:delText>EES</w:delText>
        </w:r>
        <w:r w:rsidR="005A510A" w:rsidRPr="002646CB" w:rsidDel="002C63BA">
          <w:rPr>
            <w:rFonts w:hint="eastAsia"/>
            <w:lang w:eastAsia="ko-KR"/>
            <w:rPrChange w:id="15484" w:author="ETRI-김종원" w:date="2019-12-10T10:44:00Z">
              <w:rPr>
                <w:rFonts w:hint="eastAsia"/>
                <w:lang w:eastAsia="ko-KR"/>
              </w:rPr>
            </w:rPrChange>
          </w:rPr>
          <w:delText>시스템</w:delText>
        </w:r>
        <w:r w:rsidRPr="002646CB" w:rsidDel="002C63BA">
          <w:rPr>
            <w:rFonts w:hint="eastAsia"/>
            <w:lang w:eastAsia="ko-KR"/>
            <w:rPrChange w:id="1548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5486" w:author="ETRI-김종원" w:date="2019-12-10T10:44:00Z">
              <w:rPr>
                <w:rFonts w:hint="eastAsia"/>
                <w:lang w:eastAsia="ko-KR"/>
              </w:rPr>
            </w:rPrChange>
          </w:rPr>
          <w:delText>운</w:delText>
        </w:r>
        <w:r w:rsidR="00F661EE" w:rsidRPr="002646CB" w:rsidDel="002C63BA">
          <w:rPr>
            <w:rFonts w:hint="eastAsia"/>
            <w:lang w:eastAsia="ko-KR"/>
            <w:rPrChange w:id="15487" w:author="ETRI-김종원" w:date="2019-12-10T10:44:00Z">
              <w:rPr>
                <w:rFonts w:hint="eastAsia"/>
                <w:lang w:eastAsia="ko-KR"/>
              </w:rPr>
            </w:rPrChange>
          </w:rPr>
          <w:delText>전</w:delText>
        </w:r>
        <w:r w:rsidRPr="002646CB" w:rsidDel="002C63BA">
          <w:rPr>
            <w:rFonts w:hint="eastAsia"/>
            <w:lang w:eastAsia="ko-KR"/>
            <w:rPrChange w:id="15488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5489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5490" w:name="_Toc21408700"/>
        <w:bookmarkStart w:id="15491" w:name="_Toc21525215"/>
        <w:bookmarkStart w:id="15492" w:name="_Toc23142054"/>
        <w:bookmarkStart w:id="15493" w:name="_Toc23173300"/>
        <w:bookmarkStart w:id="15494" w:name="_Toc23189075"/>
        <w:bookmarkStart w:id="15495" w:name="_Toc23191453"/>
        <w:bookmarkStart w:id="15496" w:name="_Toc23244471"/>
        <w:bookmarkStart w:id="15497" w:name="_Toc23794001"/>
        <w:bookmarkStart w:id="15498" w:name="_Toc23794324"/>
        <w:bookmarkStart w:id="15499" w:name="_Toc23794647"/>
        <w:bookmarkStart w:id="15500" w:name="_Toc23795492"/>
        <w:bookmarkStart w:id="15501" w:name="_Toc23839869"/>
        <w:bookmarkStart w:id="15502" w:name="_Toc26200658"/>
        <w:bookmarkStart w:id="15503" w:name="_Toc26867755"/>
        <w:bookmarkEnd w:id="15490"/>
        <w:bookmarkEnd w:id="15491"/>
        <w:bookmarkEnd w:id="15492"/>
        <w:bookmarkEnd w:id="15493"/>
        <w:bookmarkEnd w:id="15494"/>
        <w:bookmarkEnd w:id="15495"/>
        <w:bookmarkEnd w:id="15496"/>
        <w:bookmarkEnd w:id="15497"/>
        <w:bookmarkEnd w:id="15498"/>
        <w:bookmarkEnd w:id="15499"/>
        <w:bookmarkEnd w:id="15500"/>
        <w:bookmarkEnd w:id="15501"/>
        <w:bookmarkEnd w:id="15502"/>
        <w:bookmarkEnd w:id="15503"/>
      </w:del>
    </w:p>
    <w:p w14:paraId="4F53A783" w14:textId="1CAB96FF" w:rsidR="00763E1B" w:rsidRPr="002646CB" w:rsidDel="002C63BA" w:rsidRDefault="00763E1B" w:rsidP="00763E1B">
      <w:pPr>
        <w:rPr>
          <w:del w:id="15504" w:author="박 진상" w:date="2019-10-08T05:51:00Z"/>
          <w:rPrChange w:id="15505" w:author="ETRI-김종원" w:date="2019-12-10T10:44:00Z">
            <w:rPr>
              <w:del w:id="15506" w:author="박 진상" w:date="2019-10-08T05:51:00Z"/>
            </w:rPr>
          </w:rPrChange>
        </w:rPr>
      </w:pPr>
      <w:bookmarkStart w:id="15507" w:name="_Toc21408701"/>
      <w:bookmarkStart w:id="15508" w:name="_Toc21525216"/>
      <w:bookmarkStart w:id="15509" w:name="_Toc23142055"/>
      <w:bookmarkStart w:id="15510" w:name="_Toc23173301"/>
      <w:bookmarkStart w:id="15511" w:name="_Toc23189076"/>
      <w:bookmarkStart w:id="15512" w:name="_Toc23191454"/>
      <w:bookmarkStart w:id="15513" w:name="_Toc23244472"/>
      <w:bookmarkStart w:id="15514" w:name="_Toc23794002"/>
      <w:bookmarkStart w:id="15515" w:name="_Toc23794325"/>
      <w:bookmarkStart w:id="15516" w:name="_Toc23794648"/>
      <w:bookmarkStart w:id="15517" w:name="_Toc23795493"/>
      <w:bookmarkStart w:id="15518" w:name="_Toc23839870"/>
      <w:bookmarkStart w:id="15519" w:name="_Toc26200659"/>
      <w:bookmarkStart w:id="15520" w:name="_Toc26867756"/>
      <w:bookmarkEnd w:id="15507"/>
      <w:bookmarkEnd w:id="15508"/>
      <w:bookmarkEnd w:id="15509"/>
      <w:bookmarkEnd w:id="15510"/>
      <w:bookmarkEnd w:id="15511"/>
      <w:bookmarkEnd w:id="15512"/>
      <w:bookmarkEnd w:id="15513"/>
      <w:bookmarkEnd w:id="15514"/>
      <w:bookmarkEnd w:id="15515"/>
      <w:bookmarkEnd w:id="15516"/>
      <w:bookmarkEnd w:id="15517"/>
      <w:bookmarkEnd w:id="15518"/>
      <w:bookmarkEnd w:id="15519"/>
      <w:bookmarkEnd w:id="15520"/>
    </w:p>
    <w:p w14:paraId="574E28C0" w14:textId="35D1F430" w:rsidR="00F661EE" w:rsidRPr="002646CB" w:rsidDel="002C63BA" w:rsidRDefault="00E742FA" w:rsidP="00763E1B">
      <w:pPr>
        <w:rPr>
          <w:del w:id="15521" w:author="박 진상" w:date="2019-10-08T05:51:00Z"/>
          <w:lang w:val="en-US"/>
          <w:rPrChange w:id="15522" w:author="ETRI-김종원" w:date="2019-12-10T10:44:00Z">
            <w:rPr>
              <w:del w:id="15523" w:author="박 진상" w:date="2019-10-08T05:51:00Z"/>
              <w:lang w:val="en-US"/>
            </w:rPr>
          </w:rPrChange>
        </w:rPr>
      </w:pPr>
      <w:del w:id="15524" w:author="박 진상" w:date="2019-10-08T05:51:00Z">
        <w:r w:rsidRPr="002646CB" w:rsidDel="002C63BA">
          <w:rPr>
            <w:rFonts w:hint="eastAsia"/>
            <w:rPrChange w:id="15525" w:author="ETRI-김종원" w:date="2019-12-10T10:44:00Z">
              <w:rPr>
                <w:rFonts w:hint="eastAsia"/>
              </w:rPr>
            </w:rPrChange>
          </w:rPr>
          <w:delText>CES-MG</w:delText>
        </w:r>
        <w:r w:rsidR="00F661EE" w:rsidRPr="002646CB" w:rsidDel="002C63BA">
          <w:rPr>
            <w:rFonts w:hint="eastAsia"/>
            <w:lang w:val="en-US"/>
            <w:rPrChange w:id="15526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F661EE" w:rsidRPr="002646CB" w:rsidDel="002C63BA">
          <w:rPr>
            <w:rFonts w:hint="eastAsia"/>
            <w:lang w:val="en-US"/>
            <w:rPrChange w:id="1552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55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  <w:rPrChange w:id="15529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F661EE" w:rsidRPr="002646CB" w:rsidDel="002C63BA">
          <w:rPr>
            <w:rFonts w:hint="eastAsia"/>
            <w:lang w:val="en-US"/>
            <w:rPrChange w:id="1553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31" w:author="ETRI-김종원" w:date="2019-12-10T10:44:00Z">
              <w:rPr>
                <w:rFonts w:hint="eastAsia"/>
                <w:lang w:val="en-US"/>
              </w:rPr>
            </w:rPrChange>
          </w:rPr>
          <w:delText>모드에서의</w:delText>
        </w:r>
        <w:r w:rsidR="005A510A" w:rsidRPr="002646CB" w:rsidDel="002C63BA">
          <w:rPr>
            <w:rFonts w:hint="eastAsia"/>
            <w:lang w:val="en-US"/>
            <w:rPrChange w:id="1553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EES</w:delText>
        </w:r>
        <w:r w:rsidR="005A510A" w:rsidRPr="002646CB" w:rsidDel="002C63BA">
          <w:rPr>
            <w:rFonts w:hint="eastAsia"/>
            <w:lang w:val="en-US"/>
            <w:rPrChange w:id="15533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F661EE" w:rsidRPr="002646CB" w:rsidDel="002C63BA">
          <w:rPr>
            <w:rFonts w:hint="eastAsia"/>
            <w:lang w:val="en-US"/>
            <w:rPrChange w:id="1553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35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F661EE" w:rsidRPr="002646CB" w:rsidDel="002C63BA">
          <w:rPr>
            <w:rFonts w:hint="eastAsia"/>
            <w:lang w:val="en-US"/>
            <w:rPrChange w:id="1553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37" w:author="ETRI-김종원" w:date="2019-12-10T10:44:00Z">
              <w:rPr>
                <w:rFonts w:hint="eastAsia"/>
                <w:lang w:val="en-US"/>
              </w:rPr>
            </w:rPrChange>
          </w:rPr>
          <w:delText>제어는</w:delText>
        </w:r>
        <w:r w:rsidR="00F661EE" w:rsidRPr="002646CB" w:rsidDel="002C63BA">
          <w:rPr>
            <w:rFonts w:hint="eastAsia"/>
            <w:lang w:val="en-US"/>
            <w:rPrChange w:id="1553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39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F661EE" w:rsidRPr="002646CB" w:rsidDel="002C63BA">
          <w:rPr>
            <w:rFonts w:hint="eastAsia"/>
            <w:lang w:val="en-US"/>
            <w:rPrChange w:id="1554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41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F661EE" w:rsidRPr="002646CB" w:rsidDel="002C63BA">
          <w:rPr>
            <w:rFonts w:hint="eastAsia"/>
            <w:lang w:val="en-US"/>
            <w:rPrChange w:id="1554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43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F661EE" w:rsidRPr="002646CB" w:rsidDel="002C63BA">
          <w:rPr>
            <w:rFonts w:hint="eastAsia"/>
            <w:lang w:val="en-US"/>
            <w:rPrChange w:id="1554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45" w:author="ETRI-김종원" w:date="2019-12-10T10:44:00Z">
              <w:rPr>
                <w:rFonts w:hint="eastAsia"/>
                <w:lang w:val="en-US"/>
              </w:rPr>
            </w:rPrChange>
          </w:rPr>
          <w:delText>운</w:delText>
        </w:r>
        <w:r w:rsidR="00DC1A26" w:rsidRPr="002646CB" w:rsidDel="002C63BA">
          <w:rPr>
            <w:rFonts w:hint="eastAsia"/>
            <w:lang w:val="en-US"/>
            <w:rPrChange w:id="15546" w:author="ETRI-김종원" w:date="2019-12-10T10:44:00Z">
              <w:rPr>
                <w:rFonts w:hint="eastAsia"/>
                <w:lang w:val="en-US"/>
              </w:rPr>
            </w:rPrChange>
          </w:rPr>
          <w:delText>전</w:delText>
        </w:r>
        <w:r w:rsidR="00DF729E" w:rsidRPr="002646CB" w:rsidDel="002C63BA">
          <w:rPr>
            <w:rFonts w:hint="eastAsia"/>
            <w:rPrChange w:id="15547" w:author="ETRI-김종원" w:date="2019-12-10T10:44:00Z">
              <w:rPr>
                <w:rFonts w:hint="eastAsia"/>
              </w:rPr>
            </w:rPrChange>
          </w:rPr>
          <w:delText>해야</w:delText>
        </w:r>
        <w:r w:rsidR="00F661EE" w:rsidRPr="002646CB" w:rsidDel="002C63BA">
          <w:rPr>
            <w:rFonts w:hint="eastAsia"/>
            <w:lang w:val="en-US"/>
            <w:rPrChange w:id="1554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549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F661EE" w:rsidRPr="002646CB" w:rsidDel="002C63BA">
          <w:rPr>
            <w:rFonts w:hint="eastAsia"/>
            <w:lang w:val="en-US"/>
            <w:rPrChange w:id="15550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5551" w:name="_Toc21408702"/>
        <w:bookmarkStart w:id="15552" w:name="_Toc21525217"/>
        <w:bookmarkStart w:id="15553" w:name="_Toc23142056"/>
        <w:bookmarkStart w:id="15554" w:name="_Toc23173302"/>
        <w:bookmarkStart w:id="15555" w:name="_Toc23189077"/>
        <w:bookmarkStart w:id="15556" w:name="_Toc23191455"/>
        <w:bookmarkStart w:id="15557" w:name="_Toc23244473"/>
        <w:bookmarkStart w:id="15558" w:name="_Toc23794003"/>
        <w:bookmarkStart w:id="15559" w:name="_Toc23794326"/>
        <w:bookmarkStart w:id="15560" w:name="_Toc23794649"/>
        <w:bookmarkStart w:id="15561" w:name="_Toc23795494"/>
        <w:bookmarkStart w:id="15562" w:name="_Toc23839871"/>
        <w:bookmarkStart w:id="15563" w:name="_Toc26200660"/>
        <w:bookmarkStart w:id="15564" w:name="_Toc26867757"/>
        <w:bookmarkEnd w:id="15551"/>
        <w:bookmarkEnd w:id="15552"/>
        <w:bookmarkEnd w:id="15553"/>
        <w:bookmarkEnd w:id="15554"/>
        <w:bookmarkEnd w:id="15555"/>
        <w:bookmarkEnd w:id="15556"/>
        <w:bookmarkEnd w:id="15557"/>
        <w:bookmarkEnd w:id="15558"/>
        <w:bookmarkEnd w:id="15559"/>
        <w:bookmarkEnd w:id="15560"/>
        <w:bookmarkEnd w:id="15561"/>
        <w:bookmarkEnd w:id="15562"/>
        <w:bookmarkEnd w:id="15563"/>
        <w:bookmarkEnd w:id="15564"/>
      </w:del>
    </w:p>
    <w:p w14:paraId="6C7E379F" w14:textId="5291A41D" w:rsidR="00F661EE" w:rsidRPr="002646CB" w:rsidDel="002C63BA" w:rsidRDefault="00F661EE" w:rsidP="00763E1B">
      <w:pPr>
        <w:rPr>
          <w:del w:id="15565" w:author="박 진상" w:date="2019-10-08T05:51:00Z"/>
          <w:lang w:val="en-US"/>
          <w:rPrChange w:id="15566" w:author="ETRI-김종원" w:date="2019-12-10T10:44:00Z">
            <w:rPr>
              <w:del w:id="15567" w:author="박 진상" w:date="2019-10-08T05:51:00Z"/>
              <w:lang w:val="en-US"/>
            </w:rPr>
          </w:rPrChange>
        </w:rPr>
      </w:pPr>
      <w:bookmarkStart w:id="15568" w:name="_Toc21408703"/>
      <w:bookmarkStart w:id="15569" w:name="_Toc21525218"/>
      <w:bookmarkStart w:id="15570" w:name="_Toc23142057"/>
      <w:bookmarkStart w:id="15571" w:name="_Toc23173303"/>
      <w:bookmarkStart w:id="15572" w:name="_Toc23189078"/>
      <w:bookmarkStart w:id="15573" w:name="_Toc23191456"/>
      <w:bookmarkStart w:id="15574" w:name="_Toc23244474"/>
      <w:bookmarkStart w:id="15575" w:name="_Toc23794004"/>
      <w:bookmarkStart w:id="15576" w:name="_Toc23794327"/>
      <w:bookmarkStart w:id="15577" w:name="_Toc23794650"/>
      <w:bookmarkStart w:id="15578" w:name="_Toc23795495"/>
      <w:bookmarkStart w:id="15579" w:name="_Toc23839872"/>
      <w:bookmarkStart w:id="15580" w:name="_Toc26200661"/>
      <w:bookmarkStart w:id="15581" w:name="_Toc26867758"/>
      <w:bookmarkEnd w:id="15568"/>
      <w:bookmarkEnd w:id="15569"/>
      <w:bookmarkEnd w:id="15570"/>
      <w:bookmarkEnd w:id="15571"/>
      <w:bookmarkEnd w:id="15572"/>
      <w:bookmarkEnd w:id="15573"/>
      <w:bookmarkEnd w:id="15574"/>
      <w:bookmarkEnd w:id="15575"/>
      <w:bookmarkEnd w:id="15576"/>
      <w:bookmarkEnd w:id="15577"/>
      <w:bookmarkEnd w:id="15578"/>
      <w:bookmarkEnd w:id="15579"/>
      <w:bookmarkEnd w:id="15580"/>
      <w:bookmarkEnd w:id="15581"/>
    </w:p>
    <w:p w14:paraId="4128C1DA" w14:textId="066AAD0C" w:rsidR="00763E1B" w:rsidRPr="002646CB" w:rsidDel="002C63BA" w:rsidRDefault="00E742FA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5582" w:author="박 진상" w:date="2019-10-08T05:51:00Z"/>
          <w:rPrChange w:id="15583" w:author="ETRI-김종원" w:date="2019-12-10T10:44:00Z">
            <w:rPr>
              <w:del w:id="15584" w:author="박 진상" w:date="2019-10-08T05:51:00Z"/>
            </w:rPr>
          </w:rPrChange>
        </w:rPr>
      </w:pPr>
      <w:del w:id="15585" w:author="박 진상" w:date="2019-10-08T05:51:00Z">
        <w:r w:rsidRPr="002646CB" w:rsidDel="002C63BA">
          <w:rPr>
            <w:rFonts w:hint="eastAsia"/>
            <w:rPrChange w:id="15586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5587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5588" w:author="ETRI-김종원" w:date="2019-12-10T10:44:00Z">
              <w:rPr/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55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PrChange w:id="15590" w:author="ETRI-김종원" w:date="2019-12-10T10:44:00Z">
              <w:rPr/>
            </w:rPrChange>
          </w:rPr>
          <w:delText>운전</w:delText>
        </w:r>
        <w:r w:rsidR="00763E1B" w:rsidRPr="002646CB" w:rsidDel="002C63BA">
          <w:rPr>
            <w:rPrChange w:id="1559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592" w:author="ETRI-김종원" w:date="2019-12-10T10:44:00Z">
              <w:rPr/>
            </w:rPrChange>
          </w:rPr>
          <w:delText>모드에서는</w:delText>
        </w:r>
        <w:r w:rsidR="00763E1B" w:rsidRPr="002646CB" w:rsidDel="002C63BA">
          <w:rPr>
            <w:rPrChange w:id="1559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5594" w:author="ETRI-김종원" w:date="2019-12-10T10:44:00Z">
              <w:rPr>
                <w:rFonts w:hint="eastAsia"/>
              </w:rPr>
            </w:rPrChange>
          </w:rPr>
          <w:delText>자체</w:delText>
        </w:r>
        <w:r w:rsidR="00763E1B" w:rsidRPr="002646CB" w:rsidDel="002C63BA">
          <w:rPr>
            <w:rPrChange w:id="15595" w:author="ETRI-김종원" w:date="2019-12-10T10:44:00Z">
              <w:rPr/>
            </w:rPrChange>
          </w:rPr>
          <w:delText>기동이</w:delText>
        </w:r>
        <w:r w:rsidR="00763E1B" w:rsidRPr="002646CB" w:rsidDel="002C63BA">
          <w:rPr>
            <w:rPrChange w:id="1559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597" w:author="ETRI-김종원" w:date="2019-12-10T10:44:00Z">
              <w:rPr/>
            </w:rPrChange>
          </w:rPr>
          <w:delText>필요할</w:delText>
        </w:r>
        <w:r w:rsidR="00763E1B" w:rsidRPr="002646CB" w:rsidDel="002C63BA">
          <w:rPr>
            <w:rPrChange w:id="1559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599" w:author="ETRI-김종원" w:date="2019-12-10T10:44:00Z">
              <w:rPr/>
            </w:rPrChange>
          </w:rPr>
          <w:delText>수도</w:delText>
        </w:r>
        <w:r w:rsidR="00763E1B" w:rsidRPr="002646CB" w:rsidDel="002C63BA">
          <w:rPr>
            <w:rPrChange w:id="1560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01" w:author="ETRI-김종원" w:date="2019-12-10T10:44:00Z">
              <w:rPr/>
            </w:rPrChange>
          </w:rPr>
          <w:delText>있고</w:delText>
        </w:r>
        <w:r w:rsidR="00763E1B" w:rsidRPr="002646CB" w:rsidDel="002C63BA">
          <w:rPr>
            <w:rPrChange w:id="1560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03" w:author="ETRI-김종원" w:date="2019-12-10T10:44:00Z">
              <w:rPr/>
            </w:rPrChange>
          </w:rPr>
          <w:delText>그렇지</w:delText>
        </w:r>
        <w:r w:rsidR="00763E1B" w:rsidRPr="002646CB" w:rsidDel="002C63BA">
          <w:rPr>
            <w:rPrChange w:id="1560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05" w:author="ETRI-김종원" w:date="2019-12-10T10:44:00Z">
              <w:rPr/>
            </w:rPrChange>
          </w:rPr>
          <w:delText>않을</w:delText>
        </w:r>
        <w:r w:rsidR="00763E1B" w:rsidRPr="002646CB" w:rsidDel="002C63BA">
          <w:rPr>
            <w:rPrChange w:id="1560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07" w:author="ETRI-김종원" w:date="2019-12-10T10:44:00Z">
              <w:rPr/>
            </w:rPrChange>
          </w:rPr>
          <w:delText>수도</w:delText>
        </w:r>
        <w:r w:rsidR="00763E1B" w:rsidRPr="002646CB" w:rsidDel="002C63BA">
          <w:rPr>
            <w:rPrChange w:id="1560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09" w:author="ETRI-김종원" w:date="2019-12-10T10:44:00Z">
              <w:rPr/>
            </w:rPrChange>
          </w:rPr>
          <w:delText>있지만</w:delText>
        </w:r>
        <w:r w:rsidR="00763E1B" w:rsidRPr="002646CB" w:rsidDel="002C63BA">
          <w:rPr>
            <w:rPrChange w:id="1561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5611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5612" w:author="ETRI-김종원" w:date="2019-12-10T10:44:00Z">
              <w:rPr>
                <w:rFonts w:hint="eastAsia"/>
              </w:rPr>
            </w:rPrChange>
          </w:rPr>
          <w:delText>시스템이</w:delText>
        </w:r>
        <w:r w:rsidR="00763E1B" w:rsidRPr="002646CB" w:rsidDel="002C63BA">
          <w:rPr>
            <w:rPrChange w:id="1561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5614" w:author="ETRI-김종원" w:date="2019-12-10T10:44:00Z">
              <w:rPr>
                <w:rFonts w:hint="eastAsia"/>
              </w:rPr>
            </w:rPrChange>
          </w:rPr>
          <w:delText>자체기동</w:delText>
        </w:r>
        <w:r w:rsidR="003B345E" w:rsidRPr="002646CB" w:rsidDel="002C63BA">
          <w:rPr>
            <w:rFonts w:hint="eastAsia"/>
            <w:rPrChange w:id="15615" w:author="ETRI-김종원" w:date="2019-12-10T10:44:00Z">
              <w:rPr>
                <w:rFonts w:hint="eastAsia"/>
              </w:rPr>
            </w:rPrChange>
          </w:rPr>
          <w:delText>의</w:delText>
        </w:r>
        <w:r w:rsidR="00763E1B" w:rsidRPr="002646CB" w:rsidDel="002C63BA">
          <w:rPr>
            <w:rPrChange w:id="1561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17" w:author="ETRI-김종원" w:date="2019-12-10T10:44:00Z">
              <w:rPr/>
            </w:rPrChange>
          </w:rPr>
          <w:delText>중요한</w:delText>
        </w:r>
        <w:r w:rsidR="00763E1B" w:rsidRPr="002646CB" w:rsidDel="002C63BA">
          <w:rPr>
            <w:rPrChange w:id="1561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19" w:author="ETRI-김종원" w:date="2019-12-10T10:44:00Z">
              <w:rPr/>
            </w:rPrChange>
          </w:rPr>
          <w:delText>역할을</w:delText>
        </w:r>
        <w:r w:rsidR="00763E1B" w:rsidRPr="002646CB" w:rsidDel="002C63BA">
          <w:rPr>
            <w:rPrChange w:id="1562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621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5622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1C3C69" w:rsidRPr="002646CB" w:rsidDel="002C63BA">
          <w:rPr>
            <w:rFonts w:hint="eastAsia"/>
            <w:rPrChange w:id="156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37D00" w:rsidRPr="002646CB" w:rsidDel="002C63BA">
          <w:rPr>
            <w:rFonts w:hint="eastAsia"/>
            <w:rPrChange w:id="15624" w:author="ETRI-김종원" w:date="2019-12-10T10:44:00Z">
              <w:rPr>
                <w:rFonts w:hint="eastAsia"/>
              </w:rPr>
            </w:rPrChange>
          </w:rPr>
          <w:delText>운전</w:delText>
        </w:r>
        <w:r w:rsidR="00037D00" w:rsidRPr="002646CB" w:rsidDel="002C63BA">
          <w:rPr>
            <w:rFonts w:hint="eastAsia"/>
            <w:rPrChange w:id="1562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26" w:author="ETRI-김종원" w:date="2019-12-10T10:44:00Z">
              <w:rPr>
                <w:rFonts w:hint="eastAsia"/>
              </w:rPr>
            </w:rPrChange>
          </w:rPr>
          <w:delText>모드로</w:delText>
        </w:r>
        <w:r w:rsidR="00037D00" w:rsidRPr="002646CB" w:rsidDel="002C63BA">
          <w:rPr>
            <w:rFonts w:hint="eastAsia"/>
            <w:rPrChange w:id="156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28" w:author="ETRI-김종원" w:date="2019-12-10T10:44:00Z">
              <w:rPr>
                <w:rFonts w:hint="eastAsia"/>
              </w:rPr>
            </w:rPrChange>
          </w:rPr>
          <w:delText>동작하는</w:delText>
        </w:r>
        <w:r w:rsidR="00037D00" w:rsidRPr="002646CB" w:rsidDel="002C63BA">
          <w:rPr>
            <w:rFonts w:hint="eastAsia"/>
            <w:rPrChange w:id="1562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5630" w:author="ETRI-김종원" w:date="2019-12-10T10:44:00Z">
              <w:rPr>
                <w:rFonts w:hint="eastAsia"/>
              </w:rPr>
            </w:rPrChange>
          </w:rPr>
          <w:delText>CES-MG</w:delText>
        </w:r>
        <w:r w:rsidR="00037D00" w:rsidRPr="002646CB" w:rsidDel="002C63BA">
          <w:rPr>
            <w:rFonts w:hint="eastAsia"/>
            <w:rPrChange w:id="15631" w:author="ETRI-김종원" w:date="2019-12-10T10:44:00Z">
              <w:rPr>
                <w:rFonts w:hint="eastAsia"/>
              </w:rPr>
            </w:rPrChange>
          </w:rPr>
          <w:delText>에</w:delText>
        </w:r>
        <w:r w:rsidR="00037D00" w:rsidRPr="002646CB" w:rsidDel="002C63BA">
          <w:rPr>
            <w:rFonts w:hint="eastAsia"/>
            <w:rPrChange w:id="1563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33" w:author="ETRI-김종원" w:date="2019-12-10T10:44:00Z">
              <w:rPr>
                <w:rFonts w:hint="eastAsia"/>
              </w:rPr>
            </w:rPrChange>
          </w:rPr>
          <w:delText>마이크로터빈</w:delText>
        </w:r>
        <w:r w:rsidR="00037D00" w:rsidRPr="002646CB" w:rsidDel="002C63BA">
          <w:rPr>
            <w:rFonts w:hint="eastAsia"/>
            <w:rPrChange w:id="1563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35" w:author="ETRI-김종원" w:date="2019-12-10T10:44:00Z">
              <w:rPr>
                <w:rFonts w:hint="eastAsia"/>
              </w:rPr>
            </w:rPrChange>
          </w:rPr>
          <w:delText>발전기</w:delText>
        </w:r>
        <w:r w:rsidR="00037D00" w:rsidRPr="002646CB" w:rsidDel="002C63BA">
          <w:rPr>
            <w:rFonts w:hint="eastAsia"/>
            <w:rPrChange w:id="1563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37" w:author="ETRI-김종원" w:date="2019-12-10T10:44:00Z">
              <w:rPr>
                <w:rFonts w:hint="eastAsia"/>
              </w:rPr>
            </w:rPrChange>
          </w:rPr>
          <w:delText>또는</w:delText>
        </w:r>
        <w:r w:rsidR="00037D00" w:rsidRPr="002646CB" w:rsidDel="002C63BA">
          <w:rPr>
            <w:rFonts w:hint="eastAsia"/>
            <w:rPrChange w:id="1563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39" w:author="ETRI-김종원" w:date="2019-12-10T10:44:00Z">
              <w:rPr>
                <w:rFonts w:hint="eastAsia"/>
              </w:rPr>
            </w:rPrChange>
          </w:rPr>
          <w:delText>디젤</w:delText>
        </w:r>
        <w:r w:rsidR="00037D00" w:rsidRPr="002646CB" w:rsidDel="002C63BA">
          <w:rPr>
            <w:rFonts w:hint="eastAsia"/>
            <w:rPrChange w:id="1564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41" w:author="ETRI-김종원" w:date="2019-12-10T10:44:00Z">
              <w:rPr>
                <w:rFonts w:hint="eastAsia"/>
              </w:rPr>
            </w:rPrChange>
          </w:rPr>
          <w:delText>발전기와</w:delText>
        </w:r>
        <w:r w:rsidR="00037D00" w:rsidRPr="002646CB" w:rsidDel="002C63BA">
          <w:rPr>
            <w:rFonts w:hint="eastAsia"/>
            <w:rPrChange w:id="1564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43" w:author="ETRI-김종원" w:date="2019-12-10T10:44:00Z">
              <w:rPr>
                <w:rFonts w:hint="eastAsia"/>
              </w:rPr>
            </w:rPrChange>
          </w:rPr>
          <w:delText>같은</w:delText>
        </w:r>
        <w:r w:rsidR="00037D00" w:rsidRPr="002646CB" w:rsidDel="002C63BA">
          <w:rPr>
            <w:rFonts w:hint="eastAsia"/>
            <w:rPrChange w:id="1564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45" w:author="ETRI-김종원" w:date="2019-12-10T10:44:00Z">
              <w:rPr>
                <w:rFonts w:hint="eastAsia"/>
              </w:rPr>
            </w:rPrChange>
          </w:rPr>
          <w:delText>출력</w:delText>
        </w:r>
        <w:r w:rsidR="005127FE" w:rsidRPr="002646CB" w:rsidDel="002C63BA">
          <w:rPr>
            <w:rFonts w:hint="eastAsia"/>
            <w:rPrChange w:id="15646" w:author="ETRI-김종원" w:date="2019-12-10T10:44:00Z">
              <w:rPr>
                <w:rFonts w:hint="eastAsia"/>
              </w:rPr>
            </w:rPrChange>
          </w:rPr>
          <w:delText>이</w:delText>
        </w:r>
        <w:r w:rsidR="00037D00" w:rsidRPr="002646CB" w:rsidDel="002C63BA">
          <w:rPr>
            <w:rFonts w:hint="eastAsia"/>
            <w:rPrChange w:id="156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48" w:author="ETRI-김종원" w:date="2019-12-10T10:44:00Z">
              <w:rPr>
                <w:rFonts w:hint="eastAsia"/>
              </w:rPr>
            </w:rPrChange>
          </w:rPr>
          <w:delText>안정된</w:delText>
        </w:r>
        <w:r w:rsidR="00037D00" w:rsidRPr="002646CB" w:rsidDel="002C63BA">
          <w:rPr>
            <w:rFonts w:hint="eastAsia"/>
            <w:rPrChange w:id="156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50" w:author="ETRI-김종원" w:date="2019-12-10T10:44:00Z">
              <w:rPr>
                <w:rFonts w:hint="eastAsia"/>
              </w:rPr>
            </w:rPrChange>
          </w:rPr>
          <w:delText>분산자원이</w:delText>
        </w:r>
        <w:r w:rsidR="00037D00" w:rsidRPr="002646CB" w:rsidDel="002C63BA">
          <w:rPr>
            <w:rFonts w:hint="eastAsia"/>
            <w:rPrChange w:id="156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52" w:author="ETRI-김종원" w:date="2019-12-10T10:44:00Z">
              <w:rPr>
                <w:rFonts w:hint="eastAsia"/>
              </w:rPr>
            </w:rPrChange>
          </w:rPr>
          <w:delText>사용되지</w:delText>
        </w:r>
        <w:r w:rsidR="00037D00" w:rsidRPr="002646CB" w:rsidDel="002C63BA">
          <w:rPr>
            <w:rFonts w:hint="eastAsia"/>
            <w:rPrChange w:id="156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54" w:author="ETRI-김종원" w:date="2019-12-10T10:44:00Z">
              <w:rPr>
                <w:rFonts w:hint="eastAsia"/>
              </w:rPr>
            </w:rPrChange>
          </w:rPr>
          <w:delText>않는다면</w:delText>
        </w:r>
        <w:r w:rsidR="00037D00" w:rsidRPr="002646CB" w:rsidDel="002C63BA">
          <w:rPr>
            <w:rFonts w:hint="eastAsia"/>
            <w:rPrChange w:id="1565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037D00" w:rsidRPr="002646CB" w:rsidDel="002C63BA">
          <w:rPr>
            <w:rFonts w:hint="eastAsia"/>
            <w:rPrChange w:id="15656" w:author="ETRI-김종원" w:date="2019-12-10T10:44:00Z">
              <w:rPr>
                <w:rFonts w:hint="eastAsia"/>
              </w:rPr>
            </w:rPrChange>
          </w:rPr>
          <w:delText>사용되는</w:delText>
        </w:r>
        <w:r w:rsidR="00037D00" w:rsidRPr="002646CB" w:rsidDel="002C63BA">
          <w:rPr>
            <w:rFonts w:hint="eastAsia"/>
            <w:rPrChange w:id="15657" w:author="ETRI-김종원" w:date="2019-12-10T10:44:00Z">
              <w:rPr>
                <w:rFonts w:hint="eastAsia"/>
              </w:rPr>
            </w:rPrChange>
          </w:rPr>
          <w:delText xml:space="preserve"> EES </w:delText>
        </w:r>
        <w:r w:rsidR="00037D00" w:rsidRPr="002646CB" w:rsidDel="002C63BA">
          <w:rPr>
            <w:rFonts w:hint="eastAsia"/>
            <w:rPrChange w:id="15658" w:author="ETRI-김종원" w:date="2019-12-10T10:44:00Z">
              <w:rPr>
                <w:rFonts w:hint="eastAsia"/>
              </w:rPr>
            </w:rPrChange>
          </w:rPr>
          <w:delText>중</w:delText>
        </w:r>
        <w:r w:rsidR="00037D00" w:rsidRPr="002646CB" w:rsidDel="002C63BA">
          <w:rPr>
            <w:rFonts w:hint="eastAsia"/>
            <w:rPrChange w:id="1565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60" w:author="ETRI-김종원" w:date="2019-12-10T10:44:00Z">
              <w:rPr>
                <w:rFonts w:hint="eastAsia"/>
              </w:rPr>
            </w:rPrChange>
          </w:rPr>
          <w:delText>하나를</w:delText>
        </w:r>
        <w:r w:rsidR="00037D00" w:rsidRPr="002646CB" w:rsidDel="002C63BA">
          <w:rPr>
            <w:rFonts w:hint="eastAsia"/>
            <w:rPrChange w:id="156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62" w:author="ETRI-김종원" w:date="2019-12-10T10:44:00Z">
              <w:rPr>
                <w:rFonts w:hint="eastAsia"/>
              </w:rPr>
            </w:rPrChange>
          </w:rPr>
          <w:delText>출력</w:delText>
        </w:r>
        <w:r w:rsidR="00037D00" w:rsidRPr="002646CB" w:rsidDel="002C63BA">
          <w:rPr>
            <w:rFonts w:hint="eastAsia"/>
            <w:rPrChange w:id="156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64" w:author="ETRI-김종원" w:date="2019-12-10T10:44:00Z">
              <w:rPr>
                <w:rFonts w:hint="eastAsia"/>
              </w:rPr>
            </w:rPrChange>
          </w:rPr>
          <w:delText>전압과</w:delText>
        </w:r>
        <w:r w:rsidR="00037D00" w:rsidRPr="002646CB" w:rsidDel="002C63BA">
          <w:rPr>
            <w:rFonts w:hint="eastAsia"/>
            <w:rPrChange w:id="156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66" w:author="ETRI-김종원" w:date="2019-12-10T10:44:00Z">
              <w:rPr>
                <w:rFonts w:hint="eastAsia"/>
              </w:rPr>
            </w:rPrChange>
          </w:rPr>
          <w:delText>주파수를</w:delText>
        </w:r>
        <w:r w:rsidR="00037D00" w:rsidRPr="002646CB" w:rsidDel="002C63BA">
          <w:rPr>
            <w:rFonts w:hint="eastAsia"/>
            <w:rPrChange w:id="156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68" w:author="ETRI-김종원" w:date="2019-12-10T10:44:00Z">
              <w:rPr>
                <w:rFonts w:hint="eastAsia"/>
              </w:rPr>
            </w:rPrChange>
          </w:rPr>
          <w:delText>설정하고</w:delText>
        </w:r>
        <w:r w:rsidR="00037D00" w:rsidRPr="002646CB" w:rsidDel="002C63BA">
          <w:rPr>
            <w:rFonts w:hint="eastAsia"/>
            <w:rPrChange w:id="156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70" w:author="ETRI-김종원" w:date="2019-12-10T10:44:00Z">
              <w:rPr>
                <w:rFonts w:hint="eastAsia"/>
              </w:rPr>
            </w:rPrChange>
          </w:rPr>
          <w:delText>이를</w:delText>
        </w:r>
        <w:r w:rsidR="00037D00" w:rsidRPr="002646CB" w:rsidDel="002C63BA">
          <w:rPr>
            <w:rFonts w:hint="eastAsia"/>
            <w:rPrChange w:id="156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72" w:author="ETRI-김종원" w:date="2019-12-10T10:44:00Z">
              <w:rPr>
                <w:rFonts w:hint="eastAsia"/>
              </w:rPr>
            </w:rPrChange>
          </w:rPr>
          <w:delText>유지할</w:delText>
        </w:r>
        <w:r w:rsidR="00037D00" w:rsidRPr="002646CB" w:rsidDel="002C63BA">
          <w:rPr>
            <w:rFonts w:hint="eastAsia"/>
            <w:rPrChange w:id="1567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74" w:author="ETRI-김종원" w:date="2019-12-10T10:44:00Z">
              <w:rPr>
                <w:rFonts w:hint="eastAsia"/>
              </w:rPr>
            </w:rPrChange>
          </w:rPr>
          <w:delText>수</w:delText>
        </w:r>
        <w:r w:rsidR="00037D00" w:rsidRPr="002646CB" w:rsidDel="002C63BA">
          <w:rPr>
            <w:rFonts w:hint="eastAsia"/>
            <w:rPrChange w:id="1567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76" w:author="ETRI-김종원" w:date="2019-12-10T10:44:00Z">
              <w:rPr>
                <w:rFonts w:hint="eastAsia"/>
              </w:rPr>
            </w:rPrChange>
          </w:rPr>
          <w:delText>있도록</w:delText>
        </w:r>
        <w:r w:rsidR="00037D00" w:rsidRPr="002646CB" w:rsidDel="002C63BA">
          <w:rPr>
            <w:rFonts w:hint="eastAsia"/>
            <w:rPrChange w:id="156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37E3E" w:rsidRPr="002646CB" w:rsidDel="002C63BA">
          <w:rPr>
            <w:rFonts w:hint="eastAsia"/>
            <w:rPrChange w:id="15678" w:author="ETRI-김종원" w:date="2019-12-10T10:44:00Z">
              <w:rPr>
                <w:rFonts w:hint="eastAsia"/>
              </w:rPr>
            </w:rPrChange>
          </w:rPr>
          <w:delText>드룹</w:delText>
        </w:r>
        <w:r w:rsidR="00037D00" w:rsidRPr="002646CB" w:rsidDel="002C63BA">
          <w:rPr>
            <w:rFonts w:hint="eastAsia"/>
            <w:rPrChange w:id="1567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80" w:author="ETRI-김종원" w:date="2019-12-10T10:44:00Z">
              <w:rPr>
                <w:rFonts w:hint="eastAsia"/>
              </w:rPr>
            </w:rPrChange>
          </w:rPr>
          <w:delText>제어모드로</w:delText>
        </w:r>
        <w:r w:rsidR="00037D00" w:rsidRPr="002646CB" w:rsidDel="002C63BA">
          <w:rPr>
            <w:rFonts w:hint="eastAsia"/>
            <w:rPrChange w:id="156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82" w:author="ETRI-김종원" w:date="2019-12-10T10:44:00Z">
              <w:rPr>
                <w:rFonts w:hint="eastAsia"/>
              </w:rPr>
            </w:rPrChange>
          </w:rPr>
          <w:delText>동작할</w:delText>
        </w:r>
        <w:r w:rsidR="00037D00" w:rsidRPr="002646CB" w:rsidDel="002C63BA">
          <w:rPr>
            <w:rFonts w:hint="eastAsia"/>
            <w:rPrChange w:id="156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84" w:author="ETRI-김종원" w:date="2019-12-10T10:44:00Z">
              <w:rPr>
                <w:rFonts w:hint="eastAsia"/>
              </w:rPr>
            </w:rPrChange>
          </w:rPr>
          <w:delText>수</w:delText>
        </w:r>
        <w:r w:rsidR="00037D00" w:rsidRPr="002646CB" w:rsidDel="002C63BA">
          <w:rPr>
            <w:rFonts w:hint="eastAsia"/>
            <w:rPrChange w:id="156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86" w:author="ETRI-김종원" w:date="2019-12-10T10:44:00Z">
              <w:rPr>
                <w:rFonts w:hint="eastAsia"/>
              </w:rPr>
            </w:rPrChange>
          </w:rPr>
          <w:delText>있도록</w:delText>
        </w:r>
        <w:r w:rsidR="00037D00" w:rsidRPr="002646CB" w:rsidDel="002C63BA">
          <w:rPr>
            <w:rFonts w:hint="eastAsia"/>
            <w:rPrChange w:id="1568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88" w:author="ETRI-김종원" w:date="2019-12-10T10:44:00Z">
              <w:rPr>
                <w:rFonts w:hint="eastAsia"/>
              </w:rPr>
            </w:rPrChange>
          </w:rPr>
          <w:delText>해야</w:delText>
        </w:r>
        <w:r w:rsidR="00037D00" w:rsidRPr="002646CB" w:rsidDel="002C63BA">
          <w:rPr>
            <w:rFonts w:hint="eastAsia"/>
            <w:rPrChange w:id="156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37D00" w:rsidRPr="002646CB" w:rsidDel="002C63BA">
          <w:rPr>
            <w:rFonts w:hint="eastAsia"/>
            <w:rPrChange w:id="15690" w:author="ETRI-김종원" w:date="2019-12-10T10:44:00Z">
              <w:rPr>
                <w:rFonts w:hint="eastAsia"/>
              </w:rPr>
            </w:rPrChange>
          </w:rPr>
          <w:delText>한다</w:delText>
        </w:r>
        <w:r w:rsidR="00037D00" w:rsidRPr="002646CB" w:rsidDel="002C63BA">
          <w:rPr>
            <w:rFonts w:hint="eastAsia"/>
            <w:rPrChange w:id="15691" w:author="ETRI-김종원" w:date="2019-12-10T10:44:00Z">
              <w:rPr>
                <w:rFonts w:hint="eastAsia"/>
              </w:rPr>
            </w:rPrChange>
          </w:rPr>
          <w:delText>.</w:delText>
        </w:r>
        <w:bookmarkStart w:id="15692" w:name="_Toc21408704"/>
        <w:bookmarkStart w:id="15693" w:name="_Toc21525219"/>
        <w:bookmarkStart w:id="15694" w:name="_Toc23142058"/>
        <w:bookmarkStart w:id="15695" w:name="_Toc23173304"/>
        <w:bookmarkStart w:id="15696" w:name="_Toc23189079"/>
        <w:bookmarkStart w:id="15697" w:name="_Toc23191457"/>
        <w:bookmarkStart w:id="15698" w:name="_Toc23244475"/>
        <w:bookmarkStart w:id="15699" w:name="_Toc23794005"/>
        <w:bookmarkStart w:id="15700" w:name="_Toc23794328"/>
        <w:bookmarkStart w:id="15701" w:name="_Toc23794651"/>
        <w:bookmarkStart w:id="15702" w:name="_Toc23795496"/>
        <w:bookmarkStart w:id="15703" w:name="_Toc23839873"/>
        <w:bookmarkStart w:id="15704" w:name="_Toc26200662"/>
        <w:bookmarkStart w:id="15705" w:name="_Toc26867759"/>
        <w:bookmarkEnd w:id="15692"/>
        <w:bookmarkEnd w:id="15693"/>
        <w:bookmarkEnd w:id="15694"/>
        <w:bookmarkEnd w:id="15695"/>
        <w:bookmarkEnd w:id="15696"/>
        <w:bookmarkEnd w:id="15697"/>
        <w:bookmarkEnd w:id="15698"/>
        <w:bookmarkEnd w:id="15699"/>
        <w:bookmarkEnd w:id="15700"/>
        <w:bookmarkEnd w:id="15701"/>
        <w:bookmarkEnd w:id="15702"/>
        <w:bookmarkEnd w:id="15703"/>
        <w:bookmarkEnd w:id="15704"/>
        <w:bookmarkEnd w:id="15705"/>
      </w:del>
    </w:p>
    <w:p w14:paraId="53A1A209" w14:textId="622F4347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5706" w:author="박 진상" w:date="2019-10-08T05:51:00Z"/>
          <w:rPrChange w:id="15707" w:author="ETRI-김종원" w:date="2019-12-10T10:44:00Z">
            <w:rPr>
              <w:del w:id="15708" w:author="박 진상" w:date="2019-10-08T05:51:00Z"/>
            </w:rPr>
          </w:rPrChange>
        </w:rPr>
      </w:pPr>
      <w:del w:id="15709" w:author="박 진상" w:date="2019-10-08T05:51:00Z">
        <w:r w:rsidRPr="002646CB" w:rsidDel="002C63BA">
          <w:rPr>
            <w:rFonts w:hint="eastAsia"/>
            <w:rPrChange w:id="15710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571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12" w:author="ETRI-김종원" w:date="2019-12-10T10:44:00Z">
              <w:rPr/>
            </w:rPrChange>
          </w:rPr>
          <w:delText>내의</w:delText>
        </w:r>
        <w:r w:rsidR="00763E1B" w:rsidRPr="002646CB" w:rsidDel="002C63BA">
          <w:rPr>
            <w:rPrChange w:id="15713" w:author="ETRI-김종원" w:date="2019-12-10T10:44:00Z">
              <w:rPr/>
            </w:rPrChange>
          </w:rPr>
          <w:delText xml:space="preserve"> </w:delText>
        </w:r>
        <w:r w:rsidR="00C567B8" w:rsidRPr="002646CB" w:rsidDel="002C63BA">
          <w:rPr>
            <w:rFonts w:hint="eastAsia"/>
            <w:rPrChange w:id="15714" w:author="ETRI-김종원" w:date="2019-12-10T10:44:00Z">
              <w:rPr>
                <w:rFonts w:hint="eastAsia"/>
              </w:rPr>
            </w:rPrChange>
          </w:rPr>
          <w:delText>DER</w:delText>
        </w:r>
        <w:r w:rsidR="00763E1B" w:rsidRPr="002646CB" w:rsidDel="002C63BA">
          <w:rPr>
            <w:rPrChange w:id="15715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571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17" w:author="ETRI-김종원" w:date="2019-12-10T10:44:00Z">
              <w:rPr/>
            </w:rPrChange>
          </w:rPr>
          <w:delText>출력</w:delText>
        </w:r>
        <w:r w:rsidR="00763E1B" w:rsidRPr="002646CB" w:rsidDel="002C63BA">
          <w:rPr>
            <w:rPrChange w:id="1571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19" w:author="ETRI-김종원" w:date="2019-12-10T10:44:00Z">
              <w:rPr/>
            </w:rPrChange>
          </w:rPr>
          <w:delText>전력이</w:delText>
        </w:r>
        <w:r w:rsidR="00763E1B" w:rsidRPr="002646CB" w:rsidDel="002C63BA">
          <w:rPr>
            <w:rPrChange w:id="1572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21" w:author="ETRI-김종원" w:date="2019-12-10T10:44:00Z">
              <w:rPr/>
            </w:rPrChange>
          </w:rPr>
          <w:delText>부하</w:delText>
        </w:r>
        <w:r w:rsidR="00763E1B" w:rsidRPr="002646CB" w:rsidDel="002C63BA">
          <w:rPr>
            <w:rPrChange w:id="1572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23" w:author="ETRI-김종원" w:date="2019-12-10T10:44:00Z">
              <w:rPr/>
            </w:rPrChange>
          </w:rPr>
          <w:delText>요구를</w:delText>
        </w:r>
        <w:r w:rsidR="00763E1B" w:rsidRPr="002646CB" w:rsidDel="002C63BA">
          <w:rPr>
            <w:rPrChange w:id="1572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25" w:author="ETRI-김종원" w:date="2019-12-10T10:44:00Z">
              <w:rPr/>
            </w:rPrChange>
          </w:rPr>
          <w:delText>만족시킬</w:delText>
        </w:r>
        <w:r w:rsidR="00763E1B" w:rsidRPr="002646CB" w:rsidDel="002C63BA">
          <w:rPr>
            <w:rPrChange w:id="1572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27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572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29" w:author="ETRI-김종원" w:date="2019-12-10T10:44:00Z">
              <w:rPr/>
            </w:rPrChange>
          </w:rPr>
          <w:delText>없을</w:delText>
        </w:r>
        <w:r w:rsidR="00763E1B" w:rsidRPr="002646CB" w:rsidDel="002C63BA">
          <w:rPr>
            <w:rPrChange w:id="1573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31" w:author="ETRI-김종원" w:date="2019-12-10T10:44:00Z">
              <w:rPr/>
            </w:rPrChange>
          </w:rPr>
          <w:delText>때</w:delText>
        </w:r>
        <w:r w:rsidR="00763E1B" w:rsidRPr="002646CB" w:rsidDel="002C63BA">
          <w:rPr>
            <w:rFonts w:hint="eastAsia"/>
            <w:rPrChange w:id="15732" w:author="ETRI-김종원" w:date="2019-12-10T10:44:00Z">
              <w:rPr>
                <w:rFonts w:hint="eastAsia"/>
              </w:rPr>
            </w:rPrChange>
          </w:rPr>
          <w:delText>, EES</w:delText>
        </w:r>
        <w:r w:rsidR="005A510A" w:rsidRPr="002646CB" w:rsidDel="002C63BA">
          <w:rPr>
            <w:rFonts w:hint="eastAsia"/>
            <w:rPrChange w:id="15733" w:author="ETRI-김종원" w:date="2019-12-10T10:44:00Z">
              <w:rPr>
                <w:rFonts w:hint="eastAsia"/>
              </w:rPr>
            </w:rPrChange>
          </w:rPr>
          <w:delText>시스템은</w:delText>
        </w:r>
        <w:r w:rsidR="00763E1B" w:rsidRPr="002646CB" w:rsidDel="002C63BA">
          <w:rPr>
            <w:rPrChange w:id="1573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35" w:author="ETRI-김종원" w:date="2019-12-10T10:44:00Z">
              <w:rPr/>
            </w:rPrChange>
          </w:rPr>
          <w:delText>발전으로</w:delText>
        </w:r>
        <w:r w:rsidR="00763E1B" w:rsidRPr="002646CB" w:rsidDel="002C63BA">
          <w:rPr>
            <w:rPrChange w:id="1573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37" w:author="ETRI-김종원" w:date="2019-12-10T10:44:00Z">
              <w:rPr/>
            </w:rPrChange>
          </w:rPr>
          <w:delText>동작하는</w:delText>
        </w:r>
        <w:r w:rsidR="00763E1B" w:rsidRPr="002646CB" w:rsidDel="002C63BA">
          <w:rPr>
            <w:rPrChange w:id="1573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39" w:author="ETRI-김종원" w:date="2019-12-10T10:44:00Z">
              <w:rPr/>
            </w:rPrChange>
          </w:rPr>
          <w:delText>전력</w:delText>
        </w:r>
        <w:r w:rsidR="00763E1B" w:rsidRPr="002646CB" w:rsidDel="002C63BA">
          <w:rPr>
            <w:rPrChange w:id="1574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41" w:author="ETRI-김종원" w:date="2019-12-10T10:44:00Z">
              <w:rPr/>
            </w:rPrChange>
          </w:rPr>
          <w:delText>보상을</w:delText>
        </w:r>
        <w:r w:rsidR="00763E1B" w:rsidRPr="002646CB" w:rsidDel="002C63BA">
          <w:rPr>
            <w:rPrChange w:id="1574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43" w:author="ETRI-김종원" w:date="2019-12-10T10:44:00Z">
              <w:rPr/>
            </w:rPrChange>
          </w:rPr>
          <w:delText>시작해야</w:delText>
        </w:r>
        <w:r w:rsidR="00763E1B" w:rsidRPr="002646CB" w:rsidDel="002C63BA">
          <w:rPr>
            <w:rPrChange w:id="1574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45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5746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2C63BA">
          <w:rPr>
            <w:rFonts w:hint="eastAsia"/>
            <w:rPrChange w:id="15747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574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49" w:author="ETRI-김종원" w:date="2019-12-10T10:44:00Z">
              <w:rPr/>
            </w:rPrChange>
          </w:rPr>
          <w:delText>내의</w:delText>
        </w:r>
        <w:r w:rsidR="00763E1B" w:rsidRPr="002646CB" w:rsidDel="002C63BA">
          <w:rPr>
            <w:rPrChange w:id="15750" w:author="ETRI-김종원" w:date="2019-12-10T10:44:00Z">
              <w:rPr/>
            </w:rPrChange>
          </w:rPr>
          <w:delText xml:space="preserve"> </w:delText>
        </w:r>
        <w:r w:rsidR="0038765D" w:rsidRPr="002646CB" w:rsidDel="002C63BA">
          <w:rPr>
            <w:rFonts w:hint="eastAsia"/>
            <w:rPrChange w:id="15751" w:author="ETRI-김종원" w:date="2019-12-10T10:44:00Z">
              <w:rPr>
                <w:rFonts w:hint="eastAsia"/>
              </w:rPr>
            </w:rPrChange>
          </w:rPr>
          <w:delText>분산자원</w:delText>
        </w:r>
        <w:r w:rsidR="00763E1B" w:rsidRPr="002646CB" w:rsidDel="002C63BA">
          <w:rPr>
            <w:rPrChange w:id="15752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575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54" w:author="ETRI-김종원" w:date="2019-12-10T10:44:00Z">
              <w:rPr/>
            </w:rPrChange>
          </w:rPr>
          <w:delText>출력이</w:delText>
        </w:r>
        <w:r w:rsidR="00763E1B" w:rsidRPr="002646CB" w:rsidDel="002C63BA">
          <w:rPr>
            <w:rPrChange w:id="1575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56" w:author="ETRI-김종원" w:date="2019-12-10T10:44:00Z">
              <w:rPr/>
            </w:rPrChange>
          </w:rPr>
          <w:delText>부하</w:delText>
        </w:r>
        <w:r w:rsidR="00763E1B" w:rsidRPr="002646CB" w:rsidDel="002C63BA">
          <w:rPr>
            <w:rPrChange w:id="1575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58" w:author="ETRI-김종원" w:date="2019-12-10T10:44:00Z">
              <w:rPr/>
            </w:rPrChange>
          </w:rPr>
          <w:delText>요구량을</w:delText>
        </w:r>
        <w:r w:rsidR="00763E1B" w:rsidRPr="002646CB" w:rsidDel="002C63BA">
          <w:rPr>
            <w:rPrChange w:id="1575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60" w:author="ETRI-김종원" w:date="2019-12-10T10:44:00Z">
              <w:rPr/>
            </w:rPrChange>
          </w:rPr>
          <w:delText>초과</w:delText>
        </w:r>
        <w:r w:rsidR="00763E1B" w:rsidRPr="002646CB" w:rsidDel="002C63BA">
          <w:rPr>
            <w:rPrChange w:id="1576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62" w:author="ETRI-김종원" w:date="2019-12-10T10:44:00Z">
              <w:rPr/>
            </w:rPrChange>
          </w:rPr>
          <w:delText>할</w:delText>
        </w:r>
        <w:r w:rsidR="00763E1B" w:rsidRPr="002646CB" w:rsidDel="002C63BA">
          <w:rPr>
            <w:rPrChange w:id="1576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64" w:author="ETRI-김종원" w:date="2019-12-10T10:44:00Z">
              <w:rPr/>
            </w:rPrChange>
          </w:rPr>
          <w:delText>때</w:delText>
        </w:r>
        <w:r w:rsidR="00763E1B" w:rsidRPr="002646CB" w:rsidDel="002C63BA">
          <w:rPr>
            <w:rFonts w:hint="eastAsia"/>
            <w:rPrChange w:id="1576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763E1B" w:rsidRPr="002646CB" w:rsidDel="002C63BA">
          <w:rPr>
            <w:rPrChange w:id="15766" w:author="ETRI-김종원" w:date="2019-12-10T10:44:00Z">
              <w:rPr/>
            </w:rPrChange>
          </w:rPr>
          <w:delText>예비</w:delText>
        </w:r>
        <w:r w:rsidR="00763E1B" w:rsidRPr="002646CB" w:rsidDel="002C63BA">
          <w:rPr>
            <w:rPrChange w:id="1576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68" w:author="ETRI-김종원" w:date="2019-12-10T10:44:00Z">
              <w:rPr/>
            </w:rPrChange>
          </w:rPr>
          <w:delText>전력은</w:delText>
        </w:r>
        <w:r w:rsidR="00763E1B" w:rsidRPr="002646CB" w:rsidDel="002C63BA">
          <w:rPr>
            <w:rPrChange w:id="1576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70" w:author="ETRI-김종원" w:date="2019-12-10T10:44:00Z">
              <w:rPr/>
            </w:rPrChange>
          </w:rPr>
          <w:delText>부하로</w:delText>
        </w:r>
        <w:r w:rsidR="00763E1B" w:rsidRPr="002646CB" w:rsidDel="002C63BA">
          <w:rPr>
            <w:rPrChange w:id="1577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72" w:author="ETRI-김종원" w:date="2019-12-10T10:44:00Z">
              <w:rPr/>
            </w:rPrChange>
          </w:rPr>
          <w:delText>작용하는</w:delText>
        </w:r>
        <w:r w:rsidR="00763E1B" w:rsidRPr="002646CB" w:rsidDel="002C63BA">
          <w:rPr>
            <w:rPrChange w:id="1577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5774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5775" w:author="ETRI-김종원" w:date="2019-12-10T10:44:00Z">
              <w:rPr>
                <w:rFonts w:hint="eastAsia"/>
              </w:rPr>
            </w:rPrChange>
          </w:rPr>
          <w:delText>시스템</w:delText>
        </w:r>
        <w:r w:rsidR="00763E1B" w:rsidRPr="002646CB" w:rsidDel="002C63BA">
          <w:rPr>
            <w:rPrChange w:id="15776" w:author="ETRI-김종원" w:date="2019-12-10T10:44:00Z">
              <w:rPr/>
            </w:rPrChange>
          </w:rPr>
          <w:delText>에</w:delText>
        </w:r>
        <w:r w:rsidR="00763E1B" w:rsidRPr="002646CB" w:rsidDel="002C63BA">
          <w:rPr>
            <w:rPrChange w:id="1577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78" w:author="ETRI-김종원" w:date="2019-12-10T10:44:00Z">
              <w:rPr/>
            </w:rPrChange>
          </w:rPr>
          <w:delText>의해</w:delText>
        </w:r>
        <w:r w:rsidR="00763E1B" w:rsidRPr="002646CB" w:rsidDel="002C63BA">
          <w:rPr>
            <w:rPrChange w:id="1577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80" w:author="ETRI-김종원" w:date="2019-12-10T10:44:00Z">
              <w:rPr/>
            </w:rPrChange>
          </w:rPr>
          <w:delText>흡수</w:delText>
        </w:r>
        <w:r w:rsidR="00DF729E" w:rsidRPr="002646CB" w:rsidDel="002C63BA">
          <w:rPr>
            <w:rFonts w:hint="eastAsia"/>
            <w:rPrChange w:id="15781" w:author="ETRI-김종원" w:date="2019-12-10T10:44:00Z">
              <w:rPr>
                <w:rFonts w:hint="eastAsia"/>
              </w:rPr>
            </w:rPrChange>
          </w:rPr>
          <w:delText>해야</w:delText>
        </w:r>
        <w:r w:rsidR="00763E1B" w:rsidRPr="002646CB" w:rsidDel="002C63BA">
          <w:rPr>
            <w:rPrChange w:id="1578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83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5784" w:author="ETRI-김종원" w:date="2019-12-10T10:44:00Z">
              <w:rPr>
                <w:rFonts w:hint="eastAsia"/>
              </w:rPr>
            </w:rPrChange>
          </w:rPr>
          <w:delText>. EES</w:delText>
        </w:r>
        <w:r w:rsidR="005A510A" w:rsidRPr="002646CB" w:rsidDel="002C63BA">
          <w:rPr>
            <w:rFonts w:hint="eastAsia"/>
            <w:rPrChange w:id="15785" w:author="ETRI-김종원" w:date="2019-12-10T10:44:00Z">
              <w:rPr>
                <w:rFonts w:hint="eastAsia"/>
              </w:rPr>
            </w:rPrChange>
          </w:rPr>
          <w:delText>시스템이</w:delText>
        </w:r>
        <w:r w:rsidR="00763E1B" w:rsidRPr="002646CB" w:rsidDel="002C63BA">
          <w:rPr>
            <w:rPrChange w:id="1578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87" w:author="ETRI-김종원" w:date="2019-12-10T10:44:00Z">
              <w:rPr/>
            </w:rPrChange>
          </w:rPr>
          <w:delText>발전기로</w:delText>
        </w:r>
        <w:r w:rsidR="00763E1B" w:rsidRPr="002646CB" w:rsidDel="002C63BA">
          <w:rPr>
            <w:rPrChange w:id="1578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89" w:author="ETRI-김종원" w:date="2019-12-10T10:44:00Z">
              <w:rPr/>
            </w:rPrChange>
          </w:rPr>
          <w:delText>작동하고</w:delText>
        </w:r>
        <w:r w:rsidR="00763E1B" w:rsidRPr="002646CB" w:rsidDel="002C63BA">
          <w:rPr>
            <w:rPrChange w:id="1579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91" w:author="ETRI-김종원" w:date="2019-12-10T10:44:00Z">
              <w:rPr/>
            </w:rPrChange>
          </w:rPr>
          <w:delText>부하</w:delText>
        </w:r>
        <w:r w:rsidR="00763E1B" w:rsidRPr="002646CB" w:rsidDel="002C63BA">
          <w:rPr>
            <w:rPrChange w:id="1579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93" w:author="ETRI-김종원" w:date="2019-12-10T10:44:00Z">
              <w:rPr/>
            </w:rPrChange>
          </w:rPr>
          <w:delText>균형이</w:delText>
        </w:r>
        <w:r w:rsidR="00763E1B" w:rsidRPr="002646CB" w:rsidDel="002C63BA">
          <w:rPr>
            <w:rPrChange w:id="1579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95" w:author="ETRI-김종원" w:date="2019-12-10T10:44:00Z">
              <w:rPr/>
            </w:rPrChange>
          </w:rPr>
          <w:delText>여전히</w:delText>
        </w:r>
        <w:r w:rsidR="00763E1B" w:rsidRPr="002646CB" w:rsidDel="002C63BA">
          <w:rPr>
            <w:rPrChange w:id="1579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97" w:author="ETRI-김종원" w:date="2019-12-10T10:44:00Z">
              <w:rPr/>
            </w:rPrChange>
          </w:rPr>
          <w:delText>충족되지</w:delText>
        </w:r>
        <w:r w:rsidR="00763E1B" w:rsidRPr="002646CB" w:rsidDel="002C63BA">
          <w:rPr>
            <w:rPrChange w:id="1579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799" w:author="ETRI-김종원" w:date="2019-12-10T10:44:00Z">
              <w:rPr/>
            </w:rPrChange>
          </w:rPr>
          <w:delText>않으면</w:delText>
        </w:r>
        <w:r w:rsidR="00763E1B" w:rsidRPr="002646CB" w:rsidDel="002C63BA">
          <w:rPr>
            <w:rPrChange w:id="1580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01" w:author="ETRI-김종원" w:date="2019-12-10T10:44:00Z">
              <w:rPr/>
            </w:rPrChange>
          </w:rPr>
          <w:delText>부하</w:delText>
        </w:r>
        <w:r w:rsidR="00763E1B" w:rsidRPr="002646CB" w:rsidDel="002C63BA">
          <w:rPr>
            <w:rPrChange w:id="1580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03" w:author="ETRI-김종원" w:date="2019-12-10T10:44:00Z">
              <w:rPr/>
            </w:rPrChange>
          </w:rPr>
          <w:delText>요구</w:delText>
        </w:r>
        <w:r w:rsidR="00763E1B" w:rsidRPr="002646CB" w:rsidDel="002C63BA">
          <w:rPr>
            <w:rPrChange w:id="1580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05" w:author="ETRI-김종원" w:date="2019-12-10T10:44:00Z">
              <w:rPr/>
            </w:rPrChange>
          </w:rPr>
          <w:delText>및</w:delText>
        </w:r>
        <w:r w:rsidR="00763E1B" w:rsidRPr="002646CB" w:rsidDel="002C63BA">
          <w:rPr>
            <w:rPrChange w:id="1580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5807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5808" w:author="ETRI-김종원" w:date="2019-12-10T10:44:00Z">
              <w:rPr>
                <w:rFonts w:hint="eastAsia"/>
              </w:rPr>
            </w:rPrChange>
          </w:rPr>
          <w:delText>시스템</w:delText>
        </w:r>
        <w:r w:rsidR="00763E1B" w:rsidRPr="002646CB" w:rsidDel="002C63BA">
          <w:rPr>
            <w:rPrChange w:id="15809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581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11" w:author="ETRI-김종원" w:date="2019-12-10T10:44:00Z">
              <w:rPr/>
            </w:rPrChange>
          </w:rPr>
          <w:delText>용량에</w:delText>
        </w:r>
        <w:r w:rsidR="00763E1B" w:rsidRPr="002646CB" w:rsidDel="002C63BA">
          <w:rPr>
            <w:rPrChange w:id="1581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13" w:author="ETRI-김종원" w:date="2019-12-10T10:44:00Z">
              <w:rPr/>
            </w:rPrChange>
          </w:rPr>
          <w:delText>따라</w:delText>
        </w:r>
        <w:r w:rsidR="00763E1B" w:rsidRPr="002646CB" w:rsidDel="002C63BA">
          <w:rPr>
            <w:rPrChange w:id="1581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15" w:author="ETRI-김종원" w:date="2019-12-10T10:44:00Z">
              <w:rPr/>
            </w:rPrChange>
          </w:rPr>
          <w:delText>부하</w:delText>
        </w:r>
        <w:r w:rsidR="00763E1B" w:rsidRPr="002646CB" w:rsidDel="002C63BA">
          <w:rPr>
            <w:rPrChange w:id="1581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17" w:author="ETRI-김종원" w:date="2019-12-10T10:44:00Z">
              <w:rPr/>
            </w:rPrChange>
          </w:rPr>
          <w:delText>차단이</w:delText>
        </w:r>
        <w:r w:rsidR="00763E1B" w:rsidRPr="002646CB" w:rsidDel="002C63BA">
          <w:rPr>
            <w:rPrChange w:id="1581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19" w:author="ETRI-김종원" w:date="2019-12-10T10:44:00Z">
              <w:rPr/>
            </w:rPrChange>
          </w:rPr>
          <w:delText>필연적이며</w:delText>
        </w:r>
        <w:r w:rsidR="00763E1B" w:rsidRPr="002646CB" w:rsidDel="002C63BA">
          <w:rPr>
            <w:rPrChange w:id="1582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21" w:author="ETRI-김종원" w:date="2019-12-10T10:44:00Z">
              <w:rPr/>
            </w:rPrChange>
          </w:rPr>
          <w:delText>일부</w:delText>
        </w:r>
        <w:r w:rsidR="00763E1B" w:rsidRPr="002646CB" w:rsidDel="002C63BA">
          <w:rPr>
            <w:rPrChange w:id="1582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23" w:author="ETRI-김종원" w:date="2019-12-10T10:44:00Z">
              <w:rPr/>
            </w:rPrChange>
          </w:rPr>
          <w:delText>중요하고</w:delText>
        </w:r>
        <w:r w:rsidR="00763E1B" w:rsidRPr="002646CB" w:rsidDel="002C63BA">
          <w:rPr>
            <w:rPrChange w:id="1582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25" w:author="ETRI-김종원" w:date="2019-12-10T10:44:00Z">
              <w:rPr/>
            </w:rPrChange>
          </w:rPr>
          <w:delText>민감한</w:delText>
        </w:r>
        <w:r w:rsidR="00763E1B" w:rsidRPr="002646CB" w:rsidDel="002C63BA">
          <w:rPr>
            <w:rPrChange w:id="1582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27" w:author="ETRI-김종원" w:date="2019-12-10T10:44:00Z">
              <w:rPr/>
            </w:rPrChange>
          </w:rPr>
          <w:delText>부하까지도</w:delText>
        </w:r>
        <w:r w:rsidR="00763E1B" w:rsidRPr="002646CB" w:rsidDel="002C63BA">
          <w:rPr>
            <w:rPrChange w:id="1582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29" w:author="ETRI-김종원" w:date="2019-12-10T10:44:00Z">
              <w:rPr/>
            </w:rPrChange>
          </w:rPr>
          <w:delText>공급할</w:delText>
        </w:r>
        <w:r w:rsidR="00763E1B" w:rsidRPr="002646CB" w:rsidDel="002C63BA">
          <w:rPr>
            <w:rPrChange w:id="1583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31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583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5833" w:author="ETRI-김종원" w:date="2019-12-10T10:44:00Z">
              <w:rPr/>
            </w:rPrChange>
          </w:rPr>
          <w:delText>없다</w:delText>
        </w:r>
        <w:r w:rsidR="00763E1B" w:rsidRPr="002646CB" w:rsidDel="002C63BA">
          <w:rPr>
            <w:rFonts w:hint="eastAsia"/>
            <w:rPrChange w:id="15834" w:author="ETRI-김종원" w:date="2019-12-10T10:44:00Z">
              <w:rPr>
                <w:rFonts w:hint="eastAsia"/>
              </w:rPr>
            </w:rPrChange>
          </w:rPr>
          <w:delText>.</w:delText>
        </w:r>
        <w:bookmarkStart w:id="15835" w:name="_Toc21408705"/>
        <w:bookmarkStart w:id="15836" w:name="_Toc21525220"/>
        <w:bookmarkStart w:id="15837" w:name="_Toc23142059"/>
        <w:bookmarkStart w:id="15838" w:name="_Toc23173305"/>
        <w:bookmarkStart w:id="15839" w:name="_Toc23189080"/>
        <w:bookmarkStart w:id="15840" w:name="_Toc23191458"/>
        <w:bookmarkStart w:id="15841" w:name="_Toc23244476"/>
        <w:bookmarkStart w:id="15842" w:name="_Toc23794006"/>
        <w:bookmarkStart w:id="15843" w:name="_Toc23794329"/>
        <w:bookmarkStart w:id="15844" w:name="_Toc23794652"/>
        <w:bookmarkStart w:id="15845" w:name="_Toc23795497"/>
        <w:bookmarkStart w:id="15846" w:name="_Toc23839874"/>
        <w:bookmarkStart w:id="15847" w:name="_Toc26200663"/>
        <w:bookmarkStart w:id="15848" w:name="_Toc26867760"/>
        <w:bookmarkEnd w:id="15835"/>
        <w:bookmarkEnd w:id="15836"/>
        <w:bookmarkEnd w:id="15837"/>
        <w:bookmarkEnd w:id="15838"/>
        <w:bookmarkEnd w:id="15839"/>
        <w:bookmarkEnd w:id="15840"/>
        <w:bookmarkEnd w:id="15841"/>
        <w:bookmarkEnd w:id="15842"/>
        <w:bookmarkEnd w:id="15843"/>
        <w:bookmarkEnd w:id="15844"/>
        <w:bookmarkEnd w:id="15845"/>
        <w:bookmarkEnd w:id="15846"/>
        <w:bookmarkEnd w:id="15847"/>
        <w:bookmarkEnd w:id="15848"/>
      </w:del>
    </w:p>
    <w:p w14:paraId="7AD204F0" w14:textId="4A34E783" w:rsidR="003B345E" w:rsidRPr="002646CB" w:rsidDel="002C63BA" w:rsidRDefault="003B345E" w:rsidP="003B345E">
      <w:pPr>
        <w:rPr>
          <w:del w:id="15849" w:author="박 진상" w:date="2019-10-08T05:51:00Z"/>
          <w:rPrChange w:id="15850" w:author="ETRI-김종원" w:date="2019-12-10T10:44:00Z">
            <w:rPr>
              <w:del w:id="15851" w:author="박 진상" w:date="2019-10-08T05:51:00Z"/>
            </w:rPr>
          </w:rPrChange>
        </w:rPr>
      </w:pPr>
      <w:bookmarkStart w:id="15852" w:name="_Toc21408706"/>
      <w:bookmarkStart w:id="15853" w:name="_Toc21525221"/>
      <w:bookmarkStart w:id="15854" w:name="_Toc23142060"/>
      <w:bookmarkStart w:id="15855" w:name="_Toc23173306"/>
      <w:bookmarkStart w:id="15856" w:name="_Toc23189081"/>
      <w:bookmarkStart w:id="15857" w:name="_Toc23191459"/>
      <w:bookmarkStart w:id="15858" w:name="_Toc23244477"/>
      <w:bookmarkStart w:id="15859" w:name="_Toc23794007"/>
      <w:bookmarkStart w:id="15860" w:name="_Toc23794330"/>
      <w:bookmarkStart w:id="15861" w:name="_Toc23794653"/>
      <w:bookmarkStart w:id="15862" w:name="_Toc23795498"/>
      <w:bookmarkStart w:id="15863" w:name="_Toc23839875"/>
      <w:bookmarkStart w:id="15864" w:name="_Toc26200664"/>
      <w:bookmarkStart w:id="15865" w:name="_Toc26867761"/>
      <w:bookmarkEnd w:id="15852"/>
      <w:bookmarkEnd w:id="15853"/>
      <w:bookmarkEnd w:id="15854"/>
      <w:bookmarkEnd w:id="15855"/>
      <w:bookmarkEnd w:id="15856"/>
      <w:bookmarkEnd w:id="15857"/>
      <w:bookmarkEnd w:id="15858"/>
      <w:bookmarkEnd w:id="15859"/>
      <w:bookmarkEnd w:id="15860"/>
      <w:bookmarkEnd w:id="15861"/>
      <w:bookmarkEnd w:id="15862"/>
      <w:bookmarkEnd w:id="15863"/>
      <w:bookmarkEnd w:id="15864"/>
      <w:bookmarkEnd w:id="15865"/>
    </w:p>
    <w:p w14:paraId="66146AF0" w14:textId="1053878B" w:rsidR="00763E1B" w:rsidRPr="002646CB" w:rsidDel="002C63BA" w:rsidRDefault="005A510A" w:rsidP="00763E1B">
      <w:pPr>
        <w:pStyle w:val="44"/>
        <w:rPr>
          <w:del w:id="15866" w:author="박 진상" w:date="2019-10-08T05:51:00Z"/>
          <w:rPrChange w:id="15867" w:author="ETRI-김종원" w:date="2019-12-10T10:44:00Z">
            <w:rPr>
              <w:del w:id="15868" w:author="박 진상" w:date="2019-10-08T05:51:00Z"/>
            </w:rPr>
          </w:rPrChange>
        </w:rPr>
      </w:pPr>
      <w:del w:id="15869" w:author="박 진상" w:date="2019-10-08T05:51:00Z">
        <w:r w:rsidRPr="002646CB" w:rsidDel="002C63BA">
          <w:rPr>
            <w:rFonts w:hint="eastAsia"/>
            <w:lang w:eastAsia="ko-KR"/>
            <w:rPrChange w:id="15870" w:author="ETRI-김종원" w:date="2019-12-10T10:44:00Z">
              <w:rPr>
                <w:rFonts w:hint="eastAsia"/>
                <w:lang w:eastAsia="ko-KR"/>
              </w:rPr>
            </w:rPrChange>
          </w:rPr>
          <w:delText>EES</w:delText>
        </w:r>
        <w:r w:rsidRPr="002646CB" w:rsidDel="002C63BA">
          <w:rPr>
            <w:rFonts w:hint="eastAsia"/>
            <w:lang w:eastAsia="ko-KR"/>
            <w:rPrChange w:id="15871" w:author="ETRI-김종원" w:date="2019-12-10T10:44:00Z">
              <w:rPr>
                <w:rFonts w:hint="eastAsia"/>
                <w:lang w:eastAsia="ko-KR"/>
              </w:rPr>
            </w:rPrChange>
          </w:rPr>
          <w:delText>시스템</w:delText>
        </w:r>
        <w:r w:rsidR="00BF2D25" w:rsidRPr="002646CB" w:rsidDel="002C63BA">
          <w:rPr>
            <w:rFonts w:hint="eastAsia"/>
            <w:lang w:eastAsia="ko-KR"/>
            <w:rPrChange w:id="15872" w:author="ETRI-김종원" w:date="2019-12-10T10:44:00Z">
              <w:rPr>
                <w:rFonts w:hint="eastAsia"/>
                <w:lang w:eastAsia="ko-KR"/>
              </w:rPr>
            </w:rPrChange>
          </w:rPr>
          <w:delText>의</w:delText>
        </w:r>
        <w:r w:rsidR="00763E1B" w:rsidRPr="002646CB" w:rsidDel="002C63BA">
          <w:rPr>
            <w:rFonts w:hint="eastAsia"/>
            <w:lang w:eastAsia="ko-KR"/>
            <w:rPrChange w:id="1587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eastAsia="ko-KR"/>
            <w:rPrChange w:id="1587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PCS </w:delText>
        </w:r>
        <w:r w:rsidR="00763E1B" w:rsidRPr="002646CB" w:rsidDel="002C63BA">
          <w:rPr>
            <w:rFonts w:hint="eastAsia"/>
            <w:lang w:eastAsia="ko-KR"/>
            <w:rPrChange w:id="15875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="00763E1B" w:rsidRPr="002646CB" w:rsidDel="002C63BA">
          <w:rPr>
            <w:rFonts w:hint="eastAsia"/>
            <w:lang w:eastAsia="ko-KR"/>
            <w:rPrChange w:id="15876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742FA" w:rsidRPr="002646CB" w:rsidDel="002C63BA">
          <w:rPr>
            <w:rFonts w:hint="eastAsia"/>
            <w:rPrChange w:id="15877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Fonts w:hint="eastAsia"/>
            <w:lang w:eastAsia="ko-KR"/>
            <w:rPrChange w:id="15878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5879" w:author="ETRI-김종원" w:date="2019-12-10T10:44:00Z">
              <w:rPr>
                <w:rFonts w:hint="eastAsia"/>
                <w:lang w:eastAsia="ko-KR"/>
              </w:rPr>
            </w:rPrChange>
          </w:rPr>
          <w:delText>운</w:delText>
        </w:r>
        <w:r w:rsidR="00F661EE" w:rsidRPr="002646CB" w:rsidDel="002C63BA">
          <w:rPr>
            <w:rFonts w:hint="eastAsia"/>
            <w:lang w:eastAsia="ko-KR"/>
            <w:rPrChange w:id="15880" w:author="ETRI-김종원" w:date="2019-12-10T10:44:00Z">
              <w:rPr>
                <w:rFonts w:hint="eastAsia"/>
                <w:lang w:eastAsia="ko-KR"/>
              </w:rPr>
            </w:rPrChange>
          </w:rPr>
          <w:delText>전</w:delText>
        </w:r>
        <w:r w:rsidR="00763E1B" w:rsidRPr="002646CB" w:rsidDel="002C63BA">
          <w:rPr>
            <w:rFonts w:hint="eastAsia"/>
            <w:lang w:eastAsia="ko-KR"/>
            <w:rPrChange w:id="1588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5882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5883" w:name="_Toc21408707"/>
        <w:bookmarkStart w:id="15884" w:name="_Toc21525222"/>
        <w:bookmarkStart w:id="15885" w:name="_Toc23142061"/>
        <w:bookmarkStart w:id="15886" w:name="_Toc23173307"/>
        <w:bookmarkStart w:id="15887" w:name="_Toc23189082"/>
        <w:bookmarkStart w:id="15888" w:name="_Toc23191460"/>
        <w:bookmarkStart w:id="15889" w:name="_Toc23244478"/>
        <w:bookmarkStart w:id="15890" w:name="_Toc23794008"/>
        <w:bookmarkStart w:id="15891" w:name="_Toc23794331"/>
        <w:bookmarkStart w:id="15892" w:name="_Toc23794654"/>
        <w:bookmarkStart w:id="15893" w:name="_Toc23795499"/>
        <w:bookmarkStart w:id="15894" w:name="_Toc23839876"/>
        <w:bookmarkStart w:id="15895" w:name="_Toc26200665"/>
        <w:bookmarkStart w:id="15896" w:name="_Toc26867762"/>
        <w:bookmarkEnd w:id="15883"/>
        <w:bookmarkEnd w:id="15884"/>
        <w:bookmarkEnd w:id="15885"/>
        <w:bookmarkEnd w:id="15886"/>
        <w:bookmarkEnd w:id="15887"/>
        <w:bookmarkEnd w:id="15888"/>
        <w:bookmarkEnd w:id="15889"/>
        <w:bookmarkEnd w:id="15890"/>
        <w:bookmarkEnd w:id="15891"/>
        <w:bookmarkEnd w:id="15892"/>
        <w:bookmarkEnd w:id="15893"/>
        <w:bookmarkEnd w:id="15894"/>
        <w:bookmarkEnd w:id="15895"/>
        <w:bookmarkEnd w:id="15896"/>
      </w:del>
    </w:p>
    <w:p w14:paraId="38576DDA" w14:textId="6F83937E" w:rsidR="00763E1B" w:rsidRPr="002646CB" w:rsidDel="002C63BA" w:rsidRDefault="00763E1B" w:rsidP="00763E1B">
      <w:pPr>
        <w:rPr>
          <w:del w:id="15897" w:author="박 진상" w:date="2019-10-08T05:51:00Z"/>
          <w:lang w:val="en-US"/>
          <w:rPrChange w:id="15898" w:author="ETRI-김종원" w:date="2019-12-10T10:44:00Z">
            <w:rPr>
              <w:del w:id="15899" w:author="박 진상" w:date="2019-10-08T05:51:00Z"/>
              <w:lang w:val="en-US"/>
            </w:rPr>
          </w:rPrChange>
        </w:rPr>
      </w:pPr>
      <w:bookmarkStart w:id="15900" w:name="_Toc21408708"/>
      <w:bookmarkStart w:id="15901" w:name="_Toc21525223"/>
      <w:bookmarkStart w:id="15902" w:name="_Toc23142062"/>
      <w:bookmarkStart w:id="15903" w:name="_Toc23173308"/>
      <w:bookmarkStart w:id="15904" w:name="_Toc23189083"/>
      <w:bookmarkStart w:id="15905" w:name="_Toc23191461"/>
      <w:bookmarkStart w:id="15906" w:name="_Toc23244479"/>
      <w:bookmarkStart w:id="15907" w:name="_Toc23794009"/>
      <w:bookmarkStart w:id="15908" w:name="_Toc23794332"/>
      <w:bookmarkStart w:id="15909" w:name="_Toc23794655"/>
      <w:bookmarkStart w:id="15910" w:name="_Toc23795500"/>
      <w:bookmarkStart w:id="15911" w:name="_Toc23839877"/>
      <w:bookmarkStart w:id="15912" w:name="_Toc26200666"/>
      <w:bookmarkStart w:id="15913" w:name="_Toc26867763"/>
      <w:bookmarkEnd w:id="15900"/>
      <w:bookmarkEnd w:id="15901"/>
      <w:bookmarkEnd w:id="15902"/>
      <w:bookmarkEnd w:id="15903"/>
      <w:bookmarkEnd w:id="15904"/>
      <w:bookmarkEnd w:id="15905"/>
      <w:bookmarkEnd w:id="15906"/>
      <w:bookmarkEnd w:id="15907"/>
      <w:bookmarkEnd w:id="15908"/>
      <w:bookmarkEnd w:id="15909"/>
      <w:bookmarkEnd w:id="15910"/>
      <w:bookmarkEnd w:id="15911"/>
      <w:bookmarkEnd w:id="15912"/>
      <w:bookmarkEnd w:id="15913"/>
    </w:p>
    <w:p w14:paraId="0D1E16EB" w14:textId="2B549198" w:rsidR="00F661EE" w:rsidRPr="002646CB" w:rsidDel="002C63BA" w:rsidRDefault="00E742FA" w:rsidP="00F661EE">
      <w:pPr>
        <w:rPr>
          <w:del w:id="15914" w:author="박 진상" w:date="2019-10-08T05:51:00Z"/>
          <w:lang w:val="en-US"/>
          <w:rPrChange w:id="15915" w:author="ETRI-김종원" w:date="2019-12-10T10:44:00Z">
            <w:rPr>
              <w:del w:id="15916" w:author="박 진상" w:date="2019-10-08T05:51:00Z"/>
              <w:lang w:val="en-US"/>
            </w:rPr>
          </w:rPrChange>
        </w:rPr>
      </w:pPr>
      <w:del w:id="15917" w:author="박 진상" w:date="2019-10-08T05:51:00Z">
        <w:r w:rsidRPr="002646CB" w:rsidDel="002C63BA">
          <w:rPr>
            <w:rFonts w:hint="eastAsia"/>
            <w:rPrChange w:id="15918" w:author="ETRI-김종원" w:date="2019-12-10T10:44:00Z">
              <w:rPr>
                <w:rFonts w:hint="eastAsia"/>
              </w:rPr>
            </w:rPrChange>
          </w:rPr>
          <w:delText>CES-MG</w:delText>
        </w:r>
        <w:r w:rsidR="00F661EE" w:rsidRPr="002646CB" w:rsidDel="002C63BA">
          <w:rPr>
            <w:rFonts w:hint="eastAsia"/>
            <w:lang w:val="en-US"/>
            <w:rPrChange w:id="15919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F661EE" w:rsidRPr="002646CB" w:rsidDel="002C63BA">
          <w:rPr>
            <w:rFonts w:hint="eastAsia"/>
            <w:lang w:val="en-US"/>
            <w:rPrChange w:id="1592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59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  <w:rPrChange w:id="15922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B547D7" w:rsidRPr="002646CB" w:rsidDel="002C63BA">
          <w:rPr>
            <w:rFonts w:hint="eastAsia"/>
            <w:lang w:val="en-US"/>
            <w:rPrChange w:id="1592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24" w:author="ETRI-김종원" w:date="2019-12-10T10:44:00Z">
              <w:rPr>
                <w:rFonts w:hint="eastAsia"/>
                <w:lang w:val="en-US"/>
              </w:rPr>
            </w:rPrChange>
          </w:rPr>
          <w:delText>모드에서</w:delText>
        </w:r>
        <w:r w:rsidR="005A510A" w:rsidRPr="002646CB" w:rsidDel="002C63BA">
          <w:rPr>
            <w:rFonts w:hint="eastAsia"/>
            <w:lang w:val="en-US"/>
            <w:rPrChange w:id="1592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EES</w:delText>
        </w:r>
        <w:r w:rsidR="005A510A" w:rsidRPr="002646CB" w:rsidDel="002C63BA">
          <w:rPr>
            <w:rFonts w:hint="eastAsia"/>
            <w:lang w:val="en-US"/>
            <w:rPrChange w:id="15926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F661EE" w:rsidRPr="002646CB" w:rsidDel="002C63BA">
          <w:rPr>
            <w:rFonts w:hint="eastAsia"/>
            <w:lang w:val="en-US"/>
            <w:rPrChange w:id="1592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PCS </w:delText>
        </w:r>
        <w:r w:rsidR="00F661EE" w:rsidRPr="002646CB" w:rsidDel="002C63BA">
          <w:rPr>
            <w:rFonts w:hint="eastAsia"/>
            <w:lang w:val="en-US"/>
            <w:rPrChange w:id="15928" w:author="ETRI-김종원" w:date="2019-12-10T10:44:00Z">
              <w:rPr>
                <w:rFonts w:hint="eastAsia"/>
                <w:lang w:val="en-US"/>
              </w:rPr>
            </w:rPrChange>
          </w:rPr>
          <w:delText>기반의</w:delText>
        </w:r>
        <w:r w:rsidR="00F661EE" w:rsidRPr="002646CB" w:rsidDel="002C63BA">
          <w:rPr>
            <w:rFonts w:hint="eastAsia"/>
            <w:lang w:val="en-US"/>
            <w:rPrChange w:id="1592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AC </w:delText>
        </w:r>
        <w:r w:rsidR="00F661EE" w:rsidRPr="002646CB" w:rsidDel="002C63BA">
          <w:rPr>
            <w:rFonts w:hint="eastAsia"/>
            <w:lang w:val="en-US"/>
            <w:rPrChange w:id="15930" w:author="ETRI-김종원" w:date="2019-12-10T10:44:00Z">
              <w:rPr>
                <w:rFonts w:hint="eastAsia"/>
                <w:lang w:val="en-US"/>
              </w:rPr>
            </w:rPrChange>
          </w:rPr>
          <w:delText>기준</w:delText>
        </w:r>
        <w:r w:rsidR="00F661EE" w:rsidRPr="002646CB" w:rsidDel="002C63BA">
          <w:rPr>
            <w:rFonts w:hint="eastAsia"/>
            <w:lang w:val="en-US"/>
            <w:rPrChange w:id="1593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32" w:author="ETRI-김종원" w:date="2019-12-10T10:44:00Z">
              <w:rPr>
                <w:rFonts w:hint="eastAsia"/>
                <w:lang w:val="en-US"/>
              </w:rPr>
            </w:rPrChange>
          </w:rPr>
          <w:delText>주파수를</w:delText>
        </w:r>
        <w:r w:rsidR="00F661EE" w:rsidRPr="002646CB" w:rsidDel="002C63BA">
          <w:rPr>
            <w:rFonts w:hint="eastAsia"/>
            <w:lang w:val="en-US"/>
            <w:rPrChange w:id="1593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34" w:author="ETRI-김종원" w:date="2019-12-10T10:44:00Z">
              <w:rPr>
                <w:rFonts w:hint="eastAsia"/>
                <w:lang w:val="en-US"/>
              </w:rPr>
            </w:rPrChange>
          </w:rPr>
          <w:delText>사용하여</w:delText>
        </w:r>
        <w:r w:rsidR="00F661EE" w:rsidRPr="002646CB" w:rsidDel="002C63BA">
          <w:rPr>
            <w:rFonts w:hint="eastAsia"/>
            <w:lang w:val="en-US"/>
            <w:rPrChange w:id="1593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36" w:author="ETRI-김종원" w:date="2019-12-10T10:44:00Z">
              <w:rPr>
                <w:rFonts w:hint="eastAsia"/>
                <w:lang w:val="en-US"/>
              </w:rPr>
            </w:rPrChange>
          </w:rPr>
          <w:delText>운전하는</w:delText>
        </w:r>
        <w:r w:rsidR="00F661EE" w:rsidRPr="002646CB" w:rsidDel="002C63BA">
          <w:rPr>
            <w:rFonts w:hint="eastAsia"/>
            <w:lang w:val="en-US"/>
            <w:rPrChange w:id="1593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38" w:author="ETRI-김종원" w:date="2019-12-10T10:44:00Z">
              <w:rPr>
                <w:rFonts w:hint="eastAsia"/>
                <w:lang w:val="en-US"/>
              </w:rPr>
            </w:rPrChange>
          </w:rPr>
          <w:delText>경우에는</w:delText>
        </w:r>
        <w:r w:rsidR="00F661EE" w:rsidRPr="002646CB" w:rsidDel="002C63BA">
          <w:rPr>
            <w:rFonts w:hint="eastAsia"/>
            <w:lang w:val="en-US"/>
            <w:rPrChange w:id="1593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40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F661EE" w:rsidRPr="002646CB" w:rsidDel="002C63BA">
          <w:rPr>
            <w:rFonts w:hint="eastAsia"/>
            <w:lang w:val="en-US"/>
            <w:rPrChange w:id="1594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42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F661EE" w:rsidRPr="002646CB" w:rsidDel="002C63BA">
          <w:rPr>
            <w:rFonts w:hint="eastAsia"/>
            <w:lang w:val="en-US"/>
            <w:rPrChange w:id="1594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44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F661EE" w:rsidRPr="002646CB" w:rsidDel="002C63BA">
          <w:rPr>
            <w:rFonts w:hint="eastAsia"/>
            <w:lang w:val="en-US"/>
            <w:rPrChange w:id="1594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46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Pr="002646CB" w:rsidDel="002C63BA">
          <w:rPr>
            <w:rFonts w:hint="eastAsia"/>
            <w:lang w:val="en-US"/>
            <w:rPrChange w:id="15947" w:author="ETRI-김종원" w:date="2019-12-10T10:44:00Z">
              <w:rPr>
                <w:rFonts w:hint="eastAsia"/>
                <w:lang w:val="en-US"/>
              </w:rPr>
            </w:rPrChange>
          </w:rPr>
          <w:delText>해야</w:delText>
        </w:r>
        <w:r w:rsidR="00F661EE" w:rsidRPr="002646CB" w:rsidDel="002C63BA">
          <w:rPr>
            <w:rFonts w:hint="eastAsia"/>
            <w:lang w:val="en-US"/>
            <w:rPrChange w:id="1594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5949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F661EE" w:rsidRPr="002646CB" w:rsidDel="002C63BA">
          <w:rPr>
            <w:rFonts w:hint="eastAsia"/>
            <w:lang w:val="en-US"/>
            <w:rPrChange w:id="15950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5951" w:name="_Toc21408709"/>
        <w:bookmarkStart w:id="15952" w:name="_Toc21525224"/>
        <w:bookmarkStart w:id="15953" w:name="_Toc23142063"/>
        <w:bookmarkStart w:id="15954" w:name="_Toc23173309"/>
        <w:bookmarkStart w:id="15955" w:name="_Toc23189084"/>
        <w:bookmarkStart w:id="15956" w:name="_Toc23191462"/>
        <w:bookmarkStart w:id="15957" w:name="_Toc23244480"/>
        <w:bookmarkStart w:id="15958" w:name="_Toc23794010"/>
        <w:bookmarkStart w:id="15959" w:name="_Toc23794333"/>
        <w:bookmarkStart w:id="15960" w:name="_Toc23794656"/>
        <w:bookmarkStart w:id="15961" w:name="_Toc23795501"/>
        <w:bookmarkStart w:id="15962" w:name="_Toc23839878"/>
        <w:bookmarkStart w:id="15963" w:name="_Toc26200667"/>
        <w:bookmarkStart w:id="15964" w:name="_Toc26867764"/>
        <w:bookmarkEnd w:id="15951"/>
        <w:bookmarkEnd w:id="15952"/>
        <w:bookmarkEnd w:id="15953"/>
        <w:bookmarkEnd w:id="15954"/>
        <w:bookmarkEnd w:id="15955"/>
        <w:bookmarkEnd w:id="15956"/>
        <w:bookmarkEnd w:id="15957"/>
        <w:bookmarkEnd w:id="15958"/>
        <w:bookmarkEnd w:id="15959"/>
        <w:bookmarkEnd w:id="15960"/>
        <w:bookmarkEnd w:id="15961"/>
        <w:bookmarkEnd w:id="15962"/>
        <w:bookmarkEnd w:id="15963"/>
        <w:bookmarkEnd w:id="15964"/>
      </w:del>
    </w:p>
    <w:p w14:paraId="5661FD3A" w14:textId="66623421" w:rsidR="00F661EE" w:rsidRPr="002646CB" w:rsidDel="002C63BA" w:rsidRDefault="00F661EE" w:rsidP="00763E1B">
      <w:pPr>
        <w:rPr>
          <w:del w:id="15965" w:author="박 진상" w:date="2019-10-08T05:51:00Z"/>
          <w:lang w:val="en-US"/>
          <w:rPrChange w:id="15966" w:author="ETRI-김종원" w:date="2019-12-10T10:44:00Z">
            <w:rPr>
              <w:del w:id="15967" w:author="박 진상" w:date="2019-10-08T05:51:00Z"/>
              <w:lang w:val="en-US"/>
            </w:rPr>
          </w:rPrChange>
        </w:rPr>
      </w:pPr>
      <w:bookmarkStart w:id="15968" w:name="_Toc21408710"/>
      <w:bookmarkStart w:id="15969" w:name="_Toc21525225"/>
      <w:bookmarkStart w:id="15970" w:name="_Toc23142064"/>
      <w:bookmarkStart w:id="15971" w:name="_Toc23173310"/>
      <w:bookmarkStart w:id="15972" w:name="_Toc23189085"/>
      <w:bookmarkStart w:id="15973" w:name="_Toc23191463"/>
      <w:bookmarkStart w:id="15974" w:name="_Toc23244481"/>
      <w:bookmarkStart w:id="15975" w:name="_Toc23794011"/>
      <w:bookmarkStart w:id="15976" w:name="_Toc23794334"/>
      <w:bookmarkStart w:id="15977" w:name="_Toc23794657"/>
      <w:bookmarkStart w:id="15978" w:name="_Toc23795502"/>
      <w:bookmarkStart w:id="15979" w:name="_Toc23839879"/>
      <w:bookmarkStart w:id="15980" w:name="_Toc26200668"/>
      <w:bookmarkStart w:id="15981" w:name="_Toc26867765"/>
      <w:bookmarkEnd w:id="15968"/>
      <w:bookmarkEnd w:id="15969"/>
      <w:bookmarkEnd w:id="15970"/>
      <w:bookmarkEnd w:id="15971"/>
      <w:bookmarkEnd w:id="15972"/>
      <w:bookmarkEnd w:id="15973"/>
      <w:bookmarkEnd w:id="15974"/>
      <w:bookmarkEnd w:id="15975"/>
      <w:bookmarkEnd w:id="15976"/>
      <w:bookmarkEnd w:id="15977"/>
      <w:bookmarkEnd w:id="15978"/>
      <w:bookmarkEnd w:id="15979"/>
      <w:bookmarkEnd w:id="15980"/>
      <w:bookmarkEnd w:id="15981"/>
    </w:p>
    <w:p w14:paraId="083C7B55" w14:textId="711DB043" w:rsidR="00246F0C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5982" w:author="박 진상" w:date="2019-10-08T05:51:00Z"/>
          <w:rPrChange w:id="15983" w:author="ETRI-김종원" w:date="2019-12-10T10:44:00Z">
            <w:rPr>
              <w:del w:id="15984" w:author="박 진상" w:date="2019-10-08T05:51:00Z"/>
            </w:rPr>
          </w:rPrChange>
        </w:rPr>
      </w:pPr>
      <w:del w:id="15985" w:author="박 진상" w:date="2019-10-08T05:51:00Z">
        <w:r w:rsidRPr="002646CB" w:rsidDel="002C63BA">
          <w:rPr>
            <w:rFonts w:hint="eastAsia"/>
            <w:rPrChange w:id="15986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5987" w:author="ETRI-김종원" w:date="2019-12-10T10:44:00Z">
              <w:rPr>
                <w:rFonts w:hint="eastAsia"/>
              </w:rPr>
            </w:rPrChange>
          </w:rPr>
          <w:delText>시스템</w:delText>
        </w:r>
        <w:r w:rsidRPr="002646CB" w:rsidDel="002C63BA">
          <w:rPr>
            <w:rFonts w:hint="eastAsia"/>
            <w:rPrChange w:id="15988" w:author="ETRI-김종원" w:date="2019-12-10T10:44:00Z">
              <w:rPr>
                <w:rFonts w:hint="eastAsia"/>
              </w:rPr>
            </w:rPrChange>
          </w:rPr>
          <w:delText>에서</w:delText>
        </w:r>
        <w:r w:rsidRPr="002646CB" w:rsidDel="002C63BA">
          <w:rPr>
            <w:rFonts w:hint="eastAsia"/>
            <w:rPrChange w:id="159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5990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2C63BA">
          <w:rPr>
            <w:rFonts w:hint="eastAsia"/>
            <w:rPrChange w:id="159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5992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2C63BA">
          <w:rPr>
            <w:rFonts w:hint="eastAsia"/>
            <w:rPrChange w:id="1599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5994" w:author="ETRI-김종원" w:date="2019-12-10T10:44:00Z">
              <w:rPr>
                <w:rFonts w:hint="eastAsia"/>
              </w:rPr>
            </w:rPrChange>
          </w:rPr>
          <w:delText>발생</w:delText>
        </w:r>
        <w:r w:rsidRPr="002646CB" w:rsidDel="002C63BA">
          <w:rPr>
            <w:rFonts w:hint="eastAsia"/>
            <w:rPrChange w:id="159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5996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2C63BA">
          <w:rPr>
            <w:rFonts w:hint="eastAsia"/>
            <w:rPrChange w:id="159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5998" w:author="ETRI-김종원" w:date="2019-12-10T10:44:00Z">
              <w:rPr>
                <w:rFonts w:hint="eastAsia"/>
              </w:rPr>
            </w:rPrChange>
          </w:rPr>
          <w:delText>전압</w:delText>
        </w:r>
        <w:r w:rsidRPr="002646CB" w:rsidDel="002C63BA">
          <w:rPr>
            <w:rFonts w:hint="eastAsia"/>
            <w:rPrChange w:id="159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00" w:author="ETRI-김종원" w:date="2019-12-10T10:44:00Z">
              <w:rPr>
                <w:rFonts w:hint="eastAsia"/>
              </w:rPr>
            </w:rPrChange>
          </w:rPr>
          <w:delText>유지</w:delText>
        </w:r>
        <w:r w:rsidRPr="002646CB" w:rsidDel="002C63BA">
          <w:rPr>
            <w:rFonts w:hint="eastAsia"/>
            <w:rPrChange w:id="1600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02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6003" w:name="_Toc21408711"/>
        <w:bookmarkStart w:id="16004" w:name="_Toc21525226"/>
        <w:bookmarkStart w:id="16005" w:name="_Toc23142065"/>
        <w:bookmarkStart w:id="16006" w:name="_Toc23173311"/>
        <w:bookmarkStart w:id="16007" w:name="_Toc23189086"/>
        <w:bookmarkStart w:id="16008" w:name="_Toc23191464"/>
        <w:bookmarkStart w:id="16009" w:name="_Toc23244482"/>
        <w:bookmarkStart w:id="16010" w:name="_Toc23794012"/>
        <w:bookmarkStart w:id="16011" w:name="_Toc23794335"/>
        <w:bookmarkStart w:id="16012" w:name="_Toc23794658"/>
        <w:bookmarkStart w:id="16013" w:name="_Toc23795503"/>
        <w:bookmarkStart w:id="16014" w:name="_Toc23839880"/>
        <w:bookmarkStart w:id="16015" w:name="_Toc26200669"/>
        <w:bookmarkStart w:id="16016" w:name="_Toc26867766"/>
        <w:bookmarkEnd w:id="16003"/>
        <w:bookmarkEnd w:id="16004"/>
        <w:bookmarkEnd w:id="16005"/>
        <w:bookmarkEnd w:id="16006"/>
        <w:bookmarkEnd w:id="16007"/>
        <w:bookmarkEnd w:id="16008"/>
        <w:bookmarkEnd w:id="16009"/>
        <w:bookmarkEnd w:id="16010"/>
        <w:bookmarkEnd w:id="16011"/>
        <w:bookmarkEnd w:id="16012"/>
        <w:bookmarkEnd w:id="16013"/>
        <w:bookmarkEnd w:id="16014"/>
        <w:bookmarkEnd w:id="16015"/>
        <w:bookmarkEnd w:id="16016"/>
      </w:del>
    </w:p>
    <w:p w14:paraId="13541684" w14:textId="0F047B0A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017" w:author="박 진상" w:date="2019-10-08T05:51:00Z"/>
          <w:rPrChange w:id="16018" w:author="ETRI-김종원" w:date="2019-12-10T10:44:00Z">
            <w:rPr>
              <w:del w:id="16019" w:author="박 진상" w:date="2019-10-08T05:51:00Z"/>
            </w:rPr>
          </w:rPrChange>
        </w:rPr>
      </w:pPr>
      <w:del w:id="16020" w:author="박 진상" w:date="2019-10-08T05:51:00Z">
        <w:r w:rsidRPr="002646CB" w:rsidDel="002C63BA">
          <w:rPr>
            <w:rFonts w:hint="eastAsia"/>
            <w:rPrChange w:id="16021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2C63BA">
          <w:rPr>
            <w:rFonts w:hint="eastAsia"/>
            <w:rPrChange w:id="16022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2C63BA">
          <w:rPr>
            <w:rFonts w:hint="eastAsia"/>
            <w:rPrChange w:id="160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24" w:author="ETRI-김종원" w:date="2019-12-10T10:44:00Z">
              <w:rPr>
                <w:rFonts w:hint="eastAsia"/>
              </w:rPr>
            </w:rPrChange>
          </w:rPr>
          <w:delText>부하를</w:delText>
        </w:r>
        <w:r w:rsidR="00763E1B" w:rsidRPr="002646CB" w:rsidDel="002C63BA">
          <w:rPr>
            <w:rFonts w:hint="eastAsia"/>
            <w:rPrChange w:id="1602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26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="00763E1B" w:rsidRPr="002646CB" w:rsidDel="002C63BA">
          <w:rPr>
            <w:rFonts w:hint="eastAsia"/>
            <w:rPrChange w:id="160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28" w:author="ETRI-김종원" w:date="2019-12-10T10:44:00Z">
              <w:rPr>
                <w:rFonts w:hint="eastAsia"/>
              </w:rPr>
            </w:rPrChange>
          </w:rPr>
          <w:delText>열추종</w:delText>
        </w:r>
        <w:r w:rsidR="00763E1B" w:rsidRPr="002646CB" w:rsidDel="002C63BA">
          <w:rPr>
            <w:rFonts w:hint="eastAsia"/>
            <w:rPrChange w:id="1602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30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16031" w:name="_Toc21408712"/>
        <w:bookmarkStart w:id="16032" w:name="_Toc21525227"/>
        <w:bookmarkStart w:id="16033" w:name="_Toc23142066"/>
        <w:bookmarkStart w:id="16034" w:name="_Toc23173312"/>
        <w:bookmarkStart w:id="16035" w:name="_Toc23189087"/>
        <w:bookmarkStart w:id="16036" w:name="_Toc23191465"/>
        <w:bookmarkStart w:id="16037" w:name="_Toc23244483"/>
        <w:bookmarkStart w:id="16038" w:name="_Toc23794013"/>
        <w:bookmarkStart w:id="16039" w:name="_Toc23794336"/>
        <w:bookmarkStart w:id="16040" w:name="_Toc23794659"/>
        <w:bookmarkStart w:id="16041" w:name="_Toc23795504"/>
        <w:bookmarkStart w:id="16042" w:name="_Toc23839881"/>
        <w:bookmarkStart w:id="16043" w:name="_Toc26200670"/>
        <w:bookmarkStart w:id="16044" w:name="_Toc26867767"/>
        <w:bookmarkEnd w:id="16031"/>
        <w:bookmarkEnd w:id="16032"/>
        <w:bookmarkEnd w:id="16033"/>
        <w:bookmarkEnd w:id="16034"/>
        <w:bookmarkEnd w:id="16035"/>
        <w:bookmarkEnd w:id="16036"/>
        <w:bookmarkEnd w:id="16037"/>
        <w:bookmarkEnd w:id="16038"/>
        <w:bookmarkEnd w:id="16039"/>
        <w:bookmarkEnd w:id="16040"/>
        <w:bookmarkEnd w:id="16041"/>
        <w:bookmarkEnd w:id="16042"/>
        <w:bookmarkEnd w:id="16043"/>
        <w:bookmarkEnd w:id="16044"/>
      </w:del>
    </w:p>
    <w:p w14:paraId="1BF086FE" w14:textId="1816B2B8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045" w:author="박 진상" w:date="2019-10-08T05:51:00Z"/>
          <w:rPrChange w:id="16046" w:author="ETRI-김종원" w:date="2019-12-10T10:44:00Z">
            <w:rPr>
              <w:del w:id="16047" w:author="박 진상" w:date="2019-10-08T05:51:00Z"/>
            </w:rPr>
          </w:rPrChange>
        </w:rPr>
      </w:pPr>
      <w:del w:id="16048" w:author="박 진상" w:date="2019-10-08T05:51:00Z">
        <w:r w:rsidRPr="002646CB" w:rsidDel="002C63BA">
          <w:rPr>
            <w:rFonts w:hint="eastAsia"/>
            <w:rPrChange w:id="16049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2C63BA">
          <w:rPr>
            <w:rFonts w:hint="eastAsia"/>
            <w:rPrChange w:id="16050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2C63BA">
          <w:rPr>
            <w:rFonts w:hint="eastAsia"/>
            <w:rPrChange w:id="160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52" w:author="ETRI-김종원" w:date="2019-12-10T10:44:00Z">
              <w:rPr>
                <w:rFonts w:hint="eastAsia"/>
              </w:rPr>
            </w:rPrChange>
          </w:rPr>
          <w:delText>환수</w:delText>
        </w:r>
        <w:r w:rsidR="00763E1B" w:rsidRPr="002646CB" w:rsidDel="002C63BA">
          <w:rPr>
            <w:rFonts w:hint="eastAsia"/>
            <w:rPrChange w:id="160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54" w:author="ETRI-김종원" w:date="2019-12-10T10:44:00Z">
              <w:rPr>
                <w:rFonts w:hint="eastAsia"/>
              </w:rPr>
            </w:rPrChange>
          </w:rPr>
          <w:delText>온도에</w:delText>
        </w:r>
        <w:r w:rsidR="00763E1B" w:rsidRPr="002646CB" w:rsidDel="002C63BA">
          <w:rPr>
            <w:rFonts w:hint="eastAsia"/>
            <w:rPrChange w:id="1605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56" w:author="ETRI-김종원" w:date="2019-12-10T10:44:00Z">
              <w:rPr>
                <w:rFonts w:hint="eastAsia"/>
              </w:rPr>
            </w:rPrChange>
          </w:rPr>
          <w:delText>대한</w:delText>
        </w:r>
        <w:r w:rsidR="00763E1B" w:rsidRPr="002646CB" w:rsidDel="002C63BA">
          <w:rPr>
            <w:rFonts w:hint="eastAsia"/>
            <w:rPrChange w:id="160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58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2C63BA">
          <w:rPr>
            <w:rFonts w:hint="eastAsia"/>
            <w:rPrChange w:id="16059" w:author="ETRI-김종원" w:date="2019-12-10T10:44:00Z">
              <w:rPr>
                <w:rFonts w:hint="eastAsia"/>
              </w:rPr>
            </w:rPrChange>
          </w:rPr>
          <w:delText>를</w:delText>
        </w:r>
        <w:r w:rsidRPr="002646CB" w:rsidDel="002C63BA">
          <w:rPr>
            <w:rFonts w:hint="eastAsia"/>
            <w:rPrChange w:id="1606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61" w:author="ETRI-김종원" w:date="2019-12-10T10:44:00Z">
              <w:rPr>
                <w:rFonts w:hint="eastAsia"/>
              </w:rPr>
            </w:rPrChange>
          </w:rPr>
          <w:delText>통해</w:delText>
        </w:r>
        <w:r w:rsidRPr="002646CB" w:rsidDel="002C63BA">
          <w:rPr>
            <w:rFonts w:hint="eastAsia"/>
            <w:rPrChange w:id="1606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63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2C63BA">
          <w:rPr>
            <w:rFonts w:hint="eastAsia"/>
            <w:rPrChange w:id="1606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65" w:author="ETRI-김종원" w:date="2019-12-10T10:44:00Z">
              <w:rPr>
                <w:rFonts w:hint="eastAsia"/>
              </w:rPr>
            </w:rPrChange>
          </w:rPr>
          <w:delText>연계</w:delText>
        </w:r>
        <w:r w:rsidRPr="002646CB" w:rsidDel="002C63BA">
          <w:rPr>
            <w:rFonts w:hint="eastAsia"/>
            <w:rPrChange w:id="1606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67" w:author="ETRI-김종원" w:date="2019-12-10T10:44:00Z">
              <w:rPr>
                <w:rFonts w:hint="eastAsia"/>
              </w:rPr>
            </w:rPrChange>
          </w:rPr>
          <w:delText>출력</w:delText>
        </w:r>
        <w:r w:rsidRPr="002646CB" w:rsidDel="002C63BA">
          <w:rPr>
            <w:rFonts w:hint="eastAsia"/>
            <w:rPrChange w:id="1606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69" w:author="ETRI-김종원" w:date="2019-12-10T10:44:00Z">
              <w:rPr>
                <w:rFonts w:hint="eastAsia"/>
              </w:rPr>
            </w:rPrChange>
          </w:rPr>
          <w:delText>조절</w:delText>
        </w:r>
        <w:bookmarkStart w:id="16070" w:name="_Toc21408713"/>
        <w:bookmarkStart w:id="16071" w:name="_Toc21525228"/>
        <w:bookmarkStart w:id="16072" w:name="_Toc23142067"/>
        <w:bookmarkStart w:id="16073" w:name="_Toc23173313"/>
        <w:bookmarkStart w:id="16074" w:name="_Toc23189088"/>
        <w:bookmarkStart w:id="16075" w:name="_Toc23191466"/>
        <w:bookmarkStart w:id="16076" w:name="_Toc23244484"/>
        <w:bookmarkStart w:id="16077" w:name="_Toc23794014"/>
        <w:bookmarkStart w:id="16078" w:name="_Toc23794337"/>
        <w:bookmarkStart w:id="16079" w:name="_Toc23794660"/>
        <w:bookmarkStart w:id="16080" w:name="_Toc23795505"/>
        <w:bookmarkStart w:id="16081" w:name="_Toc23839882"/>
        <w:bookmarkStart w:id="16082" w:name="_Toc26200671"/>
        <w:bookmarkStart w:id="16083" w:name="_Toc26867768"/>
        <w:bookmarkEnd w:id="16070"/>
        <w:bookmarkEnd w:id="16071"/>
        <w:bookmarkEnd w:id="16072"/>
        <w:bookmarkEnd w:id="16073"/>
        <w:bookmarkEnd w:id="16074"/>
        <w:bookmarkEnd w:id="16075"/>
        <w:bookmarkEnd w:id="16076"/>
        <w:bookmarkEnd w:id="16077"/>
        <w:bookmarkEnd w:id="16078"/>
        <w:bookmarkEnd w:id="16079"/>
        <w:bookmarkEnd w:id="16080"/>
        <w:bookmarkEnd w:id="16081"/>
        <w:bookmarkEnd w:id="16082"/>
        <w:bookmarkEnd w:id="16083"/>
      </w:del>
    </w:p>
    <w:p w14:paraId="75778B39" w14:textId="758E7AAF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084" w:author="박 진상" w:date="2019-10-08T05:51:00Z"/>
          <w:rPrChange w:id="16085" w:author="ETRI-김종원" w:date="2019-12-10T10:44:00Z">
            <w:rPr>
              <w:del w:id="16086" w:author="박 진상" w:date="2019-10-08T05:51:00Z"/>
            </w:rPr>
          </w:rPrChange>
        </w:rPr>
      </w:pPr>
      <w:del w:id="16087" w:author="박 진상" w:date="2019-10-08T05:51:00Z">
        <w:r w:rsidRPr="002646CB" w:rsidDel="002C63BA">
          <w:rPr>
            <w:rFonts w:hint="eastAsia"/>
            <w:rPrChange w:id="16088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2C63BA">
          <w:rPr>
            <w:rFonts w:hint="eastAsia"/>
            <w:rPrChange w:id="16089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2C63BA">
          <w:rPr>
            <w:rFonts w:hint="eastAsia"/>
            <w:rPrChange w:id="1609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91" w:author="ETRI-김종원" w:date="2019-12-10T10:44:00Z">
              <w:rPr>
                <w:rFonts w:hint="eastAsia"/>
              </w:rPr>
            </w:rPrChange>
          </w:rPr>
          <w:delText>보일러에</w:delText>
        </w:r>
        <w:r w:rsidRPr="002646CB" w:rsidDel="002C63BA">
          <w:rPr>
            <w:rFonts w:hint="eastAsia"/>
            <w:rPrChange w:id="160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093" w:author="ETRI-김종원" w:date="2019-12-10T10:44:00Z">
              <w:rPr>
                <w:rFonts w:hint="eastAsia"/>
              </w:rPr>
            </w:rPrChange>
          </w:rPr>
          <w:delText>대한</w:delText>
        </w:r>
        <w:r w:rsidRPr="002646CB" w:rsidDel="002C63BA">
          <w:rPr>
            <w:rFonts w:hint="eastAsia"/>
            <w:rPrChange w:id="1609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95" w:author="ETRI-김종원" w:date="2019-12-10T10:44:00Z">
              <w:rPr>
                <w:rFonts w:hint="eastAsia"/>
              </w:rPr>
            </w:rPrChange>
          </w:rPr>
          <w:delText>냉각</w:delText>
        </w:r>
        <w:r w:rsidR="00763E1B" w:rsidRPr="002646CB" w:rsidDel="002C63BA">
          <w:rPr>
            <w:rFonts w:hint="eastAsia"/>
            <w:rPrChange w:id="160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097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6098" w:name="_Toc21408714"/>
        <w:bookmarkStart w:id="16099" w:name="_Toc21525229"/>
        <w:bookmarkStart w:id="16100" w:name="_Toc23142068"/>
        <w:bookmarkStart w:id="16101" w:name="_Toc23173314"/>
        <w:bookmarkStart w:id="16102" w:name="_Toc23189089"/>
        <w:bookmarkStart w:id="16103" w:name="_Toc23191467"/>
        <w:bookmarkStart w:id="16104" w:name="_Toc23244485"/>
        <w:bookmarkStart w:id="16105" w:name="_Toc23794015"/>
        <w:bookmarkStart w:id="16106" w:name="_Toc23794338"/>
        <w:bookmarkStart w:id="16107" w:name="_Toc23794661"/>
        <w:bookmarkStart w:id="16108" w:name="_Toc23795506"/>
        <w:bookmarkStart w:id="16109" w:name="_Toc23839883"/>
        <w:bookmarkStart w:id="16110" w:name="_Toc26200672"/>
        <w:bookmarkStart w:id="16111" w:name="_Toc26867769"/>
        <w:bookmarkEnd w:id="16098"/>
        <w:bookmarkEnd w:id="16099"/>
        <w:bookmarkEnd w:id="16100"/>
        <w:bookmarkEnd w:id="16101"/>
        <w:bookmarkEnd w:id="16102"/>
        <w:bookmarkEnd w:id="16103"/>
        <w:bookmarkEnd w:id="16104"/>
        <w:bookmarkEnd w:id="16105"/>
        <w:bookmarkEnd w:id="16106"/>
        <w:bookmarkEnd w:id="16107"/>
        <w:bookmarkEnd w:id="16108"/>
        <w:bookmarkEnd w:id="16109"/>
        <w:bookmarkEnd w:id="16110"/>
        <w:bookmarkEnd w:id="16111"/>
      </w:del>
    </w:p>
    <w:p w14:paraId="0624F874" w14:textId="76057E70" w:rsidR="00763E1B" w:rsidRPr="002646CB" w:rsidDel="002C63BA" w:rsidRDefault="00763E1B" w:rsidP="00C201F0">
      <w:pPr>
        <w:rPr>
          <w:del w:id="16112" w:author="박 진상" w:date="2019-10-08T05:51:00Z"/>
          <w:b/>
          <w:bCs/>
          <w:rPrChange w:id="16113" w:author="ETRI-김종원" w:date="2019-12-10T10:44:00Z">
            <w:rPr>
              <w:del w:id="16114" w:author="박 진상" w:date="2019-10-08T05:51:00Z"/>
              <w:b/>
              <w:bCs/>
            </w:rPr>
          </w:rPrChange>
        </w:rPr>
      </w:pPr>
      <w:bookmarkStart w:id="16115" w:name="_Toc21408715"/>
      <w:bookmarkStart w:id="16116" w:name="_Toc21525230"/>
      <w:bookmarkStart w:id="16117" w:name="_Toc23142069"/>
      <w:bookmarkStart w:id="16118" w:name="_Toc23173315"/>
      <w:bookmarkStart w:id="16119" w:name="_Toc23189090"/>
      <w:bookmarkStart w:id="16120" w:name="_Toc23191468"/>
      <w:bookmarkStart w:id="16121" w:name="_Toc23244486"/>
      <w:bookmarkStart w:id="16122" w:name="_Toc23794016"/>
      <w:bookmarkStart w:id="16123" w:name="_Toc23794339"/>
      <w:bookmarkStart w:id="16124" w:name="_Toc23794662"/>
      <w:bookmarkStart w:id="16125" w:name="_Toc23795507"/>
      <w:bookmarkStart w:id="16126" w:name="_Toc23839884"/>
      <w:bookmarkStart w:id="16127" w:name="_Toc26200673"/>
      <w:bookmarkStart w:id="16128" w:name="_Toc26867770"/>
      <w:bookmarkEnd w:id="16115"/>
      <w:bookmarkEnd w:id="16116"/>
      <w:bookmarkEnd w:id="16117"/>
      <w:bookmarkEnd w:id="16118"/>
      <w:bookmarkEnd w:id="16119"/>
      <w:bookmarkEnd w:id="16120"/>
      <w:bookmarkEnd w:id="16121"/>
      <w:bookmarkEnd w:id="16122"/>
      <w:bookmarkEnd w:id="16123"/>
      <w:bookmarkEnd w:id="16124"/>
      <w:bookmarkEnd w:id="16125"/>
      <w:bookmarkEnd w:id="16126"/>
      <w:bookmarkEnd w:id="16127"/>
      <w:bookmarkEnd w:id="16128"/>
    </w:p>
    <w:p w14:paraId="535C3F99" w14:textId="2FD1F404" w:rsidR="00763E1B" w:rsidRPr="002646CB" w:rsidDel="002C63BA" w:rsidRDefault="00F661EE" w:rsidP="00763E1B">
      <w:pPr>
        <w:pStyle w:val="44"/>
        <w:rPr>
          <w:del w:id="16129" w:author="박 진상" w:date="2019-10-08T05:51:00Z"/>
          <w:rPrChange w:id="16130" w:author="ETRI-김종원" w:date="2019-12-10T10:44:00Z">
            <w:rPr>
              <w:del w:id="16131" w:author="박 진상" w:date="2019-10-08T05:51:00Z"/>
            </w:rPr>
          </w:rPrChange>
        </w:rPr>
      </w:pPr>
      <w:del w:id="16132" w:author="박 진상" w:date="2019-10-08T05:51:00Z">
        <w:r w:rsidRPr="002646CB" w:rsidDel="002C63BA">
          <w:rPr>
            <w:rFonts w:hint="eastAsia"/>
            <w:lang w:eastAsia="ko-KR"/>
            <w:rPrChange w:id="16133" w:author="ETRI-김종원" w:date="2019-12-10T10:44:00Z">
              <w:rPr>
                <w:rFonts w:hint="eastAsia"/>
                <w:lang w:eastAsia="ko-KR"/>
              </w:rPr>
            </w:rPrChange>
          </w:rPr>
          <w:delText>비상</w:delText>
        </w:r>
        <w:r w:rsidR="00763E1B" w:rsidRPr="002646CB" w:rsidDel="002C63BA">
          <w:rPr>
            <w:rFonts w:hint="eastAsia"/>
            <w:lang w:eastAsia="ko-KR"/>
            <w:rPrChange w:id="16134" w:author="ETRI-김종원" w:date="2019-12-10T10:44:00Z">
              <w:rPr>
                <w:rFonts w:hint="eastAsia"/>
                <w:lang w:eastAsia="ko-KR"/>
              </w:rPr>
            </w:rPrChange>
          </w:rPr>
          <w:delText>발전기</w:delText>
        </w:r>
        <w:r w:rsidR="00763E1B" w:rsidRPr="002646CB" w:rsidDel="002C63BA">
          <w:rPr>
            <w:rFonts w:hint="eastAsia"/>
            <w:lang w:eastAsia="ko-KR"/>
            <w:rPrChange w:id="1613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6136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="00763E1B" w:rsidRPr="002646CB" w:rsidDel="002C63BA">
          <w:rPr>
            <w:rFonts w:hint="eastAsia"/>
            <w:lang w:eastAsia="ko-KR"/>
            <w:rPrChange w:id="1613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E742FA" w:rsidRPr="002646CB" w:rsidDel="002C63BA">
          <w:rPr>
            <w:rFonts w:hint="eastAsia"/>
            <w:rPrChange w:id="16138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Fonts w:hint="eastAsia"/>
            <w:lang w:eastAsia="ko-KR"/>
            <w:rPrChange w:id="1613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6140" w:author="ETRI-김종원" w:date="2019-12-10T10:44:00Z">
              <w:rPr>
                <w:rFonts w:hint="eastAsia"/>
                <w:lang w:eastAsia="ko-KR"/>
              </w:rPr>
            </w:rPrChange>
          </w:rPr>
          <w:delText>운</w:delText>
        </w:r>
        <w:r w:rsidR="00DC1A26" w:rsidRPr="002646CB" w:rsidDel="002C63BA">
          <w:rPr>
            <w:rFonts w:hint="eastAsia"/>
            <w:lang w:eastAsia="ko-KR"/>
            <w:rPrChange w:id="16141" w:author="ETRI-김종원" w:date="2019-12-10T10:44:00Z">
              <w:rPr>
                <w:rFonts w:hint="eastAsia"/>
                <w:lang w:eastAsia="ko-KR"/>
              </w:rPr>
            </w:rPrChange>
          </w:rPr>
          <w:delText>전</w:delText>
        </w:r>
        <w:r w:rsidR="00763E1B" w:rsidRPr="002646CB" w:rsidDel="002C63BA">
          <w:rPr>
            <w:rFonts w:hint="eastAsia"/>
            <w:lang w:eastAsia="ko-KR"/>
            <w:rPrChange w:id="1614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6143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6144" w:name="_Toc21408716"/>
        <w:bookmarkStart w:id="16145" w:name="_Toc21525231"/>
        <w:bookmarkStart w:id="16146" w:name="_Toc23142070"/>
        <w:bookmarkStart w:id="16147" w:name="_Toc23173316"/>
        <w:bookmarkStart w:id="16148" w:name="_Toc23189091"/>
        <w:bookmarkStart w:id="16149" w:name="_Toc23191469"/>
        <w:bookmarkStart w:id="16150" w:name="_Toc23244487"/>
        <w:bookmarkStart w:id="16151" w:name="_Toc23794017"/>
        <w:bookmarkStart w:id="16152" w:name="_Toc23794340"/>
        <w:bookmarkStart w:id="16153" w:name="_Toc23794663"/>
        <w:bookmarkStart w:id="16154" w:name="_Toc23795508"/>
        <w:bookmarkStart w:id="16155" w:name="_Toc23839885"/>
        <w:bookmarkStart w:id="16156" w:name="_Toc26200674"/>
        <w:bookmarkStart w:id="16157" w:name="_Toc26867771"/>
        <w:bookmarkEnd w:id="16144"/>
        <w:bookmarkEnd w:id="16145"/>
        <w:bookmarkEnd w:id="16146"/>
        <w:bookmarkEnd w:id="16147"/>
        <w:bookmarkEnd w:id="16148"/>
        <w:bookmarkEnd w:id="16149"/>
        <w:bookmarkEnd w:id="16150"/>
        <w:bookmarkEnd w:id="16151"/>
        <w:bookmarkEnd w:id="16152"/>
        <w:bookmarkEnd w:id="16153"/>
        <w:bookmarkEnd w:id="16154"/>
        <w:bookmarkEnd w:id="16155"/>
        <w:bookmarkEnd w:id="16156"/>
        <w:bookmarkEnd w:id="16157"/>
      </w:del>
    </w:p>
    <w:p w14:paraId="1500B909" w14:textId="248B18CB" w:rsidR="00F661EE" w:rsidRPr="002646CB" w:rsidDel="002C63BA" w:rsidRDefault="00F661EE" w:rsidP="00F661EE">
      <w:pPr>
        <w:rPr>
          <w:del w:id="16158" w:author="박 진상" w:date="2019-10-08T05:51:00Z"/>
          <w:lang w:val="en-US"/>
          <w:rPrChange w:id="16159" w:author="ETRI-김종원" w:date="2019-12-10T10:44:00Z">
            <w:rPr>
              <w:del w:id="16160" w:author="박 진상" w:date="2019-10-08T05:51:00Z"/>
              <w:lang w:val="en-US"/>
            </w:rPr>
          </w:rPrChange>
        </w:rPr>
      </w:pPr>
      <w:bookmarkStart w:id="16161" w:name="_Toc21408717"/>
      <w:bookmarkStart w:id="16162" w:name="_Toc21525232"/>
      <w:bookmarkStart w:id="16163" w:name="_Toc23142071"/>
      <w:bookmarkStart w:id="16164" w:name="_Toc23173317"/>
      <w:bookmarkStart w:id="16165" w:name="_Toc23189092"/>
      <w:bookmarkStart w:id="16166" w:name="_Toc23191470"/>
      <w:bookmarkStart w:id="16167" w:name="_Toc23244488"/>
      <w:bookmarkStart w:id="16168" w:name="_Toc23794018"/>
      <w:bookmarkStart w:id="16169" w:name="_Toc23794341"/>
      <w:bookmarkStart w:id="16170" w:name="_Toc23794664"/>
      <w:bookmarkStart w:id="16171" w:name="_Toc23795509"/>
      <w:bookmarkStart w:id="16172" w:name="_Toc23839886"/>
      <w:bookmarkStart w:id="16173" w:name="_Toc26200675"/>
      <w:bookmarkStart w:id="16174" w:name="_Toc26867772"/>
      <w:bookmarkEnd w:id="16161"/>
      <w:bookmarkEnd w:id="16162"/>
      <w:bookmarkEnd w:id="16163"/>
      <w:bookmarkEnd w:id="16164"/>
      <w:bookmarkEnd w:id="16165"/>
      <w:bookmarkEnd w:id="16166"/>
      <w:bookmarkEnd w:id="16167"/>
      <w:bookmarkEnd w:id="16168"/>
      <w:bookmarkEnd w:id="16169"/>
      <w:bookmarkEnd w:id="16170"/>
      <w:bookmarkEnd w:id="16171"/>
      <w:bookmarkEnd w:id="16172"/>
      <w:bookmarkEnd w:id="16173"/>
      <w:bookmarkEnd w:id="16174"/>
    </w:p>
    <w:p w14:paraId="57C749B0" w14:textId="734CA68B" w:rsidR="00F661EE" w:rsidRPr="002646CB" w:rsidDel="002C63BA" w:rsidRDefault="00E742FA" w:rsidP="00F661EE">
      <w:pPr>
        <w:rPr>
          <w:del w:id="16175" w:author="박 진상" w:date="2019-10-08T05:51:00Z"/>
          <w:lang w:val="en-US"/>
          <w:rPrChange w:id="16176" w:author="ETRI-김종원" w:date="2019-12-10T10:44:00Z">
            <w:rPr>
              <w:del w:id="16177" w:author="박 진상" w:date="2019-10-08T05:51:00Z"/>
              <w:lang w:val="en-US"/>
            </w:rPr>
          </w:rPrChange>
        </w:rPr>
      </w:pPr>
      <w:del w:id="16178" w:author="박 진상" w:date="2019-10-08T05:51:00Z">
        <w:r w:rsidRPr="002646CB" w:rsidDel="002C63BA">
          <w:rPr>
            <w:rFonts w:hint="eastAsia"/>
            <w:rPrChange w:id="16179" w:author="ETRI-김종원" w:date="2019-12-10T10:44:00Z">
              <w:rPr>
                <w:rFonts w:hint="eastAsia"/>
              </w:rPr>
            </w:rPrChange>
          </w:rPr>
          <w:delText>CES-MG</w:delText>
        </w:r>
        <w:r w:rsidR="00F661EE" w:rsidRPr="002646CB" w:rsidDel="002C63BA">
          <w:rPr>
            <w:rFonts w:hint="eastAsia"/>
            <w:lang w:val="en-US"/>
            <w:rPrChange w:id="16180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F661EE" w:rsidRPr="002646CB" w:rsidDel="002C63BA">
          <w:rPr>
            <w:rFonts w:hint="eastAsia"/>
            <w:lang w:val="en-US"/>
            <w:rPrChange w:id="1618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61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  <w:rPrChange w:id="16183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F661EE" w:rsidRPr="002646CB" w:rsidDel="002C63BA">
          <w:rPr>
            <w:rFonts w:hint="eastAsia"/>
            <w:lang w:val="en-US"/>
            <w:rPrChange w:id="1618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85" w:author="ETRI-김종원" w:date="2019-12-10T10:44:00Z">
              <w:rPr>
                <w:rFonts w:hint="eastAsia"/>
                <w:lang w:val="en-US"/>
              </w:rPr>
            </w:rPrChange>
          </w:rPr>
          <w:delText>모드에서</w:delText>
        </w:r>
        <w:r w:rsidR="00F661EE" w:rsidRPr="002646CB" w:rsidDel="002C63BA">
          <w:rPr>
            <w:rFonts w:hint="eastAsia"/>
            <w:lang w:val="en-US"/>
            <w:rPrChange w:id="1618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87" w:author="ETRI-김종원" w:date="2019-12-10T10:44:00Z">
              <w:rPr>
                <w:rFonts w:hint="eastAsia"/>
                <w:lang w:val="en-US"/>
              </w:rPr>
            </w:rPrChange>
          </w:rPr>
          <w:delText>바상발전기</w:delText>
        </w:r>
        <w:r w:rsidR="00F661EE" w:rsidRPr="002646CB" w:rsidDel="002C63BA">
          <w:rPr>
            <w:rFonts w:hint="eastAsia"/>
            <w:lang w:val="en-US"/>
            <w:rPrChange w:id="1618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89" w:author="ETRI-김종원" w:date="2019-12-10T10:44:00Z">
              <w:rPr>
                <w:rFonts w:hint="eastAsia"/>
                <w:lang w:val="en-US"/>
              </w:rPr>
            </w:rPrChange>
          </w:rPr>
          <w:delText>기반의</w:delText>
        </w:r>
        <w:r w:rsidR="00F661EE" w:rsidRPr="002646CB" w:rsidDel="002C63BA">
          <w:rPr>
            <w:rFonts w:hint="eastAsia"/>
            <w:lang w:val="en-US"/>
            <w:rPrChange w:id="1619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AC </w:delText>
        </w:r>
        <w:r w:rsidR="00F661EE" w:rsidRPr="002646CB" w:rsidDel="002C63BA">
          <w:rPr>
            <w:rFonts w:hint="eastAsia"/>
            <w:lang w:val="en-US"/>
            <w:rPrChange w:id="16191" w:author="ETRI-김종원" w:date="2019-12-10T10:44:00Z">
              <w:rPr>
                <w:rFonts w:hint="eastAsia"/>
                <w:lang w:val="en-US"/>
              </w:rPr>
            </w:rPrChange>
          </w:rPr>
          <w:delText>기준</w:delText>
        </w:r>
        <w:r w:rsidR="00F661EE" w:rsidRPr="002646CB" w:rsidDel="002C63BA">
          <w:rPr>
            <w:rFonts w:hint="eastAsia"/>
            <w:lang w:val="en-US"/>
            <w:rPrChange w:id="1619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93" w:author="ETRI-김종원" w:date="2019-12-10T10:44:00Z">
              <w:rPr>
                <w:rFonts w:hint="eastAsia"/>
                <w:lang w:val="en-US"/>
              </w:rPr>
            </w:rPrChange>
          </w:rPr>
          <w:delText>주파수를</w:delText>
        </w:r>
        <w:r w:rsidR="00F661EE" w:rsidRPr="002646CB" w:rsidDel="002C63BA">
          <w:rPr>
            <w:rFonts w:hint="eastAsia"/>
            <w:lang w:val="en-US"/>
            <w:rPrChange w:id="1619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95" w:author="ETRI-김종원" w:date="2019-12-10T10:44:00Z">
              <w:rPr>
                <w:rFonts w:hint="eastAsia"/>
                <w:lang w:val="en-US"/>
              </w:rPr>
            </w:rPrChange>
          </w:rPr>
          <w:delText>사용하여</w:delText>
        </w:r>
        <w:r w:rsidR="00F661EE" w:rsidRPr="002646CB" w:rsidDel="002C63BA">
          <w:rPr>
            <w:rFonts w:hint="eastAsia"/>
            <w:lang w:val="en-US"/>
            <w:rPrChange w:id="1619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97" w:author="ETRI-김종원" w:date="2019-12-10T10:44:00Z">
              <w:rPr>
                <w:rFonts w:hint="eastAsia"/>
                <w:lang w:val="en-US"/>
              </w:rPr>
            </w:rPrChange>
          </w:rPr>
          <w:delText>운전하는</w:delText>
        </w:r>
        <w:r w:rsidR="00F661EE" w:rsidRPr="002646CB" w:rsidDel="002C63BA">
          <w:rPr>
            <w:rFonts w:hint="eastAsia"/>
            <w:lang w:val="en-US"/>
            <w:rPrChange w:id="1619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199" w:author="ETRI-김종원" w:date="2019-12-10T10:44:00Z">
              <w:rPr>
                <w:rFonts w:hint="eastAsia"/>
                <w:lang w:val="en-US"/>
              </w:rPr>
            </w:rPrChange>
          </w:rPr>
          <w:delText>경우에는</w:delText>
        </w:r>
        <w:r w:rsidR="00F661EE" w:rsidRPr="002646CB" w:rsidDel="002C63BA">
          <w:rPr>
            <w:rFonts w:hint="eastAsia"/>
            <w:lang w:val="en-US"/>
            <w:rPrChange w:id="1620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201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F661EE" w:rsidRPr="002646CB" w:rsidDel="002C63BA">
          <w:rPr>
            <w:rFonts w:hint="eastAsia"/>
            <w:lang w:val="en-US"/>
            <w:rPrChange w:id="1620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203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F661EE" w:rsidRPr="002646CB" w:rsidDel="002C63BA">
          <w:rPr>
            <w:rFonts w:hint="eastAsia"/>
            <w:lang w:val="en-US"/>
            <w:rPrChange w:id="1620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205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F661EE" w:rsidRPr="002646CB" w:rsidDel="002C63BA">
          <w:rPr>
            <w:rFonts w:hint="eastAsia"/>
            <w:lang w:val="en-US"/>
            <w:rPrChange w:id="1620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207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Pr="002646CB" w:rsidDel="002C63BA">
          <w:rPr>
            <w:rFonts w:hint="eastAsia"/>
            <w:lang w:val="en-US"/>
            <w:rPrChange w:id="16208" w:author="ETRI-김종원" w:date="2019-12-10T10:44:00Z">
              <w:rPr>
                <w:rFonts w:hint="eastAsia"/>
                <w:lang w:val="en-US"/>
              </w:rPr>
            </w:rPrChange>
          </w:rPr>
          <w:delText>해</w:delText>
        </w:r>
        <w:r w:rsidR="00F661EE" w:rsidRPr="002646CB" w:rsidDel="002C63BA">
          <w:rPr>
            <w:rFonts w:hint="eastAsia"/>
            <w:lang w:val="en-US"/>
            <w:rPrChange w:id="16209" w:author="ETRI-김종원" w:date="2019-12-10T10:44:00Z">
              <w:rPr>
                <w:rFonts w:hint="eastAsia"/>
                <w:lang w:val="en-US"/>
              </w:rPr>
            </w:rPrChange>
          </w:rPr>
          <w:delText>야</w:delText>
        </w:r>
        <w:r w:rsidR="00F661EE" w:rsidRPr="002646CB" w:rsidDel="002C63BA">
          <w:rPr>
            <w:rFonts w:hint="eastAsia"/>
            <w:lang w:val="en-US"/>
            <w:rPrChange w:id="1621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211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F661EE" w:rsidRPr="002646CB" w:rsidDel="002C63BA">
          <w:rPr>
            <w:rFonts w:hint="eastAsia"/>
            <w:lang w:val="en-US"/>
            <w:rPrChange w:id="16212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6213" w:name="_Toc21408718"/>
        <w:bookmarkStart w:id="16214" w:name="_Toc21525233"/>
        <w:bookmarkStart w:id="16215" w:name="_Toc23142072"/>
        <w:bookmarkStart w:id="16216" w:name="_Toc23173318"/>
        <w:bookmarkStart w:id="16217" w:name="_Toc23189093"/>
        <w:bookmarkStart w:id="16218" w:name="_Toc23191471"/>
        <w:bookmarkStart w:id="16219" w:name="_Toc23244489"/>
        <w:bookmarkStart w:id="16220" w:name="_Toc23794019"/>
        <w:bookmarkStart w:id="16221" w:name="_Toc23794342"/>
        <w:bookmarkStart w:id="16222" w:name="_Toc23794665"/>
        <w:bookmarkStart w:id="16223" w:name="_Toc23795510"/>
        <w:bookmarkStart w:id="16224" w:name="_Toc23839887"/>
        <w:bookmarkStart w:id="16225" w:name="_Toc26200676"/>
        <w:bookmarkStart w:id="16226" w:name="_Toc26867773"/>
        <w:bookmarkEnd w:id="16213"/>
        <w:bookmarkEnd w:id="16214"/>
        <w:bookmarkEnd w:id="16215"/>
        <w:bookmarkEnd w:id="16216"/>
        <w:bookmarkEnd w:id="16217"/>
        <w:bookmarkEnd w:id="16218"/>
        <w:bookmarkEnd w:id="16219"/>
        <w:bookmarkEnd w:id="16220"/>
        <w:bookmarkEnd w:id="16221"/>
        <w:bookmarkEnd w:id="16222"/>
        <w:bookmarkEnd w:id="16223"/>
        <w:bookmarkEnd w:id="16224"/>
        <w:bookmarkEnd w:id="16225"/>
        <w:bookmarkEnd w:id="16226"/>
      </w:del>
    </w:p>
    <w:p w14:paraId="1362C05A" w14:textId="5E9E14D6" w:rsidR="00763E1B" w:rsidRPr="002646CB" w:rsidDel="002C63BA" w:rsidRDefault="00763E1B" w:rsidP="00763E1B">
      <w:pPr>
        <w:rPr>
          <w:del w:id="16227" w:author="박 진상" w:date="2019-10-08T05:51:00Z"/>
          <w:lang w:val="en-US"/>
          <w:rPrChange w:id="16228" w:author="ETRI-김종원" w:date="2019-12-10T10:44:00Z">
            <w:rPr>
              <w:del w:id="16229" w:author="박 진상" w:date="2019-10-08T05:51:00Z"/>
              <w:lang w:val="en-US"/>
            </w:rPr>
          </w:rPrChange>
        </w:rPr>
      </w:pPr>
      <w:bookmarkStart w:id="16230" w:name="_Toc21408719"/>
      <w:bookmarkStart w:id="16231" w:name="_Toc21525234"/>
      <w:bookmarkStart w:id="16232" w:name="_Toc23142073"/>
      <w:bookmarkStart w:id="16233" w:name="_Toc23173319"/>
      <w:bookmarkStart w:id="16234" w:name="_Toc23189094"/>
      <w:bookmarkStart w:id="16235" w:name="_Toc23191472"/>
      <w:bookmarkStart w:id="16236" w:name="_Toc23244490"/>
      <w:bookmarkStart w:id="16237" w:name="_Toc23794020"/>
      <w:bookmarkStart w:id="16238" w:name="_Toc23794343"/>
      <w:bookmarkStart w:id="16239" w:name="_Toc23794666"/>
      <w:bookmarkStart w:id="16240" w:name="_Toc23795511"/>
      <w:bookmarkStart w:id="16241" w:name="_Toc23839888"/>
      <w:bookmarkStart w:id="16242" w:name="_Toc26200677"/>
      <w:bookmarkStart w:id="16243" w:name="_Toc26867774"/>
      <w:bookmarkEnd w:id="16230"/>
      <w:bookmarkEnd w:id="16231"/>
      <w:bookmarkEnd w:id="16232"/>
      <w:bookmarkEnd w:id="16233"/>
      <w:bookmarkEnd w:id="16234"/>
      <w:bookmarkEnd w:id="16235"/>
      <w:bookmarkEnd w:id="16236"/>
      <w:bookmarkEnd w:id="16237"/>
      <w:bookmarkEnd w:id="16238"/>
      <w:bookmarkEnd w:id="16239"/>
      <w:bookmarkEnd w:id="16240"/>
      <w:bookmarkEnd w:id="16241"/>
      <w:bookmarkEnd w:id="16242"/>
      <w:bookmarkEnd w:id="16243"/>
    </w:p>
    <w:p w14:paraId="4E7A0740" w14:textId="46D04752" w:rsidR="00246F0C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244" w:author="박 진상" w:date="2019-10-08T05:51:00Z"/>
          <w:rPrChange w:id="16245" w:author="ETRI-김종원" w:date="2019-12-10T10:44:00Z">
            <w:rPr>
              <w:del w:id="16246" w:author="박 진상" w:date="2019-10-08T05:51:00Z"/>
            </w:rPr>
          </w:rPrChange>
        </w:rPr>
      </w:pPr>
      <w:del w:id="16247" w:author="박 진상" w:date="2019-10-08T05:51:00Z">
        <w:r w:rsidRPr="002646CB" w:rsidDel="002C63BA">
          <w:rPr>
            <w:rFonts w:hint="eastAsia"/>
            <w:rPrChange w:id="16248" w:author="ETRI-김종원" w:date="2019-12-10T10:44:00Z">
              <w:rPr>
                <w:rFonts w:hint="eastAsia"/>
              </w:rPr>
            </w:rPrChange>
          </w:rPr>
          <w:delText>별도</w:delText>
        </w:r>
        <w:r w:rsidRPr="002646CB" w:rsidDel="002C63BA">
          <w:rPr>
            <w:rFonts w:hint="eastAsia"/>
            <w:rPrChange w:id="162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rPrChange w:id="16250" w:author="ETRI-김종원" w:date="2019-12-10T10:44:00Z">
              <w:rPr>
                <w:rFonts w:hint="eastAsia"/>
              </w:rPr>
            </w:rPrChange>
          </w:rPr>
          <w:delText>비상</w:delText>
        </w:r>
        <w:r w:rsidRPr="002646CB" w:rsidDel="002C63BA">
          <w:rPr>
            <w:rFonts w:hint="eastAsia"/>
            <w:rPrChange w:id="16251" w:author="ETRI-김종원" w:date="2019-12-10T10:44:00Z">
              <w:rPr>
                <w:rFonts w:hint="eastAsia"/>
              </w:rPr>
            </w:rPrChange>
          </w:rPr>
          <w:delText>발전기를</w:delText>
        </w:r>
        <w:r w:rsidRPr="002646CB" w:rsidDel="002C63BA">
          <w:rPr>
            <w:rFonts w:hint="eastAsia"/>
            <w:rPrChange w:id="1625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253" w:author="ETRI-김종원" w:date="2019-12-10T10:44:00Z">
              <w:rPr>
                <w:rFonts w:hint="eastAsia"/>
              </w:rPr>
            </w:rPrChange>
          </w:rPr>
          <w:delText>통한</w:delText>
        </w:r>
        <w:r w:rsidRPr="002646CB" w:rsidDel="002C63BA">
          <w:rPr>
            <w:rFonts w:hint="eastAsia"/>
            <w:rPrChange w:id="1625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255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2C63BA">
          <w:rPr>
            <w:rFonts w:hint="eastAsia"/>
            <w:rPrChange w:id="162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257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2C63BA">
          <w:rPr>
            <w:rFonts w:hint="eastAsia"/>
            <w:rPrChange w:id="1625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259" w:author="ETRI-김종원" w:date="2019-12-10T10:44:00Z">
              <w:rPr>
                <w:rFonts w:hint="eastAsia"/>
              </w:rPr>
            </w:rPrChange>
          </w:rPr>
          <w:delText>발생</w:delText>
        </w:r>
        <w:bookmarkStart w:id="16260" w:name="_Toc21408720"/>
        <w:bookmarkStart w:id="16261" w:name="_Toc21525235"/>
        <w:bookmarkStart w:id="16262" w:name="_Toc23142074"/>
        <w:bookmarkStart w:id="16263" w:name="_Toc23173320"/>
        <w:bookmarkStart w:id="16264" w:name="_Toc23189095"/>
        <w:bookmarkStart w:id="16265" w:name="_Toc23191473"/>
        <w:bookmarkStart w:id="16266" w:name="_Toc23244491"/>
        <w:bookmarkStart w:id="16267" w:name="_Toc23794021"/>
        <w:bookmarkStart w:id="16268" w:name="_Toc23794344"/>
        <w:bookmarkStart w:id="16269" w:name="_Toc23794667"/>
        <w:bookmarkStart w:id="16270" w:name="_Toc23795512"/>
        <w:bookmarkStart w:id="16271" w:name="_Toc23839889"/>
        <w:bookmarkStart w:id="16272" w:name="_Toc26200678"/>
        <w:bookmarkStart w:id="16273" w:name="_Toc26867775"/>
        <w:bookmarkEnd w:id="16260"/>
        <w:bookmarkEnd w:id="16261"/>
        <w:bookmarkEnd w:id="16262"/>
        <w:bookmarkEnd w:id="16263"/>
        <w:bookmarkEnd w:id="16264"/>
        <w:bookmarkEnd w:id="16265"/>
        <w:bookmarkEnd w:id="16266"/>
        <w:bookmarkEnd w:id="16267"/>
        <w:bookmarkEnd w:id="16268"/>
        <w:bookmarkEnd w:id="16269"/>
        <w:bookmarkEnd w:id="16270"/>
        <w:bookmarkEnd w:id="16271"/>
        <w:bookmarkEnd w:id="16272"/>
        <w:bookmarkEnd w:id="16273"/>
      </w:del>
    </w:p>
    <w:p w14:paraId="3A74F1D3" w14:textId="0910EFF8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274" w:author="박 진상" w:date="2019-10-08T05:51:00Z"/>
          <w:rPrChange w:id="16275" w:author="ETRI-김종원" w:date="2019-12-10T10:44:00Z">
            <w:rPr>
              <w:del w:id="16276" w:author="박 진상" w:date="2019-10-08T05:51:00Z"/>
            </w:rPr>
          </w:rPrChange>
        </w:rPr>
      </w:pPr>
      <w:del w:id="16277" w:author="박 진상" w:date="2019-10-08T05:51:00Z">
        <w:r w:rsidRPr="002646CB" w:rsidDel="002C63BA">
          <w:rPr>
            <w:rFonts w:hint="eastAsia"/>
            <w:rPrChange w:id="16278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2C63BA">
          <w:rPr>
            <w:rFonts w:hint="eastAsia"/>
            <w:rPrChange w:id="16279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2C63BA">
          <w:rPr>
            <w:rFonts w:hint="eastAsia"/>
            <w:rPrChange w:id="1628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281" w:author="ETRI-김종원" w:date="2019-12-10T10:44:00Z">
              <w:rPr>
                <w:rFonts w:hint="eastAsia"/>
              </w:rPr>
            </w:rPrChange>
          </w:rPr>
          <w:delText>부하를</w:delText>
        </w:r>
        <w:r w:rsidR="00763E1B" w:rsidRPr="002646CB" w:rsidDel="002C63BA">
          <w:rPr>
            <w:rFonts w:hint="eastAsia"/>
            <w:rPrChange w:id="1628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283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="00763E1B" w:rsidRPr="002646CB" w:rsidDel="002C63BA">
          <w:rPr>
            <w:rFonts w:hint="eastAsia"/>
            <w:rPrChange w:id="1628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285" w:author="ETRI-김종원" w:date="2019-12-10T10:44:00Z">
              <w:rPr>
                <w:rFonts w:hint="eastAsia"/>
              </w:rPr>
            </w:rPrChange>
          </w:rPr>
          <w:delText>열추종</w:delText>
        </w:r>
        <w:r w:rsidR="00763E1B" w:rsidRPr="002646CB" w:rsidDel="002C63BA">
          <w:rPr>
            <w:rFonts w:hint="eastAsia"/>
            <w:rPrChange w:id="1628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287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16288" w:name="_Toc21408721"/>
        <w:bookmarkStart w:id="16289" w:name="_Toc21525236"/>
        <w:bookmarkStart w:id="16290" w:name="_Toc23142075"/>
        <w:bookmarkStart w:id="16291" w:name="_Toc23173321"/>
        <w:bookmarkStart w:id="16292" w:name="_Toc23189096"/>
        <w:bookmarkStart w:id="16293" w:name="_Toc23191474"/>
        <w:bookmarkStart w:id="16294" w:name="_Toc23244492"/>
        <w:bookmarkStart w:id="16295" w:name="_Toc23794022"/>
        <w:bookmarkStart w:id="16296" w:name="_Toc23794345"/>
        <w:bookmarkStart w:id="16297" w:name="_Toc23794668"/>
        <w:bookmarkStart w:id="16298" w:name="_Toc23795513"/>
        <w:bookmarkStart w:id="16299" w:name="_Toc23839890"/>
        <w:bookmarkStart w:id="16300" w:name="_Toc26200679"/>
        <w:bookmarkStart w:id="16301" w:name="_Toc26867776"/>
        <w:bookmarkEnd w:id="16288"/>
        <w:bookmarkEnd w:id="16289"/>
        <w:bookmarkEnd w:id="16290"/>
        <w:bookmarkEnd w:id="16291"/>
        <w:bookmarkEnd w:id="16292"/>
        <w:bookmarkEnd w:id="16293"/>
        <w:bookmarkEnd w:id="16294"/>
        <w:bookmarkEnd w:id="16295"/>
        <w:bookmarkEnd w:id="16296"/>
        <w:bookmarkEnd w:id="16297"/>
        <w:bookmarkEnd w:id="16298"/>
        <w:bookmarkEnd w:id="16299"/>
        <w:bookmarkEnd w:id="16300"/>
        <w:bookmarkEnd w:id="16301"/>
      </w:del>
    </w:p>
    <w:p w14:paraId="336E01BF" w14:textId="23D0E08B" w:rsidR="00246F0C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302" w:author="박 진상" w:date="2019-10-08T05:51:00Z"/>
          <w:rPrChange w:id="16303" w:author="ETRI-김종원" w:date="2019-12-10T10:44:00Z">
            <w:rPr>
              <w:del w:id="16304" w:author="박 진상" w:date="2019-10-08T05:51:00Z"/>
            </w:rPr>
          </w:rPrChange>
        </w:rPr>
      </w:pPr>
      <w:del w:id="16305" w:author="박 진상" w:date="2019-10-08T05:51:00Z">
        <w:r w:rsidRPr="002646CB" w:rsidDel="002C63BA">
          <w:rPr>
            <w:rFonts w:hint="eastAsia"/>
            <w:rPrChange w:id="16306" w:author="ETRI-김종원" w:date="2019-12-10T10:44:00Z">
              <w:rPr>
                <w:rFonts w:hint="eastAsia"/>
              </w:rPr>
            </w:rPrChange>
          </w:rPr>
          <w:delText>상세</w:delText>
        </w:r>
        <w:r w:rsidRPr="002646CB" w:rsidDel="002C63BA">
          <w:rPr>
            <w:rFonts w:hint="eastAsia"/>
            <w:rPrChange w:id="1630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08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2C63BA">
          <w:rPr>
            <w:rFonts w:hint="eastAsia"/>
            <w:rPrChange w:id="163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10" w:author="ETRI-김종원" w:date="2019-12-10T10:44:00Z">
              <w:rPr>
                <w:rFonts w:hint="eastAsia"/>
              </w:rPr>
            </w:rPrChange>
          </w:rPr>
          <w:delText>수급</w:delText>
        </w:r>
        <w:r w:rsidRPr="002646CB" w:rsidDel="002C63BA">
          <w:rPr>
            <w:rFonts w:hint="eastAsia"/>
            <w:rPrChange w:id="1631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12" w:author="ETRI-김종원" w:date="2019-12-10T10:44:00Z">
              <w:rPr>
                <w:rFonts w:hint="eastAsia"/>
              </w:rPr>
            </w:rPrChange>
          </w:rPr>
          <w:delText>제어는</w:delText>
        </w:r>
        <w:r w:rsidRPr="002646CB" w:rsidDel="002C63BA">
          <w:rPr>
            <w:rFonts w:hint="eastAsia"/>
            <w:rPrChange w:id="16313" w:author="ETRI-김종원" w:date="2019-12-10T10:44:00Z">
              <w:rPr>
                <w:rFonts w:hint="eastAsia"/>
              </w:rPr>
            </w:rPrChange>
          </w:rPr>
          <w:delText xml:space="preserve"> EES</w:delText>
        </w:r>
        <w:r w:rsidR="005A510A" w:rsidRPr="002646CB" w:rsidDel="002C63BA">
          <w:rPr>
            <w:rFonts w:hint="eastAsia"/>
            <w:rPrChange w:id="16314" w:author="ETRI-김종원" w:date="2019-12-10T10:44:00Z">
              <w:rPr>
                <w:rFonts w:hint="eastAsia"/>
              </w:rPr>
            </w:rPrChange>
          </w:rPr>
          <w:delText>시스템</w:delText>
        </w:r>
        <w:r w:rsidRPr="002646CB" w:rsidDel="002C63BA">
          <w:rPr>
            <w:rFonts w:hint="eastAsia"/>
            <w:rPrChange w:id="1631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16" w:author="ETRI-김종원" w:date="2019-12-10T10:44:00Z">
              <w:rPr>
                <w:rFonts w:hint="eastAsia"/>
              </w:rPr>
            </w:rPrChange>
          </w:rPr>
          <w:delText>기능</w:delText>
        </w:r>
        <w:r w:rsidRPr="002646CB" w:rsidDel="002C63BA">
          <w:rPr>
            <w:rFonts w:hint="eastAsia"/>
            <w:rPrChange w:id="1631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18" w:author="ETRI-김종원" w:date="2019-12-10T10:44:00Z">
              <w:rPr>
                <w:rFonts w:hint="eastAsia"/>
              </w:rPr>
            </w:rPrChange>
          </w:rPr>
          <w:delText>활용</w:delText>
        </w:r>
        <w:bookmarkStart w:id="16319" w:name="_Toc21408722"/>
        <w:bookmarkStart w:id="16320" w:name="_Toc21525237"/>
        <w:bookmarkStart w:id="16321" w:name="_Toc23142076"/>
        <w:bookmarkStart w:id="16322" w:name="_Toc23173322"/>
        <w:bookmarkStart w:id="16323" w:name="_Toc23189097"/>
        <w:bookmarkStart w:id="16324" w:name="_Toc23191475"/>
        <w:bookmarkStart w:id="16325" w:name="_Toc23244493"/>
        <w:bookmarkStart w:id="16326" w:name="_Toc23794023"/>
        <w:bookmarkStart w:id="16327" w:name="_Toc23794346"/>
        <w:bookmarkStart w:id="16328" w:name="_Toc23794669"/>
        <w:bookmarkStart w:id="16329" w:name="_Toc23795514"/>
        <w:bookmarkStart w:id="16330" w:name="_Toc23839891"/>
        <w:bookmarkStart w:id="16331" w:name="_Toc26200680"/>
        <w:bookmarkStart w:id="16332" w:name="_Toc26867777"/>
        <w:bookmarkEnd w:id="16319"/>
        <w:bookmarkEnd w:id="16320"/>
        <w:bookmarkEnd w:id="16321"/>
        <w:bookmarkEnd w:id="16322"/>
        <w:bookmarkEnd w:id="16323"/>
        <w:bookmarkEnd w:id="16324"/>
        <w:bookmarkEnd w:id="16325"/>
        <w:bookmarkEnd w:id="16326"/>
        <w:bookmarkEnd w:id="16327"/>
        <w:bookmarkEnd w:id="16328"/>
        <w:bookmarkEnd w:id="16329"/>
        <w:bookmarkEnd w:id="16330"/>
        <w:bookmarkEnd w:id="16331"/>
        <w:bookmarkEnd w:id="16332"/>
      </w:del>
    </w:p>
    <w:p w14:paraId="1E45CAEA" w14:textId="68295F09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333" w:author="박 진상" w:date="2019-10-08T05:51:00Z"/>
          <w:rPrChange w:id="16334" w:author="ETRI-김종원" w:date="2019-12-10T10:44:00Z">
            <w:rPr>
              <w:del w:id="16335" w:author="박 진상" w:date="2019-10-08T05:51:00Z"/>
            </w:rPr>
          </w:rPrChange>
        </w:rPr>
      </w:pPr>
      <w:del w:id="16336" w:author="박 진상" w:date="2019-10-08T05:51:00Z">
        <w:r w:rsidRPr="002646CB" w:rsidDel="002C63BA">
          <w:rPr>
            <w:rFonts w:hint="eastAsia"/>
            <w:rPrChange w:id="16337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2C63BA">
          <w:rPr>
            <w:rFonts w:hint="eastAsia"/>
            <w:rPrChange w:id="16338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2C63BA">
          <w:rPr>
            <w:rFonts w:hint="eastAsia"/>
            <w:rPrChange w:id="1633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40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2C63BA">
          <w:rPr>
            <w:rFonts w:hint="eastAsia"/>
            <w:rPrChange w:id="163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342" w:author="ETRI-김종원" w:date="2019-12-10T10:44:00Z">
              <w:rPr>
                <w:rFonts w:hint="eastAsia"/>
              </w:rPr>
            </w:rPrChange>
          </w:rPr>
          <w:delText>환수</w:delText>
        </w:r>
        <w:r w:rsidR="00763E1B" w:rsidRPr="002646CB" w:rsidDel="002C63BA">
          <w:rPr>
            <w:rFonts w:hint="eastAsia"/>
            <w:rPrChange w:id="1634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344" w:author="ETRI-김종원" w:date="2019-12-10T10:44:00Z">
              <w:rPr>
                <w:rFonts w:hint="eastAsia"/>
              </w:rPr>
            </w:rPrChange>
          </w:rPr>
          <w:delText>온도에</w:delText>
        </w:r>
        <w:r w:rsidR="00763E1B" w:rsidRPr="002646CB" w:rsidDel="002C63BA">
          <w:rPr>
            <w:rFonts w:hint="eastAsia"/>
            <w:rPrChange w:id="1634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346" w:author="ETRI-김종원" w:date="2019-12-10T10:44:00Z">
              <w:rPr>
                <w:rFonts w:hint="eastAsia"/>
              </w:rPr>
            </w:rPrChange>
          </w:rPr>
          <w:delText>대한</w:delText>
        </w:r>
        <w:r w:rsidR="00763E1B" w:rsidRPr="002646CB" w:rsidDel="002C63BA">
          <w:rPr>
            <w:rFonts w:hint="eastAsia"/>
            <w:rPrChange w:id="163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348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6349" w:name="_Toc21408723"/>
        <w:bookmarkStart w:id="16350" w:name="_Toc21525238"/>
        <w:bookmarkStart w:id="16351" w:name="_Toc23142077"/>
        <w:bookmarkStart w:id="16352" w:name="_Toc23173323"/>
        <w:bookmarkStart w:id="16353" w:name="_Toc23189098"/>
        <w:bookmarkStart w:id="16354" w:name="_Toc23191476"/>
        <w:bookmarkStart w:id="16355" w:name="_Toc23244494"/>
        <w:bookmarkStart w:id="16356" w:name="_Toc23794024"/>
        <w:bookmarkStart w:id="16357" w:name="_Toc23794347"/>
        <w:bookmarkStart w:id="16358" w:name="_Toc23794670"/>
        <w:bookmarkStart w:id="16359" w:name="_Toc23795515"/>
        <w:bookmarkStart w:id="16360" w:name="_Toc23839892"/>
        <w:bookmarkStart w:id="16361" w:name="_Toc26200681"/>
        <w:bookmarkStart w:id="16362" w:name="_Toc26867778"/>
        <w:bookmarkEnd w:id="16349"/>
        <w:bookmarkEnd w:id="16350"/>
        <w:bookmarkEnd w:id="16351"/>
        <w:bookmarkEnd w:id="16352"/>
        <w:bookmarkEnd w:id="16353"/>
        <w:bookmarkEnd w:id="16354"/>
        <w:bookmarkEnd w:id="16355"/>
        <w:bookmarkEnd w:id="16356"/>
        <w:bookmarkEnd w:id="16357"/>
        <w:bookmarkEnd w:id="16358"/>
        <w:bookmarkEnd w:id="16359"/>
        <w:bookmarkEnd w:id="16360"/>
        <w:bookmarkEnd w:id="16361"/>
        <w:bookmarkEnd w:id="16362"/>
      </w:del>
    </w:p>
    <w:p w14:paraId="76863444" w14:textId="4256765D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363" w:author="박 진상" w:date="2019-10-08T05:51:00Z"/>
          <w:rPrChange w:id="16364" w:author="ETRI-김종원" w:date="2019-12-10T10:44:00Z">
            <w:rPr>
              <w:del w:id="16365" w:author="박 진상" w:date="2019-10-08T05:51:00Z"/>
            </w:rPr>
          </w:rPrChange>
        </w:rPr>
      </w:pPr>
      <w:del w:id="16366" w:author="박 진상" w:date="2019-10-08T05:51:00Z">
        <w:r w:rsidRPr="002646CB" w:rsidDel="002C63BA">
          <w:rPr>
            <w:rFonts w:hint="eastAsia"/>
            <w:rPrChange w:id="16367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2C63BA">
          <w:rPr>
            <w:rFonts w:hint="eastAsia"/>
            <w:rPrChange w:id="16368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2C63BA">
          <w:rPr>
            <w:rFonts w:hint="eastAsia"/>
            <w:rPrChange w:id="163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370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2C63BA">
          <w:rPr>
            <w:rFonts w:hint="eastAsia"/>
            <w:rPrChange w:id="163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372" w:author="ETRI-김종원" w:date="2019-12-10T10:44:00Z">
              <w:rPr>
                <w:rFonts w:hint="eastAsia"/>
              </w:rPr>
            </w:rPrChange>
          </w:rPr>
          <w:delText>냉각</w:delText>
        </w:r>
        <w:r w:rsidR="00763E1B" w:rsidRPr="002646CB" w:rsidDel="002C63BA">
          <w:rPr>
            <w:rFonts w:hint="eastAsia"/>
            <w:rPrChange w:id="1637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374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6375" w:name="_Toc21408724"/>
        <w:bookmarkStart w:id="16376" w:name="_Toc21525239"/>
        <w:bookmarkStart w:id="16377" w:name="_Toc23142078"/>
        <w:bookmarkStart w:id="16378" w:name="_Toc23173324"/>
        <w:bookmarkStart w:id="16379" w:name="_Toc23189099"/>
        <w:bookmarkStart w:id="16380" w:name="_Toc23191477"/>
        <w:bookmarkStart w:id="16381" w:name="_Toc23244495"/>
        <w:bookmarkStart w:id="16382" w:name="_Toc23794025"/>
        <w:bookmarkStart w:id="16383" w:name="_Toc23794348"/>
        <w:bookmarkStart w:id="16384" w:name="_Toc23794671"/>
        <w:bookmarkStart w:id="16385" w:name="_Toc23795516"/>
        <w:bookmarkStart w:id="16386" w:name="_Toc23839893"/>
        <w:bookmarkStart w:id="16387" w:name="_Toc26200682"/>
        <w:bookmarkStart w:id="16388" w:name="_Toc26867779"/>
        <w:bookmarkEnd w:id="16375"/>
        <w:bookmarkEnd w:id="16376"/>
        <w:bookmarkEnd w:id="16377"/>
        <w:bookmarkEnd w:id="16378"/>
        <w:bookmarkEnd w:id="16379"/>
        <w:bookmarkEnd w:id="16380"/>
        <w:bookmarkEnd w:id="16381"/>
        <w:bookmarkEnd w:id="16382"/>
        <w:bookmarkEnd w:id="16383"/>
        <w:bookmarkEnd w:id="16384"/>
        <w:bookmarkEnd w:id="16385"/>
        <w:bookmarkEnd w:id="16386"/>
        <w:bookmarkEnd w:id="16387"/>
        <w:bookmarkEnd w:id="16388"/>
      </w:del>
    </w:p>
    <w:p w14:paraId="54B26C44" w14:textId="0A07A6BB" w:rsidR="00104016" w:rsidRPr="002646CB" w:rsidDel="002C63BA" w:rsidRDefault="00104016" w:rsidP="00C201F0">
      <w:pPr>
        <w:rPr>
          <w:del w:id="16389" w:author="박 진상" w:date="2019-10-08T05:51:00Z"/>
          <w:b/>
          <w:bCs/>
          <w:lang w:val="en-US"/>
          <w:rPrChange w:id="16390" w:author="ETRI-김종원" w:date="2019-12-10T10:44:00Z">
            <w:rPr>
              <w:del w:id="16391" w:author="박 진상" w:date="2019-10-08T05:51:00Z"/>
              <w:b/>
              <w:bCs/>
              <w:lang w:val="en-US"/>
            </w:rPr>
          </w:rPrChange>
        </w:rPr>
      </w:pPr>
      <w:bookmarkStart w:id="16392" w:name="_Toc21408725"/>
      <w:bookmarkStart w:id="16393" w:name="_Toc21525240"/>
      <w:bookmarkStart w:id="16394" w:name="_Toc23142079"/>
      <w:bookmarkStart w:id="16395" w:name="_Toc23173325"/>
      <w:bookmarkStart w:id="16396" w:name="_Toc23189100"/>
      <w:bookmarkStart w:id="16397" w:name="_Toc23191478"/>
      <w:bookmarkStart w:id="16398" w:name="_Toc23244496"/>
      <w:bookmarkStart w:id="16399" w:name="_Toc23794026"/>
      <w:bookmarkStart w:id="16400" w:name="_Toc23794349"/>
      <w:bookmarkStart w:id="16401" w:name="_Toc23794672"/>
      <w:bookmarkStart w:id="16402" w:name="_Toc23795517"/>
      <w:bookmarkStart w:id="16403" w:name="_Toc23839894"/>
      <w:bookmarkStart w:id="16404" w:name="_Toc26200683"/>
      <w:bookmarkStart w:id="16405" w:name="_Toc26867780"/>
      <w:bookmarkEnd w:id="16392"/>
      <w:bookmarkEnd w:id="16393"/>
      <w:bookmarkEnd w:id="16394"/>
      <w:bookmarkEnd w:id="16395"/>
      <w:bookmarkEnd w:id="16396"/>
      <w:bookmarkEnd w:id="16397"/>
      <w:bookmarkEnd w:id="16398"/>
      <w:bookmarkEnd w:id="16399"/>
      <w:bookmarkEnd w:id="16400"/>
      <w:bookmarkEnd w:id="16401"/>
      <w:bookmarkEnd w:id="16402"/>
      <w:bookmarkEnd w:id="16403"/>
      <w:bookmarkEnd w:id="16404"/>
      <w:bookmarkEnd w:id="16405"/>
    </w:p>
    <w:p w14:paraId="5BF04112" w14:textId="030AF531" w:rsidR="00763E1B" w:rsidRPr="002646CB" w:rsidDel="002C63BA" w:rsidRDefault="00BF2D25" w:rsidP="00763E1B">
      <w:pPr>
        <w:pStyle w:val="44"/>
        <w:rPr>
          <w:del w:id="16406" w:author="박 진상" w:date="2019-10-08T05:51:00Z"/>
          <w:rPrChange w:id="16407" w:author="ETRI-김종원" w:date="2019-12-10T10:44:00Z">
            <w:rPr>
              <w:del w:id="16408" w:author="박 진상" w:date="2019-10-08T05:51:00Z"/>
            </w:rPr>
          </w:rPrChange>
        </w:rPr>
      </w:pPr>
      <w:del w:id="16409" w:author="박 진상" w:date="2019-10-08T05:51:00Z">
        <w:r w:rsidRPr="002646CB" w:rsidDel="002C63BA">
          <w:rPr>
            <w:rFonts w:hint="eastAsia"/>
            <w:lang w:eastAsia="ko-KR"/>
            <w:rPrChange w:id="16410" w:author="ETRI-김종원" w:date="2019-12-10T10:44:00Z">
              <w:rPr>
                <w:rFonts w:hint="eastAsia"/>
                <w:lang w:eastAsia="ko-KR"/>
              </w:rPr>
            </w:rPrChange>
          </w:rPr>
          <w:delText>CHP</w:delText>
        </w:r>
        <w:r w:rsidR="00763E1B" w:rsidRPr="002646CB" w:rsidDel="002C63BA">
          <w:rPr>
            <w:rFonts w:hint="eastAsia"/>
            <w:lang w:eastAsia="ko-KR"/>
            <w:rPrChange w:id="1641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6412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="00763E1B" w:rsidRPr="002646CB" w:rsidDel="002C63BA">
          <w:rPr>
            <w:rFonts w:hint="eastAsia"/>
            <w:lang w:eastAsia="ko-KR"/>
            <w:rPrChange w:id="1641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FE3106" w:rsidRPr="002646CB" w:rsidDel="002C63BA">
          <w:rPr>
            <w:rFonts w:cs="Arial" w:hint="eastAsia"/>
            <w:rPrChange w:id="1641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763E1B" w:rsidRPr="002646CB" w:rsidDel="002C63BA">
          <w:rPr>
            <w:rFonts w:hint="eastAsia"/>
            <w:lang w:eastAsia="ko-KR"/>
            <w:rPrChange w:id="1641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6416" w:author="ETRI-김종원" w:date="2019-12-10T10:44:00Z">
              <w:rPr>
                <w:rFonts w:hint="eastAsia"/>
                <w:lang w:eastAsia="ko-KR"/>
              </w:rPr>
            </w:rPrChange>
          </w:rPr>
          <w:delText>운</w:delText>
        </w:r>
        <w:r w:rsidR="00DC1A26" w:rsidRPr="002646CB" w:rsidDel="002C63BA">
          <w:rPr>
            <w:rFonts w:hint="eastAsia"/>
            <w:lang w:eastAsia="ko-KR"/>
            <w:rPrChange w:id="16417" w:author="ETRI-김종원" w:date="2019-12-10T10:44:00Z">
              <w:rPr>
                <w:rFonts w:hint="eastAsia"/>
                <w:lang w:eastAsia="ko-KR"/>
              </w:rPr>
            </w:rPrChange>
          </w:rPr>
          <w:delText>전</w:delText>
        </w:r>
        <w:r w:rsidR="00763E1B" w:rsidRPr="002646CB" w:rsidDel="002C63BA">
          <w:rPr>
            <w:rFonts w:hint="eastAsia"/>
            <w:lang w:eastAsia="ko-KR"/>
            <w:rPrChange w:id="16418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lang w:eastAsia="ko-KR"/>
            <w:rPrChange w:id="16419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6420" w:name="_Toc21408726"/>
        <w:bookmarkStart w:id="16421" w:name="_Toc21525241"/>
        <w:bookmarkStart w:id="16422" w:name="_Toc23142080"/>
        <w:bookmarkStart w:id="16423" w:name="_Toc23173326"/>
        <w:bookmarkStart w:id="16424" w:name="_Toc23189101"/>
        <w:bookmarkStart w:id="16425" w:name="_Toc23191479"/>
        <w:bookmarkStart w:id="16426" w:name="_Toc23244497"/>
        <w:bookmarkStart w:id="16427" w:name="_Toc23794027"/>
        <w:bookmarkStart w:id="16428" w:name="_Toc23794350"/>
        <w:bookmarkStart w:id="16429" w:name="_Toc23794673"/>
        <w:bookmarkStart w:id="16430" w:name="_Toc23795518"/>
        <w:bookmarkStart w:id="16431" w:name="_Toc23839895"/>
        <w:bookmarkStart w:id="16432" w:name="_Toc26200684"/>
        <w:bookmarkStart w:id="16433" w:name="_Toc26867781"/>
        <w:bookmarkEnd w:id="16420"/>
        <w:bookmarkEnd w:id="16421"/>
        <w:bookmarkEnd w:id="16422"/>
        <w:bookmarkEnd w:id="16423"/>
        <w:bookmarkEnd w:id="16424"/>
        <w:bookmarkEnd w:id="16425"/>
        <w:bookmarkEnd w:id="16426"/>
        <w:bookmarkEnd w:id="16427"/>
        <w:bookmarkEnd w:id="16428"/>
        <w:bookmarkEnd w:id="16429"/>
        <w:bookmarkEnd w:id="16430"/>
        <w:bookmarkEnd w:id="16431"/>
        <w:bookmarkEnd w:id="16432"/>
        <w:bookmarkEnd w:id="16433"/>
      </w:del>
    </w:p>
    <w:p w14:paraId="2AFD3D9C" w14:textId="566D0A67" w:rsidR="00F661EE" w:rsidRPr="002646CB" w:rsidDel="002C63BA" w:rsidRDefault="00F661EE" w:rsidP="00F661EE">
      <w:pPr>
        <w:rPr>
          <w:del w:id="16434" w:author="박 진상" w:date="2019-10-08T05:51:00Z"/>
          <w:lang w:val="de-DE"/>
          <w:rPrChange w:id="16435" w:author="ETRI-김종원" w:date="2019-12-10T10:44:00Z">
            <w:rPr>
              <w:del w:id="16436" w:author="박 진상" w:date="2019-10-08T05:51:00Z"/>
              <w:lang w:val="de-DE"/>
            </w:rPr>
          </w:rPrChange>
        </w:rPr>
      </w:pPr>
      <w:bookmarkStart w:id="16437" w:name="_Toc21408727"/>
      <w:bookmarkStart w:id="16438" w:name="_Toc21525242"/>
      <w:bookmarkStart w:id="16439" w:name="_Toc23142081"/>
      <w:bookmarkStart w:id="16440" w:name="_Toc23173327"/>
      <w:bookmarkStart w:id="16441" w:name="_Toc23189102"/>
      <w:bookmarkStart w:id="16442" w:name="_Toc23191480"/>
      <w:bookmarkStart w:id="16443" w:name="_Toc23244498"/>
      <w:bookmarkStart w:id="16444" w:name="_Toc23794028"/>
      <w:bookmarkStart w:id="16445" w:name="_Toc23794351"/>
      <w:bookmarkStart w:id="16446" w:name="_Toc23794674"/>
      <w:bookmarkStart w:id="16447" w:name="_Toc23795519"/>
      <w:bookmarkStart w:id="16448" w:name="_Toc23839896"/>
      <w:bookmarkStart w:id="16449" w:name="_Toc26200685"/>
      <w:bookmarkStart w:id="16450" w:name="_Toc26867782"/>
      <w:bookmarkEnd w:id="16437"/>
      <w:bookmarkEnd w:id="16438"/>
      <w:bookmarkEnd w:id="16439"/>
      <w:bookmarkEnd w:id="16440"/>
      <w:bookmarkEnd w:id="16441"/>
      <w:bookmarkEnd w:id="16442"/>
      <w:bookmarkEnd w:id="16443"/>
      <w:bookmarkEnd w:id="16444"/>
      <w:bookmarkEnd w:id="16445"/>
      <w:bookmarkEnd w:id="16446"/>
      <w:bookmarkEnd w:id="16447"/>
      <w:bookmarkEnd w:id="16448"/>
      <w:bookmarkEnd w:id="16449"/>
      <w:bookmarkEnd w:id="16450"/>
    </w:p>
    <w:p w14:paraId="50315CFE" w14:textId="0BF90605" w:rsidR="00F661EE" w:rsidRPr="002646CB" w:rsidDel="002C63BA" w:rsidRDefault="00E742FA" w:rsidP="00F661EE">
      <w:pPr>
        <w:rPr>
          <w:del w:id="16451" w:author="박 진상" w:date="2019-10-08T05:51:00Z"/>
          <w:lang w:val="en-US"/>
          <w:rPrChange w:id="16452" w:author="ETRI-김종원" w:date="2019-12-10T10:44:00Z">
            <w:rPr>
              <w:del w:id="16453" w:author="박 진상" w:date="2019-10-08T05:51:00Z"/>
              <w:lang w:val="en-US"/>
            </w:rPr>
          </w:rPrChange>
        </w:rPr>
      </w:pPr>
      <w:del w:id="16454" w:author="박 진상" w:date="2019-10-08T05:51:00Z">
        <w:r w:rsidRPr="002646CB" w:rsidDel="002C63BA">
          <w:rPr>
            <w:rFonts w:hint="eastAsia"/>
            <w:rPrChange w:id="16455" w:author="ETRI-김종원" w:date="2019-12-10T10:44:00Z">
              <w:rPr>
                <w:rFonts w:hint="eastAsia"/>
              </w:rPr>
            </w:rPrChange>
          </w:rPr>
          <w:delText>CES-MG</w:delText>
        </w:r>
        <w:r w:rsidR="00F661EE" w:rsidRPr="002646CB" w:rsidDel="002C63BA">
          <w:rPr>
            <w:rFonts w:hint="eastAsia"/>
            <w:lang w:val="en-US"/>
            <w:rPrChange w:id="16456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F661EE" w:rsidRPr="002646CB" w:rsidDel="002C63BA">
          <w:rPr>
            <w:rFonts w:hint="eastAsia"/>
            <w:lang w:val="en-US"/>
            <w:rPrChange w:id="1645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64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  <w:rPrChange w:id="16459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B547D7" w:rsidRPr="002646CB" w:rsidDel="002C63BA">
          <w:rPr>
            <w:rFonts w:hint="eastAsia"/>
            <w:lang w:val="en-US"/>
            <w:rPrChange w:id="1646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61" w:author="ETRI-김종원" w:date="2019-12-10T10:44:00Z">
              <w:rPr>
                <w:rFonts w:hint="eastAsia"/>
                <w:lang w:val="en-US"/>
              </w:rPr>
            </w:rPrChange>
          </w:rPr>
          <w:delText>모드에서</w:delText>
        </w:r>
        <w:r w:rsidR="00F661EE" w:rsidRPr="002646CB" w:rsidDel="002C63BA">
          <w:rPr>
            <w:rFonts w:hint="eastAsia"/>
            <w:lang w:val="en-US"/>
            <w:rPrChange w:id="1646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C567B8" w:rsidRPr="002646CB" w:rsidDel="002C63BA">
          <w:rPr>
            <w:rFonts w:hint="eastAsia"/>
            <w:rPrChange w:id="164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F661EE" w:rsidRPr="002646CB" w:rsidDel="002C63BA">
          <w:rPr>
            <w:rFonts w:hint="eastAsia"/>
            <w:lang w:val="en-US"/>
            <w:rPrChange w:id="1646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65" w:author="ETRI-김종원" w:date="2019-12-10T10:44:00Z">
              <w:rPr>
                <w:rFonts w:hint="eastAsia"/>
                <w:lang w:val="en-US"/>
              </w:rPr>
            </w:rPrChange>
          </w:rPr>
          <w:delText>기반의</w:delText>
        </w:r>
        <w:r w:rsidR="00F661EE" w:rsidRPr="002646CB" w:rsidDel="002C63BA">
          <w:rPr>
            <w:rFonts w:hint="eastAsia"/>
            <w:lang w:val="en-US"/>
            <w:rPrChange w:id="1646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AC </w:delText>
        </w:r>
        <w:r w:rsidR="00F661EE" w:rsidRPr="002646CB" w:rsidDel="002C63BA">
          <w:rPr>
            <w:rFonts w:hint="eastAsia"/>
            <w:lang w:val="en-US"/>
            <w:rPrChange w:id="16467" w:author="ETRI-김종원" w:date="2019-12-10T10:44:00Z">
              <w:rPr>
                <w:rFonts w:hint="eastAsia"/>
                <w:lang w:val="en-US"/>
              </w:rPr>
            </w:rPrChange>
          </w:rPr>
          <w:delText>기준</w:delText>
        </w:r>
        <w:r w:rsidR="00F661EE" w:rsidRPr="002646CB" w:rsidDel="002C63BA">
          <w:rPr>
            <w:rFonts w:hint="eastAsia"/>
            <w:lang w:val="en-US"/>
            <w:rPrChange w:id="1646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69" w:author="ETRI-김종원" w:date="2019-12-10T10:44:00Z">
              <w:rPr>
                <w:rFonts w:hint="eastAsia"/>
                <w:lang w:val="en-US"/>
              </w:rPr>
            </w:rPrChange>
          </w:rPr>
          <w:delText>주파수를</w:delText>
        </w:r>
        <w:r w:rsidR="00F661EE" w:rsidRPr="002646CB" w:rsidDel="002C63BA">
          <w:rPr>
            <w:rFonts w:hint="eastAsia"/>
            <w:lang w:val="en-US"/>
            <w:rPrChange w:id="1647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71" w:author="ETRI-김종원" w:date="2019-12-10T10:44:00Z">
              <w:rPr>
                <w:rFonts w:hint="eastAsia"/>
                <w:lang w:val="en-US"/>
              </w:rPr>
            </w:rPrChange>
          </w:rPr>
          <w:delText>사용하여</w:delText>
        </w:r>
        <w:r w:rsidR="00F661EE" w:rsidRPr="002646CB" w:rsidDel="002C63BA">
          <w:rPr>
            <w:rFonts w:hint="eastAsia"/>
            <w:lang w:val="en-US"/>
            <w:rPrChange w:id="1647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73" w:author="ETRI-김종원" w:date="2019-12-10T10:44:00Z">
              <w:rPr>
                <w:rFonts w:hint="eastAsia"/>
                <w:lang w:val="en-US"/>
              </w:rPr>
            </w:rPrChange>
          </w:rPr>
          <w:delText>운전하는</w:delText>
        </w:r>
        <w:r w:rsidR="00F661EE" w:rsidRPr="002646CB" w:rsidDel="002C63BA">
          <w:rPr>
            <w:rFonts w:hint="eastAsia"/>
            <w:lang w:val="en-US"/>
            <w:rPrChange w:id="1647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75" w:author="ETRI-김종원" w:date="2019-12-10T10:44:00Z">
              <w:rPr>
                <w:rFonts w:hint="eastAsia"/>
                <w:lang w:val="en-US"/>
              </w:rPr>
            </w:rPrChange>
          </w:rPr>
          <w:delText>경우에는</w:delText>
        </w:r>
        <w:r w:rsidR="00F661EE" w:rsidRPr="002646CB" w:rsidDel="002C63BA">
          <w:rPr>
            <w:rFonts w:hint="eastAsia"/>
            <w:lang w:val="en-US"/>
            <w:rPrChange w:id="1647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77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F661EE" w:rsidRPr="002646CB" w:rsidDel="002C63BA">
          <w:rPr>
            <w:rFonts w:hint="eastAsia"/>
            <w:lang w:val="en-US"/>
            <w:rPrChange w:id="1647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79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F661EE" w:rsidRPr="002646CB" w:rsidDel="002C63BA">
          <w:rPr>
            <w:rFonts w:hint="eastAsia"/>
            <w:lang w:val="en-US"/>
            <w:rPrChange w:id="1648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F661EE" w:rsidRPr="002646CB" w:rsidDel="002C63BA">
          <w:rPr>
            <w:rFonts w:hint="eastAsia"/>
            <w:lang w:val="en-US"/>
            <w:rPrChange w:id="16481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F661EE" w:rsidRPr="002646CB" w:rsidDel="002C63BA">
          <w:rPr>
            <w:rFonts w:hint="eastAsia"/>
            <w:lang w:val="en-US"/>
            <w:rPrChange w:id="1648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val="en-US"/>
            <w:rPrChange w:id="16483" w:author="ETRI-김종원" w:date="2019-12-10T10:44:00Z">
              <w:rPr>
                <w:rFonts w:hint="eastAsia"/>
                <w:lang w:val="en-US"/>
              </w:rPr>
            </w:rPrChange>
          </w:rPr>
          <w:delText>운전해야</w:delText>
        </w:r>
        <w:r w:rsidRPr="002646CB" w:rsidDel="002C63BA">
          <w:rPr>
            <w:rFonts w:hint="eastAsia"/>
            <w:lang w:val="en-US"/>
            <w:rPrChange w:id="1648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val="en-US"/>
            <w:rPrChange w:id="16485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Pr="002646CB" w:rsidDel="002C63BA">
          <w:rPr>
            <w:rFonts w:hint="eastAsia"/>
            <w:lang w:val="en-US"/>
            <w:rPrChange w:id="16486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6487" w:name="_Toc21408728"/>
        <w:bookmarkStart w:id="16488" w:name="_Toc21525243"/>
        <w:bookmarkStart w:id="16489" w:name="_Toc23142082"/>
        <w:bookmarkStart w:id="16490" w:name="_Toc23173328"/>
        <w:bookmarkStart w:id="16491" w:name="_Toc23189103"/>
        <w:bookmarkStart w:id="16492" w:name="_Toc23191481"/>
        <w:bookmarkStart w:id="16493" w:name="_Toc23244499"/>
        <w:bookmarkStart w:id="16494" w:name="_Toc23794029"/>
        <w:bookmarkStart w:id="16495" w:name="_Toc23794352"/>
        <w:bookmarkStart w:id="16496" w:name="_Toc23794675"/>
        <w:bookmarkStart w:id="16497" w:name="_Toc23795520"/>
        <w:bookmarkStart w:id="16498" w:name="_Toc23839897"/>
        <w:bookmarkStart w:id="16499" w:name="_Toc26200686"/>
        <w:bookmarkStart w:id="16500" w:name="_Toc26867783"/>
        <w:bookmarkEnd w:id="16487"/>
        <w:bookmarkEnd w:id="16488"/>
        <w:bookmarkEnd w:id="16489"/>
        <w:bookmarkEnd w:id="16490"/>
        <w:bookmarkEnd w:id="16491"/>
        <w:bookmarkEnd w:id="16492"/>
        <w:bookmarkEnd w:id="16493"/>
        <w:bookmarkEnd w:id="16494"/>
        <w:bookmarkEnd w:id="16495"/>
        <w:bookmarkEnd w:id="16496"/>
        <w:bookmarkEnd w:id="16497"/>
        <w:bookmarkEnd w:id="16498"/>
        <w:bookmarkEnd w:id="16499"/>
        <w:bookmarkEnd w:id="16500"/>
      </w:del>
    </w:p>
    <w:p w14:paraId="10C95584" w14:textId="6B68B572" w:rsidR="00763E1B" w:rsidRPr="002646CB" w:rsidDel="002C63BA" w:rsidRDefault="00763E1B" w:rsidP="00763E1B">
      <w:pPr>
        <w:rPr>
          <w:del w:id="16501" w:author="박 진상" w:date="2019-10-08T05:51:00Z"/>
          <w:lang w:val="en-US"/>
          <w:rPrChange w:id="16502" w:author="ETRI-김종원" w:date="2019-12-10T10:44:00Z">
            <w:rPr>
              <w:del w:id="16503" w:author="박 진상" w:date="2019-10-08T05:51:00Z"/>
              <w:lang w:val="en-US"/>
            </w:rPr>
          </w:rPrChange>
        </w:rPr>
      </w:pPr>
      <w:bookmarkStart w:id="16504" w:name="_Toc21408729"/>
      <w:bookmarkStart w:id="16505" w:name="_Toc21525244"/>
      <w:bookmarkStart w:id="16506" w:name="_Toc23142083"/>
      <w:bookmarkStart w:id="16507" w:name="_Toc23173329"/>
      <w:bookmarkStart w:id="16508" w:name="_Toc23189104"/>
      <w:bookmarkStart w:id="16509" w:name="_Toc23191482"/>
      <w:bookmarkStart w:id="16510" w:name="_Toc23244500"/>
      <w:bookmarkStart w:id="16511" w:name="_Toc23794030"/>
      <w:bookmarkStart w:id="16512" w:name="_Toc23794353"/>
      <w:bookmarkStart w:id="16513" w:name="_Toc23794676"/>
      <w:bookmarkStart w:id="16514" w:name="_Toc23795521"/>
      <w:bookmarkStart w:id="16515" w:name="_Toc23839898"/>
      <w:bookmarkStart w:id="16516" w:name="_Toc26200687"/>
      <w:bookmarkStart w:id="16517" w:name="_Toc26867784"/>
      <w:bookmarkEnd w:id="16504"/>
      <w:bookmarkEnd w:id="16505"/>
      <w:bookmarkEnd w:id="16506"/>
      <w:bookmarkEnd w:id="16507"/>
      <w:bookmarkEnd w:id="16508"/>
      <w:bookmarkEnd w:id="16509"/>
      <w:bookmarkEnd w:id="16510"/>
      <w:bookmarkEnd w:id="16511"/>
      <w:bookmarkEnd w:id="16512"/>
      <w:bookmarkEnd w:id="16513"/>
      <w:bookmarkEnd w:id="16514"/>
      <w:bookmarkEnd w:id="16515"/>
      <w:bookmarkEnd w:id="16516"/>
      <w:bookmarkEnd w:id="16517"/>
    </w:p>
    <w:p w14:paraId="16E2693F" w14:textId="00518304" w:rsidR="00246F0C" w:rsidRPr="002646CB" w:rsidDel="002C63BA" w:rsidRDefault="00C567B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518" w:author="박 진상" w:date="2019-10-08T05:51:00Z"/>
          <w:rPrChange w:id="16519" w:author="ETRI-김종원" w:date="2019-12-10T10:44:00Z">
            <w:rPr>
              <w:del w:id="16520" w:author="박 진상" w:date="2019-10-08T05:51:00Z"/>
            </w:rPr>
          </w:rPrChange>
        </w:rPr>
      </w:pPr>
      <w:del w:id="16521" w:author="박 진상" w:date="2019-10-08T05:51:00Z">
        <w:r w:rsidRPr="002646CB" w:rsidDel="002C63BA">
          <w:rPr>
            <w:rFonts w:hint="eastAsia"/>
            <w:rPrChange w:id="16522" w:author="ETRI-김종원" w:date="2019-12-10T10:44:00Z">
              <w:rPr>
                <w:rFonts w:hint="eastAsia"/>
              </w:rPr>
            </w:rPrChange>
          </w:rPr>
          <w:delText>CHP</w:delText>
        </w:r>
        <w:r w:rsidR="00246F0C" w:rsidRPr="002646CB" w:rsidDel="002C63BA">
          <w:rPr>
            <w:rFonts w:hint="eastAsia"/>
            <w:rPrChange w:id="16523" w:author="ETRI-김종원" w:date="2019-12-10T10:44:00Z">
              <w:rPr>
                <w:rFonts w:hint="eastAsia"/>
              </w:rPr>
            </w:rPrChange>
          </w:rPr>
          <w:delText>를</w:delText>
        </w:r>
        <w:r w:rsidR="00246F0C" w:rsidRPr="002646CB" w:rsidDel="002C63BA">
          <w:rPr>
            <w:rFonts w:hint="eastAsia"/>
            <w:rPrChange w:id="165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46F0C" w:rsidRPr="002646CB" w:rsidDel="002C63BA">
          <w:rPr>
            <w:rFonts w:hint="eastAsia"/>
            <w:rPrChange w:id="16525" w:author="ETRI-김종원" w:date="2019-12-10T10:44:00Z">
              <w:rPr>
                <w:rFonts w:hint="eastAsia"/>
              </w:rPr>
            </w:rPrChange>
          </w:rPr>
          <w:delText>통한</w:delText>
        </w:r>
        <w:r w:rsidR="00246F0C" w:rsidRPr="002646CB" w:rsidDel="002C63BA">
          <w:rPr>
            <w:rFonts w:hint="eastAsia"/>
            <w:rPrChange w:id="165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46F0C" w:rsidRPr="002646CB" w:rsidDel="002C63BA">
          <w:rPr>
            <w:rFonts w:hint="eastAsia"/>
            <w:rPrChange w:id="16527" w:author="ETRI-김종원" w:date="2019-12-10T10:44:00Z">
              <w:rPr>
                <w:rFonts w:hint="eastAsia"/>
              </w:rPr>
            </w:rPrChange>
          </w:rPr>
          <w:delText>기준</w:delText>
        </w:r>
        <w:r w:rsidR="00246F0C" w:rsidRPr="002646CB" w:rsidDel="002C63BA">
          <w:rPr>
            <w:rFonts w:hint="eastAsia"/>
            <w:rPrChange w:id="1652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46F0C" w:rsidRPr="002646CB" w:rsidDel="002C63BA">
          <w:rPr>
            <w:rFonts w:hint="eastAsia"/>
            <w:rPrChange w:id="16529" w:author="ETRI-김종원" w:date="2019-12-10T10:44:00Z">
              <w:rPr>
                <w:rFonts w:hint="eastAsia"/>
              </w:rPr>
            </w:rPrChange>
          </w:rPr>
          <w:delText>주파수</w:delText>
        </w:r>
        <w:r w:rsidR="00246F0C" w:rsidRPr="002646CB" w:rsidDel="002C63BA">
          <w:rPr>
            <w:rFonts w:hint="eastAsia"/>
            <w:rPrChange w:id="1653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46F0C" w:rsidRPr="002646CB" w:rsidDel="002C63BA">
          <w:rPr>
            <w:rFonts w:hint="eastAsia"/>
            <w:rPrChange w:id="16531" w:author="ETRI-김종원" w:date="2019-12-10T10:44:00Z">
              <w:rPr>
                <w:rFonts w:hint="eastAsia"/>
              </w:rPr>
            </w:rPrChange>
          </w:rPr>
          <w:delText>발생</w:delText>
        </w:r>
        <w:bookmarkStart w:id="16532" w:name="_Toc21408730"/>
        <w:bookmarkStart w:id="16533" w:name="_Toc21525245"/>
        <w:bookmarkStart w:id="16534" w:name="_Toc23142084"/>
        <w:bookmarkStart w:id="16535" w:name="_Toc23173330"/>
        <w:bookmarkStart w:id="16536" w:name="_Toc23189105"/>
        <w:bookmarkStart w:id="16537" w:name="_Toc23191483"/>
        <w:bookmarkStart w:id="16538" w:name="_Toc23244501"/>
        <w:bookmarkStart w:id="16539" w:name="_Toc23794031"/>
        <w:bookmarkStart w:id="16540" w:name="_Toc23794354"/>
        <w:bookmarkStart w:id="16541" w:name="_Toc23794677"/>
        <w:bookmarkStart w:id="16542" w:name="_Toc23795522"/>
        <w:bookmarkStart w:id="16543" w:name="_Toc23839899"/>
        <w:bookmarkStart w:id="16544" w:name="_Toc26200688"/>
        <w:bookmarkStart w:id="16545" w:name="_Toc26867785"/>
        <w:bookmarkEnd w:id="16532"/>
        <w:bookmarkEnd w:id="16533"/>
        <w:bookmarkEnd w:id="16534"/>
        <w:bookmarkEnd w:id="16535"/>
        <w:bookmarkEnd w:id="16536"/>
        <w:bookmarkEnd w:id="16537"/>
        <w:bookmarkEnd w:id="16538"/>
        <w:bookmarkEnd w:id="16539"/>
        <w:bookmarkEnd w:id="16540"/>
        <w:bookmarkEnd w:id="16541"/>
        <w:bookmarkEnd w:id="16542"/>
        <w:bookmarkEnd w:id="16543"/>
        <w:bookmarkEnd w:id="16544"/>
        <w:bookmarkEnd w:id="16545"/>
      </w:del>
    </w:p>
    <w:p w14:paraId="06EC4386" w14:textId="1B781A32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546" w:author="박 진상" w:date="2019-10-08T05:51:00Z"/>
          <w:rPrChange w:id="16547" w:author="ETRI-김종원" w:date="2019-12-10T10:44:00Z">
            <w:rPr>
              <w:del w:id="16548" w:author="박 진상" w:date="2019-10-08T05:51:00Z"/>
            </w:rPr>
          </w:rPrChange>
        </w:rPr>
      </w:pPr>
      <w:del w:id="16549" w:author="박 진상" w:date="2019-10-08T05:51:00Z">
        <w:r w:rsidRPr="002646CB" w:rsidDel="002C63BA">
          <w:rPr>
            <w:rFonts w:hint="eastAsia"/>
            <w:rPrChange w:id="16550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2C63BA">
          <w:rPr>
            <w:rFonts w:hint="eastAsia"/>
            <w:rPrChange w:id="16551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2C63BA">
          <w:rPr>
            <w:rFonts w:hint="eastAsia"/>
            <w:rPrChange w:id="1655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53" w:author="ETRI-김종원" w:date="2019-12-10T10:44:00Z">
              <w:rPr>
                <w:rFonts w:hint="eastAsia"/>
              </w:rPr>
            </w:rPrChange>
          </w:rPr>
          <w:delText>부하를</w:delText>
        </w:r>
        <w:r w:rsidR="00763E1B" w:rsidRPr="002646CB" w:rsidDel="002C63BA">
          <w:rPr>
            <w:rFonts w:hint="eastAsia"/>
            <w:rPrChange w:id="1655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55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="00763E1B" w:rsidRPr="002646CB" w:rsidDel="002C63BA">
          <w:rPr>
            <w:rFonts w:hint="eastAsia"/>
            <w:rPrChange w:id="165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57" w:author="ETRI-김종원" w:date="2019-12-10T10:44:00Z">
              <w:rPr>
                <w:rFonts w:hint="eastAsia"/>
              </w:rPr>
            </w:rPrChange>
          </w:rPr>
          <w:delText>열추종</w:delText>
        </w:r>
        <w:r w:rsidR="00763E1B" w:rsidRPr="002646CB" w:rsidDel="002C63BA">
          <w:rPr>
            <w:rFonts w:hint="eastAsia"/>
            <w:rPrChange w:id="1655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59" w:author="ETRI-김종원" w:date="2019-12-10T10:44:00Z">
              <w:rPr>
                <w:rFonts w:hint="eastAsia"/>
              </w:rPr>
            </w:rPrChange>
          </w:rPr>
          <w:delText>운전</w:delText>
        </w:r>
        <w:bookmarkStart w:id="16560" w:name="_Toc21408731"/>
        <w:bookmarkStart w:id="16561" w:name="_Toc21525246"/>
        <w:bookmarkStart w:id="16562" w:name="_Toc23142085"/>
        <w:bookmarkStart w:id="16563" w:name="_Toc23173331"/>
        <w:bookmarkStart w:id="16564" w:name="_Toc23189106"/>
        <w:bookmarkStart w:id="16565" w:name="_Toc23191484"/>
        <w:bookmarkStart w:id="16566" w:name="_Toc23244502"/>
        <w:bookmarkStart w:id="16567" w:name="_Toc23794032"/>
        <w:bookmarkStart w:id="16568" w:name="_Toc23794355"/>
        <w:bookmarkStart w:id="16569" w:name="_Toc23794678"/>
        <w:bookmarkStart w:id="16570" w:name="_Toc23795523"/>
        <w:bookmarkStart w:id="16571" w:name="_Toc23839900"/>
        <w:bookmarkStart w:id="16572" w:name="_Toc26200689"/>
        <w:bookmarkStart w:id="16573" w:name="_Toc26867786"/>
        <w:bookmarkEnd w:id="16560"/>
        <w:bookmarkEnd w:id="16561"/>
        <w:bookmarkEnd w:id="16562"/>
        <w:bookmarkEnd w:id="16563"/>
        <w:bookmarkEnd w:id="16564"/>
        <w:bookmarkEnd w:id="16565"/>
        <w:bookmarkEnd w:id="16566"/>
        <w:bookmarkEnd w:id="16567"/>
        <w:bookmarkEnd w:id="16568"/>
        <w:bookmarkEnd w:id="16569"/>
        <w:bookmarkEnd w:id="16570"/>
        <w:bookmarkEnd w:id="16571"/>
        <w:bookmarkEnd w:id="16572"/>
        <w:bookmarkEnd w:id="16573"/>
      </w:del>
    </w:p>
    <w:p w14:paraId="30E7108C" w14:textId="50451D37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574" w:author="박 진상" w:date="2019-10-08T05:51:00Z"/>
          <w:rPrChange w:id="16575" w:author="ETRI-김종원" w:date="2019-12-10T10:44:00Z">
            <w:rPr>
              <w:del w:id="16576" w:author="박 진상" w:date="2019-10-08T05:51:00Z"/>
            </w:rPr>
          </w:rPrChange>
        </w:rPr>
      </w:pPr>
      <w:del w:id="16577" w:author="박 진상" w:date="2019-10-08T05:51:00Z">
        <w:r w:rsidRPr="002646CB" w:rsidDel="002C63BA">
          <w:rPr>
            <w:rFonts w:hint="eastAsia"/>
            <w:rPrChange w:id="16578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2C63BA">
          <w:rPr>
            <w:rFonts w:hint="eastAsia"/>
            <w:rPrChange w:id="16579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2C63BA">
          <w:rPr>
            <w:rFonts w:hint="eastAsia"/>
            <w:rPrChange w:id="1658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581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2C63BA">
          <w:rPr>
            <w:rFonts w:hint="eastAsia"/>
            <w:rPrChange w:id="1658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83" w:author="ETRI-김종원" w:date="2019-12-10T10:44:00Z">
              <w:rPr>
                <w:rFonts w:hint="eastAsia"/>
              </w:rPr>
            </w:rPrChange>
          </w:rPr>
          <w:delText>환수</w:delText>
        </w:r>
        <w:r w:rsidR="00763E1B" w:rsidRPr="002646CB" w:rsidDel="002C63BA">
          <w:rPr>
            <w:rFonts w:hint="eastAsia"/>
            <w:rPrChange w:id="1658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85" w:author="ETRI-김종원" w:date="2019-12-10T10:44:00Z">
              <w:rPr>
                <w:rFonts w:hint="eastAsia"/>
              </w:rPr>
            </w:rPrChange>
          </w:rPr>
          <w:delText>온도에</w:delText>
        </w:r>
        <w:r w:rsidR="00763E1B" w:rsidRPr="002646CB" w:rsidDel="002C63BA">
          <w:rPr>
            <w:rFonts w:hint="eastAsia"/>
            <w:rPrChange w:id="1658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87" w:author="ETRI-김종원" w:date="2019-12-10T10:44:00Z">
              <w:rPr>
                <w:rFonts w:hint="eastAsia"/>
              </w:rPr>
            </w:rPrChange>
          </w:rPr>
          <w:delText>대한</w:delText>
        </w:r>
        <w:r w:rsidR="00763E1B" w:rsidRPr="002646CB" w:rsidDel="002C63BA">
          <w:rPr>
            <w:rFonts w:hint="eastAsia"/>
            <w:rPrChange w:id="1658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589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6590" w:name="_Toc21408732"/>
        <w:bookmarkStart w:id="16591" w:name="_Toc21525247"/>
        <w:bookmarkStart w:id="16592" w:name="_Toc23142086"/>
        <w:bookmarkStart w:id="16593" w:name="_Toc23173332"/>
        <w:bookmarkStart w:id="16594" w:name="_Toc23189107"/>
        <w:bookmarkStart w:id="16595" w:name="_Toc23191485"/>
        <w:bookmarkStart w:id="16596" w:name="_Toc23244503"/>
        <w:bookmarkStart w:id="16597" w:name="_Toc23794033"/>
        <w:bookmarkStart w:id="16598" w:name="_Toc23794356"/>
        <w:bookmarkStart w:id="16599" w:name="_Toc23794679"/>
        <w:bookmarkStart w:id="16600" w:name="_Toc23795524"/>
        <w:bookmarkStart w:id="16601" w:name="_Toc23839901"/>
        <w:bookmarkStart w:id="16602" w:name="_Toc26200690"/>
        <w:bookmarkStart w:id="16603" w:name="_Toc26867787"/>
        <w:bookmarkEnd w:id="16590"/>
        <w:bookmarkEnd w:id="16591"/>
        <w:bookmarkEnd w:id="16592"/>
        <w:bookmarkEnd w:id="16593"/>
        <w:bookmarkEnd w:id="16594"/>
        <w:bookmarkEnd w:id="16595"/>
        <w:bookmarkEnd w:id="16596"/>
        <w:bookmarkEnd w:id="16597"/>
        <w:bookmarkEnd w:id="16598"/>
        <w:bookmarkEnd w:id="16599"/>
        <w:bookmarkEnd w:id="16600"/>
        <w:bookmarkEnd w:id="16601"/>
        <w:bookmarkEnd w:id="16602"/>
        <w:bookmarkEnd w:id="16603"/>
      </w:del>
    </w:p>
    <w:p w14:paraId="2B728C6C" w14:textId="1F364221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604" w:author="박 진상" w:date="2019-10-08T05:51:00Z"/>
          <w:rPrChange w:id="16605" w:author="ETRI-김종원" w:date="2019-12-10T10:44:00Z">
            <w:rPr>
              <w:del w:id="16606" w:author="박 진상" w:date="2019-10-08T05:51:00Z"/>
            </w:rPr>
          </w:rPrChange>
        </w:rPr>
      </w:pPr>
      <w:del w:id="16607" w:author="박 진상" w:date="2019-10-08T05:51:00Z">
        <w:r w:rsidRPr="002646CB" w:rsidDel="002C63BA">
          <w:rPr>
            <w:rFonts w:hint="eastAsia"/>
            <w:rPrChange w:id="16608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2C63BA">
          <w:rPr>
            <w:rFonts w:hint="eastAsia"/>
            <w:rPrChange w:id="16609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2C63BA">
          <w:rPr>
            <w:rFonts w:hint="eastAsia"/>
            <w:rPrChange w:id="166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6611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2C63BA">
          <w:rPr>
            <w:rFonts w:hint="eastAsia"/>
            <w:rPrChange w:id="1661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613" w:author="ETRI-김종원" w:date="2019-12-10T10:44:00Z">
              <w:rPr>
                <w:rFonts w:hint="eastAsia"/>
              </w:rPr>
            </w:rPrChange>
          </w:rPr>
          <w:delText>냉각</w:delText>
        </w:r>
        <w:r w:rsidR="00763E1B" w:rsidRPr="002646CB" w:rsidDel="002C63BA">
          <w:rPr>
            <w:rFonts w:hint="eastAsia"/>
            <w:rPrChange w:id="1661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Fonts w:hint="eastAsia"/>
            <w:rPrChange w:id="16615" w:author="ETRI-김종원" w:date="2019-12-10T10:44:00Z">
              <w:rPr>
                <w:rFonts w:hint="eastAsia"/>
              </w:rPr>
            </w:rPrChange>
          </w:rPr>
          <w:delText>관리</w:delText>
        </w:r>
        <w:bookmarkStart w:id="16616" w:name="_Toc21408733"/>
        <w:bookmarkStart w:id="16617" w:name="_Toc21525248"/>
        <w:bookmarkStart w:id="16618" w:name="_Toc23142087"/>
        <w:bookmarkStart w:id="16619" w:name="_Toc23173333"/>
        <w:bookmarkStart w:id="16620" w:name="_Toc23189108"/>
        <w:bookmarkStart w:id="16621" w:name="_Toc23191486"/>
        <w:bookmarkStart w:id="16622" w:name="_Toc23244504"/>
        <w:bookmarkStart w:id="16623" w:name="_Toc23794034"/>
        <w:bookmarkStart w:id="16624" w:name="_Toc23794357"/>
        <w:bookmarkStart w:id="16625" w:name="_Toc23794680"/>
        <w:bookmarkStart w:id="16626" w:name="_Toc23795525"/>
        <w:bookmarkStart w:id="16627" w:name="_Toc23839902"/>
        <w:bookmarkStart w:id="16628" w:name="_Toc26200691"/>
        <w:bookmarkStart w:id="16629" w:name="_Toc26867788"/>
        <w:bookmarkEnd w:id="16616"/>
        <w:bookmarkEnd w:id="16617"/>
        <w:bookmarkEnd w:id="16618"/>
        <w:bookmarkEnd w:id="16619"/>
        <w:bookmarkEnd w:id="16620"/>
        <w:bookmarkEnd w:id="16621"/>
        <w:bookmarkEnd w:id="16622"/>
        <w:bookmarkEnd w:id="16623"/>
        <w:bookmarkEnd w:id="16624"/>
        <w:bookmarkEnd w:id="16625"/>
        <w:bookmarkEnd w:id="16626"/>
        <w:bookmarkEnd w:id="16627"/>
        <w:bookmarkEnd w:id="16628"/>
        <w:bookmarkEnd w:id="16629"/>
      </w:del>
    </w:p>
    <w:p w14:paraId="47306B4E" w14:textId="7F93B830" w:rsidR="00BF2D25" w:rsidRPr="002646CB" w:rsidDel="002C63BA" w:rsidRDefault="00BF2D25" w:rsidP="00BF2D25">
      <w:pPr>
        <w:rPr>
          <w:del w:id="16630" w:author="박 진상" w:date="2019-10-08T05:51:00Z"/>
          <w:rPrChange w:id="16631" w:author="ETRI-김종원" w:date="2019-12-10T10:44:00Z">
            <w:rPr>
              <w:del w:id="16632" w:author="박 진상" w:date="2019-10-08T05:51:00Z"/>
            </w:rPr>
          </w:rPrChange>
        </w:rPr>
      </w:pPr>
      <w:bookmarkStart w:id="16633" w:name="_Toc21408734"/>
      <w:bookmarkStart w:id="16634" w:name="_Toc21525249"/>
      <w:bookmarkStart w:id="16635" w:name="_Toc23142088"/>
      <w:bookmarkStart w:id="16636" w:name="_Toc23173334"/>
      <w:bookmarkStart w:id="16637" w:name="_Toc23189109"/>
      <w:bookmarkStart w:id="16638" w:name="_Toc23191487"/>
      <w:bookmarkStart w:id="16639" w:name="_Toc23244505"/>
      <w:bookmarkStart w:id="16640" w:name="_Toc23794035"/>
      <w:bookmarkStart w:id="16641" w:name="_Toc23794358"/>
      <w:bookmarkStart w:id="16642" w:name="_Toc23794681"/>
      <w:bookmarkStart w:id="16643" w:name="_Toc23795526"/>
      <w:bookmarkStart w:id="16644" w:name="_Toc23839903"/>
      <w:bookmarkStart w:id="16645" w:name="_Toc26200692"/>
      <w:bookmarkStart w:id="16646" w:name="_Toc26867789"/>
      <w:bookmarkEnd w:id="16633"/>
      <w:bookmarkEnd w:id="16634"/>
      <w:bookmarkEnd w:id="16635"/>
      <w:bookmarkEnd w:id="16636"/>
      <w:bookmarkEnd w:id="16637"/>
      <w:bookmarkEnd w:id="16638"/>
      <w:bookmarkEnd w:id="16639"/>
      <w:bookmarkEnd w:id="16640"/>
      <w:bookmarkEnd w:id="16641"/>
      <w:bookmarkEnd w:id="16642"/>
      <w:bookmarkEnd w:id="16643"/>
      <w:bookmarkEnd w:id="16644"/>
      <w:bookmarkEnd w:id="16645"/>
      <w:bookmarkEnd w:id="16646"/>
    </w:p>
    <w:p w14:paraId="65DEFFD7" w14:textId="6301CBD9" w:rsidR="00763E1B" w:rsidRPr="002646CB" w:rsidDel="002C63BA" w:rsidRDefault="00F661EE" w:rsidP="00763E1B">
      <w:pPr>
        <w:pStyle w:val="34"/>
        <w:rPr>
          <w:del w:id="16647" w:author="박 진상" w:date="2019-10-08T05:51:00Z"/>
          <w:lang w:eastAsia="ko-KR"/>
          <w:rPrChange w:id="16648" w:author="ETRI-김종원" w:date="2019-12-10T10:44:00Z">
            <w:rPr>
              <w:del w:id="16649" w:author="박 진상" w:date="2019-10-08T05:51:00Z"/>
              <w:lang w:eastAsia="ko-KR"/>
            </w:rPr>
          </w:rPrChange>
        </w:rPr>
      </w:pPr>
      <w:del w:id="16650" w:author="박 진상" w:date="2019-10-08T05:51:00Z">
        <w:r w:rsidRPr="002646CB" w:rsidDel="002C63BA">
          <w:rPr>
            <w:rFonts w:hint="eastAsia"/>
            <w:lang w:eastAsia="ko-KR"/>
            <w:rPrChange w:id="16651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2C63BA">
          <w:rPr>
            <w:rFonts w:hint="eastAsia"/>
            <w:lang w:eastAsia="ko-KR"/>
            <w:rPrChange w:id="1665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63E1B" w:rsidRPr="002646CB" w:rsidDel="002C63BA">
          <w:rPr>
            <w:rPrChange w:id="16653" w:author="ETRI-김종원" w:date="2019-12-10T10:44:00Z">
              <w:rPr/>
            </w:rPrChange>
          </w:rPr>
          <w:delText>모드</w:delText>
        </w:r>
        <w:r w:rsidR="00763E1B" w:rsidRPr="002646CB" w:rsidDel="002C63BA">
          <w:rPr>
            <w:rPrChange w:id="1665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655" w:author="ETRI-김종원" w:date="2019-12-10T10:44:00Z">
              <w:rPr/>
            </w:rPrChange>
          </w:rPr>
          <w:delText>전</w:delText>
        </w:r>
        <w:r w:rsidRPr="002646CB" w:rsidDel="002C63BA">
          <w:rPr>
            <w:rFonts w:hint="eastAsia"/>
            <w:lang w:eastAsia="ko-KR"/>
            <w:rPrChange w:id="16656" w:author="ETRI-김종원" w:date="2019-12-10T10:44:00Z">
              <w:rPr>
                <w:rFonts w:hint="eastAsia"/>
                <w:lang w:eastAsia="ko-KR"/>
              </w:rPr>
            </w:rPrChange>
          </w:rPr>
          <w:delText>환시</w:delText>
        </w:r>
        <w:r w:rsidR="00763E1B" w:rsidRPr="002646CB" w:rsidDel="002C63BA">
          <w:rPr>
            <w:rPrChange w:id="16657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6658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6659" w:name="_Toc21408735"/>
        <w:bookmarkStart w:id="16660" w:name="_Toc21525250"/>
        <w:bookmarkStart w:id="16661" w:name="_Toc23142089"/>
        <w:bookmarkStart w:id="16662" w:name="_Toc23173335"/>
        <w:bookmarkStart w:id="16663" w:name="_Toc23189110"/>
        <w:bookmarkStart w:id="16664" w:name="_Toc23191488"/>
        <w:bookmarkStart w:id="16665" w:name="_Toc23244506"/>
        <w:bookmarkStart w:id="16666" w:name="_Toc23794036"/>
        <w:bookmarkStart w:id="16667" w:name="_Toc23794359"/>
        <w:bookmarkStart w:id="16668" w:name="_Toc23794682"/>
        <w:bookmarkStart w:id="16669" w:name="_Toc23795527"/>
        <w:bookmarkStart w:id="16670" w:name="_Toc23839904"/>
        <w:bookmarkStart w:id="16671" w:name="_Toc26200693"/>
        <w:bookmarkStart w:id="16672" w:name="_Toc26867790"/>
        <w:bookmarkEnd w:id="16659"/>
        <w:bookmarkEnd w:id="16660"/>
        <w:bookmarkEnd w:id="16661"/>
        <w:bookmarkEnd w:id="16662"/>
        <w:bookmarkEnd w:id="16663"/>
        <w:bookmarkEnd w:id="16664"/>
        <w:bookmarkEnd w:id="16665"/>
        <w:bookmarkEnd w:id="16666"/>
        <w:bookmarkEnd w:id="16667"/>
        <w:bookmarkEnd w:id="16668"/>
        <w:bookmarkEnd w:id="16669"/>
        <w:bookmarkEnd w:id="16670"/>
        <w:bookmarkEnd w:id="16671"/>
        <w:bookmarkEnd w:id="16672"/>
      </w:del>
    </w:p>
    <w:p w14:paraId="3709C967" w14:textId="56F626E3" w:rsidR="00F661EE" w:rsidRPr="002646CB" w:rsidDel="002C63BA" w:rsidRDefault="00F661EE" w:rsidP="00916AF9">
      <w:pPr>
        <w:rPr>
          <w:del w:id="16673" w:author="박 진상" w:date="2019-10-08T05:51:00Z"/>
          <w:rPrChange w:id="16674" w:author="ETRI-김종원" w:date="2019-12-10T10:44:00Z">
            <w:rPr>
              <w:del w:id="16675" w:author="박 진상" w:date="2019-10-08T05:51:00Z"/>
            </w:rPr>
          </w:rPrChange>
        </w:rPr>
      </w:pPr>
      <w:bookmarkStart w:id="16676" w:name="_Toc21408736"/>
      <w:bookmarkStart w:id="16677" w:name="_Toc21525251"/>
      <w:bookmarkStart w:id="16678" w:name="_Toc23142090"/>
      <w:bookmarkStart w:id="16679" w:name="_Toc23173336"/>
      <w:bookmarkStart w:id="16680" w:name="_Toc23189111"/>
      <w:bookmarkStart w:id="16681" w:name="_Toc23191489"/>
      <w:bookmarkStart w:id="16682" w:name="_Toc23244507"/>
      <w:bookmarkStart w:id="16683" w:name="_Toc23794037"/>
      <w:bookmarkStart w:id="16684" w:name="_Toc23794360"/>
      <w:bookmarkStart w:id="16685" w:name="_Toc23794683"/>
      <w:bookmarkStart w:id="16686" w:name="_Toc23795528"/>
      <w:bookmarkStart w:id="16687" w:name="_Toc23839905"/>
      <w:bookmarkStart w:id="16688" w:name="_Toc26200694"/>
      <w:bookmarkStart w:id="16689" w:name="_Toc26867791"/>
      <w:bookmarkEnd w:id="16676"/>
      <w:bookmarkEnd w:id="16677"/>
      <w:bookmarkEnd w:id="16678"/>
      <w:bookmarkEnd w:id="16679"/>
      <w:bookmarkEnd w:id="16680"/>
      <w:bookmarkEnd w:id="16681"/>
      <w:bookmarkEnd w:id="16682"/>
      <w:bookmarkEnd w:id="16683"/>
      <w:bookmarkEnd w:id="16684"/>
      <w:bookmarkEnd w:id="16685"/>
      <w:bookmarkEnd w:id="16686"/>
      <w:bookmarkEnd w:id="16687"/>
      <w:bookmarkEnd w:id="16688"/>
      <w:bookmarkEnd w:id="16689"/>
    </w:p>
    <w:p w14:paraId="0D803649" w14:textId="7FFA3681" w:rsidR="00F661EE" w:rsidRPr="002646CB" w:rsidDel="002C63BA" w:rsidRDefault="00F661EE" w:rsidP="00F661EE">
      <w:pPr>
        <w:pStyle w:val="44"/>
        <w:rPr>
          <w:del w:id="16690" w:author="박 진상" w:date="2019-10-08T05:51:00Z"/>
          <w:rPrChange w:id="16691" w:author="ETRI-김종원" w:date="2019-12-10T10:44:00Z">
            <w:rPr>
              <w:del w:id="16692" w:author="박 진상" w:date="2019-10-08T05:51:00Z"/>
            </w:rPr>
          </w:rPrChange>
        </w:rPr>
      </w:pPr>
      <w:del w:id="16693" w:author="박 진상" w:date="2019-10-08T05:51:00Z">
        <w:r w:rsidRPr="002646CB" w:rsidDel="002C63BA">
          <w:rPr>
            <w:rFonts w:hint="eastAsia"/>
            <w:lang w:eastAsia="ko-KR"/>
            <w:rPrChange w:id="16694" w:author="ETRI-김종원" w:date="2019-12-10T10:44:00Z">
              <w:rPr>
                <w:rFonts w:hint="eastAsia"/>
                <w:lang w:eastAsia="ko-KR"/>
              </w:rPr>
            </w:rPrChange>
          </w:rPr>
          <w:delText>일반</w:delText>
        </w:r>
        <w:r w:rsidRPr="002646CB" w:rsidDel="002C63BA">
          <w:rPr>
            <w:rFonts w:hint="eastAsia"/>
            <w:lang w:eastAsia="ko-KR"/>
            <w:rPrChange w:id="1669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2C63BA">
          <w:rPr>
            <w:rFonts w:hint="eastAsia"/>
            <w:lang w:eastAsia="ko-KR"/>
            <w:rPrChange w:id="16696" w:author="ETRI-김종원" w:date="2019-12-10T10:44:00Z">
              <w:rPr>
                <w:rFonts w:hint="eastAsia"/>
                <w:lang w:eastAsia="ko-KR"/>
              </w:rPr>
            </w:rPrChange>
          </w:rPr>
          <w:delText>사항</w:delText>
        </w:r>
        <w:bookmarkStart w:id="16697" w:name="_Toc21408737"/>
        <w:bookmarkStart w:id="16698" w:name="_Toc21525252"/>
        <w:bookmarkStart w:id="16699" w:name="_Toc23142091"/>
        <w:bookmarkStart w:id="16700" w:name="_Toc23173337"/>
        <w:bookmarkStart w:id="16701" w:name="_Toc23189112"/>
        <w:bookmarkStart w:id="16702" w:name="_Toc23191490"/>
        <w:bookmarkStart w:id="16703" w:name="_Toc23244508"/>
        <w:bookmarkStart w:id="16704" w:name="_Toc23794038"/>
        <w:bookmarkStart w:id="16705" w:name="_Toc23794361"/>
        <w:bookmarkStart w:id="16706" w:name="_Toc23794684"/>
        <w:bookmarkStart w:id="16707" w:name="_Toc23795529"/>
        <w:bookmarkStart w:id="16708" w:name="_Toc23839906"/>
        <w:bookmarkStart w:id="16709" w:name="_Toc26200695"/>
        <w:bookmarkStart w:id="16710" w:name="_Toc26867792"/>
        <w:bookmarkEnd w:id="16697"/>
        <w:bookmarkEnd w:id="16698"/>
        <w:bookmarkEnd w:id="16699"/>
        <w:bookmarkEnd w:id="16700"/>
        <w:bookmarkEnd w:id="16701"/>
        <w:bookmarkEnd w:id="16702"/>
        <w:bookmarkEnd w:id="16703"/>
        <w:bookmarkEnd w:id="16704"/>
        <w:bookmarkEnd w:id="16705"/>
        <w:bookmarkEnd w:id="16706"/>
        <w:bookmarkEnd w:id="16707"/>
        <w:bookmarkEnd w:id="16708"/>
        <w:bookmarkEnd w:id="16709"/>
        <w:bookmarkEnd w:id="16710"/>
      </w:del>
    </w:p>
    <w:p w14:paraId="0AAF3509" w14:textId="3D09E2BB" w:rsidR="00763E1B" w:rsidRPr="002646CB" w:rsidDel="002C63BA" w:rsidRDefault="00763E1B" w:rsidP="00763E1B">
      <w:pPr>
        <w:rPr>
          <w:del w:id="16711" w:author="박 진상" w:date="2019-10-08T05:51:00Z"/>
          <w:lang w:val="de-DE"/>
          <w:rPrChange w:id="16712" w:author="ETRI-김종원" w:date="2019-12-10T10:44:00Z">
            <w:rPr>
              <w:del w:id="16713" w:author="박 진상" w:date="2019-10-08T05:51:00Z"/>
              <w:lang w:val="de-DE"/>
            </w:rPr>
          </w:rPrChange>
        </w:rPr>
      </w:pPr>
      <w:bookmarkStart w:id="16714" w:name="_Toc21408738"/>
      <w:bookmarkStart w:id="16715" w:name="_Toc21525253"/>
      <w:bookmarkStart w:id="16716" w:name="_Toc23142092"/>
      <w:bookmarkStart w:id="16717" w:name="_Toc23173338"/>
      <w:bookmarkStart w:id="16718" w:name="_Toc23189113"/>
      <w:bookmarkStart w:id="16719" w:name="_Toc23191491"/>
      <w:bookmarkStart w:id="16720" w:name="_Toc23244509"/>
      <w:bookmarkStart w:id="16721" w:name="_Toc23794039"/>
      <w:bookmarkStart w:id="16722" w:name="_Toc23794362"/>
      <w:bookmarkStart w:id="16723" w:name="_Toc23794685"/>
      <w:bookmarkStart w:id="16724" w:name="_Toc23795530"/>
      <w:bookmarkStart w:id="16725" w:name="_Toc23839907"/>
      <w:bookmarkStart w:id="16726" w:name="_Toc26200696"/>
      <w:bookmarkStart w:id="16727" w:name="_Toc26867793"/>
      <w:bookmarkEnd w:id="16714"/>
      <w:bookmarkEnd w:id="16715"/>
      <w:bookmarkEnd w:id="16716"/>
      <w:bookmarkEnd w:id="16717"/>
      <w:bookmarkEnd w:id="16718"/>
      <w:bookmarkEnd w:id="16719"/>
      <w:bookmarkEnd w:id="16720"/>
      <w:bookmarkEnd w:id="16721"/>
      <w:bookmarkEnd w:id="16722"/>
      <w:bookmarkEnd w:id="16723"/>
      <w:bookmarkEnd w:id="16724"/>
      <w:bookmarkEnd w:id="16725"/>
      <w:bookmarkEnd w:id="16726"/>
      <w:bookmarkEnd w:id="16727"/>
    </w:p>
    <w:p w14:paraId="4FD41201" w14:textId="470A9244" w:rsidR="000D5828" w:rsidRPr="002646CB" w:rsidDel="002C63BA" w:rsidRDefault="00E742FA" w:rsidP="00763E1B">
      <w:pPr>
        <w:rPr>
          <w:del w:id="16728" w:author="박 진상" w:date="2019-10-08T05:51:00Z"/>
          <w:lang w:val="en-US"/>
          <w:rPrChange w:id="16729" w:author="ETRI-김종원" w:date="2019-12-10T10:44:00Z">
            <w:rPr>
              <w:del w:id="16730" w:author="박 진상" w:date="2019-10-08T05:51:00Z"/>
              <w:lang w:val="en-US"/>
            </w:rPr>
          </w:rPrChange>
        </w:rPr>
      </w:pPr>
      <w:del w:id="16731" w:author="박 진상" w:date="2019-10-08T05:51:00Z">
        <w:r w:rsidRPr="002646CB" w:rsidDel="002C63BA">
          <w:rPr>
            <w:rFonts w:hint="eastAsia"/>
            <w:rPrChange w:id="16732" w:author="ETRI-김종원" w:date="2019-12-10T10:44:00Z">
              <w:rPr>
                <w:rFonts w:hint="eastAsia"/>
              </w:rPr>
            </w:rPrChange>
          </w:rPr>
          <w:delText>CES-MG</w:delText>
        </w:r>
        <w:r w:rsidR="000D5828" w:rsidRPr="002646CB" w:rsidDel="002C63BA">
          <w:rPr>
            <w:rFonts w:hint="eastAsia"/>
            <w:lang w:val="en-US"/>
            <w:rPrChange w:id="16733" w:author="ETRI-김종원" w:date="2019-12-10T10:44:00Z">
              <w:rPr>
                <w:rFonts w:hint="eastAsia"/>
                <w:lang w:val="en-US"/>
              </w:rPr>
            </w:rPrChange>
          </w:rPr>
          <w:delText>에서</w:delText>
        </w:r>
        <w:r w:rsidR="000D5828" w:rsidRPr="002646CB" w:rsidDel="002C63BA">
          <w:rPr>
            <w:rFonts w:hint="eastAsia"/>
            <w:lang w:val="en-US"/>
            <w:rPrChange w:id="1673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67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D5828" w:rsidRPr="002646CB" w:rsidDel="002C63BA">
          <w:rPr>
            <w:rFonts w:hint="eastAsia"/>
            <w:lang w:val="en-US"/>
            <w:rPrChange w:id="16736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C567B8" w:rsidRPr="002646CB" w:rsidDel="002C63BA">
          <w:rPr>
            <w:rFonts w:hint="eastAsia"/>
            <w:lang w:val="en-US"/>
            <w:rPrChange w:id="1673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38" w:author="ETRI-김종원" w:date="2019-12-10T10:44:00Z">
              <w:rPr>
                <w:rFonts w:hint="eastAsia"/>
                <w:lang w:val="en-US"/>
              </w:rPr>
            </w:rPrChange>
          </w:rPr>
          <w:delText>모드와</w:delText>
        </w:r>
        <w:r w:rsidR="000D5828" w:rsidRPr="002646CB" w:rsidDel="002C63BA">
          <w:rPr>
            <w:rFonts w:hint="eastAsia"/>
            <w:lang w:val="en-US"/>
            <w:rPrChange w:id="1673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40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C567B8" w:rsidRPr="002646CB" w:rsidDel="002C63BA">
          <w:rPr>
            <w:rFonts w:hint="eastAsia"/>
            <w:lang w:val="en-US"/>
            <w:rPrChange w:id="1674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42" w:author="ETRI-김종원" w:date="2019-12-10T10:44:00Z">
              <w:rPr>
                <w:rFonts w:hint="eastAsia"/>
                <w:lang w:val="en-US"/>
              </w:rPr>
            </w:rPrChange>
          </w:rPr>
          <w:delText>모드의</w:delText>
        </w:r>
        <w:r w:rsidR="000D5828" w:rsidRPr="002646CB" w:rsidDel="002C63BA">
          <w:rPr>
            <w:rFonts w:hint="eastAsia"/>
            <w:lang w:val="en-US"/>
            <w:rPrChange w:id="1674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44" w:author="ETRI-김종원" w:date="2019-12-10T10:44:00Z">
              <w:rPr>
                <w:rFonts w:hint="eastAsia"/>
                <w:lang w:val="en-US"/>
              </w:rPr>
            </w:rPrChange>
          </w:rPr>
          <w:delText>상호</w:delText>
        </w:r>
        <w:r w:rsidR="000D5828" w:rsidRPr="002646CB" w:rsidDel="002C63BA">
          <w:rPr>
            <w:rFonts w:hint="eastAsia"/>
            <w:lang w:val="en-US"/>
            <w:rPrChange w:id="1674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46" w:author="ETRI-김종원" w:date="2019-12-10T10:44:00Z">
              <w:rPr>
                <w:rFonts w:hint="eastAsia"/>
                <w:lang w:val="en-US"/>
              </w:rPr>
            </w:rPrChange>
          </w:rPr>
          <w:delText>전환</w:delText>
        </w:r>
        <w:r w:rsidR="000D5828" w:rsidRPr="002646CB" w:rsidDel="002C63BA">
          <w:rPr>
            <w:rFonts w:hint="eastAsia"/>
            <w:lang w:val="en-US"/>
            <w:rPrChange w:id="1674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48" w:author="ETRI-김종원" w:date="2019-12-10T10:44:00Z">
              <w:rPr>
                <w:rFonts w:hint="eastAsia"/>
                <w:lang w:val="en-US"/>
              </w:rPr>
            </w:rPrChange>
          </w:rPr>
          <w:delText>시에</w:delText>
        </w:r>
        <w:r w:rsidR="000D5828" w:rsidRPr="002646CB" w:rsidDel="002C63BA">
          <w:rPr>
            <w:rFonts w:hint="eastAsia"/>
            <w:lang w:val="en-US"/>
            <w:rPrChange w:id="1674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104016" w:rsidRPr="002646CB" w:rsidDel="002C63BA">
          <w:rPr>
            <w:rFonts w:hint="eastAsia"/>
            <w:lang w:val="en-US"/>
            <w:rPrChange w:id="16750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104016" w:rsidRPr="002646CB" w:rsidDel="002C63BA">
          <w:rPr>
            <w:rFonts w:hint="eastAsia"/>
            <w:lang w:val="en-US"/>
            <w:rPrChange w:id="16751" w:author="ETRI-김종원" w:date="2019-12-10T10:44:00Z">
              <w:rPr>
                <w:rFonts w:hint="eastAsia"/>
                <w:lang w:val="en-US"/>
              </w:rPr>
            </w:rPrChange>
          </w:rPr>
          <w:delText>시스템은</w:delText>
        </w:r>
        <w:r w:rsidR="000D5828" w:rsidRPr="002646CB" w:rsidDel="002C63BA">
          <w:rPr>
            <w:rFonts w:hint="eastAsia"/>
            <w:lang w:val="en-US"/>
            <w:rPrChange w:id="1675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53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0D5828" w:rsidRPr="002646CB" w:rsidDel="002C63BA">
          <w:rPr>
            <w:rFonts w:hint="eastAsia"/>
            <w:lang w:val="en-US"/>
            <w:rPrChange w:id="1675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55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0D5828" w:rsidRPr="002646CB" w:rsidDel="002C63BA">
          <w:rPr>
            <w:rFonts w:hint="eastAsia"/>
            <w:lang w:val="en-US"/>
            <w:rPrChange w:id="1675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57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0D5828" w:rsidRPr="002646CB" w:rsidDel="002C63BA">
          <w:rPr>
            <w:rFonts w:hint="eastAsia"/>
            <w:lang w:val="en-US"/>
            <w:rPrChange w:id="1675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6759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DF729E" w:rsidRPr="002646CB" w:rsidDel="002C63BA">
          <w:rPr>
            <w:rFonts w:hint="eastAsia"/>
            <w:lang w:val="en-US"/>
            <w:rPrChange w:id="16760" w:author="ETRI-김종원" w:date="2019-12-10T10:44:00Z">
              <w:rPr>
                <w:rFonts w:hint="eastAsia"/>
                <w:lang w:val="en-US"/>
              </w:rPr>
            </w:rPrChange>
          </w:rPr>
          <w:delText>해야</w:delText>
        </w:r>
        <w:r w:rsidR="00DF729E" w:rsidRPr="002646CB" w:rsidDel="002C63BA">
          <w:rPr>
            <w:rFonts w:hint="eastAsia"/>
            <w:lang w:val="en-US"/>
            <w:rPrChange w:id="1676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DF729E" w:rsidRPr="002646CB" w:rsidDel="002C63BA">
          <w:rPr>
            <w:rFonts w:hint="eastAsia"/>
            <w:lang w:val="en-US"/>
            <w:rPrChange w:id="16762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DF729E" w:rsidRPr="002646CB" w:rsidDel="002C63BA">
          <w:rPr>
            <w:rFonts w:hint="eastAsia"/>
            <w:lang w:val="en-US"/>
            <w:rPrChange w:id="16763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  <w:bookmarkStart w:id="16764" w:name="_Toc21408739"/>
        <w:bookmarkStart w:id="16765" w:name="_Toc21525254"/>
        <w:bookmarkStart w:id="16766" w:name="_Toc23142093"/>
        <w:bookmarkStart w:id="16767" w:name="_Toc23173339"/>
        <w:bookmarkStart w:id="16768" w:name="_Toc23189114"/>
        <w:bookmarkStart w:id="16769" w:name="_Toc23191492"/>
        <w:bookmarkStart w:id="16770" w:name="_Toc23244510"/>
        <w:bookmarkStart w:id="16771" w:name="_Toc23794040"/>
        <w:bookmarkStart w:id="16772" w:name="_Toc23794363"/>
        <w:bookmarkStart w:id="16773" w:name="_Toc23794686"/>
        <w:bookmarkStart w:id="16774" w:name="_Toc23795531"/>
        <w:bookmarkStart w:id="16775" w:name="_Toc23839908"/>
        <w:bookmarkStart w:id="16776" w:name="_Toc26200697"/>
        <w:bookmarkStart w:id="16777" w:name="_Toc26867794"/>
        <w:bookmarkEnd w:id="16764"/>
        <w:bookmarkEnd w:id="16765"/>
        <w:bookmarkEnd w:id="16766"/>
        <w:bookmarkEnd w:id="16767"/>
        <w:bookmarkEnd w:id="16768"/>
        <w:bookmarkEnd w:id="16769"/>
        <w:bookmarkEnd w:id="16770"/>
        <w:bookmarkEnd w:id="16771"/>
        <w:bookmarkEnd w:id="16772"/>
        <w:bookmarkEnd w:id="16773"/>
        <w:bookmarkEnd w:id="16774"/>
        <w:bookmarkEnd w:id="16775"/>
        <w:bookmarkEnd w:id="16776"/>
        <w:bookmarkEnd w:id="16777"/>
      </w:del>
    </w:p>
    <w:p w14:paraId="270EE7CE" w14:textId="7B9A23E6" w:rsidR="00255132" w:rsidRPr="002646CB" w:rsidDel="002C63BA" w:rsidRDefault="00255132" w:rsidP="00763E1B">
      <w:pPr>
        <w:rPr>
          <w:del w:id="16778" w:author="박 진상" w:date="2019-10-08T05:51:00Z"/>
          <w:lang w:val="en-US"/>
          <w:rPrChange w:id="16779" w:author="ETRI-김종원" w:date="2019-12-10T10:44:00Z">
            <w:rPr>
              <w:del w:id="16780" w:author="박 진상" w:date="2019-10-08T05:51:00Z"/>
              <w:lang w:val="en-US"/>
            </w:rPr>
          </w:rPrChange>
        </w:rPr>
      </w:pPr>
      <w:bookmarkStart w:id="16781" w:name="_Toc21408740"/>
      <w:bookmarkStart w:id="16782" w:name="_Toc21525255"/>
      <w:bookmarkStart w:id="16783" w:name="_Toc23142094"/>
      <w:bookmarkStart w:id="16784" w:name="_Toc23173340"/>
      <w:bookmarkStart w:id="16785" w:name="_Toc23189115"/>
      <w:bookmarkStart w:id="16786" w:name="_Toc23191493"/>
      <w:bookmarkStart w:id="16787" w:name="_Toc23244511"/>
      <w:bookmarkStart w:id="16788" w:name="_Toc23794041"/>
      <w:bookmarkStart w:id="16789" w:name="_Toc23794364"/>
      <w:bookmarkStart w:id="16790" w:name="_Toc23794687"/>
      <w:bookmarkStart w:id="16791" w:name="_Toc23795532"/>
      <w:bookmarkStart w:id="16792" w:name="_Toc23839909"/>
      <w:bookmarkStart w:id="16793" w:name="_Toc26200698"/>
      <w:bookmarkStart w:id="16794" w:name="_Toc26867795"/>
      <w:bookmarkEnd w:id="16781"/>
      <w:bookmarkEnd w:id="16782"/>
      <w:bookmarkEnd w:id="16783"/>
      <w:bookmarkEnd w:id="16784"/>
      <w:bookmarkEnd w:id="16785"/>
      <w:bookmarkEnd w:id="16786"/>
      <w:bookmarkEnd w:id="16787"/>
      <w:bookmarkEnd w:id="16788"/>
      <w:bookmarkEnd w:id="16789"/>
      <w:bookmarkEnd w:id="16790"/>
      <w:bookmarkEnd w:id="16791"/>
      <w:bookmarkEnd w:id="16792"/>
      <w:bookmarkEnd w:id="16793"/>
      <w:bookmarkEnd w:id="16794"/>
    </w:p>
    <w:p w14:paraId="15C38A81" w14:textId="01747D56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795" w:author="박 진상" w:date="2019-10-08T05:51:00Z"/>
          <w:rPrChange w:id="16796" w:author="ETRI-김종원" w:date="2019-12-10T10:44:00Z">
            <w:rPr>
              <w:del w:id="16797" w:author="박 진상" w:date="2019-10-08T05:51:00Z"/>
            </w:rPr>
          </w:rPrChange>
        </w:rPr>
      </w:pPr>
      <w:del w:id="16798" w:author="박 진상" w:date="2019-10-08T05:51:00Z">
        <w:r w:rsidRPr="002646CB" w:rsidDel="002C63BA">
          <w:rPr>
            <w:rFonts w:hint="eastAsia"/>
            <w:rPrChange w:id="16799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6800" w:author="ETRI-김종원" w:date="2019-12-10T10:44:00Z">
              <w:rPr/>
            </w:rPrChange>
          </w:rPr>
          <w:delText>가</w:delText>
        </w:r>
        <w:r w:rsidR="00763E1B" w:rsidRPr="002646CB" w:rsidDel="002C63BA">
          <w:rPr>
            <w:rPrChange w:id="16801" w:author="ETRI-김종원" w:date="2019-12-10T10:44:00Z">
              <w:rPr/>
            </w:rPrChange>
          </w:rPr>
          <w:delText xml:space="preserve"> </w:delText>
        </w:r>
        <w:r w:rsidR="00D4509B" w:rsidRPr="002646CB" w:rsidDel="002C63BA">
          <w:rPr>
            <w:rPrChange w:id="16802" w:author="ETRI-김종원" w:date="2019-12-10T10:44:00Z">
              <w:rPr/>
            </w:rPrChange>
          </w:rPr>
          <w:delText>계통</w:delText>
        </w:r>
        <w:r w:rsidR="00DF729E" w:rsidRPr="002646CB" w:rsidDel="002C63BA">
          <w:rPr>
            <w:rFonts w:hint="eastAsia"/>
            <w:rPrChange w:id="1680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4509B" w:rsidRPr="002646CB" w:rsidDel="002C63BA">
          <w:rPr>
            <w:rPrChange w:id="16804" w:author="ETRI-김종원" w:date="2019-12-10T10:44:00Z">
              <w:rPr/>
            </w:rPrChange>
          </w:rPr>
          <w:delText>연계운전</w:delText>
        </w:r>
        <w:r w:rsidRPr="002646CB" w:rsidDel="002C63BA">
          <w:rPr>
            <w:rFonts w:hint="eastAsia"/>
            <w:rPrChange w:id="1680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PrChange w:id="16806" w:author="ETRI-김종원" w:date="2019-12-10T10:44:00Z">
              <w:rPr/>
            </w:rPrChange>
          </w:rPr>
          <w:delText>모드에서</w:delText>
        </w:r>
        <w:r w:rsidR="00763E1B" w:rsidRPr="002646CB" w:rsidDel="002C63BA">
          <w:rPr>
            <w:rPrChange w:id="16807" w:author="ETRI-김종원" w:date="2019-12-10T10:44:00Z">
              <w:rPr/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68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PrChange w:id="16809" w:author="ETRI-김종원" w:date="2019-12-10T10:44:00Z">
              <w:rPr/>
            </w:rPrChange>
          </w:rPr>
          <w:delText>운전</w:delText>
        </w:r>
        <w:r w:rsidRPr="002646CB" w:rsidDel="002C63BA">
          <w:rPr>
            <w:rFonts w:hint="eastAsia"/>
            <w:rPrChange w:id="168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PrChange w:id="16811" w:author="ETRI-김종원" w:date="2019-12-10T10:44:00Z">
              <w:rPr/>
            </w:rPrChange>
          </w:rPr>
          <w:delText>모드로</w:delText>
        </w:r>
        <w:r w:rsidR="00763E1B" w:rsidRPr="002646CB" w:rsidDel="002C63BA">
          <w:rPr>
            <w:rPrChange w:id="1681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13" w:author="ETRI-김종원" w:date="2019-12-10T10:44:00Z">
              <w:rPr/>
            </w:rPrChange>
          </w:rPr>
          <w:delText>전환</w:delText>
        </w:r>
        <w:r w:rsidR="00763E1B" w:rsidRPr="002646CB" w:rsidDel="002C63BA">
          <w:rPr>
            <w:rPrChange w:id="1681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15" w:author="ETRI-김종원" w:date="2019-12-10T10:44:00Z">
              <w:rPr/>
            </w:rPrChange>
          </w:rPr>
          <w:delText>할</w:delText>
        </w:r>
        <w:r w:rsidR="00763E1B" w:rsidRPr="002646CB" w:rsidDel="002C63BA">
          <w:rPr>
            <w:rPrChange w:id="1681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17" w:author="ETRI-김종원" w:date="2019-12-10T10:44:00Z">
              <w:rPr/>
            </w:rPrChange>
          </w:rPr>
          <w:delText>때</w:delText>
        </w:r>
        <w:r w:rsidR="00763E1B" w:rsidRPr="002646CB" w:rsidDel="002C63BA">
          <w:rPr>
            <w:rPrChange w:id="1681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19" w:author="ETRI-김종원" w:date="2019-12-10T10:44:00Z">
              <w:rPr/>
            </w:rPrChange>
          </w:rPr>
          <w:delText>일시적인</w:delText>
        </w:r>
        <w:r w:rsidR="00763E1B" w:rsidRPr="002646CB" w:rsidDel="002C63BA">
          <w:rPr>
            <w:rPrChange w:id="1682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21" w:author="ETRI-김종원" w:date="2019-12-10T10:44:00Z">
              <w:rPr/>
            </w:rPrChange>
          </w:rPr>
          <w:delText>동작으로</w:delText>
        </w:r>
        <w:r w:rsidR="00763E1B" w:rsidRPr="002646CB" w:rsidDel="002C63BA">
          <w:rPr>
            <w:rPrChange w:id="1682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23" w:author="ETRI-김종원" w:date="2019-12-10T10:44:00Z">
              <w:rPr/>
            </w:rPrChange>
          </w:rPr>
          <w:delText>인해</w:delText>
        </w:r>
        <w:r w:rsidR="00763E1B" w:rsidRPr="002646CB" w:rsidDel="002C63BA">
          <w:rPr>
            <w:rPrChange w:id="16824" w:author="ETRI-김종원" w:date="2019-12-10T10:44:00Z">
              <w:rPr/>
            </w:rPrChange>
          </w:rPr>
          <w:delText xml:space="preserve"> </w:delText>
        </w:r>
        <w:r w:rsidR="00DC1A26" w:rsidRPr="002646CB" w:rsidDel="002C63BA">
          <w:rPr>
            <w:rFonts w:hint="eastAsia"/>
            <w:rPrChange w:id="16825" w:author="ETRI-김종원" w:date="2019-12-10T10:44:00Z">
              <w:rPr>
                <w:rFonts w:hint="eastAsia"/>
              </w:rPr>
            </w:rPrChange>
          </w:rPr>
          <w:delText>계통의</w:delText>
        </w:r>
        <w:r w:rsidR="00DC1A26" w:rsidRPr="002646CB" w:rsidDel="002C63BA">
          <w:rPr>
            <w:rFonts w:hint="eastAsia"/>
            <w:rPrChange w:id="168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63E1B" w:rsidRPr="002646CB" w:rsidDel="002C63BA">
          <w:rPr>
            <w:rPrChange w:id="16827" w:author="ETRI-김종원" w:date="2019-12-10T10:44:00Z">
              <w:rPr/>
            </w:rPrChange>
          </w:rPr>
          <w:delText>안정성</w:delText>
        </w:r>
        <w:r w:rsidR="00763E1B" w:rsidRPr="002646CB" w:rsidDel="002C63BA">
          <w:rPr>
            <w:rPrChange w:id="1682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29" w:author="ETRI-김종원" w:date="2019-12-10T10:44:00Z">
              <w:rPr/>
            </w:rPrChange>
          </w:rPr>
          <w:delText>문제가</w:delText>
        </w:r>
        <w:r w:rsidR="00763E1B" w:rsidRPr="002646CB" w:rsidDel="002C63BA">
          <w:rPr>
            <w:rPrChange w:id="1683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31" w:author="ETRI-김종원" w:date="2019-12-10T10:44:00Z">
              <w:rPr/>
            </w:rPrChange>
          </w:rPr>
          <w:delText>발생할</w:delText>
        </w:r>
        <w:r w:rsidR="00763E1B" w:rsidRPr="002646CB" w:rsidDel="002C63BA">
          <w:rPr>
            <w:rPrChange w:id="1683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33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683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35" w:author="ETRI-김종원" w:date="2019-12-10T10:44:00Z">
              <w:rPr/>
            </w:rPrChange>
          </w:rPr>
          <w:delText>있다</w:delText>
        </w:r>
        <w:r w:rsidR="00763E1B" w:rsidRPr="002646CB" w:rsidDel="002C63BA">
          <w:rPr>
            <w:rFonts w:hint="eastAsia"/>
            <w:rPrChange w:id="16836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2C63BA">
          <w:rPr>
            <w:rFonts w:hint="eastAsia"/>
            <w:rPrChange w:id="16837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6838" w:author="ETRI-김종원" w:date="2019-12-10T10:44:00Z">
              <w:rPr/>
            </w:rPrChange>
          </w:rPr>
          <w:delText>에서</w:delText>
        </w:r>
        <w:r w:rsidR="00763E1B" w:rsidRPr="002646CB" w:rsidDel="002C63BA">
          <w:rPr>
            <w:rFonts w:hint="eastAsia"/>
            <w:rPrChange w:id="16839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501A80" w:rsidRPr="002646CB" w:rsidDel="002C63BA">
          <w:rPr>
            <w:rFonts w:hint="eastAsia"/>
            <w:rPrChange w:id="16840" w:author="ETRI-김종원" w:date="2019-12-10T10:44:00Z">
              <w:rPr>
                <w:rFonts w:hint="eastAsia"/>
              </w:rPr>
            </w:rPrChange>
          </w:rPr>
          <w:delText>PCS</w:delText>
        </w:r>
        <w:r w:rsidR="00763E1B" w:rsidRPr="002646CB" w:rsidDel="002C63BA">
          <w:rPr>
            <w:rPrChange w:id="1684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42" w:author="ETRI-김종원" w:date="2019-12-10T10:44:00Z">
              <w:rPr/>
            </w:rPrChange>
          </w:rPr>
          <w:delText>및</w:delText>
        </w:r>
        <w:r w:rsidR="00763E1B" w:rsidRPr="002646CB" w:rsidDel="002C63BA">
          <w:rPr>
            <w:rPrChange w:id="1684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44" w:author="ETRI-김종원" w:date="2019-12-10T10:44:00Z">
              <w:rPr/>
            </w:rPrChange>
          </w:rPr>
          <w:delText>과도</w:delText>
        </w:r>
        <w:r w:rsidR="00763E1B" w:rsidRPr="002646CB" w:rsidDel="002C63BA">
          <w:rPr>
            <w:rPrChange w:id="1684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46" w:author="ETRI-김종원" w:date="2019-12-10T10:44:00Z">
              <w:rPr/>
            </w:rPrChange>
          </w:rPr>
          <w:delText>제어</w:delText>
        </w:r>
        <w:r w:rsidR="00763E1B" w:rsidRPr="002646CB" w:rsidDel="002C63BA">
          <w:rPr>
            <w:rPrChange w:id="1684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48" w:author="ETRI-김종원" w:date="2019-12-10T10:44:00Z">
              <w:rPr/>
            </w:rPrChange>
          </w:rPr>
          <w:delText>시스템은</w:delText>
        </w:r>
        <w:r w:rsidR="00763E1B" w:rsidRPr="002646CB" w:rsidDel="002C63BA">
          <w:rPr>
            <w:rPrChange w:id="1684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50" w:author="ETRI-김종원" w:date="2019-12-10T10:44:00Z">
              <w:rPr/>
            </w:rPrChange>
          </w:rPr>
          <w:delText>시스템</w:delText>
        </w:r>
        <w:r w:rsidR="00763E1B" w:rsidRPr="002646CB" w:rsidDel="002C63BA">
          <w:rPr>
            <w:rPrChange w:id="1685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52" w:author="ETRI-김종원" w:date="2019-12-10T10:44:00Z">
              <w:rPr/>
            </w:rPrChange>
          </w:rPr>
          <w:delText>안정성을</w:delText>
        </w:r>
        <w:r w:rsidR="00763E1B" w:rsidRPr="002646CB" w:rsidDel="002C63BA">
          <w:rPr>
            <w:rPrChange w:id="1685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54" w:author="ETRI-김종원" w:date="2019-12-10T10:44:00Z">
              <w:rPr/>
            </w:rPrChange>
          </w:rPr>
          <w:delText>보장하기</w:delText>
        </w:r>
        <w:r w:rsidR="00763E1B" w:rsidRPr="002646CB" w:rsidDel="002C63BA">
          <w:rPr>
            <w:rPrChange w:id="1685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56" w:author="ETRI-김종원" w:date="2019-12-10T10:44:00Z">
              <w:rPr/>
            </w:rPrChange>
          </w:rPr>
          <w:delText>위해</w:delText>
        </w:r>
        <w:r w:rsidR="00763E1B" w:rsidRPr="002646CB" w:rsidDel="002C63BA">
          <w:rPr>
            <w:rPrChange w:id="1685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58" w:author="ETRI-김종원" w:date="2019-12-10T10:44:00Z">
              <w:rPr/>
            </w:rPrChange>
          </w:rPr>
          <w:delText>즉시</w:delText>
        </w:r>
        <w:r w:rsidR="00763E1B" w:rsidRPr="002646CB" w:rsidDel="002C63BA">
          <w:rPr>
            <w:rPrChange w:id="1685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60" w:author="ETRI-김종원" w:date="2019-12-10T10:44:00Z">
              <w:rPr/>
            </w:rPrChange>
          </w:rPr>
          <w:delText>작동해야</w:delText>
        </w:r>
        <w:r w:rsidR="00763E1B" w:rsidRPr="002646CB" w:rsidDel="002C63BA">
          <w:rPr>
            <w:rPrChange w:id="1686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62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6863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763E1B" w:rsidRPr="002646CB" w:rsidDel="002C63BA">
          <w:rPr>
            <w:rPrChange w:id="16864" w:author="ETRI-김종원" w:date="2019-12-10T10:44:00Z">
              <w:rPr/>
            </w:rPrChange>
          </w:rPr>
          <w:delText>충분한</w:delText>
        </w:r>
        <w:r w:rsidR="00763E1B" w:rsidRPr="002646CB" w:rsidDel="002C63BA">
          <w:rPr>
            <w:rPrChange w:id="1686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66" w:author="ETRI-김종원" w:date="2019-12-10T10:44:00Z">
              <w:rPr/>
            </w:rPrChange>
          </w:rPr>
          <w:delText>전력</w:delText>
        </w:r>
        <w:r w:rsidR="00763E1B" w:rsidRPr="002646CB" w:rsidDel="002C63BA">
          <w:rPr>
            <w:rPrChange w:id="1686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68" w:author="ETRI-김종원" w:date="2019-12-10T10:44:00Z">
              <w:rPr/>
            </w:rPrChange>
          </w:rPr>
          <w:delText>에너지</w:delText>
        </w:r>
        <w:r w:rsidR="00763E1B" w:rsidRPr="002646CB" w:rsidDel="002C63BA">
          <w:rPr>
            <w:rPrChange w:id="1686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70" w:author="ETRI-김종원" w:date="2019-12-10T10:44:00Z">
              <w:rPr/>
            </w:rPrChange>
          </w:rPr>
          <w:delText>저장</w:delText>
        </w:r>
        <w:r w:rsidR="00763E1B" w:rsidRPr="002646CB" w:rsidDel="002C63BA">
          <w:rPr>
            <w:rPrChange w:id="1687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72" w:author="ETRI-김종원" w:date="2019-12-10T10:44:00Z">
              <w:rPr/>
            </w:rPrChange>
          </w:rPr>
          <w:delText>능력은</w:delText>
        </w:r>
        <w:r w:rsidR="00763E1B" w:rsidRPr="002646CB" w:rsidDel="002C63BA">
          <w:rPr>
            <w:rPrChange w:id="16873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6874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6875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687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77" w:author="ETRI-김종원" w:date="2019-12-10T10:44:00Z">
              <w:rPr/>
            </w:rPrChange>
          </w:rPr>
          <w:delText>안정적인</w:delText>
        </w:r>
        <w:r w:rsidR="00763E1B" w:rsidRPr="002646CB" w:rsidDel="002C63BA">
          <w:rPr>
            <w:rPrChange w:id="1687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79" w:author="ETRI-김종원" w:date="2019-12-10T10:44:00Z">
              <w:rPr/>
            </w:rPrChange>
          </w:rPr>
          <w:delText>작동을</w:delText>
        </w:r>
        <w:r w:rsidR="00763E1B" w:rsidRPr="002646CB" w:rsidDel="002C63BA">
          <w:rPr>
            <w:rPrChange w:id="1688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81" w:author="ETRI-김종원" w:date="2019-12-10T10:44:00Z">
              <w:rPr/>
            </w:rPrChange>
          </w:rPr>
          <w:delText>보장하기</w:delText>
        </w:r>
        <w:r w:rsidR="00763E1B" w:rsidRPr="002646CB" w:rsidDel="002C63BA">
          <w:rPr>
            <w:rPrChange w:id="1688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83" w:author="ETRI-김종원" w:date="2019-12-10T10:44:00Z">
              <w:rPr/>
            </w:rPrChange>
          </w:rPr>
          <w:delText>위해</w:delText>
        </w:r>
        <w:r w:rsidR="00763E1B" w:rsidRPr="002646CB" w:rsidDel="002C63BA">
          <w:rPr>
            <w:rPrChange w:id="1688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85" w:author="ETRI-김종원" w:date="2019-12-10T10:44:00Z">
              <w:rPr/>
            </w:rPrChange>
          </w:rPr>
          <w:delText>선택</w:delText>
        </w:r>
        <w:r w:rsidR="00763E1B" w:rsidRPr="002646CB" w:rsidDel="002C63BA">
          <w:rPr>
            <w:rPrChange w:id="1688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87" w:author="ETRI-김종원" w:date="2019-12-10T10:44:00Z">
              <w:rPr/>
            </w:rPrChange>
          </w:rPr>
          <w:delText>될</w:delText>
        </w:r>
        <w:r w:rsidR="00763E1B" w:rsidRPr="002646CB" w:rsidDel="002C63BA">
          <w:rPr>
            <w:rPrChange w:id="1688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89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689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891" w:author="ETRI-김종원" w:date="2019-12-10T10:44:00Z">
              <w:rPr/>
            </w:rPrChange>
          </w:rPr>
          <w:delText>있다</w:delText>
        </w:r>
        <w:r w:rsidR="00763E1B" w:rsidRPr="002646CB" w:rsidDel="002C63BA">
          <w:rPr>
            <w:rFonts w:hint="eastAsia"/>
            <w:rPrChange w:id="16892" w:author="ETRI-김종원" w:date="2019-12-10T10:44:00Z">
              <w:rPr>
                <w:rFonts w:hint="eastAsia"/>
              </w:rPr>
            </w:rPrChange>
          </w:rPr>
          <w:delText>.</w:delText>
        </w:r>
        <w:bookmarkStart w:id="16893" w:name="_Toc21408741"/>
        <w:bookmarkStart w:id="16894" w:name="_Toc21525256"/>
        <w:bookmarkStart w:id="16895" w:name="_Toc23142095"/>
        <w:bookmarkStart w:id="16896" w:name="_Toc23173341"/>
        <w:bookmarkStart w:id="16897" w:name="_Toc23189116"/>
        <w:bookmarkStart w:id="16898" w:name="_Toc23191494"/>
        <w:bookmarkStart w:id="16899" w:name="_Toc23244512"/>
        <w:bookmarkStart w:id="16900" w:name="_Toc23794042"/>
        <w:bookmarkStart w:id="16901" w:name="_Toc23794365"/>
        <w:bookmarkStart w:id="16902" w:name="_Toc23794688"/>
        <w:bookmarkStart w:id="16903" w:name="_Toc23795533"/>
        <w:bookmarkStart w:id="16904" w:name="_Toc23839910"/>
        <w:bookmarkStart w:id="16905" w:name="_Toc26200699"/>
        <w:bookmarkStart w:id="16906" w:name="_Toc26867796"/>
        <w:bookmarkEnd w:id="16893"/>
        <w:bookmarkEnd w:id="16894"/>
        <w:bookmarkEnd w:id="16895"/>
        <w:bookmarkEnd w:id="16896"/>
        <w:bookmarkEnd w:id="16897"/>
        <w:bookmarkEnd w:id="16898"/>
        <w:bookmarkEnd w:id="16899"/>
        <w:bookmarkEnd w:id="16900"/>
        <w:bookmarkEnd w:id="16901"/>
        <w:bookmarkEnd w:id="16902"/>
        <w:bookmarkEnd w:id="16903"/>
        <w:bookmarkEnd w:id="16904"/>
        <w:bookmarkEnd w:id="16905"/>
        <w:bookmarkEnd w:id="16906"/>
      </w:del>
    </w:p>
    <w:p w14:paraId="09A53E0C" w14:textId="6D1AFB3F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907" w:author="박 진상" w:date="2019-10-08T05:51:00Z"/>
          <w:rPrChange w:id="16908" w:author="ETRI-김종원" w:date="2019-12-10T10:44:00Z">
            <w:rPr>
              <w:del w:id="16909" w:author="박 진상" w:date="2019-10-08T05:51:00Z"/>
            </w:rPr>
          </w:rPrChange>
        </w:rPr>
      </w:pPr>
      <w:del w:id="16910" w:author="박 진상" w:date="2019-10-08T05:51:00Z">
        <w:r w:rsidRPr="002646CB" w:rsidDel="002C63BA">
          <w:rPr>
            <w:rFonts w:hint="eastAsia"/>
            <w:rPrChange w:id="16911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6912" w:author="ETRI-김종원" w:date="2019-12-10T10:44:00Z">
              <w:rPr/>
            </w:rPrChange>
          </w:rPr>
          <w:delText>가</w:delText>
        </w:r>
        <w:r w:rsidR="00763E1B" w:rsidRPr="002646CB" w:rsidDel="002C63BA">
          <w:rPr>
            <w:rPrChange w:id="16913" w:author="ETRI-김종원" w:date="2019-12-10T10:44:00Z">
              <w:rPr/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69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PrChange w:id="16915" w:author="ETRI-김종원" w:date="2019-12-10T10:44:00Z">
              <w:rPr/>
            </w:rPrChange>
          </w:rPr>
          <w:delText>운전</w:delText>
        </w:r>
        <w:r w:rsidR="00763E1B" w:rsidRPr="002646CB" w:rsidDel="002C63BA">
          <w:rPr>
            <w:rPrChange w:id="1691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17" w:author="ETRI-김종원" w:date="2019-12-10T10:44:00Z">
              <w:rPr/>
            </w:rPrChange>
          </w:rPr>
          <w:delText>모드에서</w:delText>
        </w:r>
        <w:r w:rsidR="00763E1B" w:rsidRPr="002646CB" w:rsidDel="002C63BA">
          <w:rPr>
            <w:rPrChange w:id="1691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19" w:author="ETRI-김종원" w:date="2019-12-10T10:44:00Z">
              <w:rPr/>
            </w:rPrChange>
          </w:rPr>
          <w:delText>계통연계</w:delText>
        </w:r>
        <w:r w:rsidR="00763E1B" w:rsidRPr="002646CB" w:rsidDel="002C63BA">
          <w:rPr>
            <w:rPrChange w:id="1692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21" w:author="ETRI-김종원" w:date="2019-12-10T10:44:00Z">
              <w:rPr/>
            </w:rPrChange>
          </w:rPr>
          <w:delText>모드로</w:delText>
        </w:r>
        <w:r w:rsidR="00763E1B" w:rsidRPr="002646CB" w:rsidDel="002C63BA">
          <w:rPr>
            <w:rPrChange w:id="1692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23" w:author="ETRI-김종원" w:date="2019-12-10T10:44:00Z">
              <w:rPr/>
            </w:rPrChange>
          </w:rPr>
          <w:delText>전환</w:delText>
        </w:r>
        <w:r w:rsidR="00763E1B" w:rsidRPr="002646CB" w:rsidDel="002C63BA">
          <w:rPr>
            <w:rPrChange w:id="1692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25" w:author="ETRI-김종원" w:date="2019-12-10T10:44:00Z">
              <w:rPr/>
            </w:rPrChange>
          </w:rPr>
          <w:delText>할</w:delText>
        </w:r>
        <w:r w:rsidR="00763E1B" w:rsidRPr="002646CB" w:rsidDel="002C63BA">
          <w:rPr>
            <w:rPrChange w:id="1692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27" w:author="ETRI-김종원" w:date="2019-12-10T10:44:00Z">
              <w:rPr/>
            </w:rPrChange>
          </w:rPr>
          <w:delText>때</w:delText>
        </w:r>
        <w:r w:rsidR="00763E1B" w:rsidRPr="002646CB" w:rsidDel="002C63BA">
          <w:rPr>
            <w:rFonts w:hint="eastAsia"/>
            <w:rPrChange w:id="1692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501A80" w:rsidRPr="002646CB" w:rsidDel="002C63BA">
          <w:rPr>
            <w:rFonts w:hint="eastAsia"/>
            <w:rPrChange w:id="16929" w:author="ETRI-김종원" w:date="2019-12-10T10:44:00Z">
              <w:rPr>
                <w:rFonts w:hint="eastAsia"/>
              </w:rPr>
            </w:rPrChange>
          </w:rPr>
          <w:delText>PCS</w:delText>
        </w:r>
        <w:r w:rsidR="00763E1B" w:rsidRPr="002646CB" w:rsidDel="002C63BA">
          <w:rPr>
            <w:rPrChange w:id="16930" w:author="ETRI-김종원" w:date="2019-12-10T10:44:00Z">
              <w:rPr/>
            </w:rPrChange>
          </w:rPr>
          <w:delText>는</w:delText>
        </w:r>
        <w:r w:rsidR="00057894" w:rsidRPr="002646CB" w:rsidDel="002C63BA">
          <w:rPr>
            <w:rFonts w:hint="eastAsia"/>
            <w:rPrChange w:id="1693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849B5" w:rsidRPr="002646CB" w:rsidDel="002C63BA">
          <w:rPr>
            <w:rFonts w:hint="eastAsia"/>
            <w:rPrChange w:id="16932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5129" w:rsidRPr="002646CB" w:rsidDel="002C63BA">
          <w:rPr>
            <w:rPrChange w:id="16933" w:author="ETRI-김종원" w:date="2019-12-10T10:44:00Z">
              <w:rPr/>
            </w:rPrChange>
          </w:rPr>
          <w:delText xml:space="preserve"> </w:delText>
        </w:r>
        <w:r w:rsidR="00BD5129" w:rsidRPr="002646CB" w:rsidDel="002C63BA">
          <w:rPr>
            <w:rPrChange w:id="16934" w:author="ETRI-김종원" w:date="2019-12-10T10:44:00Z">
              <w:rPr/>
            </w:rPrChange>
          </w:rPr>
          <w:delText>계통</w:delText>
        </w:r>
        <w:r w:rsidR="00763E1B" w:rsidRPr="002646CB" w:rsidDel="002C63BA">
          <w:rPr>
            <w:rPrChange w:id="16935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693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37" w:author="ETRI-김종원" w:date="2019-12-10T10:44:00Z">
              <w:rPr/>
            </w:rPrChange>
          </w:rPr>
          <w:delText>전압</w:delText>
        </w:r>
        <w:r w:rsidR="00763E1B" w:rsidRPr="002646CB" w:rsidDel="002C63BA">
          <w:rPr>
            <w:rPrChange w:id="1693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39" w:author="ETRI-김종원" w:date="2019-12-10T10:44:00Z">
              <w:rPr/>
            </w:rPrChange>
          </w:rPr>
          <w:delText>진폭</w:delText>
        </w:r>
        <w:r w:rsidR="00763E1B" w:rsidRPr="002646CB" w:rsidDel="002C63BA">
          <w:rPr>
            <w:rFonts w:hint="eastAsia"/>
            <w:rPrChange w:id="16940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763E1B" w:rsidRPr="002646CB" w:rsidDel="002C63BA">
          <w:rPr>
            <w:rPrChange w:id="16941" w:author="ETRI-김종원" w:date="2019-12-10T10:44:00Z">
              <w:rPr/>
            </w:rPrChange>
          </w:rPr>
          <w:delText>위상각</w:delText>
        </w:r>
        <w:r w:rsidR="00763E1B" w:rsidRPr="002646CB" w:rsidDel="002C63BA">
          <w:rPr>
            <w:rPrChange w:id="1694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43" w:author="ETRI-김종원" w:date="2019-12-10T10:44:00Z">
              <w:rPr/>
            </w:rPrChange>
          </w:rPr>
          <w:delText>및</w:delText>
        </w:r>
        <w:r w:rsidR="00763E1B" w:rsidRPr="002646CB" w:rsidDel="002C63BA">
          <w:rPr>
            <w:rPrChange w:id="1694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45" w:author="ETRI-김종원" w:date="2019-12-10T10:44:00Z">
              <w:rPr/>
            </w:rPrChange>
          </w:rPr>
          <w:delText>주파수를</w:delText>
        </w:r>
        <w:r w:rsidR="00763E1B" w:rsidRPr="002646CB" w:rsidDel="002C63BA">
          <w:rPr>
            <w:rPrChange w:id="1694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47" w:author="ETRI-김종원" w:date="2019-12-10T10:44:00Z">
              <w:rPr/>
            </w:rPrChange>
          </w:rPr>
          <w:delText>적시에</w:delText>
        </w:r>
        <w:r w:rsidR="00763E1B" w:rsidRPr="002646CB" w:rsidDel="002C63BA">
          <w:rPr>
            <w:rPrChange w:id="1694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49" w:author="ETRI-김종원" w:date="2019-12-10T10:44:00Z">
              <w:rPr/>
            </w:rPrChange>
          </w:rPr>
          <w:delText>감지한</w:delText>
        </w:r>
        <w:r w:rsidR="00763E1B" w:rsidRPr="002646CB" w:rsidDel="002C63BA">
          <w:rPr>
            <w:rPrChange w:id="1695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51" w:author="ETRI-김종원" w:date="2019-12-10T10:44:00Z">
              <w:rPr/>
            </w:rPrChange>
          </w:rPr>
          <w:delText>다음</w:delText>
        </w:r>
        <w:r w:rsidR="00763E1B" w:rsidRPr="002646CB" w:rsidDel="002C63BA">
          <w:rPr>
            <w:rPrChange w:id="16952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53" w:author="ETRI-김종원" w:date="2019-12-10T10:44:00Z">
              <w:rPr/>
            </w:rPrChange>
          </w:rPr>
          <w:delText>동기</w:delText>
        </w:r>
        <w:r w:rsidR="00763E1B" w:rsidRPr="002646CB" w:rsidDel="002C63BA">
          <w:rPr>
            <w:rPrChange w:id="1695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55" w:author="ETRI-김종원" w:date="2019-12-10T10:44:00Z">
              <w:rPr/>
            </w:rPrChange>
          </w:rPr>
          <w:delText>요구</w:delText>
        </w:r>
        <w:r w:rsidR="00763E1B" w:rsidRPr="002646CB" w:rsidDel="002C63BA">
          <w:rPr>
            <w:rPrChange w:id="1695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57" w:author="ETRI-김종원" w:date="2019-12-10T10:44:00Z">
              <w:rPr/>
            </w:rPrChange>
          </w:rPr>
          <w:delText>사항을</w:delText>
        </w:r>
        <w:r w:rsidR="00763E1B" w:rsidRPr="002646CB" w:rsidDel="002C63BA">
          <w:rPr>
            <w:rPrChange w:id="1695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59" w:author="ETRI-김종원" w:date="2019-12-10T10:44:00Z">
              <w:rPr/>
            </w:rPrChange>
          </w:rPr>
          <w:delText>충족시키기</w:delText>
        </w:r>
        <w:r w:rsidR="00763E1B" w:rsidRPr="002646CB" w:rsidDel="002C63BA">
          <w:rPr>
            <w:rPrChange w:id="1696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61" w:author="ETRI-김종원" w:date="2019-12-10T10:44:00Z">
              <w:rPr/>
            </w:rPrChange>
          </w:rPr>
          <w:delText>위해</w:delText>
        </w:r>
        <w:r w:rsidR="00763E1B" w:rsidRPr="002646CB" w:rsidDel="002C63BA">
          <w:rPr>
            <w:rPrChange w:id="16962" w:author="ETRI-김종원" w:date="2019-12-10T10:44:00Z">
              <w:rPr/>
            </w:rPrChange>
          </w:rPr>
          <w:delText xml:space="preserve"> </w:delText>
        </w:r>
        <w:r w:rsidR="00A933ED" w:rsidRPr="002646CB" w:rsidDel="002C63BA">
          <w:rPr>
            <w:rFonts w:hint="eastAsia"/>
            <w:rPrChange w:id="16963" w:author="ETRI-김종원" w:date="2019-12-10T10:44:00Z">
              <w:rPr>
                <w:rFonts w:hint="eastAsia"/>
              </w:rPr>
            </w:rPrChange>
          </w:rPr>
          <w:delText>PCS</w:delText>
        </w:r>
        <w:r w:rsidR="00763E1B" w:rsidRPr="002646CB" w:rsidDel="002C63BA">
          <w:rPr>
            <w:rPrChange w:id="16964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696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66" w:author="ETRI-김종원" w:date="2019-12-10T10:44:00Z">
              <w:rPr/>
            </w:rPrChange>
          </w:rPr>
          <w:delText>전압</w:delText>
        </w:r>
        <w:r w:rsidR="00763E1B" w:rsidRPr="002646CB" w:rsidDel="002C63BA">
          <w:rPr>
            <w:rPrChange w:id="1696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68" w:author="ETRI-김종원" w:date="2019-12-10T10:44:00Z">
              <w:rPr/>
            </w:rPrChange>
          </w:rPr>
          <w:delText>진폭</w:delText>
        </w:r>
        <w:r w:rsidR="00763E1B" w:rsidRPr="002646CB" w:rsidDel="002C63BA">
          <w:rPr>
            <w:rFonts w:hint="eastAsia"/>
            <w:rPrChange w:id="16969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763E1B" w:rsidRPr="002646CB" w:rsidDel="002C63BA">
          <w:rPr>
            <w:rPrChange w:id="16970" w:author="ETRI-김종원" w:date="2019-12-10T10:44:00Z">
              <w:rPr/>
            </w:rPrChange>
          </w:rPr>
          <w:delText>위상각</w:delText>
        </w:r>
        <w:r w:rsidR="00763E1B" w:rsidRPr="002646CB" w:rsidDel="002C63BA">
          <w:rPr>
            <w:rPrChange w:id="1697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72" w:author="ETRI-김종원" w:date="2019-12-10T10:44:00Z">
              <w:rPr/>
            </w:rPrChange>
          </w:rPr>
          <w:delText>및</w:delText>
        </w:r>
        <w:r w:rsidR="00763E1B" w:rsidRPr="002646CB" w:rsidDel="002C63BA">
          <w:rPr>
            <w:rPrChange w:id="1697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74" w:author="ETRI-김종원" w:date="2019-12-10T10:44:00Z">
              <w:rPr/>
            </w:rPrChange>
          </w:rPr>
          <w:delText>주파수를</w:delText>
        </w:r>
        <w:r w:rsidR="00763E1B" w:rsidRPr="002646CB" w:rsidDel="002C63BA">
          <w:rPr>
            <w:rPrChange w:id="1697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76" w:author="ETRI-김종원" w:date="2019-12-10T10:44:00Z">
              <w:rPr/>
            </w:rPrChange>
          </w:rPr>
          <w:delText>조정할</w:delText>
        </w:r>
        <w:r w:rsidR="00763E1B" w:rsidRPr="002646CB" w:rsidDel="002C63BA">
          <w:rPr>
            <w:rPrChange w:id="1697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78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697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6980" w:author="ETRI-김종원" w:date="2019-12-10T10:44:00Z">
              <w:rPr/>
            </w:rPrChange>
          </w:rPr>
          <w:delText>있다</w:delText>
        </w:r>
        <w:r w:rsidR="00763E1B" w:rsidRPr="002646CB" w:rsidDel="002C63BA">
          <w:rPr>
            <w:rFonts w:hint="eastAsia"/>
            <w:rPrChange w:id="16981" w:author="ETRI-김종원" w:date="2019-12-10T10:44:00Z">
              <w:rPr>
                <w:rFonts w:hint="eastAsia"/>
              </w:rPr>
            </w:rPrChange>
          </w:rPr>
          <w:delText>.</w:delText>
        </w:r>
        <w:bookmarkStart w:id="16982" w:name="_Toc21408742"/>
        <w:bookmarkStart w:id="16983" w:name="_Toc21525257"/>
        <w:bookmarkStart w:id="16984" w:name="_Toc23142096"/>
        <w:bookmarkStart w:id="16985" w:name="_Toc23173342"/>
        <w:bookmarkStart w:id="16986" w:name="_Toc23189117"/>
        <w:bookmarkStart w:id="16987" w:name="_Toc23191495"/>
        <w:bookmarkStart w:id="16988" w:name="_Toc23244513"/>
        <w:bookmarkStart w:id="16989" w:name="_Toc23794043"/>
        <w:bookmarkStart w:id="16990" w:name="_Toc23794366"/>
        <w:bookmarkStart w:id="16991" w:name="_Toc23794689"/>
        <w:bookmarkStart w:id="16992" w:name="_Toc23795534"/>
        <w:bookmarkStart w:id="16993" w:name="_Toc23839911"/>
        <w:bookmarkStart w:id="16994" w:name="_Toc26200700"/>
        <w:bookmarkStart w:id="16995" w:name="_Toc26867797"/>
        <w:bookmarkEnd w:id="16982"/>
        <w:bookmarkEnd w:id="16983"/>
        <w:bookmarkEnd w:id="16984"/>
        <w:bookmarkEnd w:id="16985"/>
        <w:bookmarkEnd w:id="16986"/>
        <w:bookmarkEnd w:id="16987"/>
        <w:bookmarkEnd w:id="16988"/>
        <w:bookmarkEnd w:id="16989"/>
        <w:bookmarkEnd w:id="16990"/>
        <w:bookmarkEnd w:id="16991"/>
        <w:bookmarkEnd w:id="16992"/>
        <w:bookmarkEnd w:id="16993"/>
        <w:bookmarkEnd w:id="16994"/>
        <w:bookmarkEnd w:id="16995"/>
      </w:del>
    </w:p>
    <w:p w14:paraId="234A1B44" w14:textId="2F6DD334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6996" w:author="박 진상" w:date="2019-10-08T05:51:00Z"/>
          <w:rPrChange w:id="16997" w:author="ETRI-김종원" w:date="2019-12-10T10:44:00Z">
            <w:rPr>
              <w:del w:id="16998" w:author="박 진상" w:date="2019-10-08T05:51:00Z"/>
            </w:rPr>
          </w:rPrChange>
        </w:rPr>
      </w:pPr>
      <w:del w:id="16999" w:author="박 진상" w:date="2019-10-08T05:51:00Z">
        <w:r w:rsidRPr="002646CB" w:rsidDel="002C63BA">
          <w:rPr>
            <w:rFonts w:hint="eastAsia"/>
            <w:rPrChange w:id="17000" w:author="ETRI-김종원" w:date="2019-12-10T10:44:00Z">
              <w:rPr>
                <w:rFonts w:hint="eastAsia"/>
              </w:rPr>
            </w:rPrChange>
          </w:rPr>
          <w:delText>CES-MG</w:delText>
        </w:r>
        <w:r w:rsidRPr="002646CB" w:rsidDel="002C63BA">
          <w:rPr>
            <w:rFonts w:hint="eastAsia"/>
            <w:rPrChange w:id="17001" w:author="ETRI-김종원" w:date="2019-12-10T10:44:00Z">
              <w:rPr>
                <w:rFonts w:hint="eastAsia"/>
              </w:rPr>
            </w:rPrChange>
          </w:rPr>
          <w:delText>의</w:delText>
        </w:r>
        <w:r w:rsidR="00763E1B" w:rsidRPr="002646CB" w:rsidDel="002C63BA">
          <w:rPr>
            <w:rPrChange w:id="17002" w:author="ETRI-김종원" w:date="2019-12-10T10:44:00Z">
              <w:rPr/>
            </w:rPrChange>
          </w:rPr>
          <w:delText xml:space="preserve"> </w:delText>
        </w:r>
        <w:r w:rsidR="00DC1A26" w:rsidRPr="002646CB" w:rsidDel="002C63BA">
          <w:rPr>
            <w:rFonts w:hint="eastAsia"/>
            <w:rPrChange w:id="17003" w:author="ETRI-김종원" w:date="2019-12-10T10:44:00Z">
              <w:rPr>
                <w:rFonts w:hint="eastAsia"/>
              </w:rPr>
            </w:rPrChange>
          </w:rPr>
          <w:delText>고장</w:delText>
        </w:r>
        <w:r w:rsidR="00763E1B" w:rsidRPr="002646CB" w:rsidDel="002C63BA">
          <w:rPr>
            <w:rPrChange w:id="17004" w:author="ETRI-김종원" w:date="2019-12-10T10:44:00Z">
              <w:rPr/>
            </w:rPrChange>
          </w:rPr>
          <w:delText>을</w:delText>
        </w:r>
        <w:r w:rsidR="00763E1B" w:rsidRPr="002646CB" w:rsidDel="002C63BA">
          <w:rPr>
            <w:rPrChange w:id="1700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06" w:author="ETRI-김종원" w:date="2019-12-10T10:44:00Z">
              <w:rPr/>
            </w:rPrChange>
          </w:rPr>
          <w:delText>빠르고</w:delText>
        </w:r>
        <w:r w:rsidR="00763E1B" w:rsidRPr="002646CB" w:rsidDel="002C63BA">
          <w:rPr>
            <w:rPrChange w:id="1700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08" w:author="ETRI-김종원" w:date="2019-12-10T10:44:00Z">
              <w:rPr/>
            </w:rPrChange>
          </w:rPr>
          <w:delText>정확하게</w:delText>
        </w:r>
        <w:r w:rsidR="00763E1B" w:rsidRPr="002646CB" w:rsidDel="002C63BA">
          <w:rPr>
            <w:rPrChange w:id="1700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10" w:author="ETRI-김종원" w:date="2019-12-10T10:44:00Z">
              <w:rPr/>
            </w:rPrChange>
          </w:rPr>
          <w:delText>탐지하면</w:delText>
        </w:r>
        <w:r w:rsidR="00763E1B" w:rsidRPr="002646CB" w:rsidDel="002C63BA">
          <w:rPr>
            <w:rPrChange w:id="17011" w:author="ETRI-김종원" w:date="2019-12-10T10:44:00Z">
              <w:rPr/>
            </w:rPrChange>
          </w:rPr>
          <w:delText xml:space="preserve"> </w:delText>
        </w:r>
        <w:r w:rsidR="00DC1A26" w:rsidRPr="002646CB" w:rsidDel="002C63BA">
          <w:rPr>
            <w:rFonts w:hint="eastAsia"/>
            <w:rPrChange w:id="17012" w:author="ETRI-김종원" w:date="2019-12-10T10:44:00Z">
              <w:rPr>
                <w:rFonts w:hint="eastAsia"/>
              </w:rPr>
            </w:rPrChange>
          </w:rPr>
          <w:delText>고장</w:delText>
        </w:r>
        <w:r w:rsidR="00763E1B" w:rsidRPr="002646CB" w:rsidDel="002C63BA">
          <w:rPr>
            <w:rPrChange w:id="17013" w:author="ETRI-김종원" w:date="2019-12-10T10:44:00Z">
              <w:rPr/>
            </w:rPrChange>
          </w:rPr>
          <w:delText>으로</w:delText>
        </w:r>
        <w:r w:rsidR="00763E1B" w:rsidRPr="002646CB" w:rsidDel="002C63BA">
          <w:rPr>
            <w:rPrChange w:id="17014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15" w:author="ETRI-김종원" w:date="2019-12-10T10:44:00Z">
              <w:rPr/>
            </w:rPrChange>
          </w:rPr>
          <w:delText>인한</w:delText>
        </w:r>
        <w:r w:rsidR="00763E1B" w:rsidRPr="002646CB" w:rsidDel="002C63BA">
          <w:rPr>
            <w:rPrChange w:id="1701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17" w:author="ETRI-김종원" w:date="2019-12-10T10:44:00Z">
              <w:rPr/>
            </w:rPrChange>
          </w:rPr>
          <w:delText>민감한</w:delText>
        </w:r>
        <w:r w:rsidR="00763E1B" w:rsidRPr="002646CB" w:rsidDel="002C63BA">
          <w:rPr>
            <w:rPrChange w:id="1701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19" w:author="ETRI-김종원" w:date="2019-12-10T10:44:00Z">
              <w:rPr/>
            </w:rPrChange>
          </w:rPr>
          <w:delText>부하</w:delText>
        </w:r>
        <w:r w:rsidR="00763E1B" w:rsidRPr="002646CB" w:rsidDel="002C63BA">
          <w:rPr>
            <w:rPrChange w:id="1702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21" w:author="ETRI-김종원" w:date="2019-12-10T10:44:00Z">
              <w:rPr/>
            </w:rPrChange>
          </w:rPr>
          <w:delText>및</w:delText>
        </w:r>
        <w:r w:rsidR="00763E1B" w:rsidRPr="002646CB" w:rsidDel="002C63BA">
          <w:rPr>
            <w:rPrChange w:id="17022" w:author="ETRI-김종원" w:date="2019-12-10T10:44:00Z">
              <w:rPr/>
            </w:rPrChange>
          </w:rPr>
          <w:delText xml:space="preserve"> </w:delText>
        </w:r>
        <w:r w:rsidR="0038765D" w:rsidRPr="002646CB" w:rsidDel="002C63BA">
          <w:rPr>
            <w:rFonts w:hint="eastAsia"/>
            <w:rPrChange w:id="17023" w:author="ETRI-김종원" w:date="2019-12-10T10:44:00Z">
              <w:rPr>
                <w:rFonts w:hint="eastAsia"/>
              </w:rPr>
            </w:rPrChange>
          </w:rPr>
          <w:delText>분산자원</w:delText>
        </w:r>
        <w:r w:rsidR="00763E1B" w:rsidRPr="002646CB" w:rsidDel="002C63BA">
          <w:rPr>
            <w:rPrChange w:id="17024" w:author="ETRI-김종원" w:date="2019-12-10T10:44:00Z">
              <w:rPr/>
            </w:rPrChange>
          </w:rPr>
          <w:delText>에</w:delText>
        </w:r>
        <w:r w:rsidR="00763E1B" w:rsidRPr="002646CB" w:rsidDel="002C63BA">
          <w:rPr>
            <w:rPrChange w:id="17025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26" w:author="ETRI-김종원" w:date="2019-12-10T10:44:00Z">
              <w:rPr/>
            </w:rPrChange>
          </w:rPr>
          <w:delText>대한</w:delText>
        </w:r>
        <w:r w:rsidR="00763E1B" w:rsidRPr="002646CB" w:rsidDel="002C63BA">
          <w:rPr>
            <w:rPrChange w:id="1702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28" w:author="ETRI-김종원" w:date="2019-12-10T10:44:00Z">
              <w:rPr/>
            </w:rPrChange>
          </w:rPr>
          <w:delText>영향을</w:delText>
        </w:r>
        <w:r w:rsidR="00763E1B" w:rsidRPr="002646CB" w:rsidDel="002C63BA">
          <w:rPr>
            <w:rPrChange w:id="1702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30" w:author="ETRI-김종원" w:date="2019-12-10T10:44:00Z">
              <w:rPr/>
            </w:rPrChange>
          </w:rPr>
          <w:delText>줄일</w:delText>
        </w:r>
        <w:r w:rsidR="00763E1B" w:rsidRPr="002646CB" w:rsidDel="002C63BA">
          <w:rPr>
            <w:rPrChange w:id="1703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32" w:author="ETRI-김종원" w:date="2019-12-10T10:44:00Z">
              <w:rPr/>
            </w:rPrChange>
          </w:rPr>
          <w:delText>수</w:delText>
        </w:r>
        <w:r w:rsidR="00763E1B" w:rsidRPr="002646CB" w:rsidDel="002C63BA">
          <w:rPr>
            <w:rPrChange w:id="1703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34" w:author="ETRI-김종원" w:date="2019-12-10T10:44:00Z">
              <w:rPr/>
            </w:rPrChange>
          </w:rPr>
          <w:delText>있다</w:delText>
        </w:r>
        <w:r w:rsidR="00763E1B" w:rsidRPr="002646CB" w:rsidDel="002C63BA">
          <w:rPr>
            <w:rFonts w:hint="eastAsia"/>
            <w:rPrChange w:id="17035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763E1B" w:rsidRPr="002646CB" w:rsidDel="002C63BA">
          <w:rPr>
            <w:rPrChange w:id="17036" w:author="ETRI-김종원" w:date="2019-12-10T10:44:00Z">
              <w:rPr/>
            </w:rPrChange>
          </w:rPr>
          <w:delText>엄격한</w:delText>
        </w:r>
        <w:r w:rsidR="00763E1B" w:rsidRPr="002646CB" w:rsidDel="002C63BA">
          <w:rPr>
            <w:rPrChange w:id="17037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7038" w:author="ETRI-김종원" w:date="2019-12-10T10:44:00Z">
              <w:rPr>
                <w:rFonts w:hint="eastAsia"/>
              </w:rPr>
            </w:rPrChange>
          </w:rPr>
          <w:delText>계통</w:delText>
        </w:r>
        <w:r w:rsidR="00763E1B" w:rsidRPr="002646CB" w:rsidDel="002C63BA">
          <w:rPr>
            <w:rPrChange w:id="1703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40" w:author="ETRI-김종원" w:date="2019-12-10T10:44:00Z">
              <w:rPr/>
            </w:rPrChange>
          </w:rPr>
          <w:delText>동기화</w:delText>
        </w:r>
        <w:r w:rsidR="00763E1B" w:rsidRPr="002646CB" w:rsidDel="002C63BA">
          <w:rPr>
            <w:rPrChange w:id="1704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42" w:author="ETRI-김종원" w:date="2019-12-10T10:44:00Z">
              <w:rPr/>
            </w:rPrChange>
          </w:rPr>
          <w:delText>조건은</w:delText>
        </w:r>
        <w:r w:rsidR="00763E1B" w:rsidRPr="002646CB" w:rsidDel="002C63BA">
          <w:rPr>
            <w:rPrChange w:id="17043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Fonts w:hint="eastAsia"/>
            <w:rPrChange w:id="17044" w:author="ETRI-김종원" w:date="2019-12-10T10:44:00Z">
              <w:rPr>
                <w:rFonts w:hint="eastAsia"/>
              </w:rPr>
            </w:rPrChange>
          </w:rPr>
          <w:delText>CES-MG</w:delText>
        </w:r>
        <w:r w:rsidR="00763E1B" w:rsidRPr="002646CB" w:rsidDel="002C63BA">
          <w:rPr>
            <w:rPrChange w:id="17045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704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47" w:author="ETRI-김종원" w:date="2019-12-10T10:44:00Z">
              <w:rPr/>
            </w:rPrChange>
          </w:rPr>
          <w:delText>서지</w:delText>
        </w:r>
        <w:r w:rsidR="00763E1B" w:rsidRPr="002646CB" w:rsidDel="002C63BA">
          <w:rPr>
            <w:rPrChange w:id="17048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49" w:author="ETRI-김종원" w:date="2019-12-10T10:44:00Z">
              <w:rPr/>
            </w:rPrChange>
          </w:rPr>
          <w:delText>전류를</w:delText>
        </w:r>
        <w:r w:rsidR="00763E1B" w:rsidRPr="002646CB" w:rsidDel="002C63BA">
          <w:rPr>
            <w:rPrChange w:id="17050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51" w:author="ETRI-김종원" w:date="2019-12-10T10:44:00Z">
              <w:rPr/>
            </w:rPrChange>
          </w:rPr>
          <w:delText>줄이고</w:delText>
        </w:r>
        <w:r w:rsidR="00763E1B" w:rsidRPr="002646CB" w:rsidDel="002C63BA">
          <w:rPr>
            <w:rPrChange w:id="17052" w:author="ETRI-김종원" w:date="2019-12-10T10:44:00Z">
              <w:rPr/>
            </w:rPrChange>
          </w:rPr>
          <w:delText xml:space="preserve"> </w:delText>
        </w:r>
        <w:r w:rsidR="00C849B5" w:rsidRPr="002646CB" w:rsidDel="002C63BA">
          <w:rPr>
            <w:rFonts w:hint="eastAsia"/>
            <w:rPrChange w:id="17053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5129" w:rsidRPr="002646CB" w:rsidDel="002C63BA">
          <w:rPr>
            <w:rPrChange w:id="17054" w:author="ETRI-김종원" w:date="2019-12-10T10:44:00Z">
              <w:rPr/>
            </w:rPrChange>
          </w:rPr>
          <w:delText xml:space="preserve"> </w:delText>
        </w:r>
        <w:r w:rsidR="00BD5129" w:rsidRPr="002646CB" w:rsidDel="002C63BA">
          <w:rPr>
            <w:rPrChange w:id="17055" w:author="ETRI-김종원" w:date="2019-12-10T10:44:00Z">
              <w:rPr/>
            </w:rPrChange>
          </w:rPr>
          <w:delText>계통</w:delText>
        </w:r>
        <w:r w:rsidR="00763E1B" w:rsidRPr="002646CB" w:rsidDel="002C63BA">
          <w:rPr>
            <w:rPrChange w:id="17056" w:author="ETRI-김종원" w:date="2019-12-10T10:44:00Z">
              <w:rPr/>
            </w:rPrChange>
          </w:rPr>
          <w:delText>의</w:delText>
        </w:r>
        <w:r w:rsidR="00763E1B" w:rsidRPr="002646CB" w:rsidDel="002C63BA">
          <w:rPr>
            <w:rPrChange w:id="17057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58" w:author="ETRI-김종원" w:date="2019-12-10T10:44:00Z">
              <w:rPr/>
            </w:rPrChange>
          </w:rPr>
          <w:delText>안정적인</w:delText>
        </w:r>
        <w:r w:rsidR="00763E1B" w:rsidRPr="002646CB" w:rsidDel="002C63BA">
          <w:rPr>
            <w:rPrChange w:id="17059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60" w:author="ETRI-김종원" w:date="2019-12-10T10:44:00Z">
              <w:rPr/>
            </w:rPrChange>
          </w:rPr>
          <w:delText>작동을</w:delText>
        </w:r>
        <w:r w:rsidR="00763E1B" w:rsidRPr="002646CB" w:rsidDel="002C63BA">
          <w:rPr>
            <w:rPrChange w:id="17061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62" w:author="ETRI-김종원" w:date="2019-12-10T10:44:00Z">
              <w:rPr/>
            </w:rPrChange>
          </w:rPr>
          <w:delText>보장하도록</w:delText>
        </w:r>
        <w:r w:rsidR="00763E1B" w:rsidRPr="002646CB" w:rsidDel="002C63BA">
          <w:rPr>
            <w:rPrChange w:id="17063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64" w:author="ETRI-김종원" w:date="2019-12-10T10:44:00Z">
              <w:rPr/>
            </w:rPrChange>
          </w:rPr>
          <w:delText>설정</w:delText>
        </w:r>
        <w:r w:rsidR="00DF729E" w:rsidRPr="002646CB" w:rsidDel="002C63BA">
          <w:rPr>
            <w:rFonts w:hint="eastAsia"/>
            <w:rPrChange w:id="17065" w:author="ETRI-김종원" w:date="2019-12-10T10:44:00Z">
              <w:rPr>
                <w:rFonts w:hint="eastAsia"/>
              </w:rPr>
            </w:rPrChange>
          </w:rPr>
          <w:delText>해야</w:delText>
        </w:r>
        <w:r w:rsidR="00763E1B" w:rsidRPr="002646CB" w:rsidDel="002C63BA">
          <w:rPr>
            <w:rPrChange w:id="17066" w:author="ETRI-김종원" w:date="2019-12-10T10:44:00Z">
              <w:rPr/>
            </w:rPrChange>
          </w:rPr>
          <w:delText xml:space="preserve"> </w:delText>
        </w:r>
        <w:r w:rsidR="00763E1B" w:rsidRPr="002646CB" w:rsidDel="002C63BA">
          <w:rPr>
            <w:rPrChange w:id="17067" w:author="ETRI-김종원" w:date="2019-12-10T10:44:00Z">
              <w:rPr/>
            </w:rPrChange>
          </w:rPr>
          <w:delText>한다</w:delText>
        </w:r>
        <w:r w:rsidR="00763E1B" w:rsidRPr="002646CB" w:rsidDel="002C63BA">
          <w:rPr>
            <w:rFonts w:hint="eastAsia"/>
            <w:rPrChange w:id="17068" w:author="ETRI-김종원" w:date="2019-12-10T10:44:00Z">
              <w:rPr>
                <w:rFonts w:hint="eastAsia"/>
              </w:rPr>
            </w:rPrChange>
          </w:rPr>
          <w:delText>.</w:delText>
        </w:r>
        <w:bookmarkStart w:id="17069" w:name="_Toc21408743"/>
        <w:bookmarkStart w:id="17070" w:name="_Toc21525258"/>
        <w:bookmarkStart w:id="17071" w:name="_Toc23142097"/>
        <w:bookmarkStart w:id="17072" w:name="_Toc23173343"/>
        <w:bookmarkStart w:id="17073" w:name="_Toc23189118"/>
        <w:bookmarkStart w:id="17074" w:name="_Toc23191496"/>
        <w:bookmarkStart w:id="17075" w:name="_Toc23244514"/>
        <w:bookmarkStart w:id="17076" w:name="_Toc23794044"/>
        <w:bookmarkStart w:id="17077" w:name="_Toc23794367"/>
        <w:bookmarkStart w:id="17078" w:name="_Toc23794690"/>
        <w:bookmarkStart w:id="17079" w:name="_Toc23795535"/>
        <w:bookmarkStart w:id="17080" w:name="_Toc23839912"/>
        <w:bookmarkStart w:id="17081" w:name="_Toc26200701"/>
        <w:bookmarkStart w:id="17082" w:name="_Toc26867798"/>
        <w:bookmarkEnd w:id="17069"/>
        <w:bookmarkEnd w:id="17070"/>
        <w:bookmarkEnd w:id="17071"/>
        <w:bookmarkEnd w:id="17072"/>
        <w:bookmarkEnd w:id="17073"/>
        <w:bookmarkEnd w:id="17074"/>
        <w:bookmarkEnd w:id="17075"/>
        <w:bookmarkEnd w:id="17076"/>
        <w:bookmarkEnd w:id="17077"/>
        <w:bookmarkEnd w:id="17078"/>
        <w:bookmarkEnd w:id="17079"/>
        <w:bookmarkEnd w:id="17080"/>
        <w:bookmarkEnd w:id="17081"/>
        <w:bookmarkEnd w:id="17082"/>
      </w:del>
    </w:p>
    <w:p w14:paraId="6D04CF6D" w14:textId="202578DD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7083" w:author="박 진상" w:date="2019-10-08T05:51:00Z"/>
          <w:rPrChange w:id="17084" w:author="ETRI-김종원" w:date="2019-12-10T10:44:00Z">
            <w:rPr>
              <w:del w:id="17085" w:author="박 진상" w:date="2019-10-08T05:51:00Z"/>
            </w:rPr>
          </w:rPrChange>
        </w:rPr>
      </w:pPr>
      <w:del w:id="17086" w:author="박 진상" w:date="2019-10-08T05:51:00Z">
        <w:r w:rsidRPr="002646CB" w:rsidDel="002C63BA">
          <w:rPr>
            <w:rFonts w:hint="eastAsia"/>
            <w:rPrChange w:id="17087" w:author="ETRI-김종원" w:date="2019-12-10T10:44:00Z">
              <w:rPr>
                <w:rFonts w:hint="eastAsia"/>
              </w:rPr>
            </w:rPrChange>
          </w:rPr>
          <w:delText>EES</w:delText>
        </w:r>
        <w:r w:rsidR="005A510A" w:rsidRPr="002646CB" w:rsidDel="002C63BA">
          <w:rPr>
            <w:rFonts w:hint="eastAsia"/>
            <w:rPrChange w:id="17088" w:author="ETRI-김종원" w:date="2019-12-10T10:44:00Z">
              <w:rPr>
                <w:rFonts w:hint="eastAsia"/>
              </w:rPr>
            </w:rPrChange>
          </w:rPr>
          <w:delText>시스템이</w:delText>
        </w:r>
        <w:r w:rsidRPr="002646CB" w:rsidDel="002C63BA">
          <w:rPr>
            <w:rPrChange w:id="17089" w:author="ETRI-김종원" w:date="2019-12-10T10:44:00Z">
              <w:rPr/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70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PrChange w:id="17091" w:author="ETRI-김종원" w:date="2019-12-10T10:44:00Z">
              <w:rPr/>
            </w:rPrChange>
          </w:rPr>
          <w:delText>운전</w:delText>
        </w:r>
        <w:r w:rsidRPr="002646CB" w:rsidDel="002C63BA">
          <w:rPr>
            <w:rPrChange w:id="17092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093" w:author="ETRI-김종원" w:date="2019-12-10T10:44:00Z">
              <w:rPr/>
            </w:rPrChange>
          </w:rPr>
          <w:delText>모드에서</w:delText>
        </w:r>
        <w:r w:rsidRPr="002646CB" w:rsidDel="002C63BA">
          <w:rPr>
            <w:rPrChange w:id="17094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095" w:author="ETRI-김종원" w:date="2019-12-10T10:44:00Z">
              <w:rPr/>
            </w:rPrChange>
          </w:rPr>
          <w:delText>주요</w:delText>
        </w:r>
        <w:r w:rsidRPr="002646CB" w:rsidDel="002C63BA">
          <w:rPr>
            <w:rPrChange w:id="17096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097" w:author="ETRI-김종원" w:date="2019-12-10T10:44:00Z">
              <w:rPr/>
            </w:rPrChange>
          </w:rPr>
          <w:delText>자원으로</w:delText>
        </w:r>
        <w:r w:rsidRPr="002646CB" w:rsidDel="002C63BA">
          <w:rPr>
            <w:rPrChange w:id="17098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099" w:author="ETRI-김종원" w:date="2019-12-10T10:44:00Z">
              <w:rPr/>
            </w:rPrChange>
          </w:rPr>
          <w:delText>작용할</w:delText>
        </w:r>
        <w:r w:rsidRPr="002646CB" w:rsidDel="002C63BA">
          <w:rPr>
            <w:rPrChange w:id="17100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01" w:author="ETRI-김종원" w:date="2019-12-10T10:44:00Z">
              <w:rPr/>
            </w:rPrChange>
          </w:rPr>
          <w:delText>경우</w:delText>
        </w:r>
        <w:r w:rsidRPr="002646CB" w:rsidDel="002C63BA">
          <w:rPr>
            <w:rFonts w:hint="eastAsia"/>
            <w:rPrChange w:id="17102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D4509B" w:rsidRPr="002646CB" w:rsidDel="002C63BA">
          <w:rPr>
            <w:rPrChange w:id="17103" w:author="ETRI-김종원" w:date="2019-12-10T10:44:00Z">
              <w:rPr/>
            </w:rPrChange>
          </w:rPr>
          <w:delText>계통연계운전</w:delText>
        </w:r>
        <w:r w:rsidR="00B547D7" w:rsidRPr="002646CB" w:rsidDel="002C63BA">
          <w:rPr>
            <w:rFonts w:hint="eastAsia"/>
            <w:rPrChange w:id="1710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PrChange w:id="17105" w:author="ETRI-김종원" w:date="2019-12-10T10:44:00Z">
              <w:rPr/>
            </w:rPrChange>
          </w:rPr>
          <w:delText>모드에서</w:delText>
        </w:r>
        <w:r w:rsidRPr="002646CB" w:rsidDel="002C63BA">
          <w:rPr>
            <w:rPrChange w:id="17106" w:author="ETRI-김종원" w:date="2019-12-10T10:44:00Z">
              <w:rPr/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71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PrChange w:id="17108" w:author="ETRI-김종원" w:date="2019-12-10T10:44:00Z">
              <w:rPr/>
            </w:rPrChange>
          </w:rPr>
          <w:delText>운전</w:delText>
        </w:r>
        <w:r w:rsidR="00B547D7" w:rsidRPr="002646CB" w:rsidDel="002C63BA">
          <w:rPr>
            <w:rFonts w:hint="eastAsia"/>
            <w:rPrChange w:id="171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PrChange w:id="17110" w:author="ETRI-김종원" w:date="2019-12-10T10:44:00Z">
              <w:rPr/>
            </w:rPrChange>
          </w:rPr>
          <w:delText>모드로</w:delText>
        </w:r>
        <w:r w:rsidRPr="002646CB" w:rsidDel="002C63BA">
          <w:rPr>
            <w:rPrChange w:id="17111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12" w:author="ETRI-김종원" w:date="2019-12-10T10:44:00Z">
              <w:rPr/>
            </w:rPrChange>
          </w:rPr>
          <w:delText>전환</w:delText>
        </w:r>
        <w:r w:rsidRPr="002646CB" w:rsidDel="002C63BA">
          <w:rPr>
            <w:rPrChange w:id="17113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14" w:author="ETRI-김종원" w:date="2019-12-10T10:44:00Z">
              <w:rPr/>
            </w:rPrChange>
          </w:rPr>
          <w:delText>할</w:delText>
        </w:r>
        <w:r w:rsidRPr="002646CB" w:rsidDel="002C63BA">
          <w:rPr>
            <w:rPrChange w:id="17115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16" w:author="ETRI-김종원" w:date="2019-12-10T10:44:00Z">
              <w:rPr/>
            </w:rPrChange>
          </w:rPr>
          <w:delText>때</w:delText>
        </w:r>
        <w:r w:rsidRPr="002646CB" w:rsidDel="002C63BA">
          <w:rPr>
            <w:rPrChange w:id="17117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18" w:author="ETRI-김종원" w:date="2019-12-10T10:44:00Z">
              <w:rPr/>
            </w:rPrChange>
          </w:rPr>
          <w:delText>제어는</w:delText>
        </w:r>
        <w:r w:rsidRPr="002646CB" w:rsidDel="002C63BA">
          <w:rPr>
            <w:rPrChange w:id="17119" w:author="ETRI-김종원" w:date="2019-12-10T10:44:00Z">
              <w:rPr/>
            </w:rPrChange>
          </w:rPr>
          <w:delText xml:space="preserve"> </w:delText>
        </w:r>
        <w:r w:rsidR="00501A80" w:rsidRPr="002646CB" w:rsidDel="002C63BA">
          <w:rPr>
            <w:rFonts w:hint="eastAsia"/>
            <w:rPrChange w:id="17120" w:author="ETRI-김종원" w:date="2019-12-10T10:44:00Z">
              <w:rPr>
                <w:rFonts w:hint="eastAsia"/>
              </w:rPr>
            </w:rPrChange>
          </w:rPr>
          <w:delText>유효</w:delText>
        </w:r>
        <w:r w:rsidR="00501A80" w:rsidRPr="002646CB" w:rsidDel="002C63BA">
          <w:rPr>
            <w:rFonts w:hint="eastAsia"/>
            <w:rPrChange w:id="17121" w:author="ETRI-김종원" w:date="2019-12-10T10:44:00Z">
              <w:rPr>
                <w:rFonts w:hint="eastAsia"/>
              </w:rPr>
            </w:rPrChange>
          </w:rPr>
          <w:delText>/</w:delText>
        </w:r>
        <w:r w:rsidR="00501A80" w:rsidRPr="002646CB" w:rsidDel="002C63BA">
          <w:rPr>
            <w:rFonts w:hint="eastAsia"/>
            <w:rPrChange w:id="17122" w:author="ETRI-김종원" w:date="2019-12-10T10:44:00Z">
              <w:rPr>
                <w:rFonts w:hint="eastAsia"/>
              </w:rPr>
            </w:rPrChange>
          </w:rPr>
          <w:delText>무효전력</w:delText>
        </w:r>
        <w:r w:rsidRPr="002646CB" w:rsidDel="002C63BA">
          <w:rPr>
            <w:rFonts w:hint="eastAsia"/>
            <w:rPrChange w:id="171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PrChange w:id="17124" w:author="ETRI-김종원" w:date="2019-12-10T10:44:00Z">
              <w:rPr/>
            </w:rPrChange>
          </w:rPr>
          <w:delText>제어에서</w:delText>
        </w:r>
        <w:r w:rsidRPr="002646CB" w:rsidDel="002C63BA">
          <w:rPr>
            <w:rPrChange w:id="17125" w:author="ETRI-김종원" w:date="2019-12-10T10:44:00Z">
              <w:rPr/>
            </w:rPrChange>
          </w:rPr>
          <w:delText xml:space="preserve"> </w:delText>
        </w:r>
        <w:r w:rsidR="00501A80" w:rsidRPr="002646CB" w:rsidDel="002C63BA">
          <w:rPr>
            <w:rFonts w:hint="eastAsia"/>
            <w:rPrChange w:id="17126" w:author="ETRI-김종원" w:date="2019-12-10T10:44:00Z">
              <w:rPr>
                <w:rFonts w:hint="eastAsia"/>
              </w:rPr>
            </w:rPrChange>
          </w:rPr>
          <w:delText>드룹</w:delText>
        </w:r>
        <w:r w:rsidRPr="002646CB" w:rsidDel="002C63BA">
          <w:rPr>
            <w:rFonts w:hint="eastAsia"/>
            <w:rPrChange w:id="171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PrChange w:id="17128" w:author="ETRI-김종원" w:date="2019-12-10T10:44:00Z">
              <w:rPr/>
            </w:rPrChange>
          </w:rPr>
          <w:delText>제어로</w:delText>
        </w:r>
        <w:r w:rsidRPr="002646CB" w:rsidDel="002C63BA">
          <w:rPr>
            <w:rPrChange w:id="17129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30" w:author="ETRI-김종원" w:date="2019-12-10T10:44:00Z">
              <w:rPr/>
            </w:rPrChange>
          </w:rPr>
          <w:delText>전환</w:delText>
        </w:r>
        <w:r w:rsidR="00DF729E" w:rsidRPr="002646CB" w:rsidDel="002C63BA">
          <w:rPr>
            <w:rFonts w:hint="eastAsia"/>
            <w:rPrChange w:id="17131" w:author="ETRI-김종원" w:date="2019-12-10T10:44:00Z">
              <w:rPr>
                <w:rFonts w:hint="eastAsia"/>
              </w:rPr>
            </w:rPrChange>
          </w:rPr>
          <w:delText>해야</w:delText>
        </w:r>
        <w:r w:rsidR="00DF729E" w:rsidRPr="002646CB" w:rsidDel="002C63BA">
          <w:rPr>
            <w:rFonts w:hint="eastAsia"/>
            <w:rPrChange w:id="1713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2C63BA">
          <w:rPr>
            <w:rPrChange w:id="17133" w:author="ETRI-김종원" w:date="2019-12-10T10:44:00Z">
              <w:rPr/>
            </w:rPrChange>
          </w:rPr>
          <w:delText>하며</w:delText>
        </w:r>
        <w:r w:rsidRPr="002646CB" w:rsidDel="002C63BA">
          <w:rPr>
            <w:rPrChange w:id="17134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35" w:author="ETRI-김종원" w:date="2019-12-10T10:44:00Z">
              <w:rPr/>
            </w:rPrChange>
          </w:rPr>
          <w:delText>시스템은</w:delText>
        </w:r>
        <w:r w:rsidRPr="002646CB" w:rsidDel="002C63BA">
          <w:rPr>
            <w:rPrChange w:id="17136" w:author="ETRI-김종원" w:date="2019-12-10T10:44:00Z">
              <w:rPr/>
            </w:rPrChange>
          </w:rPr>
          <w:delText xml:space="preserve"> </w:delText>
        </w:r>
        <w:r w:rsidR="003108B6" w:rsidRPr="002646CB" w:rsidDel="002C63BA">
          <w:rPr>
            <w:rFonts w:hint="eastAsia"/>
            <w:rPrChange w:id="17137" w:author="ETRI-김종원" w:date="2019-12-10T10:44:00Z">
              <w:rPr>
                <w:rFonts w:hint="eastAsia"/>
              </w:rPr>
            </w:rPrChange>
          </w:rPr>
          <w:delText>독</w:delText>
        </w:r>
        <w:r w:rsidR="007F6C7A" w:rsidRPr="002646CB" w:rsidDel="002C63BA">
          <w:rPr>
            <w:rFonts w:hint="eastAsia"/>
            <w:rPrChange w:id="17138" w:author="ETRI-김종원" w:date="2019-12-10T10:44:00Z">
              <w:rPr>
                <w:rFonts w:hint="eastAsia"/>
              </w:rPr>
            </w:rPrChange>
          </w:rPr>
          <w:delText>립</w:delText>
        </w:r>
        <w:r w:rsidRPr="002646CB" w:rsidDel="002C63BA">
          <w:rPr>
            <w:rPrChange w:id="17139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40" w:author="ETRI-김종원" w:date="2019-12-10T10:44:00Z">
              <w:rPr/>
            </w:rPrChange>
          </w:rPr>
          <w:delText>방지</w:delText>
        </w:r>
        <w:r w:rsidRPr="002646CB" w:rsidDel="002C63BA">
          <w:rPr>
            <w:rPrChange w:id="17141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42" w:author="ETRI-김종원" w:date="2019-12-10T10:44:00Z">
              <w:rPr/>
            </w:rPrChange>
          </w:rPr>
          <w:delText>탐지</w:delText>
        </w:r>
        <w:r w:rsidRPr="002646CB" w:rsidDel="002C63BA">
          <w:rPr>
            <w:rPrChange w:id="17143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44" w:author="ETRI-김종원" w:date="2019-12-10T10:44:00Z">
              <w:rPr/>
            </w:rPrChange>
          </w:rPr>
          <w:delText>기능을</w:delText>
        </w:r>
        <w:r w:rsidRPr="002646CB" w:rsidDel="002C63BA">
          <w:rPr>
            <w:rPrChange w:id="17145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46" w:author="ETRI-김종원" w:date="2019-12-10T10:44:00Z">
              <w:rPr/>
            </w:rPrChange>
          </w:rPr>
          <w:delText>가져야</w:delText>
        </w:r>
        <w:r w:rsidRPr="002646CB" w:rsidDel="002C63BA">
          <w:rPr>
            <w:rPrChange w:id="17147" w:author="ETRI-김종원" w:date="2019-12-10T10:44:00Z">
              <w:rPr/>
            </w:rPrChange>
          </w:rPr>
          <w:delText xml:space="preserve"> </w:delText>
        </w:r>
        <w:r w:rsidRPr="002646CB" w:rsidDel="002C63BA">
          <w:rPr>
            <w:rPrChange w:id="17148" w:author="ETRI-김종원" w:date="2019-12-10T10:44:00Z">
              <w:rPr/>
            </w:rPrChange>
          </w:rPr>
          <w:delText>한다</w:delText>
        </w:r>
        <w:r w:rsidRPr="002646CB" w:rsidDel="002C63BA">
          <w:rPr>
            <w:rFonts w:hint="eastAsia"/>
            <w:rPrChange w:id="17149" w:author="ETRI-김종원" w:date="2019-12-10T10:44:00Z">
              <w:rPr>
                <w:rFonts w:hint="eastAsia"/>
              </w:rPr>
            </w:rPrChange>
          </w:rPr>
          <w:delText>.</w:delText>
        </w:r>
        <w:bookmarkStart w:id="17150" w:name="_Toc21408744"/>
        <w:bookmarkStart w:id="17151" w:name="_Toc21525259"/>
        <w:bookmarkStart w:id="17152" w:name="_Toc23142098"/>
        <w:bookmarkStart w:id="17153" w:name="_Toc23173344"/>
        <w:bookmarkStart w:id="17154" w:name="_Toc23189119"/>
        <w:bookmarkStart w:id="17155" w:name="_Toc23191497"/>
        <w:bookmarkStart w:id="17156" w:name="_Toc23244515"/>
        <w:bookmarkStart w:id="17157" w:name="_Toc23794045"/>
        <w:bookmarkStart w:id="17158" w:name="_Toc23794368"/>
        <w:bookmarkStart w:id="17159" w:name="_Toc23794691"/>
        <w:bookmarkStart w:id="17160" w:name="_Toc23795536"/>
        <w:bookmarkStart w:id="17161" w:name="_Toc23839913"/>
        <w:bookmarkStart w:id="17162" w:name="_Toc26200702"/>
        <w:bookmarkStart w:id="17163" w:name="_Toc26867799"/>
        <w:bookmarkEnd w:id="17150"/>
        <w:bookmarkEnd w:id="17151"/>
        <w:bookmarkEnd w:id="17152"/>
        <w:bookmarkEnd w:id="17153"/>
        <w:bookmarkEnd w:id="17154"/>
        <w:bookmarkEnd w:id="17155"/>
        <w:bookmarkEnd w:id="17156"/>
        <w:bookmarkEnd w:id="17157"/>
        <w:bookmarkEnd w:id="17158"/>
        <w:bookmarkEnd w:id="17159"/>
        <w:bookmarkEnd w:id="17160"/>
        <w:bookmarkEnd w:id="17161"/>
        <w:bookmarkEnd w:id="17162"/>
        <w:bookmarkEnd w:id="17163"/>
      </w:del>
    </w:p>
    <w:p w14:paraId="6C966CA0" w14:textId="589A80C3" w:rsidR="000D5828" w:rsidRPr="002646CB" w:rsidDel="002C63BA" w:rsidRDefault="000D5828" w:rsidP="00916AF9">
      <w:pPr>
        <w:rPr>
          <w:del w:id="17164" w:author="박 진상" w:date="2019-10-08T05:51:00Z"/>
          <w:rPrChange w:id="17165" w:author="ETRI-김종원" w:date="2019-12-10T10:44:00Z">
            <w:rPr>
              <w:del w:id="17166" w:author="박 진상" w:date="2019-10-08T05:51:00Z"/>
            </w:rPr>
          </w:rPrChange>
        </w:rPr>
      </w:pPr>
      <w:bookmarkStart w:id="17167" w:name="_Toc21408745"/>
      <w:bookmarkStart w:id="17168" w:name="_Toc21525260"/>
      <w:bookmarkStart w:id="17169" w:name="_Toc23142099"/>
      <w:bookmarkStart w:id="17170" w:name="_Toc23173345"/>
      <w:bookmarkStart w:id="17171" w:name="_Toc23189120"/>
      <w:bookmarkStart w:id="17172" w:name="_Toc23191498"/>
      <w:bookmarkStart w:id="17173" w:name="_Toc23244516"/>
      <w:bookmarkStart w:id="17174" w:name="_Toc23794046"/>
      <w:bookmarkStart w:id="17175" w:name="_Toc23794369"/>
      <w:bookmarkStart w:id="17176" w:name="_Toc23794692"/>
      <w:bookmarkStart w:id="17177" w:name="_Toc23795537"/>
      <w:bookmarkStart w:id="17178" w:name="_Toc23839914"/>
      <w:bookmarkStart w:id="17179" w:name="_Toc26200703"/>
      <w:bookmarkStart w:id="17180" w:name="_Toc26867800"/>
      <w:bookmarkEnd w:id="17167"/>
      <w:bookmarkEnd w:id="17168"/>
      <w:bookmarkEnd w:id="17169"/>
      <w:bookmarkEnd w:id="17170"/>
      <w:bookmarkEnd w:id="17171"/>
      <w:bookmarkEnd w:id="17172"/>
      <w:bookmarkEnd w:id="17173"/>
      <w:bookmarkEnd w:id="17174"/>
      <w:bookmarkEnd w:id="17175"/>
      <w:bookmarkEnd w:id="17176"/>
      <w:bookmarkEnd w:id="17177"/>
      <w:bookmarkEnd w:id="17178"/>
      <w:bookmarkEnd w:id="17179"/>
      <w:bookmarkEnd w:id="17180"/>
    </w:p>
    <w:p w14:paraId="61D222D8" w14:textId="22BF5D0F" w:rsidR="000D5828" w:rsidRPr="002646CB" w:rsidDel="002C63BA" w:rsidRDefault="0031794A" w:rsidP="000D5828">
      <w:pPr>
        <w:pStyle w:val="44"/>
        <w:rPr>
          <w:del w:id="17181" w:author="박 진상" w:date="2019-10-08T05:51:00Z"/>
          <w:rPrChange w:id="17182" w:author="ETRI-김종원" w:date="2019-12-10T10:44:00Z">
            <w:rPr>
              <w:del w:id="17183" w:author="박 진상" w:date="2019-10-08T05:51:00Z"/>
            </w:rPr>
          </w:rPrChange>
        </w:rPr>
      </w:pPr>
      <w:del w:id="17184" w:author="박 진상" w:date="2019-10-08T05:51:00Z">
        <w:r w:rsidRPr="002646CB" w:rsidDel="002C63BA">
          <w:rPr>
            <w:rFonts w:hint="eastAsia"/>
            <w:lang w:eastAsia="ko-KR"/>
            <w:rPrChange w:id="17185" w:author="ETRI-김종원" w:date="2019-12-10T10:44:00Z">
              <w:rPr>
                <w:rFonts w:hint="eastAsia"/>
                <w:lang w:eastAsia="ko-KR"/>
              </w:rPr>
            </w:rPrChange>
          </w:rPr>
          <w:delText>EES</w:delText>
        </w:r>
        <w:r w:rsidRPr="002646CB" w:rsidDel="002C63BA">
          <w:rPr>
            <w:rFonts w:hint="eastAsia"/>
            <w:lang w:eastAsia="ko-KR"/>
            <w:rPrChange w:id="17186" w:author="ETRI-김종원" w:date="2019-12-10T10:44:00Z">
              <w:rPr>
                <w:rFonts w:hint="eastAsia"/>
                <w:lang w:eastAsia="ko-KR"/>
              </w:rPr>
            </w:rPrChange>
          </w:rPr>
          <w:delText>시스템</w:delText>
        </w:r>
        <w:r w:rsidR="000D5828" w:rsidRPr="002646CB" w:rsidDel="002C63BA">
          <w:rPr>
            <w:rFonts w:hint="eastAsia"/>
            <w:lang w:eastAsia="ko-KR"/>
            <w:rPrChange w:id="1718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PCS </w:delText>
        </w:r>
        <w:r w:rsidR="000D5828" w:rsidRPr="002646CB" w:rsidDel="002C63BA">
          <w:rPr>
            <w:rFonts w:hint="eastAsia"/>
            <w:lang w:eastAsia="ko-KR"/>
            <w:rPrChange w:id="17188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="000D5828" w:rsidRPr="002646CB" w:rsidDel="002C63BA">
          <w:rPr>
            <w:rFonts w:hint="eastAsia"/>
            <w:lang w:eastAsia="ko-KR"/>
            <w:rPrChange w:id="1718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AC </w:delText>
        </w:r>
        <w:r w:rsidR="000D5828" w:rsidRPr="002646CB" w:rsidDel="002C63BA">
          <w:rPr>
            <w:rFonts w:hint="eastAsia"/>
            <w:lang w:eastAsia="ko-KR"/>
            <w:rPrChange w:id="17190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0D5828" w:rsidRPr="002646CB" w:rsidDel="002C63BA">
          <w:rPr>
            <w:rFonts w:hint="eastAsia"/>
            <w:lang w:eastAsia="ko-KR"/>
            <w:rPrChange w:id="1719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7192" w:author="ETRI-김종원" w:date="2019-12-10T10:44:00Z">
              <w:rPr>
                <w:rFonts w:hint="eastAsia"/>
                <w:lang w:eastAsia="ko-KR"/>
              </w:rPr>
            </w:rPrChange>
          </w:rPr>
          <w:delText>주파수</w:delText>
        </w:r>
        <w:r w:rsidR="000D5828" w:rsidRPr="002646CB" w:rsidDel="002C63BA">
          <w:rPr>
            <w:rFonts w:hint="eastAsia"/>
            <w:lang w:eastAsia="ko-KR"/>
            <w:rPrChange w:id="1719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7194" w:author="ETRI-김종원" w:date="2019-12-10T10:44:00Z">
              <w:rPr>
                <w:rFonts w:hint="eastAsia"/>
                <w:lang w:eastAsia="ko-KR"/>
              </w:rPr>
            </w:rPrChange>
          </w:rPr>
          <w:delText>형상에서의</w:delText>
        </w:r>
        <w:r w:rsidR="000D5828" w:rsidRPr="002646CB" w:rsidDel="002C63BA">
          <w:rPr>
            <w:rFonts w:hint="eastAsia"/>
            <w:lang w:eastAsia="ko-KR"/>
            <w:rPrChange w:id="1719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7196" w:author="ETRI-김종원" w:date="2019-12-10T10:44:00Z">
              <w:rPr>
                <w:rFonts w:hint="eastAsia"/>
                <w:lang w:eastAsia="ko-KR"/>
              </w:rPr>
            </w:rPrChange>
          </w:rPr>
          <w:delText>모드</w:delText>
        </w:r>
        <w:r w:rsidR="000D5828" w:rsidRPr="002646CB" w:rsidDel="002C63BA">
          <w:rPr>
            <w:rFonts w:hint="eastAsia"/>
            <w:lang w:eastAsia="ko-KR"/>
            <w:rPrChange w:id="1719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7198" w:author="ETRI-김종원" w:date="2019-12-10T10:44:00Z">
              <w:rPr>
                <w:rFonts w:hint="eastAsia"/>
                <w:lang w:eastAsia="ko-KR"/>
              </w:rPr>
            </w:rPrChange>
          </w:rPr>
          <w:delText>전환</w:delText>
        </w:r>
        <w:r w:rsidR="000D5828" w:rsidRPr="002646CB" w:rsidDel="002C63BA">
          <w:rPr>
            <w:rFonts w:hint="eastAsia"/>
            <w:lang w:eastAsia="ko-KR"/>
            <w:rPrChange w:id="1719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7200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0D5828" w:rsidRPr="002646CB" w:rsidDel="002C63BA">
          <w:rPr>
            <w:rFonts w:hint="eastAsia"/>
            <w:lang w:eastAsia="ko-KR"/>
            <w:rPrChange w:id="1720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7202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7203" w:name="_Toc21408746"/>
        <w:bookmarkStart w:id="17204" w:name="_Toc21525261"/>
        <w:bookmarkStart w:id="17205" w:name="_Toc23142100"/>
        <w:bookmarkStart w:id="17206" w:name="_Toc23173346"/>
        <w:bookmarkStart w:id="17207" w:name="_Toc23189121"/>
        <w:bookmarkStart w:id="17208" w:name="_Toc23191499"/>
        <w:bookmarkStart w:id="17209" w:name="_Toc23244517"/>
        <w:bookmarkStart w:id="17210" w:name="_Toc23794047"/>
        <w:bookmarkStart w:id="17211" w:name="_Toc23794370"/>
        <w:bookmarkStart w:id="17212" w:name="_Toc23794693"/>
        <w:bookmarkStart w:id="17213" w:name="_Toc23795538"/>
        <w:bookmarkStart w:id="17214" w:name="_Toc23839915"/>
        <w:bookmarkStart w:id="17215" w:name="_Toc26200704"/>
        <w:bookmarkStart w:id="17216" w:name="_Toc26867801"/>
        <w:bookmarkEnd w:id="17203"/>
        <w:bookmarkEnd w:id="17204"/>
        <w:bookmarkEnd w:id="17205"/>
        <w:bookmarkEnd w:id="17206"/>
        <w:bookmarkEnd w:id="17207"/>
        <w:bookmarkEnd w:id="17208"/>
        <w:bookmarkEnd w:id="17209"/>
        <w:bookmarkEnd w:id="17210"/>
        <w:bookmarkEnd w:id="17211"/>
        <w:bookmarkEnd w:id="17212"/>
        <w:bookmarkEnd w:id="17213"/>
        <w:bookmarkEnd w:id="17214"/>
        <w:bookmarkEnd w:id="17215"/>
        <w:bookmarkEnd w:id="17216"/>
      </w:del>
    </w:p>
    <w:p w14:paraId="558FA7E3" w14:textId="2261DDA5" w:rsidR="000D5828" w:rsidRPr="002646CB" w:rsidDel="002C63BA" w:rsidRDefault="000D5828" w:rsidP="000D5828">
      <w:pPr>
        <w:rPr>
          <w:del w:id="17217" w:author="박 진상" w:date="2019-10-08T05:51:00Z"/>
          <w:lang w:val="de-DE"/>
          <w:rPrChange w:id="17218" w:author="ETRI-김종원" w:date="2019-12-10T10:44:00Z">
            <w:rPr>
              <w:del w:id="17219" w:author="박 진상" w:date="2019-10-08T05:51:00Z"/>
              <w:lang w:val="de-DE"/>
            </w:rPr>
          </w:rPrChange>
        </w:rPr>
      </w:pPr>
      <w:bookmarkStart w:id="17220" w:name="_Toc21408747"/>
      <w:bookmarkStart w:id="17221" w:name="_Toc21525262"/>
      <w:bookmarkStart w:id="17222" w:name="_Toc23142101"/>
      <w:bookmarkStart w:id="17223" w:name="_Toc23173347"/>
      <w:bookmarkStart w:id="17224" w:name="_Toc23189122"/>
      <w:bookmarkStart w:id="17225" w:name="_Toc23191500"/>
      <w:bookmarkStart w:id="17226" w:name="_Toc23244518"/>
      <w:bookmarkStart w:id="17227" w:name="_Toc23794048"/>
      <w:bookmarkStart w:id="17228" w:name="_Toc23794371"/>
      <w:bookmarkStart w:id="17229" w:name="_Toc23794694"/>
      <w:bookmarkStart w:id="17230" w:name="_Toc23795539"/>
      <w:bookmarkStart w:id="17231" w:name="_Toc23839916"/>
      <w:bookmarkStart w:id="17232" w:name="_Toc26200705"/>
      <w:bookmarkStart w:id="17233" w:name="_Toc26867802"/>
      <w:bookmarkEnd w:id="17220"/>
      <w:bookmarkEnd w:id="17221"/>
      <w:bookmarkEnd w:id="17222"/>
      <w:bookmarkEnd w:id="17223"/>
      <w:bookmarkEnd w:id="17224"/>
      <w:bookmarkEnd w:id="17225"/>
      <w:bookmarkEnd w:id="17226"/>
      <w:bookmarkEnd w:id="17227"/>
      <w:bookmarkEnd w:id="17228"/>
      <w:bookmarkEnd w:id="17229"/>
      <w:bookmarkEnd w:id="17230"/>
      <w:bookmarkEnd w:id="17231"/>
      <w:bookmarkEnd w:id="17232"/>
      <w:bookmarkEnd w:id="17233"/>
    </w:p>
    <w:p w14:paraId="03288D21" w14:textId="792FF9B5" w:rsidR="000D5828" w:rsidRPr="002646CB" w:rsidDel="002C63BA" w:rsidRDefault="00E742FA" w:rsidP="000D5828">
      <w:pPr>
        <w:rPr>
          <w:del w:id="17234" w:author="박 진상" w:date="2019-10-08T05:51:00Z"/>
          <w:lang w:val="en-US"/>
          <w:rPrChange w:id="17235" w:author="ETRI-김종원" w:date="2019-12-10T10:44:00Z">
            <w:rPr>
              <w:del w:id="17236" w:author="박 진상" w:date="2019-10-08T05:51:00Z"/>
              <w:color w:val="000000" w:themeColor="text1"/>
              <w:lang w:val="en-US"/>
            </w:rPr>
          </w:rPrChange>
        </w:rPr>
      </w:pPr>
      <w:del w:id="17237" w:author="박 진상" w:date="2019-10-08T05:51:00Z">
        <w:r w:rsidRPr="002646CB" w:rsidDel="002C63BA">
          <w:rPr>
            <w:rFonts w:hint="eastAsia"/>
            <w:rPrChange w:id="17238" w:author="ETRI-김종원" w:date="2019-12-10T10:44:00Z">
              <w:rPr>
                <w:rFonts w:hint="eastAsia"/>
              </w:rPr>
            </w:rPrChange>
          </w:rPr>
          <w:delText>CES-MG</w:delText>
        </w:r>
        <w:r w:rsidR="000D5828" w:rsidRPr="002646CB" w:rsidDel="002C63BA">
          <w:rPr>
            <w:rFonts w:hint="eastAsia"/>
            <w:lang w:val="en-US"/>
            <w:rPrChange w:id="1723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에서</w:delText>
        </w:r>
        <w:r w:rsidR="000D5828" w:rsidRPr="002646CB" w:rsidDel="002C63BA">
          <w:rPr>
            <w:lang w:val="en-US"/>
            <w:rPrChange w:id="1724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72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D5828" w:rsidRPr="002646CB" w:rsidDel="002C63BA">
          <w:rPr>
            <w:rFonts w:hint="eastAsia"/>
            <w:lang w:val="en-US"/>
            <w:rPrChange w:id="1724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B547D7" w:rsidRPr="002646CB" w:rsidDel="002C63BA">
          <w:rPr>
            <w:rFonts w:hint="eastAsia"/>
            <w:lang w:val="en-US"/>
            <w:rPrChange w:id="1724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4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모드와</w:delText>
        </w:r>
        <w:r w:rsidR="000D5828" w:rsidRPr="002646CB" w:rsidDel="002C63BA">
          <w:rPr>
            <w:lang w:val="en-US"/>
            <w:rPrChange w:id="1724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4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lang w:val="en-US"/>
            <w:rPrChange w:id="1724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4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모드의</w:delText>
        </w:r>
        <w:r w:rsidR="000D5828" w:rsidRPr="002646CB" w:rsidDel="002C63BA">
          <w:rPr>
            <w:lang w:val="en-US"/>
            <w:rPrChange w:id="17249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5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상호</w:delText>
        </w:r>
        <w:r w:rsidR="000D5828" w:rsidRPr="002646CB" w:rsidDel="002C63BA">
          <w:rPr>
            <w:lang w:val="en-US"/>
            <w:rPrChange w:id="17251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5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전환</w:delText>
        </w:r>
        <w:r w:rsidR="000D5828" w:rsidRPr="002646CB" w:rsidDel="002C63BA">
          <w:rPr>
            <w:lang w:val="en-US"/>
            <w:rPrChange w:id="1725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5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시에</w:delText>
        </w:r>
        <w:r w:rsidR="000D5828" w:rsidRPr="002646CB" w:rsidDel="002C63BA">
          <w:rPr>
            <w:lang w:val="en-US"/>
            <w:rPrChange w:id="1725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A933ED" w:rsidRPr="002646CB" w:rsidDel="002C63BA">
          <w:rPr>
            <w:rFonts w:hint="eastAsia"/>
            <w:lang w:val="en-US"/>
            <w:rPrChange w:id="1725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EES</w:delText>
        </w:r>
        <w:r w:rsidR="00A933ED" w:rsidRPr="002646CB" w:rsidDel="002C63BA">
          <w:rPr>
            <w:rFonts w:hint="eastAsia"/>
            <w:lang w:val="en-US"/>
            <w:rPrChange w:id="1725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시스템은</w:delText>
        </w:r>
        <w:r w:rsidR="000D5828" w:rsidRPr="002646CB" w:rsidDel="002C63BA">
          <w:rPr>
            <w:lang w:val="en-US"/>
            <w:rPrChange w:id="17258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5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다음</w:delText>
        </w:r>
        <w:r w:rsidR="000D5828" w:rsidRPr="002646CB" w:rsidDel="002C63BA">
          <w:rPr>
            <w:lang w:val="en-US"/>
            <w:rPrChange w:id="1726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6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사항을</w:delText>
        </w:r>
        <w:r w:rsidR="000D5828" w:rsidRPr="002646CB" w:rsidDel="002C63BA">
          <w:rPr>
            <w:lang w:val="en-US"/>
            <w:rPrChange w:id="17262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6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고려하여</w:delText>
        </w:r>
        <w:r w:rsidR="000D5828" w:rsidRPr="002646CB" w:rsidDel="002C63BA">
          <w:rPr>
            <w:lang w:val="en-US"/>
            <w:rPrChange w:id="17264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6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Pr="002646CB" w:rsidDel="002C63BA">
          <w:rPr>
            <w:rFonts w:hint="eastAsia"/>
            <w:lang w:val="en-US"/>
            <w:rPrChange w:id="1726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해</w:delText>
        </w:r>
        <w:r w:rsidR="000D5828" w:rsidRPr="002646CB" w:rsidDel="002C63BA">
          <w:rPr>
            <w:rFonts w:hint="eastAsia"/>
            <w:lang w:val="en-US"/>
            <w:rPrChange w:id="1726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야</w:delText>
        </w:r>
        <w:r w:rsidR="000D5828" w:rsidRPr="002646CB" w:rsidDel="002C63BA">
          <w:rPr>
            <w:lang w:val="en-US"/>
            <w:rPrChange w:id="17268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726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한다</w:delText>
        </w:r>
        <w:r w:rsidR="000D5828" w:rsidRPr="002646CB" w:rsidDel="002C63BA">
          <w:rPr>
            <w:lang w:val="en-US"/>
            <w:rPrChange w:id="17270" w:author="ETRI-김종원" w:date="2019-12-10T10:44:00Z">
              <w:rPr>
                <w:color w:val="000000" w:themeColor="text1"/>
                <w:lang w:val="en-US"/>
              </w:rPr>
            </w:rPrChange>
          </w:rPr>
          <w:delText>.</w:delText>
        </w:r>
        <w:r w:rsidR="000D5828" w:rsidRPr="002646CB" w:rsidDel="002C63BA">
          <w:rPr>
            <w:rFonts w:hint="eastAsia"/>
            <w:lang w:val="en-US"/>
            <w:rPrChange w:id="1727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bookmarkStart w:id="17272" w:name="_Toc21408748"/>
        <w:bookmarkStart w:id="17273" w:name="_Toc21525263"/>
        <w:bookmarkStart w:id="17274" w:name="_Toc23142102"/>
        <w:bookmarkStart w:id="17275" w:name="_Toc23173348"/>
        <w:bookmarkStart w:id="17276" w:name="_Toc23189123"/>
        <w:bookmarkStart w:id="17277" w:name="_Toc23191501"/>
        <w:bookmarkStart w:id="17278" w:name="_Toc23244519"/>
        <w:bookmarkStart w:id="17279" w:name="_Toc23794049"/>
        <w:bookmarkStart w:id="17280" w:name="_Toc23794372"/>
        <w:bookmarkStart w:id="17281" w:name="_Toc23794695"/>
        <w:bookmarkStart w:id="17282" w:name="_Toc23795540"/>
        <w:bookmarkStart w:id="17283" w:name="_Toc23839917"/>
        <w:bookmarkStart w:id="17284" w:name="_Toc26200706"/>
        <w:bookmarkStart w:id="17285" w:name="_Toc26867803"/>
        <w:bookmarkEnd w:id="17272"/>
        <w:bookmarkEnd w:id="17273"/>
        <w:bookmarkEnd w:id="17274"/>
        <w:bookmarkEnd w:id="17275"/>
        <w:bookmarkEnd w:id="17276"/>
        <w:bookmarkEnd w:id="17277"/>
        <w:bookmarkEnd w:id="17278"/>
        <w:bookmarkEnd w:id="17279"/>
        <w:bookmarkEnd w:id="17280"/>
        <w:bookmarkEnd w:id="17281"/>
        <w:bookmarkEnd w:id="17282"/>
        <w:bookmarkEnd w:id="17283"/>
        <w:bookmarkEnd w:id="17284"/>
        <w:bookmarkEnd w:id="17285"/>
      </w:del>
    </w:p>
    <w:p w14:paraId="45BAE06A" w14:textId="408B8E70" w:rsidR="000D5828" w:rsidRPr="002646CB" w:rsidDel="002C63BA" w:rsidRDefault="000D5828" w:rsidP="00916AF9">
      <w:pPr>
        <w:rPr>
          <w:del w:id="17286" w:author="박 진상" w:date="2019-10-08T05:51:00Z"/>
          <w:lang w:val="en-US"/>
          <w:rPrChange w:id="17287" w:author="ETRI-김종원" w:date="2019-12-10T10:44:00Z">
            <w:rPr>
              <w:del w:id="17288" w:author="박 진상" w:date="2019-10-08T05:51:00Z"/>
              <w:lang w:val="en-US"/>
            </w:rPr>
          </w:rPrChange>
        </w:rPr>
      </w:pPr>
      <w:bookmarkStart w:id="17289" w:name="_Toc21408749"/>
      <w:bookmarkStart w:id="17290" w:name="_Toc21525264"/>
      <w:bookmarkStart w:id="17291" w:name="_Toc23142103"/>
      <w:bookmarkStart w:id="17292" w:name="_Toc23173349"/>
      <w:bookmarkStart w:id="17293" w:name="_Toc23189124"/>
      <w:bookmarkStart w:id="17294" w:name="_Toc23191502"/>
      <w:bookmarkStart w:id="17295" w:name="_Toc23244520"/>
      <w:bookmarkStart w:id="17296" w:name="_Toc23794050"/>
      <w:bookmarkStart w:id="17297" w:name="_Toc23794373"/>
      <w:bookmarkStart w:id="17298" w:name="_Toc23794696"/>
      <w:bookmarkStart w:id="17299" w:name="_Toc23795541"/>
      <w:bookmarkStart w:id="17300" w:name="_Toc23839918"/>
      <w:bookmarkStart w:id="17301" w:name="_Toc26200707"/>
      <w:bookmarkStart w:id="17302" w:name="_Toc26867804"/>
      <w:bookmarkEnd w:id="17289"/>
      <w:bookmarkEnd w:id="17290"/>
      <w:bookmarkEnd w:id="17291"/>
      <w:bookmarkEnd w:id="17292"/>
      <w:bookmarkEnd w:id="17293"/>
      <w:bookmarkEnd w:id="17294"/>
      <w:bookmarkEnd w:id="17295"/>
      <w:bookmarkEnd w:id="17296"/>
      <w:bookmarkEnd w:id="17297"/>
      <w:bookmarkEnd w:id="17298"/>
      <w:bookmarkEnd w:id="17299"/>
      <w:bookmarkEnd w:id="17300"/>
      <w:bookmarkEnd w:id="17301"/>
      <w:bookmarkEnd w:id="17302"/>
    </w:p>
    <w:p w14:paraId="2D40098B" w14:textId="6C9204D0" w:rsidR="00552CAE" w:rsidRPr="002646CB" w:rsidDel="002C63BA" w:rsidRDefault="00E742FA" w:rsidP="00552CAE">
      <w:pPr>
        <w:rPr>
          <w:del w:id="17303" w:author="박 진상" w:date="2019-10-08T05:51:00Z"/>
          <w:rPrChange w:id="17304" w:author="ETRI-김종원" w:date="2019-12-10T10:44:00Z">
            <w:rPr>
              <w:del w:id="17305" w:author="박 진상" w:date="2019-10-08T05:51:00Z"/>
              <w:color w:val="000000" w:themeColor="text1"/>
            </w:rPr>
          </w:rPrChange>
        </w:rPr>
      </w:pPr>
      <w:del w:id="17306" w:author="박 진상" w:date="2019-10-08T05:51:00Z">
        <w:r w:rsidRPr="002646CB" w:rsidDel="002C63BA">
          <w:rPr>
            <w:rFonts w:hint="eastAsia"/>
            <w:rPrChange w:id="17307" w:author="ETRI-김종원" w:date="2019-12-10T10:44:00Z">
              <w:rPr>
                <w:rFonts w:hint="eastAsia"/>
              </w:rPr>
            </w:rPrChange>
          </w:rPr>
          <w:delText>CES-MG</w:delText>
        </w:r>
        <w:r w:rsidR="00552CAE" w:rsidRPr="002646CB" w:rsidDel="002C63BA">
          <w:rPr>
            <w:rFonts w:hint="eastAsia"/>
            <w:rPrChange w:id="173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552CAE" w:rsidRPr="002646CB" w:rsidDel="002C63BA">
          <w:rPr>
            <w:rFonts w:hint="eastAsia"/>
            <w:rPrChange w:id="173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552CAE" w:rsidRPr="002646CB" w:rsidDel="002C63BA">
          <w:rPr>
            <w:rFonts w:hint="eastAsia"/>
            <w:rPrChange w:id="173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73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73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2C63BA">
          <w:rPr>
            <w:rFonts w:hint="eastAsia"/>
            <w:rPrChange w:id="173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Fonts w:hint="eastAsia"/>
            <w:rPrChange w:id="173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Fonts w:hint="eastAsia"/>
            <w:rPrChange w:id="173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552CAE" w:rsidRPr="002646CB" w:rsidDel="002C63BA">
          <w:rPr>
            <w:rFonts w:hint="eastAsia"/>
            <w:rPrChange w:id="173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Fonts w:hint="eastAsia"/>
            <w:rPrChange w:id="173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Fonts w:hint="eastAsia"/>
            <w:rPrChange w:id="173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Fonts w:hint="eastAsia"/>
            <w:rPrChange w:id="173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Pr="002646CB" w:rsidDel="002C63BA">
          <w:rPr>
            <w:rFonts w:hint="eastAsia"/>
            <w:rPrChange w:id="173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</w:delText>
        </w:r>
        <w:r w:rsidR="00B45EA4" w:rsidRPr="002646CB" w:rsidDel="002C63BA">
          <w:rPr>
            <w:rFonts w:hint="eastAsia"/>
            <w:rPrChange w:id="173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야</w:delText>
        </w:r>
        <w:r w:rsidR="00B45EA4" w:rsidRPr="002646CB" w:rsidDel="002C63BA">
          <w:rPr>
            <w:rFonts w:hint="eastAsia"/>
            <w:rPrChange w:id="173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45EA4" w:rsidRPr="002646CB" w:rsidDel="002C63BA">
          <w:rPr>
            <w:rFonts w:hint="eastAsia"/>
            <w:rPrChange w:id="173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B45EA4" w:rsidRPr="002646CB" w:rsidDel="002C63BA">
          <w:rPr>
            <w:rFonts w:hint="eastAsia"/>
            <w:rPrChange w:id="173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7333" w:name="_Toc21408750"/>
        <w:bookmarkStart w:id="17334" w:name="_Toc21525265"/>
        <w:bookmarkStart w:id="17335" w:name="_Toc23142104"/>
        <w:bookmarkStart w:id="17336" w:name="_Toc23173350"/>
        <w:bookmarkStart w:id="17337" w:name="_Toc23189125"/>
        <w:bookmarkStart w:id="17338" w:name="_Toc23191503"/>
        <w:bookmarkStart w:id="17339" w:name="_Toc23244521"/>
        <w:bookmarkStart w:id="17340" w:name="_Toc23794051"/>
        <w:bookmarkStart w:id="17341" w:name="_Toc23794374"/>
        <w:bookmarkStart w:id="17342" w:name="_Toc23794697"/>
        <w:bookmarkStart w:id="17343" w:name="_Toc23795542"/>
        <w:bookmarkStart w:id="17344" w:name="_Toc23839919"/>
        <w:bookmarkStart w:id="17345" w:name="_Toc26200708"/>
        <w:bookmarkStart w:id="17346" w:name="_Toc26867805"/>
        <w:bookmarkEnd w:id="17333"/>
        <w:bookmarkEnd w:id="17334"/>
        <w:bookmarkEnd w:id="17335"/>
        <w:bookmarkEnd w:id="17336"/>
        <w:bookmarkEnd w:id="17337"/>
        <w:bookmarkEnd w:id="17338"/>
        <w:bookmarkEnd w:id="17339"/>
        <w:bookmarkEnd w:id="17340"/>
        <w:bookmarkEnd w:id="17341"/>
        <w:bookmarkEnd w:id="17342"/>
        <w:bookmarkEnd w:id="17343"/>
        <w:bookmarkEnd w:id="17344"/>
        <w:bookmarkEnd w:id="17345"/>
        <w:bookmarkEnd w:id="17346"/>
      </w:del>
    </w:p>
    <w:p w14:paraId="0CBAEB79" w14:textId="38CF8325" w:rsidR="00552CAE" w:rsidRPr="002646CB" w:rsidDel="002C63BA" w:rsidRDefault="00552CAE" w:rsidP="00552CAE">
      <w:pPr>
        <w:rPr>
          <w:del w:id="17347" w:author="박 진상" w:date="2019-10-08T05:51:00Z"/>
          <w:rPrChange w:id="17348" w:author="ETRI-김종원" w:date="2019-12-10T10:44:00Z">
            <w:rPr>
              <w:del w:id="17349" w:author="박 진상" w:date="2019-10-08T05:51:00Z"/>
              <w:color w:val="000000" w:themeColor="text1"/>
            </w:rPr>
          </w:rPrChange>
        </w:rPr>
      </w:pPr>
      <w:bookmarkStart w:id="17350" w:name="_Toc21408751"/>
      <w:bookmarkStart w:id="17351" w:name="_Toc21525266"/>
      <w:bookmarkStart w:id="17352" w:name="_Toc23142105"/>
      <w:bookmarkStart w:id="17353" w:name="_Toc23173351"/>
      <w:bookmarkStart w:id="17354" w:name="_Toc23189126"/>
      <w:bookmarkStart w:id="17355" w:name="_Toc23191504"/>
      <w:bookmarkStart w:id="17356" w:name="_Toc23244522"/>
      <w:bookmarkStart w:id="17357" w:name="_Toc23794052"/>
      <w:bookmarkStart w:id="17358" w:name="_Toc23794375"/>
      <w:bookmarkStart w:id="17359" w:name="_Toc23794698"/>
      <w:bookmarkStart w:id="17360" w:name="_Toc23795543"/>
      <w:bookmarkStart w:id="17361" w:name="_Toc23839920"/>
      <w:bookmarkStart w:id="17362" w:name="_Toc26200709"/>
      <w:bookmarkStart w:id="17363" w:name="_Toc26867806"/>
      <w:bookmarkEnd w:id="17350"/>
      <w:bookmarkEnd w:id="17351"/>
      <w:bookmarkEnd w:id="17352"/>
      <w:bookmarkEnd w:id="17353"/>
      <w:bookmarkEnd w:id="17354"/>
      <w:bookmarkEnd w:id="17355"/>
      <w:bookmarkEnd w:id="17356"/>
      <w:bookmarkEnd w:id="17357"/>
      <w:bookmarkEnd w:id="17358"/>
      <w:bookmarkEnd w:id="17359"/>
      <w:bookmarkEnd w:id="17360"/>
      <w:bookmarkEnd w:id="17361"/>
      <w:bookmarkEnd w:id="17362"/>
      <w:bookmarkEnd w:id="17363"/>
    </w:p>
    <w:p w14:paraId="79E8297D" w14:textId="6738B87D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364" w:author="박 진상" w:date="2019-10-08T05:51:00Z"/>
          <w:rPrChange w:id="17365" w:author="ETRI-김종원" w:date="2019-12-10T10:44:00Z">
            <w:rPr>
              <w:del w:id="17366" w:author="박 진상" w:date="2019-10-08T05:51:00Z"/>
              <w:color w:val="000000" w:themeColor="text1"/>
            </w:rPr>
          </w:rPrChange>
        </w:rPr>
      </w:pPr>
      <w:del w:id="17367" w:author="박 진상" w:date="2019-10-08T05:51:00Z">
        <w:r w:rsidRPr="002646CB" w:rsidDel="002C63BA">
          <w:rPr>
            <w:rFonts w:hint="eastAsia"/>
            <w:rPrChange w:id="173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73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3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73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r w:rsidR="00552CAE" w:rsidRPr="002646CB" w:rsidDel="002C63BA">
          <w:rPr>
            <w:rFonts w:hint="eastAsia"/>
            <w:rPrChange w:id="173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준비</w:delText>
        </w:r>
        <w:r w:rsidR="00552CAE" w:rsidRPr="002646CB" w:rsidDel="002C63BA">
          <w:rPr>
            <w:rFonts w:hint="eastAsia"/>
            <w:rPrChange w:id="173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Fonts w:hint="eastAsia"/>
            <w:rPrChange w:id="173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3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bookmarkStart w:id="17378" w:name="_Toc21408752"/>
        <w:bookmarkStart w:id="17379" w:name="_Toc21525267"/>
        <w:bookmarkStart w:id="17380" w:name="_Toc23142106"/>
        <w:bookmarkStart w:id="17381" w:name="_Toc23173352"/>
        <w:bookmarkStart w:id="17382" w:name="_Toc23189127"/>
        <w:bookmarkStart w:id="17383" w:name="_Toc23191505"/>
        <w:bookmarkStart w:id="17384" w:name="_Toc23244523"/>
        <w:bookmarkStart w:id="17385" w:name="_Toc23794053"/>
        <w:bookmarkStart w:id="17386" w:name="_Toc23794376"/>
        <w:bookmarkStart w:id="17387" w:name="_Toc23794699"/>
        <w:bookmarkStart w:id="17388" w:name="_Toc23795544"/>
        <w:bookmarkStart w:id="17389" w:name="_Toc23839921"/>
        <w:bookmarkStart w:id="17390" w:name="_Toc26200710"/>
        <w:bookmarkStart w:id="17391" w:name="_Toc26867807"/>
        <w:bookmarkEnd w:id="17378"/>
        <w:bookmarkEnd w:id="17379"/>
        <w:bookmarkEnd w:id="17380"/>
        <w:bookmarkEnd w:id="17381"/>
        <w:bookmarkEnd w:id="17382"/>
        <w:bookmarkEnd w:id="17383"/>
        <w:bookmarkEnd w:id="17384"/>
        <w:bookmarkEnd w:id="17385"/>
        <w:bookmarkEnd w:id="17386"/>
        <w:bookmarkEnd w:id="17387"/>
        <w:bookmarkEnd w:id="17388"/>
        <w:bookmarkEnd w:id="17389"/>
        <w:bookmarkEnd w:id="17390"/>
        <w:bookmarkEnd w:id="17391"/>
      </w:del>
    </w:p>
    <w:p w14:paraId="5A8CAAE0" w14:textId="436D8C35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392" w:author="박 진상" w:date="2019-10-08T05:51:00Z"/>
          <w:rPrChange w:id="17393" w:author="ETRI-김종원" w:date="2019-12-10T10:44:00Z">
            <w:rPr>
              <w:del w:id="17394" w:author="박 진상" w:date="2019-10-08T05:51:00Z"/>
              <w:color w:val="000000" w:themeColor="text1"/>
            </w:rPr>
          </w:rPrChange>
        </w:rPr>
      </w:pPr>
      <w:del w:id="17395" w:author="박 진상" w:date="2019-10-08T05:51:00Z">
        <w:r w:rsidRPr="002646CB" w:rsidDel="002C63BA">
          <w:rPr>
            <w:rFonts w:hint="eastAsia"/>
            <w:rPrChange w:id="173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73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3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73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PCS </w:delText>
        </w:r>
        <w:r w:rsidR="00552CAE" w:rsidRPr="002646CB" w:rsidDel="002C63BA">
          <w:rPr>
            <w:rFonts w:hint="eastAsia"/>
            <w:rPrChange w:id="174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552CAE" w:rsidRPr="002646CB" w:rsidDel="002C63BA">
          <w:rPr>
            <w:rFonts w:hint="eastAsia"/>
            <w:rPrChange w:id="174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74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7405" w:name="_Toc21408753"/>
        <w:bookmarkStart w:id="17406" w:name="_Toc21525268"/>
        <w:bookmarkStart w:id="17407" w:name="_Toc23142107"/>
        <w:bookmarkStart w:id="17408" w:name="_Toc23173353"/>
        <w:bookmarkStart w:id="17409" w:name="_Toc23189128"/>
        <w:bookmarkStart w:id="17410" w:name="_Toc23191506"/>
        <w:bookmarkStart w:id="17411" w:name="_Toc23244524"/>
        <w:bookmarkStart w:id="17412" w:name="_Toc23794054"/>
        <w:bookmarkStart w:id="17413" w:name="_Toc23794377"/>
        <w:bookmarkStart w:id="17414" w:name="_Toc23794700"/>
        <w:bookmarkStart w:id="17415" w:name="_Toc23795545"/>
        <w:bookmarkStart w:id="17416" w:name="_Toc23839922"/>
        <w:bookmarkStart w:id="17417" w:name="_Toc26200711"/>
        <w:bookmarkStart w:id="17418" w:name="_Toc26867808"/>
        <w:bookmarkEnd w:id="17405"/>
        <w:bookmarkEnd w:id="17406"/>
        <w:bookmarkEnd w:id="17407"/>
        <w:bookmarkEnd w:id="17408"/>
        <w:bookmarkEnd w:id="17409"/>
        <w:bookmarkEnd w:id="17410"/>
        <w:bookmarkEnd w:id="17411"/>
        <w:bookmarkEnd w:id="17412"/>
        <w:bookmarkEnd w:id="17413"/>
        <w:bookmarkEnd w:id="17414"/>
        <w:bookmarkEnd w:id="17415"/>
        <w:bookmarkEnd w:id="17416"/>
        <w:bookmarkEnd w:id="17417"/>
        <w:bookmarkEnd w:id="17418"/>
      </w:del>
    </w:p>
    <w:p w14:paraId="618446FD" w14:textId="56F9C96C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419" w:author="박 진상" w:date="2019-10-08T05:51:00Z"/>
          <w:rPrChange w:id="17420" w:author="ETRI-김종원" w:date="2019-12-10T10:44:00Z">
            <w:rPr>
              <w:del w:id="17421" w:author="박 진상" w:date="2019-10-08T05:51:00Z"/>
              <w:color w:val="000000" w:themeColor="text1"/>
            </w:rPr>
          </w:rPrChange>
        </w:rPr>
      </w:pPr>
      <w:del w:id="17422" w:author="박 진상" w:date="2019-10-08T05:51:00Z">
        <w:r w:rsidRPr="002646CB" w:rsidDel="002C63BA">
          <w:rPr>
            <w:rFonts w:hint="eastAsia"/>
            <w:rPrChange w:id="174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74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="00C567B8" w:rsidRPr="002646CB" w:rsidDel="002C63BA">
          <w:rPr>
            <w:rFonts w:hint="eastAsia"/>
            <w:rPrChange w:id="174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CHP</w:delText>
        </w:r>
        <w:r w:rsidR="00552CAE" w:rsidRPr="002646CB" w:rsidDel="002C63BA">
          <w:rPr>
            <w:rFonts w:hint="eastAsia"/>
            <w:rPrChange w:id="174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7428" w:name="_Toc21408754"/>
        <w:bookmarkStart w:id="17429" w:name="_Toc21525269"/>
        <w:bookmarkStart w:id="17430" w:name="_Toc23142108"/>
        <w:bookmarkStart w:id="17431" w:name="_Toc23173354"/>
        <w:bookmarkStart w:id="17432" w:name="_Toc23189129"/>
        <w:bookmarkStart w:id="17433" w:name="_Toc23191507"/>
        <w:bookmarkStart w:id="17434" w:name="_Toc23244525"/>
        <w:bookmarkStart w:id="17435" w:name="_Toc23794055"/>
        <w:bookmarkStart w:id="17436" w:name="_Toc23794378"/>
        <w:bookmarkStart w:id="17437" w:name="_Toc23794701"/>
        <w:bookmarkStart w:id="17438" w:name="_Toc23795546"/>
        <w:bookmarkStart w:id="17439" w:name="_Toc23839923"/>
        <w:bookmarkStart w:id="17440" w:name="_Toc26200712"/>
        <w:bookmarkStart w:id="17441" w:name="_Toc26867809"/>
        <w:bookmarkEnd w:id="17428"/>
        <w:bookmarkEnd w:id="17429"/>
        <w:bookmarkEnd w:id="17430"/>
        <w:bookmarkEnd w:id="17431"/>
        <w:bookmarkEnd w:id="17432"/>
        <w:bookmarkEnd w:id="17433"/>
        <w:bookmarkEnd w:id="17434"/>
        <w:bookmarkEnd w:id="17435"/>
        <w:bookmarkEnd w:id="17436"/>
        <w:bookmarkEnd w:id="17437"/>
        <w:bookmarkEnd w:id="17438"/>
        <w:bookmarkEnd w:id="17439"/>
        <w:bookmarkEnd w:id="17440"/>
        <w:bookmarkEnd w:id="17441"/>
      </w:del>
    </w:p>
    <w:p w14:paraId="2AA43C2A" w14:textId="7EB1D602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442" w:author="박 진상" w:date="2019-10-08T05:51:00Z"/>
          <w:rPrChange w:id="17443" w:author="ETRI-김종원" w:date="2019-12-10T10:44:00Z">
            <w:rPr>
              <w:del w:id="17444" w:author="박 진상" w:date="2019-10-08T05:51:00Z"/>
              <w:color w:val="000000" w:themeColor="text1"/>
            </w:rPr>
          </w:rPrChange>
        </w:rPr>
      </w:pPr>
      <w:del w:id="17445" w:author="박 진상" w:date="2019-10-08T05:51:00Z">
        <w:r w:rsidRPr="002646CB" w:rsidDel="002C63BA">
          <w:rPr>
            <w:rFonts w:hint="eastAsia"/>
            <w:rPrChange w:id="174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74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4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567B8" w:rsidRPr="002646CB" w:rsidDel="002C63BA">
          <w:rPr>
            <w:rFonts w:hint="eastAsia"/>
            <w:rPrChange w:id="174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: </w:delText>
        </w:r>
        <w:r w:rsidR="00552CAE" w:rsidRPr="002646CB" w:rsidDel="002C63BA">
          <w:rPr>
            <w:rFonts w:hint="eastAsia"/>
            <w:rPrChange w:id="174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552CAE" w:rsidRPr="002646CB" w:rsidDel="002C63BA">
          <w:rPr>
            <w:rFonts w:hint="eastAsia"/>
            <w:rPrChange w:id="174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5A510A" w:rsidRPr="002646CB" w:rsidDel="002C63BA">
          <w:rPr>
            <w:rFonts w:hint="eastAsia"/>
            <w:rPrChange w:id="174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EE</w:delText>
        </w:r>
        <w:r w:rsidR="00552CAE" w:rsidRPr="002646CB" w:rsidDel="002C63BA">
          <w:rPr>
            <w:rFonts w:hint="eastAsia"/>
            <w:rPrChange w:id="174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S</w:delText>
        </w:r>
        <w:r w:rsidR="005A510A" w:rsidRPr="002646CB" w:rsidDel="002C63BA">
          <w:rPr>
            <w:rFonts w:hint="eastAsia"/>
            <w:rPrChange w:id="174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시스템과</w:delText>
        </w:r>
        <w:r w:rsidR="00552CAE" w:rsidRPr="002646CB" w:rsidDel="002C63BA">
          <w:rPr>
            <w:rFonts w:hint="eastAsia"/>
            <w:rPrChange w:id="174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74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Fonts w:hint="eastAsia"/>
            <w:rPrChange w:id="174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552CAE" w:rsidRPr="002646CB" w:rsidDel="002C63BA">
          <w:rPr>
            <w:rFonts w:hint="eastAsia"/>
            <w:rPrChange w:id="174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74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4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Fonts w:hint="eastAsia"/>
            <w:rPrChange w:id="174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bookmarkStart w:id="17465" w:name="_Toc21408755"/>
        <w:bookmarkStart w:id="17466" w:name="_Toc21525270"/>
        <w:bookmarkStart w:id="17467" w:name="_Toc23142109"/>
        <w:bookmarkStart w:id="17468" w:name="_Toc23173355"/>
        <w:bookmarkStart w:id="17469" w:name="_Toc23189130"/>
        <w:bookmarkStart w:id="17470" w:name="_Toc23191508"/>
        <w:bookmarkStart w:id="17471" w:name="_Toc23244526"/>
        <w:bookmarkStart w:id="17472" w:name="_Toc23794056"/>
        <w:bookmarkStart w:id="17473" w:name="_Toc23794379"/>
        <w:bookmarkStart w:id="17474" w:name="_Toc23794702"/>
        <w:bookmarkStart w:id="17475" w:name="_Toc23795547"/>
        <w:bookmarkStart w:id="17476" w:name="_Toc23839924"/>
        <w:bookmarkStart w:id="17477" w:name="_Toc26200713"/>
        <w:bookmarkStart w:id="17478" w:name="_Toc26867810"/>
        <w:bookmarkEnd w:id="17465"/>
        <w:bookmarkEnd w:id="17466"/>
        <w:bookmarkEnd w:id="17467"/>
        <w:bookmarkEnd w:id="17468"/>
        <w:bookmarkEnd w:id="17469"/>
        <w:bookmarkEnd w:id="17470"/>
        <w:bookmarkEnd w:id="17471"/>
        <w:bookmarkEnd w:id="17472"/>
        <w:bookmarkEnd w:id="17473"/>
        <w:bookmarkEnd w:id="17474"/>
        <w:bookmarkEnd w:id="17475"/>
        <w:bookmarkEnd w:id="17476"/>
        <w:bookmarkEnd w:id="17477"/>
        <w:bookmarkEnd w:id="17478"/>
      </w:del>
    </w:p>
    <w:p w14:paraId="79A4F271" w14:textId="076C0CF5" w:rsidR="00552CAE" w:rsidRPr="002646CB" w:rsidDel="002C63BA" w:rsidRDefault="00552CAE" w:rsidP="00552CAE">
      <w:pPr>
        <w:ind w:left="200" w:hangingChars="100" w:hanging="200"/>
        <w:rPr>
          <w:del w:id="17479" w:author="박 진상" w:date="2019-10-08T05:51:00Z"/>
          <w:rPrChange w:id="17480" w:author="ETRI-김종원" w:date="2019-12-10T10:44:00Z">
            <w:rPr>
              <w:del w:id="17481" w:author="박 진상" w:date="2019-10-08T05:51:00Z"/>
              <w:color w:val="000000" w:themeColor="text1"/>
            </w:rPr>
          </w:rPrChange>
        </w:rPr>
      </w:pPr>
      <w:bookmarkStart w:id="17482" w:name="_Toc21408756"/>
      <w:bookmarkStart w:id="17483" w:name="_Toc21525271"/>
      <w:bookmarkStart w:id="17484" w:name="_Toc23142110"/>
      <w:bookmarkStart w:id="17485" w:name="_Toc23173356"/>
      <w:bookmarkStart w:id="17486" w:name="_Toc23189131"/>
      <w:bookmarkStart w:id="17487" w:name="_Toc23191509"/>
      <w:bookmarkStart w:id="17488" w:name="_Toc23244527"/>
      <w:bookmarkStart w:id="17489" w:name="_Toc23794057"/>
      <w:bookmarkStart w:id="17490" w:name="_Toc23794380"/>
      <w:bookmarkStart w:id="17491" w:name="_Toc23794703"/>
      <w:bookmarkStart w:id="17492" w:name="_Toc23795548"/>
      <w:bookmarkStart w:id="17493" w:name="_Toc23839925"/>
      <w:bookmarkStart w:id="17494" w:name="_Toc26200714"/>
      <w:bookmarkStart w:id="17495" w:name="_Toc26867811"/>
      <w:bookmarkEnd w:id="17482"/>
      <w:bookmarkEnd w:id="17483"/>
      <w:bookmarkEnd w:id="17484"/>
      <w:bookmarkEnd w:id="17485"/>
      <w:bookmarkEnd w:id="17486"/>
      <w:bookmarkEnd w:id="17487"/>
      <w:bookmarkEnd w:id="17488"/>
      <w:bookmarkEnd w:id="17489"/>
      <w:bookmarkEnd w:id="17490"/>
      <w:bookmarkEnd w:id="17491"/>
      <w:bookmarkEnd w:id="17492"/>
      <w:bookmarkEnd w:id="17493"/>
      <w:bookmarkEnd w:id="17494"/>
      <w:bookmarkEnd w:id="17495"/>
    </w:p>
    <w:p w14:paraId="47F5DB6D" w14:textId="2A9E43DF" w:rsidR="00552CAE" w:rsidRPr="002646CB" w:rsidDel="002C63BA" w:rsidRDefault="00E742FA" w:rsidP="00552CAE">
      <w:pPr>
        <w:rPr>
          <w:del w:id="17496" w:author="박 진상" w:date="2019-10-08T05:51:00Z"/>
          <w:lang w:val="en-US"/>
          <w:rPrChange w:id="17497" w:author="ETRI-김종원" w:date="2019-12-10T10:44:00Z">
            <w:rPr>
              <w:del w:id="17498" w:author="박 진상" w:date="2019-10-08T05:51:00Z"/>
              <w:color w:val="000000" w:themeColor="text1"/>
              <w:lang w:val="en-US"/>
            </w:rPr>
          </w:rPrChange>
        </w:rPr>
      </w:pPr>
      <w:del w:id="17499" w:author="박 진상" w:date="2019-10-08T05:51:00Z">
        <w:r w:rsidRPr="002646CB" w:rsidDel="002C63BA">
          <w:rPr>
            <w:rFonts w:hint="eastAsia"/>
            <w:rPrChange w:id="17500" w:author="ETRI-김종원" w:date="2019-12-10T10:44:00Z">
              <w:rPr>
                <w:rFonts w:hint="eastAsia"/>
              </w:rPr>
            </w:rPrChange>
          </w:rPr>
          <w:delText>CES-MG</w:delText>
        </w:r>
        <w:r w:rsidR="00255132" w:rsidRPr="002646CB" w:rsidDel="002C63BA">
          <w:rPr>
            <w:rFonts w:hint="eastAsia"/>
            <w:rPrChange w:id="17501" w:author="ETRI-김종원" w:date="2019-12-10T10:44:00Z">
              <w:rPr>
                <w:rFonts w:hint="eastAsia"/>
              </w:rPr>
            </w:rPrChange>
          </w:rPr>
          <w:delText>가</w:delText>
        </w:r>
        <w:r w:rsidR="00255132" w:rsidRPr="002646CB" w:rsidDel="002C63BA">
          <w:rPr>
            <w:rFonts w:hint="eastAsia"/>
            <w:rPrChange w:id="1750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0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의도하지</w:delText>
        </w:r>
        <w:r w:rsidR="00552CAE" w:rsidRPr="002646CB" w:rsidDel="002C63BA">
          <w:rPr>
            <w:rFonts w:hint="eastAsia"/>
            <w:lang w:val="en-US"/>
            <w:rPrChange w:id="1750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0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않은</w:delText>
        </w:r>
        <w:r w:rsidR="00552CAE" w:rsidRPr="002646CB" w:rsidDel="002C63BA">
          <w:rPr>
            <w:rFonts w:hint="eastAsia"/>
            <w:lang w:val="en-US"/>
            <w:rPrChange w:id="1750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75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lang w:val="en-US"/>
            <w:rPrChange w:id="1750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B547D7" w:rsidRPr="002646CB" w:rsidDel="002C63BA">
          <w:rPr>
            <w:rFonts w:hint="eastAsia"/>
            <w:lang w:val="en-US"/>
            <w:rPrChange w:id="1750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1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모드로의</w:delText>
        </w:r>
        <w:r w:rsidR="00552CAE" w:rsidRPr="002646CB" w:rsidDel="002C63BA">
          <w:rPr>
            <w:rFonts w:hint="eastAsia"/>
            <w:lang w:val="en-US"/>
            <w:rPrChange w:id="1751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1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전환</w:delText>
        </w:r>
        <w:r w:rsidR="00552CAE" w:rsidRPr="002646CB" w:rsidDel="002C63BA">
          <w:rPr>
            <w:rFonts w:hint="eastAsia"/>
            <w:lang w:val="en-US"/>
            <w:rPrChange w:id="1751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1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시에는</w:delText>
        </w:r>
        <w:r w:rsidR="00552CAE" w:rsidRPr="002646CB" w:rsidDel="002C63BA">
          <w:rPr>
            <w:rFonts w:hint="eastAsia"/>
            <w:lang w:val="en-US"/>
            <w:rPrChange w:id="1751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1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다음</w:delText>
        </w:r>
        <w:r w:rsidR="00552CAE" w:rsidRPr="002646CB" w:rsidDel="002C63BA">
          <w:rPr>
            <w:rFonts w:hint="eastAsia"/>
            <w:lang w:val="en-US"/>
            <w:rPrChange w:id="1751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1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절차에</w:delText>
        </w:r>
        <w:r w:rsidR="00552CAE" w:rsidRPr="002646CB" w:rsidDel="002C63BA">
          <w:rPr>
            <w:rFonts w:hint="eastAsia"/>
            <w:lang w:val="en-US"/>
            <w:rPrChange w:id="1751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2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따라</w:delText>
        </w:r>
        <w:r w:rsidR="00552CAE" w:rsidRPr="002646CB" w:rsidDel="002C63BA">
          <w:rPr>
            <w:rFonts w:hint="eastAsia"/>
            <w:lang w:val="en-US"/>
            <w:rPrChange w:id="1752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752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제어</w:delText>
        </w:r>
        <w:r w:rsidRPr="002646CB" w:rsidDel="002C63BA">
          <w:rPr>
            <w:rFonts w:hint="eastAsia"/>
            <w:lang w:val="en-US"/>
            <w:rPrChange w:id="1752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해</w:delText>
        </w:r>
        <w:r w:rsidR="00B45EA4" w:rsidRPr="002646CB" w:rsidDel="002C63BA">
          <w:rPr>
            <w:rFonts w:hint="eastAsia"/>
            <w:lang w:val="en-US"/>
            <w:rPrChange w:id="1752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야</w:delText>
        </w:r>
        <w:r w:rsidR="00B45EA4" w:rsidRPr="002646CB" w:rsidDel="002C63BA">
          <w:rPr>
            <w:rFonts w:hint="eastAsia"/>
            <w:lang w:val="en-US"/>
            <w:rPrChange w:id="1752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 xml:space="preserve"> </w:delText>
        </w:r>
        <w:r w:rsidR="00B45EA4" w:rsidRPr="002646CB" w:rsidDel="002C63BA">
          <w:rPr>
            <w:rFonts w:hint="eastAsia"/>
            <w:lang w:val="en-US"/>
            <w:rPrChange w:id="1752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한</w:delText>
        </w:r>
        <w:r w:rsidR="00552CAE" w:rsidRPr="002646CB" w:rsidDel="002C63BA">
          <w:rPr>
            <w:rFonts w:hint="eastAsia"/>
            <w:lang w:val="en-US"/>
            <w:rPrChange w:id="1752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</w:delText>
        </w:r>
        <w:r w:rsidR="00552CAE" w:rsidRPr="002646CB" w:rsidDel="002C63BA">
          <w:rPr>
            <w:rFonts w:hint="eastAsia"/>
            <w:lang w:val="en-US"/>
            <w:rPrChange w:id="1752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..</w:delText>
        </w:r>
        <w:bookmarkStart w:id="17529" w:name="_Toc21408757"/>
        <w:bookmarkStart w:id="17530" w:name="_Toc21525272"/>
        <w:bookmarkStart w:id="17531" w:name="_Toc23142111"/>
        <w:bookmarkStart w:id="17532" w:name="_Toc23173357"/>
        <w:bookmarkStart w:id="17533" w:name="_Toc23189132"/>
        <w:bookmarkStart w:id="17534" w:name="_Toc23191510"/>
        <w:bookmarkStart w:id="17535" w:name="_Toc23244528"/>
        <w:bookmarkStart w:id="17536" w:name="_Toc23794058"/>
        <w:bookmarkStart w:id="17537" w:name="_Toc23794381"/>
        <w:bookmarkStart w:id="17538" w:name="_Toc23794704"/>
        <w:bookmarkStart w:id="17539" w:name="_Toc23795549"/>
        <w:bookmarkStart w:id="17540" w:name="_Toc23839926"/>
        <w:bookmarkStart w:id="17541" w:name="_Toc26200715"/>
        <w:bookmarkStart w:id="17542" w:name="_Toc26867812"/>
        <w:bookmarkEnd w:id="17529"/>
        <w:bookmarkEnd w:id="17530"/>
        <w:bookmarkEnd w:id="17531"/>
        <w:bookmarkEnd w:id="17532"/>
        <w:bookmarkEnd w:id="17533"/>
        <w:bookmarkEnd w:id="17534"/>
        <w:bookmarkEnd w:id="17535"/>
        <w:bookmarkEnd w:id="17536"/>
        <w:bookmarkEnd w:id="17537"/>
        <w:bookmarkEnd w:id="17538"/>
        <w:bookmarkEnd w:id="17539"/>
        <w:bookmarkEnd w:id="17540"/>
        <w:bookmarkEnd w:id="17541"/>
        <w:bookmarkEnd w:id="17542"/>
      </w:del>
    </w:p>
    <w:p w14:paraId="3DEFC089" w14:textId="149E8680" w:rsidR="00552CAE" w:rsidRPr="002646CB" w:rsidDel="002C63BA" w:rsidRDefault="00552CAE" w:rsidP="00552CAE">
      <w:pPr>
        <w:ind w:left="200" w:hangingChars="100" w:hanging="200"/>
        <w:rPr>
          <w:del w:id="17543" w:author="박 진상" w:date="2019-10-08T05:51:00Z"/>
          <w:lang w:val="en-US"/>
          <w:rPrChange w:id="17544" w:author="ETRI-김종원" w:date="2019-12-10T10:44:00Z">
            <w:rPr>
              <w:del w:id="17545" w:author="박 진상" w:date="2019-10-08T05:51:00Z"/>
              <w:color w:val="000000" w:themeColor="text1"/>
              <w:lang w:val="en-US"/>
            </w:rPr>
          </w:rPrChange>
        </w:rPr>
      </w:pPr>
      <w:bookmarkStart w:id="17546" w:name="_Toc21408758"/>
      <w:bookmarkStart w:id="17547" w:name="_Toc21525273"/>
      <w:bookmarkStart w:id="17548" w:name="_Toc23142112"/>
      <w:bookmarkStart w:id="17549" w:name="_Toc23173358"/>
      <w:bookmarkStart w:id="17550" w:name="_Toc23189133"/>
      <w:bookmarkStart w:id="17551" w:name="_Toc23191511"/>
      <w:bookmarkStart w:id="17552" w:name="_Toc23244529"/>
      <w:bookmarkStart w:id="17553" w:name="_Toc23794059"/>
      <w:bookmarkStart w:id="17554" w:name="_Toc23794382"/>
      <w:bookmarkStart w:id="17555" w:name="_Toc23794705"/>
      <w:bookmarkStart w:id="17556" w:name="_Toc23795550"/>
      <w:bookmarkStart w:id="17557" w:name="_Toc23839927"/>
      <w:bookmarkStart w:id="17558" w:name="_Toc26200716"/>
      <w:bookmarkStart w:id="17559" w:name="_Toc26867813"/>
      <w:bookmarkEnd w:id="17546"/>
      <w:bookmarkEnd w:id="17547"/>
      <w:bookmarkEnd w:id="17548"/>
      <w:bookmarkEnd w:id="17549"/>
      <w:bookmarkEnd w:id="17550"/>
      <w:bookmarkEnd w:id="17551"/>
      <w:bookmarkEnd w:id="17552"/>
      <w:bookmarkEnd w:id="17553"/>
      <w:bookmarkEnd w:id="17554"/>
      <w:bookmarkEnd w:id="17555"/>
      <w:bookmarkEnd w:id="17556"/>
      <w:bookmarkEnd w:id="17557"/>
      <w:bookmarkEnd w:id="17558"/>
      <w:bookmarkEnd w:id="17559"/>
    </w:p>
    <w:p w14:paraId="1C946FAC" w14:textId="04CC2A79" w:rsidR="00B45EA4" w:rsidRPr="002646CB" w:rsidDel="002C63BA" w:rsidRDefault="00BF2D25" w:rsidP="00B45EA4">
      <w:pPr>
        <w:pStyle w:val="af6"/>
        <w:numPr>
          <w:ilvl w:val="0"/>
          <w:numId w:val="19"/>
        </w:numPr>
        <w:ind w:leftChars="0"/>
        <w:rPr>
          <w:del w:id="17560" w:author="박 진상" w:date="2019-10-08T05:51:00Z"/>
          <w:rPrChange w:id="17561" w:author="ETRI-김종원" w:date="2019-12-10T10:44:00Z">
            <w:rPr>
              <w:del w:id="17562" w:author="박 진상" w:date="2019-10-08T05:51:00Z"/>
              <w:color w:val="000000" w:themeColor="text1"/>
            </w:rPr>
          </w:rPrChange>
        </w:rPr>
      </w:pPr>
      <w:del w:id="17563" w:author="박 진상" w:date="2019-10-08T05:51:00Z">
        <w:r w:rsidRPr="002646CB" w:rsidDel="002C63BA">
          <w:rPr>
            <w:rFonts w:hint="eastAsia"/>
            <w:rPrChange w:id="175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75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5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849B5" w:rsidRPr="002646CB" w:rsidDel="002C63BA">
          <w:rPr>
            <w:rFonts w:hint="eastAsia"/>
            <w:rPrChange w:id="1756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2C63BA">
          <w:rPr>
            <w:rFonts w:hint="eastAsia"/>
            <w:rPrChange w:id="175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057894" w:rsidRPr="002646CB" w:rsidDel="002C63BA">
          <w:rPr>
            <w:rFonts w:hint="eastAsia"/>
            <w:rPrChange w:id="175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5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75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5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552CAE" w:rsidRPr="002646CB" w:rsidDel="002C63BA">
          <w:rPr>
            <w:rFonts w:hint="eastAsia"/>
            <w:rPrChange w:id="175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5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차단에</w:delText>
        </w:r>
        <w:r w:rsidR="00552CAE" w:rsidRPr="002646CB" w:rsidDel="002C63BA">
          <w:rPr>
            <w:rFonts w:hint="eastAsia"/>
            <w:rPrChange w:id="175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5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따른</w:delText>
        </w:r>
        <w:r w:rsidR="00552CAE" w:rsidRPr="002646CB" w:rsidDel="002C63BA">
          <w:rPr>
            <w:rFonts w:hint="eastAsia"/>
            <w:rPrChange w:id="175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STS </w:delText>
        </w:r>
        <w:r w:rsidR="00552CAE" w:rsidRPr="002646CB" w:rsidDel="002C63BA">
          <w:rPr>
            <w:rFonts w:hint="eastAsia"/>
            <w:rPrChange w:id="175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75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5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자동</w:delText>
        </w:r>
        <w:r w:rsidR="00552CAE" w:rsidRPr="002646CB" w:rsidDel="002C63BA">
          <w:rPr>
            <w:rFonts w:hint="eastAsia"/>
            <w:rPrChange w:id="175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5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7583" w:name="_Toc21408759"/>
        <w:bookmarkStart w:id="17584" w:name="_Toc21525274"/>
        <w:bookmarkStart w:id="17585" w:name="_Toc23142113"/>
        <w:bookmarkStart w:id="17586" w:name="_Toc23173359"/>
        <w:bookmarkStart w:id="17587" w:name="_Toc23189134"/>
        <w:bookmarkStart w:id="17588" w:name="_Toc23191512"/>
        <w:bookmarkStart w:id="17589" w:name="_Toc23244530"/>
        <w:bookmarkStart w:id="17590" w:name="_Toc23794060"/>
        <w:bookmarkStart w:id="17591" w:name="_Toc23794383"/>
        <w:bookmarkStart w:id="17592" w:name="_Toc23794706"/>
        <w:bookmarkStart w:id="17593" w:name="_Toc23795551"/>
        <w:bookmarkStart w:id="17594" w:name="_Toc23839928"/>
        <w:bookmarkStart w:id="17595" w:name="_Toc26200717"/>
        <w:bookmarkStart w:id="17596" w:name="_Toc26867814"/>
        <w:bookmarkEnd w:id="17583"/>
        <w:bookmarkEnd w:id="17584"/>
        <w:bookmarkEnd w:id="17585"/>
        <w:bookmarkEnd w:id="17586"/>
        <w:bookmarkEnd w:id="17587"/>
        <w:bookmarkEnd w:id="17588"/>
        <w:bookmarkEnd w:id="17589"/>
        <w:bookmarkEnd w:id="17590"/>
        <w:bookmarkEnd w:id="17591"/>
        <w:bookmarkEnd w:id="17592"/>
        <w:bookmarkEnd w:id="17593"/>
        <w:bookmarkEnd w:id="17594"/>
        <w:bookmarkEnd w:id="17595"/>
        <w:bookmarkEnd w:id="17596"/>
      </w:del>
    </w:p>
    <w:p w14:paraId="4BED57C0" w14:textId="02913D30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597" w:author="박 진상" w:date="2019-10-08T05:51:00Z"/>
          <w:rPrChange w:id="17598" w:author="ETRI-김종원" w:date="2019-12-10T10:44:00Z">
            <w:rPr>
              <w:del w:id="17599" w:author="박 진상" w:date="2019-10-08T05:51:00Z"/>
              <w:color w:val="000000" w:themeColor="text1"/>
            </w:rPr>
          </w:rPrChange>
        </w:rPr>
      </w:pPr>
      <w:del w:id="17600" w:author="박 진상" w:date="2019-10-08T05:51:00Z">
        <w:r w:rsidRPr="002646CB" w:rsidDel="002C63BA">
          <w:rPr>
            <w:rFonts w:hint="eastAsia"/>
            <w:rPrChange w:id="176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76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6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76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76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76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</w:delText>
        </w:r>
        <w:r w:rsidR="00552CAE" w:rsidRPr="002646CB" w:rsidDel="002C63BA">
          <w:rPr>
            <w:rFonts w:hint="eastAsia"/>
            <w:rPrChange w:id="176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정전력</w:delText>
        </w:r>
        <w:r w:rsidR="00552CAE" w:rsidRPr="002646CB" w:rsidDel="002C63BA">
          <w:rPr>
            <w:rFonts w:hint="eastAsia"/>
            <w:rPrChange w:id="176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76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7612" w:name="_Toc21408760"/>
        <w:bookmarkStart w:id="17613" w:name="_Toc21525275"/>
        <w:bookmarkStart w:id="17614" w:name="_Toc23142114"/>
        <w:bookmarkStart w:id="17615" w:name="_Toc23173360"/>
        <w:bookmarkStart w:id="17616" w:name="_Toc23189135"/>
        <w:bookmarkStart w:id="17617" w:name="_Toc23191513"/>
        <w:bookmarkStart w:id="17618" w:name="_Toc23244531"/>
        <w:bookmarkStart w:id="17619" w:name="_Toc23794061"/>
        <w:bookmarkStart w:id="17620" w:name="_Toc23794384"/>
        <w:bookmarkStart w:id="17621" w:name="_Toc23794707"/>
        <w:bookmarkStart w:id="17622" w:name="_Toc23795552"/>
        <w:bookmarkStart w:id="17623" w:name="_Toc23839929"/>
        <w:bookmarkStart w:id="17624" w:name="_Toc26200718"/>
        <w:bookmarkStart w:id="17625" w:name="_Toc26867815"/>
        <w:bookmarkEnd w:id="17612"/>
        <w:bookmarkEnd w:id="17613"/>
        <w:bookmarkEnd w:id="17614"/>
        <w:bookmarkEnd w:id="17615"/>
        <w:bookmarkEnd w:id="17616"/>
        <w:bookmarkEnd w:id="17617"/>
        <w:bookmarkEnd w:id="17618"/>
        <w:bookmarkEnd w:id="17619"/>
        <w:bookmarkEnd w:id="17620"/>
        <w:bookmarkEnd w:id="17621"/>
        <w:bookmarkEnd w:id="17622"/>
        <w:bookmarkEnd w:id="17623"/>
        <w:bookmarkEnd w:id="17624"/>
        <w:bookmarkEnd w:id="17625"/>
      </w:del>
    </w:p>
    <w:p w14:paraId="6B4C3976" w14:textId="4425560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626" w:author="박 진상" w:date="2019-10-08T05:51:00Z"/>
          <w:rPrChange w:id="17627" w:author="ETRI-김종원" w:date="2019-12-10T10:44:00Z">
            <w:rPr>
              <w:del w:id="17628" w:author="박 진상" w:date="2019-10-08T05:51:00Z"/>
              <w:color w:val="000000" w:themeColor="text1"/>
            </w:rPr>
          </w:rPrChange>
        </w:rPr>
      </w:pPr>
      <w:del w:id="17629" w:author="박 진상" w:date="2019-10-08T05:51:00Z">
        <w:r w:rsidRPr="002646CB" w:rsidDel="002C63BA">
          <w:rPr>
            <w:rFonts w:hint="eastAsia"/>
            <w:rPrChange w:id="176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76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6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76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76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552CAE" w:rsidRPr="002646CB" w:rsidDel="002C63BA">
          <w:rPr>
            <w:rFonts w:hint="eastAsia"/>
            <w:rPrChange w:id="176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76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7640" w:name="_Toc21408761"/>
        <w:bookmarkStart w:id="17641" w:name="_Toc21525276"/>
        <w:bookmarkStart w:id="17642" w:name="_Toc23142115"/>
        <w:bookmarkStart w:id="17643" w:name="_Toc23173361"/>
        <w:bookmarkStart w:id="17644" w:name="_Toc23189136"/>
        <w:bookmarkStart w:id="17645" w:name="_Toc23191514"/>
        <w:bookmarkStart w:id="17646" w:name="_Toc23244532"/>
        <w:bookmarkStart w:id="17647" w:name="_Toc23794062"/>
        <w:bookmarkStart w:id="17648" w:name="_Toc23794385"/>
        <w:bookmarkStart w:id="17649" w:name="_Toc23794708"/>
        <w:bookmarkStart w:id="17650" w:name="_Toc23795553"/>
        <w:bookmarkStart w:id="17651" w:name="_Toc23839930"/>
        <w:bookmarkStart w:id="17652" w:name="_Toc26200719"/>
        <w:bookmarkStart w:id="17653" w:name="_Toc26867816"/>
        <w:bookmarkEnd w:id="17640"/>
        <w:bookmarkEnd w:id="17641"/>
        <w:bookmarkEnd w:id="17642"/>
        <w:bookmarkEnd w:id="17643"/>
        <w:bookmarkEnd w:id="17644"/>
        <w:bookmarkEnd w:id="17645"/>
        <w:bookmarkEnd w:id="17646"/>
        <w:bookmarkEnd w:id="17647"/>
        <w:bookmarkEnd w:id="17648"/>
        <w:bookmarkEnd w:id="17649"/>
        <w:bookmarkEnd w:id="17650"/>
        <w:bookmarkEnd w:id="17651"/>
        <w:bookmarkEnd w:id="17652"/>
        <w:bookmarkEnd w:id="17653"/>
      </w:del>
    </w:p>
    <w:p w14:paraId="66456677" w14:textId="050CD86C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654" w:author="박 진상" w:date="2019-10-08T05:51:00Z"/>
          <w:rPrChange w:id="17655" w:author="ETRI-김종원" w:date="2019-12-10T10:44:00Z">
            <w:rPr>
              <w:del w:id="17656" w:author="박 진상" w:date="2019-10-08T05:51:00Z"/>
              <w:color w:val="000000" w:themeColor="text1"/>
            </w:rPr>
          </w:rPrChange>
        </w:rPr>
      </w:pPr>
      <w:del w:id="17657" w:author="박 진상" w:date="2019-10-08T05:51:00Z">
        <w:r w:rsidRPr="002646CB" w:rsidDel="002C63BA">
          <w:rPr>
            <w:rFonts w:hint="eastAsia"/>
            <w:rPrChange w:id="176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76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6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76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76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76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76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552CAE" w:rsidRPr="002646CB" w:rsidDel="002C63BA">
          <w:rPr>
            <w:rFonts w:hint="eastAsia"/>
            <w:rPrChange w:id="176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CVCF </w:delText>
        </w:r>
        <w:r w:rsidR="00552CAE" w:rsidRPr="002646CB" w:rsidDel="002C63BA">
          <w:rPr>
            <w:rFonts w:hint="eastAsia"/>
            <w:rPrChange w:id="176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76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동작</w:delText>
        </w:r>
        <w:bookmarkStart w:id="17669" w:name="_Toc21408762"/>
        <w:bookmarkStart w:id="17670" w:name="_Toc21525277"/>
        <w:bookmarkStart w:id="17671" w:name="_Toc23142116"/>
        <w:bookmarkStart w:id="17672" w:name="_Toc23173362"/>
        <w:bookmarkStart w:id="17673" w:name="_Toc23189137"/>
        <w:bookmarkStart w:id="17674" w:name="_Toc23191515"/>
        <w:bookmarkStart w:id="17675" w:name="_Toc23244533"/>
        <w:bookmarkStart w:id="17676" w:name="_Toc23794063"/>
        <w:bookmarkStart w:id="17677" w:name="_Toc23794386"/>
        <w:bookmarkStart w:id="17678" w:name="_Toc23794709"/>
        <w:bookmarkStart w:id="17679" w:name="_Toc23795554"/>
        <w:bookmarkStart w:id="17680" w:name="_Toc23839931"/>
        <w:bookmarkStart w:id="17681" w:name="_Toc26200720"/>
        <w:bookmarkStart w:id="17682" w:name="_Toc26867817"/>
        <w:bookmarkEnd w:id="17669"/>
        <w:bookmarkEnd w:id="17670"/>
        <w:bookmarkEnd w:id="17671"/>
        <w:bookmarkEnd w:id="17672"/>
        <w:bookmarkEnd w:id="17673"/>
        <w:bookmarkEnd w:id="17674"/>
        <w:bookmarkEnd w:id="17675"/>
        <w:bookmarkEnd w:id="17676"/>
        <w:bookmarkEnd w:id="17677"/>
        <w:bookmarkEnd w:id="17678"/>
        <w:bookmarkEnd w:id="17679"/>
        <w:bookmarkEnd w:id="17680"/>
        <w:bookmarkEnd w:id="17681"/>
        <w:bookmarkEnd w:id="17682"/>
      </w:del>
    </w:p>
    <w:p w14:paraId="0F78D427" w14:textId="2EF159F6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683" w:author="박 진상" w:date="2019-10-08T05:51:00Z"/>
          <w:rPrChange w:id="17684" w:author="ETRI-김종원" w:date="2019-12-10T10:44:00Z">
            <w:rPr>
              <w:del w:id="17685" w:author="박 진상" w:date="2019-10-08T05:51:00Z"/>
              <w:color w:val="000000" w:themeColor="text1"/>
            </w:rPr>
          </w:rPrChange>
        </w:rPr>
      </w:pPr>
      <w:del w:id="17686" w:author="박 진상" w:date="2019-10-08T05:51:00Z">
        <w:r w:rsidRPr="002646CB" w:rsidDel="002C63BA">
          <w:rPr>
            <w:rFonts w:hint="eastAsia"/>
            <w:rPrChange w:id="176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76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6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76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PCS </w:delText>
        </w:r>
        <w:r w:rsidR="00552CAE" w:rsidRPr="002646CB" w:rsidDel="002C63BA">
          <w:rPr>
            <w:rFonts w:hint="eastAsia"/>
            <w:rPrChange w:id="176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552CAE" w:rsidRPr="002646CB" w:rsidDel="002C63BA">
          <w:rPr>
            <w:rFonts w:hint="eastAsia"/>
            <w:rPrChange w:id="176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76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6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7696" w:name="_Toc21408763"/>
        <w:bookmarkStart w:id="17697" w:name="_Toc21525278"/>
        <w:bookmarkStart w:id="17698" w:name="_Toc23142117"/>
        <w:bookmarkStart w:id="17699" w:name="_Toc23173363"/>
        <w:bookmarkStart w:id="17700" w:name="_Toc23189138"/>
        <w:bookmarkStart w:id="17701" w:name="_Toc23191516"/>
        <w:bookmarkStart w:id="17702" w:name="_Toc23244534"/>
        <w:bookmarkStart w:id="17703" w:name="_Toc23794064"/>
        <w:bookmarkStart w:id="17704" w:name="_Toc23794387"/>
        <w:bookmarkStart w:id="17705" w:name="_Toc23794710"/>
        <w:bookmarkStart w:id="17706" w:name="_Toc23795555"/>
        <w:bookmarkStart w:id="17707" w:name="_Toc23839932"/>
        <w:bookmarkStart w:id="17708" w:name="_Toc26200721"/>
        <w:bookmarkStart w:id="17709" w:name="_Toc26867818"/>
        <w:bookmarkEnd w:id="17696"/>
        <w:bookmarkEnd w:id="17697"/>
        <w:bookmarkEnd w:id="17698"/>
        <w:bookmarkEnd w:id="17699"/>
        <w:bookmarkEnd w:id="17700"/>
        <w:bookmarkEnd w:id="17701"/>
        <w:bookmarkEnd w:id="17702"/>
        <w:bookmarkEnd w:id="17703"/>
        <w:bookmarkEnd w:id="17704"/>
        <w:bookmarkEnd w:id="17705"/>
        <w:bookmarkEnd w:id="17706"/>
        <w:bookmarkEnd w:id="17707"/>
        <w:bookmarkEnd w:id="17708"/>
        <w:bookmarkEnd w:id="17709"/>
      </w:del>
    </w:p>
    <w:p w14:paraId="296F8561" w14:textId="55E5A23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710" w:author="박 진상" w:date="2019-10-08T05:51:00Z"/>
          <w:rPrChange w:id="17711" w:author="ETRI-김종원" w:date="2019-12-10T10:44:00Z">
            <w:rPr>
              <w:del w:id="17712" w:author="박 진상" w:date="2019-10-08T05:51:00Z"/>
              <w:color w:val="000000" w:themeColor="text1"/>
            </w:rPr>
          </w:rPrChange>
        </w:rPr>
      </w:pPr>
      <w:del w:id="17713" w:author="박 진상" w:date="2019-10-08T05:51:00Z">
        <w:r w:rsidRPr="002646CB" w:rsidDel="002C63BA">
          <w:rPr>
            <w:rFonts w:hint="eastAsia"/>
            <w:rPrChange w:id="177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6 </w:delText>
        </w:r>
        <w:r w:rsidRPr="002646CB" w:rsidDel="002C63BA">
          <w:rPr>
            <w:rFonts w:hint="eastAsia"/>
            <w:rPrChange w:id="177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7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Fonts w:hint="eastAsia"/>
            <w:rPrChange w:id="177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Fonts w:hint="eastAsia"/>
            <w:rPrChange w:id="177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7720" w:name="_Toc21408764"/>
        <w:bookmarkStart w:id="17721" w:name="_Toc21525279"/>
        <w:bookmarkStart w:id="17722" w:name="_Toc23142118"/>
        <w:bookmarkStart w:id="17723" w:name="_Toc23173364"/>
        <w:bookmarkStart w:id="17724" w:name="_Toc23189139"/>
        <w:bookmarkStart w:id="17725" w:name="_Toc23191517"/>
        <w:bookmarkStart w:id="17726" w:name="_Toc23244535"/>
        <w:bookmarkStart w:id="17727" w:name="_Toc23794065"/>
        <w:bookmarkStart w:id="17728" w:name="_Toc23794388"/>
        <w:bookmarkStart w:id="17729" w:name="_Toc23794711"/>
        <w:bookmarkStart w:id="17730" w:name="_Toc23795556"/>
        <w:bookmarkStart w:id="17731" w:name="_Toc23839933"/>
        <w:bookmarkStart w:id="17732" w:name="_Toc26200722"/>
        <w:bookmarkStart w:id="17733" w:name="_Toc26867819"/>
        <w:bookmarkEnd w:id="17720"/>
        <w:bookmarkEnd w:id="17721"/>
        <w:bookmarkEnd w:id="17722"/>
        <w:bookmarkEnd w:id="17723"/>
        <w:bookmarkEnd w:id="17724"/>
        <w:bookmarkEnd w:id="17725"/>
        <w:bookmarkEnd w:id="17726"/>
        <w:bookmarkEnd w:id="17727"/>
        <w:bookmarkEnd w:id="17728"/>
        <w:bookmarkEnd w:id="17729"/>
        <w:bookmarkEnd w:id="17730"/>
        <w:bookmarkEnd w:id="17731"/>
        <w:bookmarkEnd w:id="17732"/>
        <w:bookmarkEnd w:id="17733"/>
      </w:del>
    </w:p>
    <w:p w14:paraId="365CB055" w14:textId="6FFC91A3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734" w:author="박 진상" w:date="2019-10-08T05:51:00Z"/>
          <w:rPrChange w:id="17735" w:author="ETRI-김종원" w:date="2019-12-10T10:44:00Z">
            <w:rPr>
              <w:del w:id="17736" w:author="박 진상" w:date="2019-10-08T05:51:00Z"/>
              <w:color w:val="000000" w:themeColor="text1"/>
            </w:rPr>
          </w:rPrChange>
        </w:rPr>
      </w:pPr>
      <w:del w:id="17737" w:author="박 진상" w:date="2019-10-08T05:51:00Z">
        <w:r w:rsidRPr="002646CB" w:rsidDel="002C63BA">
          <w:rPr>
            <w:rFonts w:hint="eastAsia"/>
            <w:rPrChange w:id="177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7 </w:delText>
        </w:r>
        <w:r w:rsidRPr="002646CB" w:rsidDel="002C63BA">
          <w:rPr>
            <w:rFonts w:hint="eastAsia"/>
            <w:rPrChange w:id="177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7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77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552CAE" w:rsidRPr="002646CB" w:rsidDel="002C63BA">
          <w:rPr>
            <w:rFonts w:hint="eastAsia"/>
            <w:rPrChange w:id="177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31794A" w:rsidRPr="002646CB" w:rsidDel="002C63BA">
          <w:rPr>
            <w:rFonts w:hint="eastAsia"/>
            <w:rPrChange w:id="177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EES</w:delText>
        </w:r>
        <w:r w:rsidR="0031794A" w:rsidRPr="002646CB" w:rsidDel="002C63BA">
          <w:rPr>
            <w:rFonts w:hint="eastAsia"/>
            <w:rPrChange w:id="177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EE0865" w:rsidRPr="002646CB" w:rsidDel="002C63BA">
          <w:rPr>
            <w:rFonts w:hint="eastAsia"/>
            <w:rPrChange w:id="177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과</w:delText>
        </w:r>
        <w:r w:rsidR="00552CAE" w:rsidRPr="002646CB" w:rsidDel="002C63BA">
          <w:rPr>
            <w:rFonts w:hint="eastAsia"/>
            <w:rPrChange w:id="177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567B8" w:rsidRPr="002646CB" w:rsidDel="002C63BA">
          <w:rPr>
            <w:rFonts w:hint="eastAsia"/>
            <w:rPrChange w:id="177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Fonts w:hint="eastAsia"/>
            <w:rPrChange w:id="177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552CAE" w:rsidRPr="002646CB" w:rsidDel="002C63BA">
          <w:rPr>
            <w:rFonts w:hint="eastAsia"/>
            <w:rPrChange w:id="177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77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7755" w:name="_Toc21408765"/>
        <w:bookmarkStart w:id="17756" w:name="_Toc21525280"/>
        <w:bookmarkStart w:id="17757" w:name="_Toc23142119"/>
        <w:bookmarkStart w:id="17758" w:name="_Toc23173365"/>
        <w:bookmarkStart w:id="17759" w:name="_Toc23189140"/>
        <w:bookmarkStart w:id="17760" w:name="_Toc23191518"/>
        <w:bookmarkStart w:id="17761" w:name="_Toc23244536"/>
        <w:bookmarkStart w:id="17762" w:name="_Toc23794066"/>
        <w:bookmarkStart w:id="17763" w:name="_Toc23794389"/>
        <w:bookmarkStart w:id="17764" w:name="_Toc23794712"/>
        <w:bookmarkStart w:id="17765" w:name="_Toc23795557"/>
        <w:bookmarkStart w:id="17766" w:name="_Toc23839934"/>
        <w:bookmarkStart w:id="17767" w:name="_Toc26200723"/>
        <w:bookmarkStart w:id="17768" w:name="_Toc26867820"/>
        <w:bookmarkEnd w:id="17755"/>
        <w:bookmarkEnd w:id="17756"/>
        <w:bookmarkEnd w:id="17757"/>
        <w:bookmarkEnd w:id="17758"/>
        <w:bookmarkEnd w:id="17759"/>
        <w:bookmarkEnd w:id="17760"/>
        <w:bookmarkEnd w:id="17761"/>
        <w:bookmarkEnd w:id="17762"/>
        <w:bookmarkEnd w:id="17763"/>
        <w:bookmarkEnd w:id="17764"/>
        <w:bookmarkEnd w:id="17765"/>
        <w:bookmarkEnd w:id="17766"/>
        <w:bookmarkEnd w:id="17767"/>
        <w:bookmarkEnd w:id="17768"/>
      </w:del>
    </w:p>
    <w:p w14:paraId="1CE57B68" w14:textId="476C0A28" w:rsidR="00552CAE" w:rsidRPr="002646CB" w:rsidDel="002C63BA" w:rsidRDefault="00552CAE" w:rsidP="00552CAE">
      <w:pPr>
        <w:rPr>
          <w:del w:id="17769" w:author="박 진상" w:date="2019-10-08T05:51:00Z"/>
          <w:rPrChange w:id="17770" w:author="ETRI-김종원" w:date="2019-12-10T10:44:00Z">
            <w:rPr>
              <w:del w:id="17771" w:author="박 진상" w:date="2019-10-08T05:51:00Z"/>
              <w:color w:val="000000" w:themeColor="text1"/>
            </w:rPr>
          </w:rPrChange>
        </w:rPr>
      </w:pPr>
      <w:bookmarkStart w:id="17772" w:name="_Toc21408766"/>
      <w:bookmarkStart w:id="17773" w:name="_Toc21525281"/>
      <w:bookmarkStart w:id="17774" w:name="_Toc23142120"/>
      <w:bookmarkStart w:id="17775" w:name="_Toc23173366"/>
      <w:bookmarkStart w:id="17776" w:name="_Toc23189141"/>
      <w:bookmarkStart w:id="17777" w:name="_Toc23191519"/>
      <w:bookmarkStart w:id="17778" w:name="_Toc23244537"/>
      <w:bookmarkStart w:id="17779" w:name="_Toc23794067"/>
      <w:bookmarkStart w:id="17780" w:name="_Toc23794390"/>
      <w:bookmarkStart w:id="17781" w:name="_Toc23794713"/>
      <w:bookmarkStart w:id="17782" w:name="_Toc23795558"/>
      <w:bookmarkStart w:id="17783" w:name="_Toc23839935"/>
      <w:bookmarkStart w:id="17784" w:name="_Toc26200724"/>
      <w:bookmarkStart w:id="17785" w:name="_Toc26867821"/>
      <w:bookmarkEnd w:id="17772"/>
      <w:bookmarkEnd w:id="17773"/>
      <w:bookmarkEnd w:id="17774"/>
      <w:bookmarkEnd w:id="17775"/>
      <w:bookmarkEnd w:id="17776"/>
      <w:bookmarkEnd w:id="17777"/>
      <w:bookmarkEnd w:id="17778"/>
      <w:bookmarkEnd w:id="17779"/>
      <w:bookmarkEnd w:id="17780"/>
      <w:bookmarkEnd w:id="17781"/>
      <w:bookmarkEnd w:id="17782"/>
      <w:bookmarkEnd w:id="17783"/>
      <w:bookmarkEnd w:id="17784"/>
      <w:bookmarkEnd w:id="17785"/>
    </w:p>
    <w:p w14:paraId="2ABC060C" w14:textId="7AB3FAEA" w:rsidR="00552CAE" w:rsidRPr="002646CB" w:rsidDel="002C63BA" w:rsidRDefault="00E742FA" w:rsidP="00552CAE">
      <w:pPr>
        <w:rPr>
          <w:del w:id="17786" w:author="박 진상" w:date="2019-10-08T05:51:00Z"/>
          <w:rPrChange w:id="17787" w:author="ETRI-김종원" w:date="2019-12-10T10:44:00Z">
            <w:rPr>
              <w:del w:id="17788" w:author="박 진상" w:date="2019-10-08T05:51:00Z"/>
              <w:color w:val="000000" w:themeColor="text1"/>
            </w:rPr>
          </w:rPrChange>
        </w:rPr>
      </w:pPr>
      <w:del w:id="17789" w:author="박 진상" w:date="2019-10-08T05:51:00Z">
        <w:r w:rsidRPr="002646CB" w:rsidDel="002C63BA">
          <w:rPr>
            <w:rFonts w:hint="eastAsia"/>
            <w:rPrChange w:id="17790" w:author="ETRI-김종원" w:date="2019-12-10T10:44:00Z">
              <w:rPr>
                <w:rFonts w:hint="eastAsia"/>
              </w:rPr>
            </w:rPrChange>
          </w:rPr>
          <w:delText>CES-MG</w:delText>
        </w:r>
        <w:r w:rsidR="00255132" w:rsidRPr="002646CB" w:rsidDel="002C63BA">
          <w:rPr>
            <w:rFonts w:hint="eastAsia"/>
            <w:rPrChange w:id="17791" w:author="ETRI-김종원" w:date="2019-12-10T10:44:00Z">
              <w:rPr>
                <w:rFonts w:hint="eastAsia"/>
              </w:rPr>
            </w:rPrChange>
          </w:rPr>
          <w:delText>가</w:delText>
        </w:r>
        <w:r w:rsidR="00552CAE" w:rsidRPr="002646CB" w:rsidDel="002C63BA">
          <w:rPr>
            <w:rFonts w:hint="eastAsia"/>
            <w:rPrChange w:id="177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77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77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2C63BA">
          <w:rPr>
            <w:rFonts w:hint="eastAsia"/>
            <w:rPrChange w:id="177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552CAE" w:rsidRPr="002646CB" w:rsidDel="002C63BA">
          <w:rPr>
            <w:rFonts w:hint="eastAsia"/>
            <w:rPrChange w:id="177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7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AD77AA" w:rsidRPr="002646CB" w:rsidDel="002C63BA">
          <w:rPr>
            <w:rFonts w:hint="eastAsia"/>
            <w:rPrChange w:id="177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r w:rsidR="00B547D7" w:rsidRPr="002646CB" w:rsidDel="002C63BA">
          <w:rPr>
            <w:rFonts w:hint="eastAsia"/>
            <w:rPrChange w:id="178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Fonts w:hint="eastAsia"/>
            <w:rPrChange w:id="178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Fonts w:hint="eastAsia"/>
            <w:rPrChange w:id="178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552CAE" w:rsidRPr="002646CB" w:rsidDel="002C63BA">
          <w:rPr>
            <w:rFonts w:hint="eastAsia"/>
            <w:rPrChange w:id="178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Fonts w:hint="eastAsia"/>
            <w:rPrChange w:id="178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Fonts w:hint="eastAsia"/>
            <w:rPrChange w:id="178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Fonts w:hint="eastAsia"/>
            <w:rPrChange w:id="178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Pr="002646CB" w:rsidDel="002C63BA">
          <w:rPr>
            <w:rFonts w:hint="eastAsia"/>
            <w:rPrChange w:id="178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해야</w:delText>
        </w:r>
        <w:r w:rsidRPr="002646CB" w:rsidDel="002C63BA">
          <w:rPr>
            <w:rFonts w:hint="eastAsia"/>
            <w:rPrChange w:id="178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78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Pr="002646CB" w:rsidDel="002C63BA">
          <w:rPr>
            <w:rFonts w:hint="eastAsia"/>
            <w:rPrChange w:id="178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7819" w:name="_Toc21408767"/>
        <w:bookmarkStart w:id="17820" w:name="_Toc21525282"/>
        <w:bookmarkStart w:id="17821" w:name="_Toc23142121"/>
        <w:bookmarkStart w:id="17822" w:name="_Toc23173367"/>
        <w:bookmarkStart w:id="17823" w:name="_Toc23189142"/>
        <w:bookmarkStart w:id="17824" w:name="_Toc23191520"/>
        <w:bookmarkStart w:id="17825" w:name="_Toc23244538"/>
        <w:bookmarkStart w:id="17826" w:name="_Toc23794068"/>
        <w:bookmarkStart w:id="17827" w:name="_Toc23794391"/>
        <w:bookmarkStart w:id="17828" w:name="_Toc23794714"/>
        <w:bookmarkStart w:id="17829" w:name="_Toc23795559"/>
        <w:bookmarkStart w:id="17830" w:name="_Toc23839936"/>
        <w:bookmarkStart w:id="17831" w:name="_Toc26200725"/>
        <w:bookmarkStart w:id="17832" w:name="_Toc26867822"/>
        <w:bookmarkEnd w:id="17819"/>
        <w:bookmarkEnd w:id="17820"/>
        <w:bookmarkEnd w:id="17821"/>
        <w:bookmarkEnd w:id="17822"/>
        <w:bookmarkEnd w:id="17823"/>
        <w:bookmarkEnd w:id="17824"/>
        <w:bookmarkEnd w:id="17825"/>
        <w:bookmarkEnd w:id="17826"/>
        <w:bookmarkEnd w:id="17827"/>
        <w:bookmarkEnd w:id="17828"/>
        <w:bookmarkEnd w:id="17829"/>
        <w:bookmarkEnd w:id="17830"/>
        <w:bookmarkEnd w:id="17831"/>
        <w:bookmarkEnd w:id="17832"/>
      </w:del>
    </w:p>
    <w:p w14:paraId="0A40B5DB" w14:textId="65ADCB15" w:rsidR="00552CAE" w:rsidRPr="002646CB" w:rsidDel="002C63BA" w:rsidRDefault="00552CAE" w:rsidP="00552CAE">
      <w:pPr>
        <w:ind w:left="200" w:hangingChars="100" w:hanging="200"/>
        <w:rPr>
          <w:del w:id="17833" w:author="박 진상" w:date="2019-10-08T05:51:00Z"/>
          <w:rPrChange w:id="17834" w:author="ETRI-김종원" w:date="2019-12-10T10:44:00Z">
            <w:rPr>
              <w:del w:id="17835" w:author="박 진상" w:date="2019-10-08T05:51:00Z"/>
              <w:color w:val="000000" w:themeColor="text1"/>
            </w:rPr>
          </w:rPrChange>
        </w:rPr>
      </w:pPr>
      <w:bookmarkStart w:id="17836" w:name="_Toc21408768"/>
      <w:bookmarkStart w:id="17837" w:name="_Toc21525283"/>
      <w:bookmarkStart w:id="17838" w:name="_Toc23142122"/>
      <w:bookmarkStart w:id="17839" w:name="_Toc23173368"/>
      <w:bookmarkStart w:id="17840" w:name="_Toc23189143"/>
      <w:bookmarkStart w:id="17841" w:name="_Toc23191521"/>
      <w:bookmarkStart w:id="17842" w:name="_Toc23244539"/>
      <w:bookmarkStart w:id="17843" w:name="_Toc23794069"/>
      <w:bookmarkStart w:id="17844" w:name="_Toc23794392"/>
      <w:bookmarkStart w:id="17845" w:name="_Toc23794715"/>
      <w:bookmarkStart w:id="17846" w:name="_Toc23795560"/>
      <w:bookmarkStart w:id="17847" w:name="_Toc23839937"/>
      <w:bookmarkStart w:id="17848" w:name="_Toc26200726"/>
      <w:bookmarkStart w:id="17849" w:name="_Toc26867823"/>
      <w:bookmarkEnd w:id="17836"/>
      <w:bookmarkEnd w:id="17837"/>
      <w:bookmarkEnd w:id="17838"/>
      <w:bookmarkEnd w:id="17839"/>
      <w:bookmarkEnd w:id="17840"/>
      <w:bookmarkEnd w:id="17841"/>
      <w:bookmarkEnd w:id="17842"/>
      <w:bookmarkEnd w:id="17843"/>
      <w:bookmarkEnd w:id="17844"/>
      <w:bookmarkEnd w:id="17845"/>
      <w:bookmarkEnd w:id="17846"/>
      <w:bookmarkEnd w:id="17847"/>
      <w:bookmarkEnd w:id="17848"/>
      <w:bookmarkEnd w:id="17849"/>
    </w:p>
    <w:p w14:paraId="6F8D4E93" w14:textId="227DACD9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850" w:author="박 진상" w:date="2019-10-08T05:51:00Z"/>
          <w:rPrChange w:id="17851" w:author="ETRI-김종원" w:date="2019-12-10T10:44:00Z">
            <w:rPr>
              <w:del w:id="17852" w:author="박 진상" w:date="2019-10-08T05:51:00Z"/>
              <w:color w:val="000000" w:themeColor="text1"/>
            </w:rPr>
          </w:rPrChange>
        </w:rPr>
      </w:pPr>
      <w:del w:id="17853" w:author="박 진상" w:date="2019-10-08T05:51:00Z">
        <w:r w:rsidRPr="002646CB" w:rsidDel="002C63BA">
          <w:rPr>
            <w:rFonts w:hint="eastAsia"/>
            <w:rPrChange w:id="178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78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8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78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78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78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78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552CAE" w:rsidRPr="002646CB" w:rsidDel="002C63BA">
          <w:rPr>
            <w:rFonts w:hint="eastAsia"/>
            <w:rPrChange w:id="178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552CAE" w:rsidRPr="002646CB" w:rsidDel="002C63BA">
          <w:rPr>
            <w:rFonts w:hint="eastAsia"/>
            <w:rPrChange w:id="178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78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552CAE" w:rsidRPr="002646CB" w:rsidDel="002C63BA">
          <w:rPr>
            <w:rFonts w:hint="eastAsia"/>
            <w:rPrChange w:id="178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552CAE" w:rsidRPr="002646CB" w:rsidDel="002C63BA">
          <w:rPr>
            <w:rFonts w:hint="eastAsia"/>
            <w:rPrChange w:id="178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552CAE" w:rsidRPr="002646CB" w:rsidDel="002C63BA">
          <w:rPr>
            <w:rFonts w:hint="eastAsia"/>
            <w:rPrChange w:id="178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78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552CAE" w:rsidRPr="002646CB" w:rsidDel="002C63BA">
          <w:rPr>
            <w:rFonts w:hint="eastAsia"/>
            <w:rPrChange w:id="178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8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Fonts w:hint="eastAsia"/>
            <w:rPrChange w:id="178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/</w:delText>
        </w:r>
        <w:r w:rsidR="00552CAE" w:rsidRPr="002646CB" w:rsidDel="002C63BA">
          <w:rPr>
            <w:rFonts w:hint="eastAsia"/>
            <w:rPrChange w:id="178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17879" w:name="_Toc21408769"/>
        <w:bookmarkStart w:id="17880" w:name="_Toc21525284"/>
        <w:bookmarkStart w:id="17881" w:name="_Toc23142123"/>
        <w:bookmarkStart w:id="17882" w:name="_Toc23173369"/>
        <w:bookmarkStart w:id="17883" w:name="_Toc23189144"/>
        <w:bookmarkStart w:id="17884" w:name="_Toc23191522"/>
        <w:bookmarkStart w:id="17885" w:name="_Toc23244540"/>
        <w:bookmarkStart w:id="17886" w:name="_Toc23794070"/>
        <w:bookmarkStart w:id="17887" w:name="_Toc23794393"/>
        <w:bookmarkStart w:id="17888" w:name="_Toc23794716"/>
        <w:bookmarkStart w:id="17889" w:name="_Toc23795561"/>
        <w:bookmarkStart w:id="17890" w:name="_Toc23839938"/>
        <w:bookmarkStart w:id="17891" w:name="_Toc26200727"/>
        <w:bookmarkStart w:id="17892" w:name="_Toc26867824"/>
        <w:bookmarkEnd w:id="17879"/>
        <w:bookmarkEnd w:id="17880"/>
        <w:bookmarkEnd w:id="17881"/>
        <w:bookmarkEnd w:id="17882"/>
        <w:bookmarkEnd w:id="17883"/>
        <w:bookmarkEnd w:id="17884"/>
        <w:bookmarkEnd w:id="17885"/>
        <w:bookmarkEnd w:id="17886"/>
        <w:bookmarkEnd w:id="17887"/>
        <w:bookmarkEnd w:id="17888"/>
        <w:bookmarkEnd w:id="17889"/>
        <w:bookmarkEnd w:id="17890"/>
        <w:bookmarkEnd w:id="17891"/>
        <w:bookmarkEnd w:id="17892"/>
      </w:del>
    </w:p>
    <w:p w14:paraId="1B0C4A33" w14:textId="4D08921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893" w:author="박 진상" w:date="2019-10-08T05:51:00Z"/>
          <w:rPrChange w:id="17894" w:author="ETRI-김종원" w:date="2019-12-10T10:44:00Z">
            <w:rPr>
              <w:del w:id="17895" w:author="박 진상" w:date="2019-10-08T05:51:00Z"/>
              <w:color w:val="000000" w:themeColor="text1"/>
            </w:rPr>
          </w:rPrChange>
        </w:rPr>
      </w:pPr>
      <w:del w:id="17896" w:author="박 진상" w:date="2019-10-08T05:51:00Z">
        <w:r w:rsidRPr="002646CB" w:rsidDel="002C63BA">
          <w:rPr>
            <w:rFonts w:hint="eastAsia"/>
            <w:rPrChange w:id="178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78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8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Fonts w:hint="eastAsia"/>
            <w:rPrChange w:id="179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Fonts w:hint="eastAsia"/>
            <w:rPrChange w:id="179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79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정지</w:delText>
        </w:r>
        <w:bookmarkStart w:id="17905" w:name="_Toc21408770"/>
        <w:bookmarkStart w:id="17906" w:name="_Toc21525285"/>
        <w:bookmarkStart w:id="17907" w:name="_Toc23142124"/>
        <w:bookmarkStart w:id="17908" w:name="_Toc23173370"/>
        <w:bookmarkStart w:id="17909" w:name="_Toc23189145"/>
        <w:bookmarkStart w:id="17910" w:name="_Toc23191523"/>
        <w:bookmarkStart w:id="17911" w:name="_Toc23244541"/>
        <w:bookmarkStart w:id="17912" w:name="_Toc23794071"/>
        <w:bookmarkStart w:id="17913" w:name="_Toc23794394"/>
        <w:bookmarkStart w:id="17914" w:name="_Toc23794717"/>
        <w:bookmarkStart w:id="17915" w:name="_Toc23795562"/>
        <w:bookmarkStart w:id="17916" w:name="_Toc23839939"/>
        <w:bookmarkStart w:id="17917" w:name="_Toc26200728"/>
        <w:bookmarkStart w:id="17918" w:name="_Toc26867825"/>
        <w:bookmarkEnd w:id="17905"/>
        <w:bookmarkEnd w:id="17906"/>
        <w:bookmarkEnd w:id="17907"/>
        <w:bookmarkEnd w:id="17908"/>
        <w:bookmarkEnd w:id="17909"/>
        <w:bookmarkEnd w:id="17910"/>
        <w:bookmarkEnd w:id="17911"/>
        <w:bookmarkEnd w:id="17912"/>
        <w:bookmarkEnd w:id="17913"/>
        <w:bookmarkEnd w:id="17914"/>
        <w:bookmarkEnd w:id="17915"/>
        <w:bookmarkEnd w:id="17916"/>
        <w:bookmarkEnd w:id="17917"/>
        <w:bookmarkEnd w:id="17918"/>
      </w:del>
    </w:p>
    <w:p w14:paraId="4187567A" w14:textId="592EA8D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919" w:author="박 진상" w:date="2019-10-08T05:51:00Z"/>
          <w:rPrChange w:id="17920" w:author="ETRI-김종원" w:date="2019-12-10T10:44:00Z">
            <w:rPr>
              <w:del w:id="17921" w:author="박 진상" w:date="2019-10-08T05:51:00Z"/>
              <w:color w:val="000000" w:themeColor="text1"/>
            </w:rPr>
          </w:rPrChange>
        </w:rPr>
      </w:pPr>
      <w:del w:id="17922" w:author="박 진상" w:date="2019-10-08T05:51:00Z">
        <w:r w:rsidRPr="002646CB" w:rsidDel="002C63BA">
          <w:rPr>
            <w:rFonts w:hint="eastAsia"/>
            <w:rPrChange w:id="179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79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9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79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79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79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</w:delText>
        </w:r>
        <w:r w:rsidR="00552CAE" w:rsidRPr="002646CB" w:rsidDel="002C63BA">
          <w:rPr>
            <w:rFonts w:hint="eastAsia"/>
            <w:rPrChange w:id="179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79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79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CVCF </w:delText>
        </w:r>
        <w:r w:rsidR="00552CAE" w:rsidRPr="002646CB" w:rsidDel="002C63BA">
          <w:rPr>
            <w:rFonts w:hint="eastAsia"/>
            <w:rPrChange w:id="179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Fonts w:hint="eastAsia"/>
            <w:rPrChange w:id="179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Fonts w:hint="eastAsia"/>
            <w:rPrChange w:id="179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STS </w:delText>
        </w:r>
        <w:r w:rsidR="00552CAE" w:rsidRPr="002646CB" w:rsidDel="002C63BA">
          <w:rPr>
            <w:rFonts w:hint="eastAsia"/>
            <w:rPrChange w:id="179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79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Fonts w:hint="eastAsia"/>
            <w:rPrChange w:id="179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(Open)</w:delText>
        </w:r>
        <w:r w:rsidR="00B45EA4" w:rsidRPr="002646CB" w:rsidDel="002C63BA">
          <w:rPr>
            <w:rFonts w:hint="eastAsia"/>
            <w:rPrChange w:id="179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bookmarkStart w:id="17942" w:name="_Toc21408771"/>
        <w:bookmarkStart w:id="17943" w:name="_Toc21525286"/>
        <w:bookmarkStart w:id="17944" w:name="_Toc23142125"/>
        <w:bookmarkStart w:id="17945" w:name="_Toc23173371"/>
        <w:bookmarkStart w:id="17946" w:name="_Toc23189146"/>
        <w:bookmarkStart w:id="17947" w:name="_Toc23191524"/>
        <w:bookmarkStart w:id="17948" w:name="_Toc23244542"/>
        <w:bookmarkStart w:id="17949" w:name="_Toc23794072"/>
        <w:bookmarkStart w:id="17950" w:name="_Toc23794395"/>
        <w:bookmarkStart w:id="17951" w:name="_Toc23794718"/>
        <w:bookmarkStart w:id="17952" w:name="_Toc23795563"/>
        <w:bookmarkStart w:id="17953" w:name="_Toc23839940"/>
        <w:bookmarkStart w:id="17954" w:name="_Toc26200729"/>
        <w:bookmarkStart w:id="17955" w:name="_Toc26867826"/>
        <w:bookmarkEnd w:id="17942"/>
        <w:bookmarkEnd w:id="17943"/>
        <w:bookmarkEnd w:id="17944"/>
        <w:bookmarkEnd w:id="17945"/>
        <w:bookmarkEnd w:id="17946"/>
        <w:bookmarkEnd w:id="17947"/>
        <w:bookmarkEnd w:id="17948"/>
        <w:bookmarkEnd w:id="17949"/>
        <w:bookmarkEnd w:id="17950"/>
        <w:bookmarkEnd w:id="17951"/>
        <w:bookmarkEnd w:id="17952"/>
        <w:bookmarkEnd w:id="17953"/>
        <w:bookmarkEnd w:id="17954"/>
        <w:bookmarkEnd w:id="17955"/>
      </w:del>
    </w:p>
    <w:p w14:paraId="000D58E5" w14:textId="4CFCB6B2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956" w:author="박 진상" w:date="2019-10-08T05:51:00Z"/>
          <w:rPrChange w:id="17957" w:author="ETRI-김종원" w:date="2019-12-10T10:44:00Z">
            <w:rPr>
              <w:del w:id="17958" w:author="박 진상" w:date="2019-10-08T05:51:00Z"/>
              <w:color w:val="000000" w:themeColor="text1"/>
            </w:rPr>
          </w:rPrChange>
        </w:rPr>
      </w:pPr>
      <w:del w:id="17959" w:author="박 진상" w:date="2019-10-08T05:51:00Z">
        <w:r w:rsidRPr="002646CB" w:rsidDel="002C63BA">
          <w:rPr>
            <w:rFonts w:hint="eastAsia"/>
            <w:rPrChange w:id="179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79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9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Fonts w:hint="eastAsia"/>
            <w:rPrChange w:id="179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CES-MG </w:delText>
        </w:r>
        <w:r w:rsidR="00552CAE" w:rsidRPr="002646CB" w:rsidDel="002C63BA">
          <w:rPr>
            <w:rFonts w:hint="eastAsia"/>
            <w:rPrChange w:id="179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79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552CAE" w:rsidRPr="002646CB" w:rsidDel="002C63BA">
          <w:rPr>
            <w:rFonts w:hint="eastAsia"/>
            <w:rPrChange w:id="179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79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7971" w:name="_Toc21408772"/>
        <w:bookmarkStart w:id="17972" w:name="_Toc21525287"/>
        <w:bookmarkStart w:id="17973" w:name="_Toc23142126"/>
        <w:bookmarkStart w:id="17974" w:name="_Toc23173372"/>
        <w:bookmarkStart w:id="17975" w:name="_Toc23189147"/>
        <w:bookmarkStart w:id="17976" w:name="_Toc23191525"/>
        <w:bookmarkStart w:id="17977" w:name="_Toc23244543"/>
        <w:bookmarkStart w:id="17978" w:name="_Toc23794073"/>
        <w:bookmarkStart w:id="17979" w:name="_Toc23794396"/>
        <w:bookmarkStart w:id="17980" w:name="_Toc23794719"/>
        <w:bookmarkStart w:id="17981" w:name="_Toc23795564"/>
        <w:bookmarkStart w:id="17982" w:name="_Toc23839941"/>
        <w:bookmarkStart w:id="17983" w:name="_Toc26200730"/>
        <w:bookmarkStart w:id="17984" w:name="_Toc26867827"/>
        <w:bookmarkEnd w:id="17971"/>
        <w:bookmarkEnd w:id="17972"/>
        <w:bookmarkEnd w:id="17973"/>
        <w:bookmarkEnd w:id="17974"/>
        <w:bookmarkEnd w:id="17975"/>
        <w:bookmarkEnd w:id="17976"/>
        <w:bookmarkEnd w:id="17977"/>
        <w:bookmarkEnd w:id="17978"/>
        <w:bookmarkEnd w:id="17979"/>
        <w:bookmarkEnd w:id="17980"/>
        <w:bookmarkEnd w:id="17981"/>
        <w:bookmarkEnd w:id="17982"/>
        <w:bookmarkEnd w:id="17983"/>
        <w:bookmarkEnd w:id="17984"/>
      </w:del>
    </w:p>
    <w:p w14:paraId="1B18031D" w14:textId="1893714E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7985" w:author="박 진상" w:date="2019-10-08T05:51:00Z"/>
          <w:rPrChange w:id="17986" w:author="ETRI-김종원" w:date="2019-12-10T10:44:00Z">
            <w:rPr>
              <w:del w:id="17987" w:author="박 진상" w:date="2019-10-08T05:51:00Z"/>
              <w:color w:val="000000" w:themeColor="text1"/>
            </w:rPr>
          </w:rPrChange>
        </w:rPr>
      </w:pPr>
      <w:del w:id="17988" w:author="박 진상" w:date="2019-10-08T05:51:00Z">
        <w:r w:rsidRPr="002646CB" w:rsidDel="002C63BA">
          <w:rPr>
            <w:rFonts w:hint="eastAsia"/>
            <w:rPrChange w:id="179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79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79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849B5" w:rsidRPr="002646CB" w:rsidDel="002C63BA">
          <w:rPr>
            <w:rFonts w:hint="eastAsia"/>
            <w:rPrChange w:id="17992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2C63BA">
          <w:rPr>
            <w:rFonts w:hint="eastAsia"/>
            <w:rPrChange w:id="179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894" w:rsidRPr="002646CB" w:rsidDel="002C63BA">
          <w:rPr>
            <w:rFonts w:hint="eastAsia"/>
            <w:rPrChange w:id="179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전력계통</w:delText>
        </w:r>
        <w:r w:rsidR="00552CAE" w:rsidRPr="002646CB" w:rsidDel="002C63BA">
          <w:rPr>
            <w:rFonts w:hint="eastAsia"/>
            <w:rPrChange w:id="179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79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33ED" w:rsidRPr="002646CB" w:rsidDel="002C63BA">
          <w:rPr>
            <w:rFonts w:hint="eastAsia"/>
            <w:rPrChange w:id="179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</w:delText>
        </w:r>
        <w:bookmarkStart w:id="17998" w:name="_Toc21408773"/>
        <w:bookmarkStart w:id="17999" w:name="_Toc21525288"/>
        <w:bookmarkStart w:id="18000" w:name="_Toc23142127"/>
        <w:bookmarkStart w:id="18001" w:name="_Toc23173373"/>
        <w:bookmarkStart w:id="18002" w:name="_Toc23189148"/>
        <w:bookmarkStart w:id="18003" w:name="_Toc23191526"/>
        <w:bookmarkStart w:id="18004" w:name="_Toc23244544"/>
        <w:bookmarkStart w:id="18005" w:name="_Toc23794074"/>
        <w:bookmarkStart w:id="18006" w:name="_Toc23794397"/>
        <w:bookmarkStart w:id="18007" w:name="_Toc23794720"/>
        <w:bookmarkStart w:id="18008" w:name="_Toc23795565"/>
        <w:bookmarkStart w:id="18009" w:name="_Toc23839942"/>
        <w:bookmarkStart w:id="18010" w:name="_Toc26200731"/>
        <w:bookmarkStart w:id="18011" w:name="_Toc26867828"/>
        <w:bookmarkEnd w:id="17998"/>
        <w:bookmarkEnd w:id="17999"/>
        <w:bookmarkEnd w:id="18000"/>
        <w:bookmarkEnd w:id="18001"/>
        <w:bookmarkEnd w:id="18002"/>
        <w:bookmarkEnd w:id="18003"/>
        <w:bookmarkEnd w:id="18004"/>
        <w:bookmarkEnd w:id="18005"/>
        <w:bookmarkEnd w:id="18006"/>
        <w:bookmarkEnd w:id="18007"/>
        <w:bookmarkEnd w:id="18008"/>
        <w:bookmarkEnd w:id="18009"/>
        <w:bookmarkEnd w:id="18010"/>
        <w:bookmarkEnd w:id="18011"/>
      </w:del>
    </w:p>
    <w:p w14:paraId="033C32AD" w14:textId="04364D67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012" w:author="박 진상" w:date="2019-10-08T05:51:00Z"/>
          <w:rPrChange w:id="18013" w:author="ETRI-김종원" w:date="2019-12-10T10:44:00Z">
            <w:rPr>
              <w:del w:id="18014" w:author="박 진상" w:date="2019-10-08T05:51:00Z"/>
              <w:color w:val="000000" w:themeColor="text1"/>
            </w:rPr>
          </w:rPrChange>
        </w:rPr>
      </w:pPr>
      <w:del w:id="18015" w:author="박 진상" w:date="2019-10-08T05:51:00Z">
        <w:r w:rsidRPr="002646CB" w:rsidDel="002C63BA">
          <w:rPr>
            <w:rFonts w:hint="eastAsia"/>
            <w:rPrChange w:id="180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6 </w:delText>
        </w:r>
        <w:r w:rsidRPr="002646CB" w:rsidDel="002C63BA">
          <w:rPr>
            <w:rFonts w:hint="eastAsia"/>
            <w:rPrChange w:id="180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0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80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STS </w:delText>
        </w:r>
        <w:r w:rsidR="00552CAE" w:rsidRPr="002646CB" w:rsidDel="002C63BA">
          <w:rPr>
            <w:rFonts w:hint="eastAsia"/>
            <w:rPrChange w:id="180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80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Fonts w:hint="eastAsia"/>
            <w:rPrChange w:id="180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(Close) </w:delText>
        </w:r>
        <w:r w:rsidR="00552CAE" w:rsidRPr="002646CB" w:rsidDel="002C63BA">
          <w:rPr>
            <w:rFonts w:hint="eastAsia"/>
            <w:rPrChange w:id="180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Fonts w:hint="eastAsia"/>
            <w:rPrChange w:id="180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D8216E" w:rsidRPr="002646CB" w:rsidDel="002C63BA">
          <w:rPr>
            <w:rFonts w:hint="eastAsia"/>
            <w:rPrChange w:id="180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80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80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CVCF </w:delText>
        </w:r>
        <w:r w:rsidR="00552CAE" w:rsidRPr="002646CB" w:rsidDel="002C63BA">
          <w:rPr>
            <w:rFonts w:hint="eastAsia"/>
            <w:rPrChange w:id="180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0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552CAE" w:rsidRPr="002646CB" w:rsidDel="002C63BA">
          <w:rPr>
            <w:rFonts w:hint="eastAsia"/>
            <w:rPrChange w:id="180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0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8036" w:name="_Toc21408774"/>
        <w:bookmarkStart w:id="18037" w:name="_Toc21525289"/>
        <w:bookmarkStart w:id="18038" w:name="_Toc23142128"/>
        <w:bookmarkStart w:id="18039" w:name="_Toc23173374"/>
        <w:bookmarkStart w:id="18040" w:name="_Toc23189149"/>
        <w:bookmarkStart w:id="18041" w:name="_Toc23191527"/>
        <w:bookmarkStart w:id="18042" w:name="_Toc23244545"/>
        <w:bookmarkStart w:id="18043" w:name="_Toc23794075"/>
        <w:bookmarkStart w:id="18044" w:name="_Toc23794398"/>
        <w:bookmarkStart w:id="18045" w:name="_Toc23794721"/>
        <w:bookmarkStart w:id="18046" w:name="_Toc23795566"/>
        <w:bookmarkStart w:id="18047" w:name="_Toc23839943"/>
        <w:bookmarkStart w:id="18048" w:name="_Toc26200732"/>
        <w:bookmarkStart w:id="18049" w:name="_Toc26867829"/>
        <w:bookmarkEnd w:id="18036"/>
        <w:bookmarkEnd w:id="18037"/>
        <w:bookmarkEnd w:id="18038"/>
        <w:bookmarkEnd w:id="18039"/>
        <w:bookmarkEnd w:id="18040"/>
        <w:bookmarkEnd w:id="18041"/>
        <w:bookmarkEnd w:id="18042"/>
        <w:bookmarkEnd w:id="18043"/>
        <w:bookmarkEnd w:id="18044"/>
        <w:bookmarkEnd w:id="18045"/>
        <w:bookmarkEnd w:id="18046"/>
        <w:bookmarkEnd w:id="18047"/>
        <w:bookmarkEnd w:id="18048"/>
        <w:bookmarkEnd w:id="18049"/>
      </w:del>
    </w:p>
    <w:p w14:paraId="3770CE5F" w14:textId="58D9443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050" w:author="박 진상" w:date="2019-10-08T05:51:00Z"/>
          <w:rPrChange w:id="18051" w:author="ETRI-김종원" w:date="2019-12-10T10:44:00Z">
            <w:rPr>
              <w:del w:id="18052" w:author="박 진상" w:date="2019-10-08T05:51:00Z"/>
              <w:color w:val="000000" w:themeColor="text1"/>
            </w:rPr>
          </w:rPrChange>
        </w:rPr>
      </w:pPr>
      <w:del w:id="18053" w:author="박 진상" w:date="2019-10-08T05:51:00Z">
        <w:r w:rsidRPr="002646CB" w:rsidDel="002C63BA">
          <w:rPr>
            <w:rFonts w:hint="eastAsia"/>
            <w:rPrChange w:id="180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7 </w:delText>
        </w:r>
        <w:r w:rsidRPr="002646CB" w:rsidDel="002C63BA">
          <w:rPr>
            <w:rFonts w:hint="eastAsia"/>
            <w:rPrChange w:id="180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0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80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80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80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FE3106" w:rsidRPr="002646CB" w:rsidDel="002C63BA">
          <w:rPr>
            <w:rFonts w:hint="eastAsia"/>
            <w:rPrChange w:id="18060" w:author="ETRI-김종원" w:date="2019-12-10T10:44:00Z">
              <w:rPr>
                <w:rFonts w:hint="eastAsia"/>
              </w:rPr>
            </w:rPrChange>
          </w:rPr>
          <w:delText>CES-MG</w:delText>
        </w:r>
        <w:r w:rsidR="00552CAE" w:rsidRPr="002646CB" w:rsidDel="002C63BA">
          <w:rPr>
            <w:rFonts w:hint="eastAsia"/>
            <w:rPrChange w:id="180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552CAE" w:rsidRPr="002646CB" w:rsidDel="002C63BA">
          <w:rPr>
            <w:rFonts w:hint="eastAsia"/>
            <w:rPrChange w:id="180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r w:rsidR="00552CAE" w:rsidRPr="002646CB" w:rsidDel="002C63BA">
          <w:rPr>
            <w:rFonts w:hint="eastAsia"/>
            <w:rPrChange w:id="180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0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8067" w:name="_Toc21408775"/>
        <w:bookmarkStart w:id="18068" w:name="_Toc21525290"/>
        <w:bookmarkStart w:id="18069" w:name="_Toc23142129"/>
        <w:bookmarkStart w:id="18070" w:name="_Toc23173375"/>
        <w:bookmarkStart w:id="18071" w:name="_Toc23189150"/>
        <w:bookmarkStart w:id="18072" w:name="_Toc23191528"/>
        <w:bookmarkStart w:id="18073" w:name="_Toc23244546"/>
        <w:bookmarkStart w:id="18074" w:name="_Toc23794076"/>
        <w:bookmarkStart w:id="18075" w:name="_Toc23794399"/>
        <w:bookmarkStart w:id="18076" w:name="_Toc23794722"/>
        <w:bookmarkStart w:id="18077" w:name="_Toc23795567"/>
        <w:bookmarkStart w:id="18078" w:name="_Toc23839944"/>
        <w:bookmarkStart w:id="18079" w:name="_Toc26200733"/>
        <w:bookmarkStart w:id="18080" w:name="_Toc26867830"/>
        <w:bookmarkEnd w:id="18067"/>
        <w:bookmarkEnd w:id="18068"/>
        <w:bookmarkEnd w:id="18069"/>
        <w:bookmarkEnd w:id="18070"/>
        <w:bookmarkEnd w:id="18071"/>
        <w:bookmarkEnd w:id="18072"/>
        <w:bookmarkEnd w:id="18073"/>
        <w:bookmarkEnd w:id="18074"/>
        <w:bookmarkEnd w:id="18075"/>
        <w:bookmarkEnd w:id="18076"/>
        <w:bookmarkEnd w:id="18077"/>
        <w:bookmarkEnd w:id="18078"/>
        <w:bookmarkEnd w:id="18079"/>
        <w:bookmarkEnd w:id="18080"/>
      </w:del>
    </w:p>
    <w:p w14:paraId="2D104B86" w14:textId="221A6DC9" w:rsidR="00124C75" w:rsidRPr="002646CB" w:rsidDel="002C63BA" w:rsidRDefault="00124C75" w:rsidP="00BF2D25">
      <w:pPr>
        <w:rPr>
          <w:del w:id="18081" w:author="박 진상" w:date="2019-10-08T05:51:00Z"/>
          <w:rPrChange w:id="18082" w:author="ETRI-김종원" w:date="2019-12-10T10:44:00Z">
            <w:rPr>
              <w:del w:id="18083" w:author="박 진상" w:date="2019-10-08T05:51:00Z"/>
              <w:color w:val="000000" w:themeColor="text1"/>
            </w:rPr>
          </w:rPrChange>
        </w:rPr>
      </w:pPr>
      <w:bookmarkStart w:id="18084" w:name="_Toc21408776"/>
      <w:bookmarkStart w:id="18085" w:name="_Toc21525291"/>
      <w:bookmarkStart w:id="18086" w:name="_Toc23142130"/>
      <w:bookmarkStart w:id="18087" w:name="_Toc23173376"/>
      <w:bookmarkStart w:id="18088" w:name="_Toc23189151"/>
      <w:bookmarkStart w:id="18089" w:name="_Toc23191529"/>
      <w:bookmarkStart w:id="18090" w:name="_Toc23244547"/>
      <w:bookmarkStart w:id="18091" w:name="_Toc23794077"/>
      <w:bookmarkStart w:id="18092" w:name="_Toc23794400"/>
      <w:bookmarkStart w:id="18093" w:name="_Toc23794723"/>
      <w:bookmarkStart w:id="18094" w:name="_Toc23795568"/>
      <w:bookmarkStart w:id="18095" w:name="_Toc23839945"/>
      <w:bookmarkStart w:id="18096" w:name="_Toc26200734"/>
      <w:bookmarkStart w:id="18097" w:name="_Toc26867831"/>
      <w:bookmarkEnd w:id="18084"/>
      <w:bookmarkEnd w:id="18085"/>
      <w:bookmarkEnd w:id="18086"/>
      <w:bookmarkEnd w:id="18087"/>
      <w:bookmarkEnd w:id="18088"/>
      <w:bookmarkEnd w:id="18089"/>
      <w:bookmarkEnd w:id="18090"/>
      <w:bookmarkEnd w:id="18091"/>
      <w:bookmarkEnd w:id="18092"/>
      <w:bookmarkEnd w:id="18093"/>
      <w:bookmarkEnd w:id="18094"/>
      <w:bookmarkEnd w:id="18095"/>
      <w:bookmarkEnd w:id="18096"/>
      <w:bookmarkEnd w:id="18097"/>
    </w:p>
    <w:p w14:paraId="652E2786" w14:textId="6AF28B43" w:rsidR="00124C75" w:rsidRPr="002646CB" w:rsidDel="002C63BA" w:rsidRDefault="00124C75" w:rsidP="00BF2D25">
      <w:pPr>
        <w:rPr>
          <w:del w:id="18098" w:author="박 진상" w:date="2019-10-08T05:51:00Z"/>
          <w:rPrChange w:id="18099" w:author="ETRI-김종원" w:date="2019-12-10T10:44:00Z">
            <w:rPr>
              <w:del w:id="18100" w:author="박 진상" w:date="2019-10-08T05:51:00Z"/>
              <w:color w:val="000000" w:themeColor="text1"/>
            </w:rPr>
          </w:rPrChange>
        </w:rPr>
      </w:pPr>
      <w:bookmarkStart w:id="18101" w:name="_Toc21408777"/>
      <w:bookmarkStart w:id="18102" w:name="_Toc21525292"/>
      <w:bookmarkStart w:id="18103" w:name="_Toc23142131"/>
      <w:bookmarkStart w:id="18104" w:name="_Toc23173377"/>
      <w:bookmarkStart w:id="18105" w:name="_Toc23189152"/>
      <w:bookmarkStart w:id="18106" w:name="_Toc23191530"/>
      <w:bookmarkStart w:id="18107" w:name="_Toc23244548"/>
      <w:bookmarkStart w:id="18108" w:name="_Toc23794078"/>
      <w:bookmarkStart w:id="18109" w:name="_Toc23794401"/>
      <w:bookmarkStart w:id="18110" w:name="_Toc23794724"/>
      <w:bookmarkStart w:id="18111" w:name="_Toc23795569"/>
      <w:bookmarkStart w:id="18112" w:name="_Toc23839946"/>
      <w:bookmarkStart w:id="18113" w:name="_Toc26200735"/>
      <w:bookmarkStart w:id="18114" w:name="_Toc26867832"/>
      <w:bookmarkEnd w:id="18101"/>
      <w:bookmarkEnd w:id="18102"/>
      <w:bookmarkEnd w:id="18103"/>
      <w:bookmarkEnd w:id="18104"/>
      <w:bookmarkEnd w:id="18105"/>
      <w:bookmarkEnd w:id="18106"/>
      <w:bookmarkEnd w:id="18107"/>
      <w:bookmarkEnd w:id="18108"/>
      <w:bookmarkEnd w:id="18109"/>
      <w:bookmarkEnd w:id="18110"/>
      <w:bookmarkEnd w:id="18111"/>
      <w:bookmarkEnd w:id="18112"/>
      <w:bookmarkEnd w:id="18113"/>
      <w:bookmarkEnd w:id="18114"/>
    </w:p>
    <w:p w14:paraId="3CF51043" w14:textId="75D581F9" w:rsidR="00B547D7" w:rsidRPr="002646CB" w:rsidDel="002C63BA" w:rsidRDefault="00B547D7" w:rsidP="00BF2D25">
      <w:pPr>
        <w:rPr>
          <w:del w:id="18115" w:author="박 진상" w:date="2019-10-08T05:51:00Z"/>
          <w:rPrChange w:id="18116" w:author="ETRI-김종원" w:date="2019-12-10T10:44:00Z">
            <w:rPr>
              <w:del w:id="18117" w:author="박 진상" w:date="2019-10-08T05:51:00Z"/>
              <w:color w:val="000000" w:themeColor="text1"/>
            </w:rPr>
          </w:rPrChange>
        </w:rPr>
      </w:pPr>
      <w:bookmarkStart w:id="18118" w:name="_Toc21408778"/>
      <w:bookmarkStart w:id="18119" w:name="_Toc21525293"/>
      <w:bookmarkStart w:id="18120" w:name="_Toc23142132"/>
      <w:bookmarkStart w:id="18121" w:name="_Toc23173378"/>
      <w:bookmarkStart w:id="18122" w:name="_Toc23189153"/>
      <w:bookmarkStart w:id="18123" w:name="_Toc23191531"/>
      <w:bookmarkStart w:id="18124" w:name="_Toc23244549"/>
      <w:bookmarkStart w:id="18125" w:name="_Toc23794079"/>
      <w:bookmarkStart w:id="18126" w:name="_Toc23794402"/>
      <w:bookmarkStart w:id="18127" w:name="_Toc23794725"/>
      <w:bookmarkStart w:id="18128" w:name="_Toc23795570"/>
      <w:bookmarkStart w:id="18129" w:name="_Toc23839947"/>
      <w:bookmarkStart w:id="18130" w:name="_Toc26200736"/>
      <w:bookmarkStart w:id="18131" w:name="_Toc26867833"/>
      <w:bookmarkEnd w:id="18118"/>
      <w:bookmarkEnd w:id="18119"/>
      <w:bookmarkEnd w:id="18120"/>
      <w:bookmarkEnd w:id="18121"/>
      <w:bookmarkEnd w:id="18122"/>
      <w:bookmarkEnd w:id="18123"/>
      <w:bookmarkEnd w:id="18124"/>
      <w:bookmarkEnd w:id="18125"/>
      <w:bookmarkEnd w:id="18126"/>
      <w:bookmarkEnd w:id="18127"/>
      <w:bookmarkEnd w:id="18128"/>
      <w:bookmarkEnd w:id="18129"/>
      <w:bookmarkEnd w:id="18130"/>
      <w:bookmarkEnd w:id="18131"/>
    </w:p>
    <w:p w14:paraId="788A1C23" w14:textId="4480710D" w:rsidR="000D5828" w:rsidRPr="002646CB" w:rsidDel="002C63BA" w:rsidRDefault="00C567B8" w:rsidP="000D5828">
      <w:pPr>
        <w:pStyle w:val="44"/>
        <w:rPr>
          <w:del w:id="18132" w:author="박 진상" w:date="2019-10-08T05:51:00Z"/>
          <w:rPrChange w:id="18133" w:author="ETRI-김종원" w:date="2019-12-10T10:44:00Z">
            <w:rPr>
              <w:del w:id="18134" w:author="박 진상" w:date="2019-10-08T05:51:00Z"/>
            </w:rPr>
          </w:rPrChange>
        </w:rPr>
      </w:pPr>
      <w:del w:id="18135" w:author="박 진상" w:date="2019-10-08T05:51:00Z">
        <w:r w:rsidRPr="002646CB" w:rsidDel="002C63BA">
          <w:rPr>
            <w:rFonts w:hint="eastAsia"/>
            <w:lang w:eastAsia="ko-KR"/>
            <w:rPrChange w:id="18136" w:author="ETRI-김종원" w:date="2019-12-10T10:44:00Z">
              <w:rPr>
                <w:rFonts w:hint="eastAsia"/>
                <w:lang w:eastAsia="ko-KR"/>
              </w:rPr>
            </w:rPrChange>
          </w:rPr>
          <w:delText>CHP</w:delText>
        </w:r>
        <w:r w:rsidR="000D5828" w:rsidRPr="002646CB" w:rsidDel="002C63BA">
          <w:rPr>
            <w:rFonts w:hint="eastAsia"/>
            <w:lang w:eastAsia="ko-KR"/>
            <w:rPrChange w:id="1813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38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="000D5828" w:rsidRPr="002646CB" w:rsidDel="002C63BA">
          <w:rPr>
            <w:rFonts w:hint="eastAsia"/>
            <w:lang w:eastAsia="ko-KR"/>
            <w:rPrChange w:id="1813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AC </w:delText>
        </w:r>
        <w:r w:rsidR="000D5828" w:rsidRPr="002646CB" w:rsidDel="002C63BA">
          <w:rPr>
            <w:rFonts w:hint="eastAsia"/>
            <w:lang w:eastAsia="ko-KR"/>
            <w:rPrChange w:id="18140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0D5828" w:rsidRPr="002646CB" w:rsidDel="002C63BA">
          <w:rPr>
            <w:rFonts w:hint="eastAsia"/>
            <w:lang w:eastAsia="ko-KR"/>
            <w:rPrChange w:id="1814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42" w:author="ETRI-김종원" w:date="2019-12-10T10:44:00Z">
              <w:rPr>
                <w:rFonts w:hint="eastAsia"/>
                <w:lang w:eastAsia="ko-KR"/>
              </w:rPr>
            </w:rPrChange>
          </w:rPr>
          <w:delText>주파수</w:delText>
        </w:r>
        <w:r w:rsidR="000D5828" w:rsidRPr="002646CB" w:rsidDel="002C63BA">
          <w:rPr>
            <w:rFonts w:hint="eastAsia"/>
            <w:lang w:eastAsia="ko-KR"/>
            <w:rPrChange w:id="1814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44" w:author="ETRI-김종원" w:date="2019-12-10T10:44:00Z">
              <w:rPr>
                <w:rFonts w:hint="eastAsia"/>
                <w:lang w:eastAsia="ko-KR"/>
              </w:rPr>
            </w:rPrChange>
          </w:rPr>
          <w:delText>형상에서의</w:delText>
        </w:r>
        <w:r w:rsidR="000D5828" w:rsidRPr="002646CB" w:rsidDel="002C63BA">
          <w:rPr>
            <w:rFonts w:hint="eastAsia"/>
            <w:lang w:eastAsia="ko-KR"/>
            <w:rPrChange w:id="1814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46" w:author="ETRI-김종원" w:date="2019-12-10T10:44:00Z">
              <w:rPr>
                <w:rFonts w:hint="eastAsia"/>
                <w:lang w:eastAsia="ko-KR"/>
              </w:rPr>
            </w:rPrChange>
          </w:rPr>
          <w:delText>모드</w:delText>
        </w:r>
        <w:r w:rsidR="000D5828" w:rsidRPr="002646CB" w:rsidDel="002C63BA">
          <w:rPr>
            <w:rFonts w:hint="eastAsia"/>
            <w:lang w:eastAsia="ko-KR"/>
            <w:rPrChange w:id="1814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48" w:author="ETRI-김종원" w:date="2019-12-10T10:44:00Z">
              <w:rPr>
                <w:rFonts w:hint="eastAsia"/>
                <w:lang w:eastAsia="ko-KR"/>
              </w:rPr>
            </w:rPrChange>
          </w:rPr>
          <w:delText>전환</w:delText>
        </w:r>
        <w:r w:rsidR="000D5828" w:rsidRPr="002646CB" w:rsidDel="002C63BA">
          <w:rPr>
            <w:rFonts w:hint="eastAsia"/>
            <w:lang w:eastAsia="ko-KR"/>
            <w:rPrChange w:id="1814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50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0D5828" w:rsidRPr="002646CB" w:rsidDel="002C63BA">
          <w:rPr>
            <w:rFonts w:hint="eastAsia"/>
            <w:lang w:eastAsia="ko-KR"/>
            <w:rPrChange w:id="1815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eastAsia="ko-KR"/>
            <w:rPrChange w:id="18152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  <w:bookmarkStart w:id="18153" w:name="_Toc21408779"/>
        <w:bookmarkStart w:id="18154" w:name="_Toc21525294"/>
        <w:bookmarkStart w:id="18155" w:name="_Toc23142133"/>
        <w:bookmarkStart w:id="18156" w:name="_Toc23173379"/>
        <w:bookmarkStart w:id="18157" w:name="_Toc23189154"/>
        <w:bookmarkStart w:id="18158" w:name="_Toc23191532"/>
        <w:bookmarkStart w:id="18159" w:name="_Toc23244550"/>
        <w:bookmarkStart w:id="18160" w:name="_Toc23794080"/>
        <w:bookmarkStart w:id="18161" w:name="_Toc23794403"/>
        <w:bookmarkStart w:id="18162" w:name="_Toc23794726"/>
        <w:bookmarkStart w:id="18163" w:name="_Toc23795571"/>
        <w:bookmarkStart w:id="18164" w:name="_Toc23839948"/>
        <w:bookmarkStart w:id="18165" w:name="_Toc26200737"/>
        <w:bookmarkStart w:id="18166" w:name="_Toc26867834"/>
        <w:bookmarkEnd w:id="18153"/>
        <w:bookmarkEnd w:id="18154"/>
        <w:bookmarkEnd w:id="18155"/>
        <w:bookmarkEnd w:id="18156"/>
        <w:bookmarkEnd w:id="18157"/>
        <w:bookmarkEnd w:id="18158"/>
        <w:bookmarkEnd w:id="18159"/>
        <w:bookmarkEnd w:id="18160"/>
        <w:bookmarkEnd w:id="18161"/>
        <w:bookmarkEnd w:id="18162"/>
        <w:bookmarkEnd w:id="18163"/>
        <w:bookmarkEnd w:id="18164"/>
        <w:bookmarkEnd w:id="18165"/>
        <w:bookmarkEnd w:id="18166"/>
      </w:del>
    </w:p>
    <w:p w14:paraId="65666A9E" w14:textId="0E7DD8BE" w:rsidR="000D5828" w:rsidRPr="002646CB" w:rsidDel="002C63BA" w:rsidRDefault="000D5828" w:rsidP="000D5828">
      <w:pPr>
        <w:rPr>
          <w:del w:id="18167" w:author="박 진상" w:date="2019-10-08T05:51:00Z"/>
          <w:lang w:val="de-DE"/>
          <w:rPrChange w:id="18168" w:author="ETRI-김종원" w:date="2019-12-10T10:44:00Z">
            <w:rPr>
              <w:del w:id="18169" w:author="박 진상" w:date="2019-10-08T05:51:00Z"/>
              <w:lang w:val="de-DE"/>
            </w:rPr>
          </w:rPrChange>
        </w:rPr>
      </w:pPr>
      <w:bookmarkStart w:id="18170" w:name="_Toc21408780"/>
      <w:bookmarkStart w:id="18171" w:name="_Toc21525295"/>
      <w:bookmarkStart w:id="18172" w:name="_Toc23142134"/>
      <w:bookmarkStart w:id="18173" w:name="_Toc23173380"/>
      <w:bookmarkStart w:id="18174" w:name="_Toc23189155"/>
      <w:bookmarkStart w:id="18175" w:name="_Toc23191533"/>
      <w:bookmarkStart w:id="18176" w:name="_Toc23244551"/>
      <w:bookmarkStart w:id="18177" w:name="_Toc23794081"/>
      <w:bookmarkStart w:id="18178" w:name="_Toc23794404"/>
      <w:bookmarkStart w:id="18179" w:name="_Toc23794727"/>
      <w:bookmarkStart w:id="18180" w:name="_Toc23795572"/>
      <w:bookmarkStart w:id="18181" w:name="_Toc23839949"/>
      <w:bookmarkStart w:id="18182" w:name="_Toc26200738"/>
      <w:bookmarkStart w:id="18183" w:name="_Toc26867835"/>
      <w:bookmarkEnd w:id="18170"/>
      <w:bookmarkEnd w:id="18171"/>
      <w:bookmarkEnd w:id="18172"/>
      <w:bookmarkEnd w:id="18173"/>
      <w:bookmarkEnd w:id="18174"/>
      <w:bookmarkEnd w:id="18175"/>
      <w:bookmarkEnd w:id="18176"/>
      <w:bookmarkEnd w:id="18177"/>
      <w:bookmarkEnd w:id="18178"/>
      <w:bookmarkEnd w:id="18179"/>
      <w:bookmarkEnd w:id="18180"/>
      <w:bookmarkEnd w:id="18181"/>
      <w:bookmarkEnd w:id="18182"/>
      <w:bookmarkEnd w:id="18183"/>
    </w:p>
    <w:p w14:paraId="25150BA3" w14:textId="7D4DD72A" w:rsidR="000D5828" w:rsidRPr="002646CB" w:rsidDel="002C63BA" w:rsidRDefault="00E742FA" w:rsidP="000D5828">
      <w:pPr>
        <w:rPr>
          <w:del w:id="18184" w:author="박 진상" w:date="2019-10-08T05:51:00Z"/>
          <w:lang w:val="en-US"/>
          <w:rPrChange w:id="18185" w:author="ETRI-김종원" w:date="2019-12-10T10:44:00Z">
            <w:rPr>
              <w:del w:id="18186" w:author="박 진상" w:date="2019-10-08T05:51:00Z"/>
              <w:color w:val="000000" w:themeColor="text1"/>
              <w:lang w:val="en-US"/>
            </w:rPr>
          </w:rPrChange>
        </w:rPr>
      </w:pPr>
      <w:del w:id="18187" w:author="박 진상" w:date="2019-10-08T05:51:00Z">
        <w:r w:rsidRPr="002646CB" w:rsidDel="002C63BA">
          <w:rPr>
            <w:rFonts w:hint="eastAsia"/>
            <w:rPrChange w:id="18188" w:author="ETRI-김종원" w:date="2019-12-10T10:44:00Z">
              <w:rPr>
                <w:rFonts w:hint="eastAsia"/>
              </w:rPr>
            </w:rPrChange>
          </w:rPr>
          <w:delText>CES-MG</w:delText>
        </w:r>
        <w:r w:rsidR="000D5828" w:rsidRPr="002646CB" w:rsidDel="002C63BA">
          <w:rPr>
            <w:rFonts w:hint="eastAsia"/>
            <w:lang w:val="en-US"/>
            <w:rPrChange w:id="1818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에서</w:delText>
        </w:r>
        <w:r w:rsidR="000D5828" w:rsidRPr="002646CB" w:rsidDel="002C63BA">
          <w:rPr>
            <w:lang w:val="en-US"/>
            <w:rPrChange w:id="1819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81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D5828" w:rsidRPr="002646CB" w:rsidDel="002C63BA">
          <w:rPr>
            <w:rFonts w:hint="eastAsia"/>
            <w:lang w:val="en-US"/>
            <w:rPrChange w:id="1819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0D5828" w:rsidRPr="002646CB" w:rsidDel="002C63BA">
          <w:rPr>
            <w:lang w:val="en-US"/>
            <w:rPrChange w:id="1819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19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모드와</w:delText>
        </w:r>
        <w:r w:rsidR="000D5828" w:rsidRPr="002646CB" w:rsidDel="002C63BA">
          <w:rPr>
            <w:lang w:val="en-US"/>
            <w:rPrChange w:id="1819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19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계통</w:delText>
        </w:r>
        <w:r w:rsidR="000D5828" w:rsidRPr="002646CB" w:rsidDel="002C63BA">
          <w:rPr>
            <w:lang w:val="en-US"/>
            <w:rPrChange w:id="18197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19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연계운전</w:delText>
        </w:r>
        <w:r w:rsidR="000D5828" w:rsidRPr="002646CB" w:rsidDel="002C63BA">
          <w:rPr>
            <w:lang w:val="en-US"/>
            <w:rPrChange w:id="18199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0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모드의</w:delText>
        </w:r>
        <w:r w:rsidR="000D5828" w:rsidRPr="002646CB" w:rsidDel="002C63BA">
          <w:rPr>
            <w:lang w:val="en-US"/>
            <w:rPrChange w:id="18201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0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상호</w:delText>
        </w:r>
        <w:r w:rsidR="000D5828" w:rsidRPr="002646CB" w:rsidDel="002C63BA">
          <w:rPr>
            <w:lang w:val="en-US"/>
            <w:rPrChange w:id="1820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0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전환</w:delText>
        </w:r>
        <w:r w:rsidR="000D5828" w:rsidRPr="002646CB" w:rsidDel="002C63BA">
          <w:rPr>
            <w:lang w:val="en-US"/>
            <w:rPrChange w:id="1820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0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시에</w:delText>
        </w:r>
        <w:r w:rsidR="000D5828" w:rsidRPr="002646CB" w:rsidDel="002C63BA">
          <w:rPr>
            <w:lang w:val="en-US"/>
            <w:rPrChange w:id="18207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A933ED" w:rsidRPr="002646CB" w:rsidDel="002C63BA">
          <w:rPr>
            <w:rFonts w:hint="eastAsia"/>
            <w:lang w:val="en-US"/>
            <w:rPrChange w:id="1820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EES</w:delText>
        </w:r>
        <w:r w:rsidR="00A933ED" w:rsidRPr="002646CB" w:rsidDel="002C63BA">
          <w:rPr>
            <w:rFonts w:hint="eastAsia"/>
            <w:lang w:val="en-US"/>
            <w:rPrChange w:id="1820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시스템은</w:delText>
        </w:r>
        <w:r w:rsidR="000D5828" w:rsidRPr="002646CB" w:rsidDel="002C63BA">
          <w:rPr>
            <w:lang w:val="en-US"/>
            <w:rPrChange w:id="1821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1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다음</w:delText>
        </w:r>
        <w:r w:rsidR="000D5828" w:rsidRPr="002646CB" w:rsidDel="002C63BA">
          <w:rPr>
            <w:lang w:val="en-US"/>
            <w:rPrChange w:id="18212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1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사항을</w:delText>
        </w:r>
        <w:r w:rsidR="000D5828" w:rsidRPr="002646CB" w:rsidDel="002C63BA">
          <w:rPr>
            <w:lang w:val="en-US"/>
            <w:rPrChange w:id="18214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1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고려하여</w:delText>
        </w:r>
        <w:r w:rsidR="000D5828" w:rsidRPr="002646CB" w:rsidDel="002C63BA">
          <w:rPr>
            <w:lang w:val="en-US"/>
            <w:rPrChange w:id="18216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1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DF729E" w:rsidRPr="002646CB" w:rsidDel="002C63BA">
          <w:rPr>
            <w:rFonts w:hint="eastAsia"/>
            <w:lang w:val="en-US"/>
            <w:rPrChange w:id="1821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해야</w:delText>
        </w:r>
        <w:r w:rsidR="000D5828" w:rsidRPr="002646CB" w:rsidDel="002C63BA">
          <w:rPr>
            <w:lang w:val="en-US"/>
            <w:rPrChange w:id="18219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822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한다</w:delText>
        </w:r>
        <w:r w:rsidR="00552CAE" w:rsidRPr="002646CB" w:rsidDel="002C63BA">
          <w:rPr>
            <w:rFonts w:hint="eastAsia"/>
            <w:lang w:val="en-US"/>
            <w:rPrChange w:id="1822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.</w:delText>
        </w:r>
        <w:bookmarkStart w:id="18222" w:name="_Toc21408781"/>
        <w:bookmarkStart w:id="18223" w:name="_Toc21525296"/>
        <w:bookmarkStart w:id="18224" w:name="_Toc23142135"/>
        <w:bookmarkStart w:id="18225" w:name="_Toc23173381"/>
        <w:bookmarkStart w:id="18226" w:name="_Toc23189156"/>
        <w:bookmarkStart w:id="18227" w:name="_Toc23191534"/>
        <w:bookmarkStart w:id="18228" w:name="_Toc23244552"/>
        <w:bookmarkStart w:id="18229" w:name="_Toc23794082"/>
        <w:bookmarkStart w:id="18230" w:name="_Toc23794405"/>
        <w:bookmarkStart w:id="18231" w:name="_Toc23794728"/>
        <w:bookmarkStart w:id="18232" w:name="_Toc23795573"/>
        <w:bookmarkStart w:id="18233" w:name="_Toc23839950"/>
        <w:bookmarkStart w:id="18234" w:name="_Toc26200739"/>
        <w:bookmarkStart w:id="18235" w:name="_Toc26867836"/>
        <w:bookmarkEnd w:id="18222"/>
        <w:bookmarkEnd w:id="18223"/>
        <w:bookmarkEnd w:id="18224"/>
        <w:bookmarkEnd w:id="18225"/>
        <w:bookmarkEnd w:id="18226"/>
        <w:bookmarkEnd w:id="18227"/>
        <w:bookmarkEnd w:id="18228"/>
        <w:bookmarkEnd w:id="18229"/>
        <w:bookmarkEnd w:id="18230"/>
        <w:bookmarkEnd w:id="18231"/>
        <w:bookmarkEnd w:id="18232"/>
        <w:bookmarkEnd w:id="18233"/>
        <w:bookmarkEnd w:id="18234"/>
        <w:bookmarkEnd w:id="18235"/>
      </w:del>
    </w:p>
    <w:p w14:paraId="336C36B2" w14:textId="2E447140" w:rsidR="00552CAE" w:rsidRPr="002646CB" w:rsidDel="002C63BA" w:rsidRDefault="00552CAE" w:rsidP="000D5828">
      <w:pPr>
        <w:rPr>
          <w:del w:id="18236" w:author="박 진상" w:date="2019-10-08T05:51:00Z"/>
          <w:lang w:val="en-US"/>
          <w:rPrChange w:id="18237" w:author="ETRI-김종원" w:date="2019-12-10T10:44:00Z">
            <w:rPr>
              <w:del w:id="18238" w:author="박 진상" w:date="2019-10-08T05:51:00Z"/>
              <w:color w:val="FF0000"/>
              <w:lang w:val="en-US"/>
            </w:rPr>
          </w:rPrChange>
        </w:rPr>
      </w:pPr>
      <w:bookmarkStart w:id="18239" w:name="_Toc21408782"/>
      <w:bookmarkStart w:id="18240" w:name="_Toc21525297"/>
      <w:bookmarkStart w:id="18241" w:name="_Toc23142136"/>
      <w:bookmarkStart w:id="18242" w:name="_Toc23173382"/>
      <w:bookmarkStart w:id="18243" w:name="_Toc23189157"/>
      <w:bookmarkStart w:id="18244" w:name="_Toc23191535"/>
      <w:bookmarkStart w:id="18245" w:name="_Toc23244553"/>
      <w:bookmarkStart w:id="18246" w:name="_Toc23794083"/>
      <w:bookmarkStart w:id="18247" w:name="_Toc23794406"/>
      <w:bookmarkStart w:id="18248" w:name="_Toc23794729"/>
      <w:bookmarkStart w:id="18249" w:name="_Toc23795574"/>
      <w:bookmarkStart w:id="18250" w:name="_Toc23839951"/>
      <w:bookmarkStart w:id="18251" w:name="_Toc26200740"/>
      <w:bookmarkStart w:id="18252" w:name="_Toc26867837"/>
      <w:bookmarkEnd w:id="18239"/>
      <w:bookmarkEnd w:id="18240"/>
      <w:bookmarkEnd w:id="18241"/>
      <w:bookmarkEnd w:id="18242"/>
      <w:bookmarkEnd w:id="18243"/>
      <w:bookmarkEnd w:id="18244"/>
      <w:bookmarkEnd w:id="18245"/>
      <w:bookmarkEnd w:id="18246"/>
      <w:bookmarkEnd w:id="18247"/>
      <w:bookmarkEnd w:id="18248"/>
      <w:bookmarkEnd w:id="18249"/>
      <w:bookmarkEnd w:id="18250"/>
      <w:bookmarkEnd w:id="18251"/>
      <w:bookmarkEnd w:id="18252"/>
    </w:p>
    <w:p w14:paraId="597B1345" w14:textId="30FECBA7" w:rsidR="00552CAE" w:rsidRPr="002646CB" w:rsidDel="002C63BA" w:rsidRDefault="00E742FA" w:rsidP="00552CAE">
      <w:pPr>
        <w:rPr>
          <w:del w:id="18253" w:author="박 진상" w:date="2019-10-08T05:51:00Z"/>
          <w:rPrChange w:id="18254" w:author="ETRI-김종원" w:date="2019-12-10T10:44:00Z">
            <w:rPr>
              <w:del w:id="18255" w:author="박 진상" w:date="2019-10-08T05:51:00Z"/>
              <w:color w:val="000000" w:themeColor="text1"/>
            </w:rPr>
          </w:rPrChange>
        </w:rPr>
      </w:pPr>
      <w:del w:id="18256" w:author="박 진상" w:date="2019-10-08T05:51:00Z">
        <w:r w:rsidRPr="002646CB" w:rsidDel="002C63BA">
          <w:rPr>
            <w:rFonts w:hint="eastAsia"/>
            <w:rPrChange w:id="18257" w:author="ETRI-김종원" w:date="2019-12-10T10:44:00Z">
              <w:rPr>
                <w:rFonts w:hint="eastAsia"/>
              </w:rPr>
            </w:rPrChange>
          </w:rPr>
          <w:delText>CES-MG</w:delText>
        </w:r>
        <w:r w:rsidR="00552CAE" w:rsidRPr="002646CB" w:rsidDel="002C63BA">
          <w:rPr>
            <w:rFonts w:hint="eastAsia"/>
            <w:rPrChange w:id="182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552CAE" w:rsidRPr="002646CB" w:rsidDel="002C63BA">
          <w:rPr>
            <w:rFonts w:hint="eastAsia"/>
            <w:rPrChange w:id="182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552CAE" w:rsidRPr="002646CB" w:rsidDel="002C63BA">
          <w:rPr>
            <w:rFonts w:hint="eastAsia"/>
            <w:rPrChange w:id="182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64367" w:rsidRPr="002646CB" w:rsidDel="002C63BA">
          <w:rPr>
            <w:rFonts w:hint="eastAsia"/>
            <w:rPrChange w:id="182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82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82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2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Fonts w:hint="eastAsia"/>
            <w:rPrChange w:id="182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Fonts w:hint="eastAsia"/>
            <w:rPrChange w:id="182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Fonts w:hint="eastAsia"/>
            <w:rPrChange w:id="182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Fonts w:hint="eastAsia"/>
            <w:rPrChange w:id="182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2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DF729E" w:rsidRPr="002646CB" w:rsidDel="002C63BA">
          <w:rPr>
            <w:rFonts w:hint="eastAsia"/>
            <w:rPrChange w:id="182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해야</w:delText>
        </w:r>
        <w:r w:rsidR="00E10F22" w:rsidRPr="002646CB" w:rsidDel="002C63BA">
          <w:rPr>
            <w:rFonts w:hint="eastAsia"/>
            <w:rPrChange w:id="182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E10F22" w:rsidRPr="002646CB" w:rsidDel="002C63BA">
          <w:rPr>
            <w:rFonts w:hint="eastAsia"/>
            <w:rPrChange w:id="182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E10F22" w:rsidRPr="002646CB" w:rsidDel="002C63BA">
          <w:rPr>
            <w:rFonts w:hint="eastAsia"/>
            <w:rPrChange w:id="182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8280" w:name="_Toc21408783"/>
        <w:bookmarkStart w:id="18281" w:name="_Toc21525298"/>
        <w:bookmarkStart w:id="18282" w:name="_Toc23142137"/>
        <w:bookmarkStart w:id="18283" w:name="_Toc23173383"/>
        <w:bookmarkStart w:id="18284" w:name="_Toc23189158"/>
        <w:bookmarkStart w:id="18285" w:name="_Toc23191536"/>
        <w:bookmarkStart w:id="18286" w:name="_Toc23244554"/>
        <w:bookmarkStart w:id="18287" w:name="_Toc23794084"/>
        <w:bookmarkStart w:id="18288" w:name="_Toc23794407"/>
        <w:bookmarkStart w:id="18289" w:name="_Toc23794730"/>
        <w:bookmarkStart w:id="18290" w:name="_Toc23795575"/>
        <w:bookmarkStart w:id="18291" w:name="_Toc23839952"/>
        <w:bookmarkStart w:id="18292" w:name="_Toc26200741"/>
        <w:bookmarkStart w:id="18293" w:name="_Toc26867838"/>
        <w:bookmarkEnd w:id="18280"/>
        <w:bookmarkEnd w:id="18281"/>
        <w:bookmarkEnd w:id="18282"/>
        <w:bookmarkEnd w:id="18283"/>
        <w:bookmarkEnd w:id="18284"/>
        <w:bookmarkEnd w:id="18285"/>
        <w:bookmarkEnd w:id="18286"/>
        <w:bookmarkEnd w:id="18287"/>
        <w:bookmarkEnd w:id="18288"/>
        <w:bookmarkEnd w:id="18289"/>
        <w:bookmarkEnd w:id="18290"/>
        <w:bookmarkEnd w:id="18291"/>
        <w:bookmarkEnd w:id="18292"/>
        <w:bookmarkEnd w:id="18293"/>
      </w:del>
    </w:p>
    <w:p w14:paraId="619F1847" w14:textId="39D78595" w:rsidR="00552CAE" w:rsidRPr="002646CB" w:rsidDel="002C63BA" w:rsidRDefault="00552CAE" w:rsidP="00552CAE">
      <w:pPr>
        <w:rPr>
          <w:del w:id="18294" w:author="박 진상" w:date="2019-10-08T05:51:00Z"/>
          <w:rPrChange w:id="18295" w:author="ETRI-김종원" w:date="2019-12-10T10:44:00Z">
            <w:rPr>
              <w:del w:id="18296" w:author="박 진상" w:date="2019-10-08T05:51:00Z"/>
              <w:color w:val="000000" w:themeColor="text1"/>
            </w:rPr>
          </w:rPrChange>
        </w:rPr>
      </w:pPr>
      <w:bookmarkStart w:id="18297" w:name="_Toc21408784"/>
      <w:bookmarkStart w:id="18298" w:name="_Toc21525299"/>
      <w:bookmarkStart w:id="18299" w:name="_Toc23142138"/>
      <w:bookmarkStart w:id="18300" w:name="_Toc23173384"/>
      <w:bookmarkStart w:id="18301" w:name="_Toc23189159"/>
      <w:bookmarkStart w:id="18302" w:name="_Toc23191537"/>
      <w:bookmarkStart w:id="18303" w:name="_Toc23244555"/>
      <w:bookmarkStart w:id="18304" w:name="_Toc23794085"/>
      <w:bookmarkStart w:id="18305" w:name="_Toc23794408"/>
      <w:bookmarkStart w:id="18306" w:name="_Toc23794731"/>
      <w:bookmarkStart w:id="18307" w:name="_Toc23795576"/>
      <w:bookmarkStart w:id="18308" w:name="_Toc23839953"/>
      <w:bookmarkStart w:id="18309" w:name="_Toc26200742"/>
      <w:bookmarkStart w:id="18310" w:name="_Toc26867839"/>
      <w:bookmarkEnd w:id="18297"/>
      <w:bookmarkEnd w:id="18298"/>
      <w:bookmarkEnd w:id="18299"/>
      <w:bookmarkEnd w:id="18300"/>
      <w:bookmarkEnd w:id="18301"/>
      <w:bookmarkEnd w:id="18302"/>
      <w:bookmarkEnd w:id="18303"/>
      <w:bookmarkEnd w:id="18304"/>
      <w:bookmarkEnd w:id="18305"/>
      <w:bookmarkEnd w:id="18306"/>
      <w:bookmarkEnd w:id="18307"/>
      <w:bookmarkEnd w:id="18308"/>
      <w:bookmarkEnd w:id="18309"/>
      <w:bookmarkEnd w:id="18310"/>
    </w:p>
    <w:p w14:paraId="2F73504F" w14:textId="5B12159A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311" w:author="박 진상" w:date="2019-10-08T05:51:00Z"/>
          <w:rPrChange w:id="18312" w:author="ETRI-김종원" w:date="2019-12-10T10:44:00Z">
            <w:rPr>
              <w:del w:id="18313" w:author="박 진상" w:date="2019-10-08T05:51:00Z"/>
              <w:color w:val="000000" w:themeColor="text1"/>
            </w:rPr>
          </w:rPrChange>
        </w:rPr>
      </w:pPr>
      <w:del w:id="18314" w:author="박 진상" w:date="2019-10-08T05:51:00Z">
        <w:r w:rsidRPr="002646CB" w:rsidDel="002C63BA">
          <w:rPr>
            <w:rFonts w:hint="eastAsia"/>
            <w:rPrChange w:id="183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83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3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83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적정</w:delText>
        </w:r>
        <w:r w:rsidR="00552CAE" w:rsidRPr="002646CB" w:rsidDel="002C63BA">
          <w:rPr>
            <w:rFonts w:hint="eastAsia"/>
            <w:rPrChange w:id="183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552CAE" w:rsidRPr="002646CB" w:rsidDel="002C63BA">
          <w:rPr>
            <w:rFonts w:hint="eastAsia"/>
            <w:rPrChange w:id="183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내로의</w:delText>
        </w:r>
        <w:r w:rsidR="00552CAE" w:rsidRPr="002646CB" w:rsidDel="002C63BA">
          <w:rPr>
            <w:rFonts w:hint="eastAsia"/>
            <w:rPrChange w:id="183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D8216E" w:rsidRPr="002646CB" w:rsidDel="002C63BA">
          <w:rPr>
            <w:rFonts w:hint="eastAsia"/>
            <w:rPrChange w:id="183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83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83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SoC </w:delText>
        </w:r>
        <w:r w:rsidR="00552CAE" w:rsidRPr="002646CB" w:rsidDel="002C63BA">
          <w:rPr>
            <w:rFonts w:hint="eastAsia"/>
            <w:rPrChange w:id="183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유지</w:delText>
        </w:r>
        <w:bookmarkStart w:id="18328" w:name="_Toc21408785"/>
        <w:bookmarkStart w:id="18329" w:name="_Toc21525300"/>
        <w:bookmarkStart w:id="18330" w:name="_Toc23142139"/>
        <w:bookmarkStart w:id="18331" w:name="_Toc23173385"/>
        <w:bookmarkStart w:id="18332" w:name="_Toc23189160"/>
        <w:bookmarkStart w:id="18333" w:name="_Toc23191538"/>
        <w:bookmarkStart w:id="18334" w:name="_Toc23244556"/>
        <w:bookmarkStart w:id="18335" w:name="_Toc23794086"/>
        <w:bookmarkStart w:id="18336" w:name="_Toc23794409"/>
        <w:bookmarkStart w:id="18337" w:name="_Toc23794732"/>
        <w:bookmarkStart w:id="18338" w:name="_Toc23795577"/>
        <w:bookmarkStart w:id="18339" w:name="_Toc23839954"/>
        <w:bookmarkStart w:id="18340" w:name="_Toc26200743"/>
        <w:bookmarkStart w:id="18341" w:name="_Toc26867840"/>
        <w:bookmarkEnd w:id="18328"/>
        <w:bookmarkEnd w:id="18329"/>
        <w:bookmarkEnd w:id="18330"/>
        <w:bookmarkEnd w:id="18331"/>
        <w:bookmarkEnd w:id="18332"/>
        <w:bookmarkEnd w:id="18333"/>
        <w:bookmarkEnd w:id="18334"/>
        <w:bookmarkEnd w:id="18335"/>
        <w:bookmarkEnd w:id="18336"/>
        <w:bookmarkEnd w:id="18337"/>
        <w:bookmarkEnd w:id="18338"/>
        <w:bookmarkEnd w:id="18339"/>
        <w:bookmarkEnd w:id="18340"/>
        <w:bookmarkEnd w:id="18341"/>
      </w:del>
    </w:p>
    <w:p w14:paraId="75DCAB7B" w14:textId="04F87E00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342" w:author="박 진상" w:date="2019-10-08T05:51:00Z"/>
          <w:rPrChange w:id="18343" w:author="ETRI-김종원" w:date="2019-12-10T10:44:00Z">
            <w:rPr>
              <w:del w:id="18344" w:author="박 진상" w:date="2019-10-08T05:51:00Z"/>
              <w:color w:val="000000" w:themeColor="text1"/>
            </w:rPr>
          </w:rPrChange>
        </w:rPr>
      </w:pPr>
      <w:del w:id="18345" w:author="박 진상" w:date="2019-10-08T05:51:00Z">
        <w:r w:rsidRPr="002646CB" w:rsidDel="002C63BA">
          <w:rPr>
            <w:rFonts w:hint="eastAsia"/>
            <w:rPrChange w:id="183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83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3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</w:delText>
        </w:r>
        <w:r w:rsidR="00692834" w:rsidRPr="002646CB" w:rsidDel="002C63BA">
          <w:rPr>
            <w:rFonts w:hint="eastAsia"/>
            <w:rPrChange w:id="183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PCS</w:delText>
        </w:r>
        <w:r w:rsidR="00552CAE" w:rsidRPr="002646CB" w:rsidDel="002C63BA">
          <w:rPr>
            <w:rFonts w:hint="eastAsia"/>
            <w:rPrChange w:id="183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552CAE" w:rsidRPr="002646CB" w:rsidDel="002C63BA">
          <w:rPr>
            <w:rFonts w:hint="eastAsia"/>
            <w:rPrChange w:id="183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정전류</w:delText>
        </w:r>
        <w:r w:rsidR="00552CAE" w:rsidRPr="002646CB" w:rsidDel="002C63BA">
          <w:rPr>
            <w:rFonts w:hint="eastAsia"/>
            <w:rPrChange w:id="183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Fonts w:hint="eastAsia"/>
            <w:rPrChange w:id="183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8358" w:name="_Toc21408786"/>
        <w:bookmarkStart w:id="18359" w:name="_Toc21525301"/>
        <w:bookmarkStart w:id="18360" w:name="_Toc23142140"/>
        <w:bookmarkStart w:id="18361" w:name="_Toc23173386"/>
        <w:bookmarkStart w:id="18362" w:name="_Toc23189161"/>
        <w:bookmarkStart w:id="18363" w:name="_Toc23191539"/>
        <w:bookmarkStart w:id="18364" w:name="_Toc23244557"/>
        <w:bookmarkStart w:id="18365" w:name="_Toc23794087"/>
        <w:bookmarkStart w:id="18366" w:name="_Toc23794410"/>
        <w:bookmarkStart w:id="18367" w:name="_Toc23794733"/>
        <w:bookmarkStart w:id="18368" w:name="_Toc23795578"/>
        <w:bookmarkStart w:id="18369" w:name="_Toc23839955"/>
        <w:bookmarkStart w:id="18370" w:name="_Toc26200744"/>
        <w:bookmarkStart w:id="18371" w:name="_Toc26867841"/>
        <w:bookmarkEnd w:id="18358"/>
        <w:bookmarkEnd w:id="18359"/>
        <w:bookmarkEnd w:id="18360"/>
        <w:bookmarkEnd w:id="18361"/>
        <w:bookmarkEnd w:id="18362"/>
        <w:bookmarkEnd w:id="18363"/>
        <w:bookmarkEnd w:id="18364"/>
        <w:bookmarkEnd w:id="18365"/>
        <w:bookmarkEnd w:id="18366"/>
        <w:bookmarkEnd w:id="18367"/>
        <w:bookmarkEnd w:id="18368"/>
        <w:bookmarkEnd w:id="18369"/>
        <w:bookmarkEnd w:id="18370"/>
        <w:bookmarkEnd w:id="18371"/>
      </w:del>
    </w:p>
    <w:p w14:paraId="2DAB8426" w14:textId="325F9CD7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372" w:author="박 진상" w:date="2019-10-08T05:51:00Z"/>
          <w:rPrChange w:id="18373" w:author="ETRI-김종원" w:date="2019-12-10T10:44:00Z">
            <w:rPr>
              <w:del w:id="18374" w:author="박 진상" w:date="2019-10-08T05:51:00Z"/>
              <w:color w:val="000000" w:themeColor="text1"/>
            </w:rPr>
          </w:rPrChange>
        </w:rPr>
      </w:pPr>
      <w:del w:id="18375" w:author="박 진상" w:date="2019-10-08T05:51:00Z">
        <w:r w:rsidRPr="002646CB" w:rsidDel="002C63BA">
          <w:rPr>
            <w:rFonts w:hint="eastAsia"/>
            <w:rPrChange w:id="183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83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3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064367" w:rsidRPr="002646CB" w:rsidDel="002C63BA">
          <w:rPr>
            <w:rFonts w:hint="eastAsia"/>
            <w:rPrChange w:id="183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83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83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3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전환을</w:delText>
        </w:r>
        <w:r w:rsidR="00552CAE" w:rsidRPr="002646CB" w:rsidDel="002C63BA">
          <w:rPr>
            <w:rFonts w:hint="eastAsia"/>
            <w:rPrChange w:id="183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위한</w:delText>
        </w:r>
        <w:r w:rsidR="00552CAE" w:rsidRPr="002646CB" w:rsidDel="002C63BA">
          <w:rPr>
            <w:rFonts w:hint="eastAsia"/>
            <w:rPrChange w:id="183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83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차단기</w:delText>
        </w:r>
        <w:r w:rsidR="00552CAE" w:rsidRPr="002646CB" w:rsidDel="002C63BA">
          <w:rPr>
            <w:rFonts w:hint="eastAsia"/>
            <w:rPrChange w:id="183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3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8393" w:name="_Toc21408787"/>
        <w:bookmarkStart w:id="18394" w:name="_Toc21525302"/>
        <w:bookmarkStart w:id="18395" w:name="_Toc23142141"/>
        <w:bookmarkStart w:id="18396" w:name="_Toc23173387"/>
        <w:bookmarkStart w:id="18397" w:name="_Toc23189162"/>
        <w:bookmarkStart w:id="18398" w:name="_Toc23191540"/>
        <w:bookmarkStart w:id="18399" w:name="_Toc23244558"/>
        <w:bookmarkStart w:id="18400" w:name="_Toc23794088"/>
        <w:bookmarkStart w:id="18401" w:name="_Toc23794411"/>
        <w:bookmarkStart w:id="18402" w:name="_Toc23794734"/>
        <w:bookmarkStart w:id="18403" w:name="_Toc23795579"/>
        <w:bookmarkStart w:id="18404" w:name="_Toc23839956"/>
        <w:bookmarkStart w:id="18405" w:name="_Toc26200745"/>
        <w:bookmarkStart w:id="18406" w:name="_Toc26867842"/>
        <w:bookmarkEnd w:id="18393"/>
        <w:bookmarkEnd w:id="18394"/>
        <w:bookmarkEnd w:id="18395"/>
        <w:bookmarkEnd w:id="18396"/>
        <w:bookmarkEnd w:id="18397"/>
        <w:bookmarkEnd w:id="18398"/>
        <w:bookmarkEnd w:id="18399"/>
        <w:bookmarkEnd w:id="18400"/>
        <w:bookmarkEnd w:id="18401"/>
        <w:bookmarkEnd w:id="18402"/>
        <w:bookmarkEnd w:id="18403"/>
        <w:bookmarkEnd w:id="18404"/>
        <w:bookmarkEnd w:id="18405"/>
        <w:bookmarkEnd w:id="18406"/>
      </w:del>
    </w:p>
    <w:p w14:paraId="27F96007" w14:textId="4F4E2AEF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407" w:author="박 진상" w:date="2019-10-08T05:51:00Z"/>
          <w:rPrChange w:id="18408" w:author="ETRI-김종원" w:date="2019-12-10T10:44:00Z">
            <w:rPr>
              <w:del w:id="18409" w:author="박 진상" w:date="2019-10-08T05:51:00Z"/>
              <w:color w:val="000000" w:themeColor="text1"/>
            </w:rPr>
          </w:rPrChange>
        </w:rPr>
      </w:pPr>
      <w:del w:id="18410" w:author="박 진상" w:date="2019-10-08T05:51:00Z">
        <w:r w:rsidRPr="002646CB" w:rsidDel="002C63BA">
          <w:rPr>
            <w:rFonts w:hint="eastAsia"/>
            <w:rPrChange w:id="184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84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4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84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84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수급에</w:delText>
        </w:r>
        <w:r w:rsidR="00552CAE" w:rsidRPr="002646CB" w:rsidDel="002C63BA">
          <w:rPr>
            <w:rFonts w:hint="eastAsia"/>
            <w:rPrChange w:id="184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대한</w:delText>
        </w:r>
        <w:r w:rsidR="00552CAE" w:rsidRPr="002646CB" w:rsidDel="002C63BA">
          <w:rPr>
            <w:rFonts w:hint="eastAsia"/>
            <w:rPrChange w:id="184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균형</w:delText>
        </w:r>
        <w:r w:rsidR="00552CAE" w:rsidRPr="002646CB" w:rsidDel="002C63BA">
          <w:rPr>
            <w:rFonts w:hint="eastAsia"/>
            <w:rPrChange w:id="184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점검</w:delText>
        </w:r>
        <w:bookmarkStart w:id="18423" w:name="_Toc21408788"/>
        <w:bookmarkStart w:id="18424" w:name="_Toc21525303"/>
        <w:bookmarkStart w:id="18425" w:name="_Toc23142142"/>
        <w:bookmarkStart w:id="18426" w:name="_Toc23173388"/>
        <w:bookmarkStart w:id="18427" w:name="_Toc23189163"/>
        <w:bookmarkStart w:id="18428" w:name="_Toc23191541"/>
        <w:bookmarkStart w:id="18429" w:name="_Toc23244559"/>
        <w:bookmarkStart w:id="18430" w:name="_Toc23794089"/>
        <w:bookmarkStart w:id="18431" w:name="_Toc23794412"/>
        <w:bookmarkStart w:id="18432" w:name="_Toc23794735"/>
        <w:bookmarkStart w:id="18433" w:name="_Toc23795580"/>
        <w:bookmarkStart w:id="18434" w:name="_Toc23839957"/>
        <w:bookmarkStart w:id="18435" w:name="_Toc26200746"/>
        <w:bookmarkStart w:id="18436" w:name="_Toc26867843"/>
        <w:bookmarkEnd w:id="18423"/>
        <w:bookmarkEnd w:id="18424"/>
        <w:bookmarkEnd w:id="18425"/>
        <w:bookmarkEnd w:id="18426"/>
        <w:bookmarkEnd w:id="18427"/>
        <w:bookmarkEnd w:id="18428"/>
        <w:bookmarkEnd w:id="18429"/>
        <w:bookmarkEnd w:id="18430"/>
        <w:bookmarkEnd w:id="18431"/>
        <w:bookmarkEnd w:id="18432"/>
        <w:bookmarkEnd w:id="18433"/>
        <w:bookmarkEnd w:id="18434"/>
        <w:bookmarkEnd w:id="18435"/>
        <w:bookmarkEnd w:id="18436"/>
      </w:del>
    </w:p>
    <w:p w14:paraId="24E5A531" w14:textId="16FD4125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437" w:author="박 진상" w:date="2019-10-08T05:51:00Z"/>
          <w:rPrChange w:id="18438" w:author="ETRI-김종원" w:date="2019-12-10T10:44:00Z">
            <w:rPr>
              <w:del w:id="18439" w:author="박 진상" w:date="2019-10-08T05:51:00Z"/>
              <w:color w:val="000000" w:themeColor="text1"/>
            </w:rPr>
          </w:rPrChange>
        </w:rPr>
      </w:pPr>
      <w:del w:id="18440" w:author="박 진상" w:date="2019-10-08T05:51:00Z">
        <w:r w:rsidRPr="002646CB" w:rsidDel="002C63BA">
          <w:rPr>
            <w:rFonts w:hint="eastAsia"/>
            <w:rPrChange w:id="184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84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4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255D3C" w:rsidRPr="002646CB" w:rsidDel="002C63BA">
          <w:rPr>
            <w:rFonts w:hint="eastAsia"/>
            <w:rPrChange w:id="184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CHP </w:delText>
        </w:r>
        <w:r w:rsidR="00552CAE" w:rsidRPr="002646CB" w:rsidDel="002C63BA">
          <w:rPr>
            <w:rFonts w:hint="eastAsia"/>
            <w:rPrChange w:id="184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가동</w:delText>
        </w:r>
        <w:bookmarkStart w:id="18446" w:name="_Toc21408789"/>
        <w:bookmarkStart w:id="18447" w:name="_Toc21525304"/>
        <w:bookmarkStart w:id="18448" w:name="_Toc23142143"/>
        <w:bookmarkStart w:id="18449" w:name="_Toc23173389"/>
        <w:bookmarkStart w:id="18450" w:name="_Toc23189164"/>
        <w:bookmarkStart w:id="18451" w:name="_Toc23191542"/>
        <w:bookmarkStart w:id="18452" w:name="_Toc23244560"/>
        <w:bookmarkStart w:id="18453" w:name="_Toc23794090"/>
        <w:bookmarkStart w:id="18454" w:name="_Toc23794413"/>
        <w:bookmarkStart w:id="18455" w:name="_Toc23794736"/>
        <w:bookmarkStart w:id="18456" w:name="_Toc23795581"/>
        <w:bookmarkStart w:id="18457" w:name="_Toc23839958"/>
        <w:bookmarkStart w:id="18458" w:name="_Toc26200747"/>
        <w:bookmarkStart w:id="18459" w:name="_Toc26867844"/>
        <w:bookmarkEnd w:id="18446"/>
        <w:bookmarkEnd w:id="18447"/>
        <w:bookmarkEnd w:id="18448"/>
        <w:bookmarkEnd w:id="18449"/>
        <w:bookmarkEnd w:id="18450"/>
        <w:bookmarkEnd w:id="18451"/>
        <w:bookmarkEnd w:id="18452"/>
        <w:bookmarkEnd w:id="18453"/>
        <w:bookmarkEnd w:id="18454"/>
        <w:bookmarkEnd w:id="18455"/>
        <w:bookmarkEnd w:id="18456"/>
        <w:bookmarkEnd w:id="18457"/>
        <w:bookmarkEnd w:id="18458"/>
        <w:bookmarkEnd w:id="18459"/>
      </w:del>
    </w:p>
    <w:p w14:paraId="18FF0891" w14:textId="580AA88A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460" w:author="박 진상" w:date="2019-10-08T05:51:00Z"/>
          <w:rPrChange w:id="18461" w:author="ETRI-김종원" w:date="2019-12-10T10:44:00Z">
            <w:rPr>
              <w:del w:id="18462" w:author="박 진상" w:date="2019-10-08T05:51:00Z"/>
              <w:color w:val="000000" w:themeColor="text1"/>
            </w:rPr>
          </w:rPrChange>
        </w:rPr>
      </w:pPr>
      <w:del w:id="18463" w:author="박 진상" w:date="2019-10-08T05:51:00Z">
        <w:r w:rsidRPr="002646CB" w:rsidDel="002C63BA">
          <w:rPr>
            <w:rFonts w:hint="eastAsia"/>
            <w:rPrChange w:id="184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6 </w:delText>
        </w:r>
        <w:r w:rsidRPr="002646CB" w:rsidDel="002C63BA">
          <w:rPr>
            <w:rFonts w:hint="eastAsia"/>
            <w:rPrChange w:id="184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4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255D3C" w:rsidRPr="002646CB" w:rsidDel="002C63BA">
          <w:rPr>
            <w:rFonts w:hint="eastAsia"/>
            <w:rPrChange w:id="184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Fonts w:hint="eastAsia"/>
            <w:rPrChange w:id="184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552CAE" w:rsidRPr="002646CB" w:rsidDel="002C63BA">
          <w:rPr>
            <w:rFonts w:hint="eastAsia"/>
            <w:rPrChange w:id="184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552CAE" w:rsidRPr="002646CB" w:rsidDel="002C63BA">
          <w:rPr>
            <w:rFonts w:hint="eastAsia"/>
            <w:rPrChange w:id="184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드룹</w:delText>
        </w:r>
        <w:r w:rsidR="00552CAE" w:rsidRPr="002646CB" w:rsidDel="002C63BA">
          <w:rPr>
            <w:rFonts w:hint="eastAsia"/>
            <w:rPrChange w:id="184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Fonts w:hint="eastAsia"/>
            <w:rPrChange w:id="184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4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수행</w:delText>
        </w:r>
        <w:bookmarkStart w:id="18477" w:name="_Toc21408790"/>
        <w:bookmarkStart w:id="18478" w:name="_Toc21525305"/>
        <w:bookmarkStart w:id="18479" w:name="_Toc23142144"/>
        <w:bookmarkStart w:id="18480" w:name="_Toc23173390"/>
        <w:bookmarkStart w:id="18481" w:name="_Toc23189165"/>
        <w:bookmarkStart w:id="18482" w:name="_Toc23191543"/>
        <w:bookmarkStart w:id="18483" w:name="_Toc23244561"/>
        <w:bookmarkStart w:id="18484" w:name="_Toc23794091"/>
        <w:bookmarkStart w:id="18485" w:name="_Toc23794414"/>
        <w:bookmarkStart w:id="18486" w:name="_Toc23794737"/>
        <w:bookmarkStart w:id="18487" w:name="_Toc23795582"/>
        <w:bookmarkStart w:id="18488" w:name="_Toc23839959"/>
        <w:bookmarkStart w:id="18489" w:name="_Toc26200748"/>
        <w:bookmarkStart w:id="18490" w:name="_Toc26867845"/>
        <w:bookmarkEnd w:id="18477"/>
        <w:bookmarkEnd w:id="18478"/>
        <w:bookmarkEnd w:id="18479"/>
        <w:bookmarkEnd w:id="18480"/>
        <w:bookmarkEnd w:id="18481"/>
        <w:bookmarkEnd w:id="18482"/>
        <w:bookmarkEnd w:id="18483"/>
        <w:bookmarkEnd w:id="18484"/>
        <w:bookmarkEnd w:id="18485"/>
        <w:bookmarkEnd w:id="18486"/>
        <w:bookmarkEnd w:id="18487"/>
        <w:bookmarkEnd w:id="18488"/>
        <w:bookmarkEnd w:id="18489"/>
        <w:bookmarkEnd w:id="18490"/>
      </w:del>
    </w:p>
    <w:p w14:paraId="0AF86C42" w14:textId="2BF091FF" w:rsidR="000D5828" w:rsidRPr="002646CB" w:rsidDel="002C63BA" w:rsidRDefault="000D5828" w:rsidP="00916AF9">
      <w:pPr>
        <w:rPr>
          <w:del w:id="18491" w:author="박 진상" w:date="2019-10-08T05:51:00Z"/>
          <w:rPrChange w:id="18492" w:author="ETRI-김종원" w:date="2019-12-10T10:44:00Z">
            <w:rPr>
              <w:del w:id="18493" w:author="박 진상" w:date="2019-10-08T05:51:00Z"/>
            </w:rPr>
          </w:rPrChange>
        </w:rPr>
      </w:pPr>
      <w:bookmarkStart w:id="18494" w:name="_Toc21408791"/>
      <w:bookmarkStart w:id="18495" w:name="_Toc21525306"/>
      <w:bookmarkStart w:id="18496" w:name="_Toc23142145"/>
      <w:bookmarkStart w:id="18497" w:name="_Toc23173391"/>
      <w:bookmarkStart w:id="18498" w:name="_Toc23189166"/>
      <w:bookmarkStart w:id="18499" w:name="_Toc23191544"/>
      <w:bookmarkStart w:id="18500" w:name="_Toc23244562"/>
      <w:bookmarkStart w:id="18501" w:name="_Toc23794092"/>
      <w:bookmarkStart w:id="18502" w:name="_Toc23794415"/>
      <w:bookmarkStart w:id="18503" w:name="_Toc23794738"/>
      <w:bookmarkStart w:id="18504" w:name="_Toc23795583"/>
      <w:bookmarkStart w:id="18505" w:name="_Toc23839960"/>
      <w:bookmarkStart w:id="18506" w:name="_Toc26200749"/>
      <w:bookmarkStart w:id="18507" w:name="_Toc26867846"/>
      <w:bookmarkEnd w:id="18494"/>
      <w:bookmarkEnd w:id="18495"/>
      <w:bookmarkEnd w:id="18496"/>
      <w:bookmarkEnd w:id="18497"/>
      <w:bookmarkEnd w:id="18498"/>
      <w:bookmarkEnd w:id="18499"/>
      <w:bookmarkEnd w:id="18500"/>
      <w:bookmarkEnd w:id="18501"/>
      <w:bookmarkEnd w:id="18502"/>
      <w:bookmarkEnd w:id="18503"/>
      <w:bookmarkEnd w:id="18504"/>
      <w:bookmarkEnd w:id="18505"/>
      <w:bookmarkEnd w:id="18506"/>
      <w:bookmarkEnd w:id="18507"/>
    </w:p>
    <w:p w14:paraId="775DE1B0" w14:textId="2C702920" w:rsidR="00552CAE" w:rsidRPr="002646CB" w:rsidDel="002C63BA" w:rsidRDefault="00E742FA" w:rsidP="00552CAE">
      <w:pPr>
        <w:rPr>
          <w:del w:id="18508" w:author="박 진상" w:date="2019-10-08T05:51:00Z"/>
          <w:rPrChange w:id="18509" w:author="ETRI-김종원" w:date="2019-12-10T10:44:00Z">
            <w:rPr>
              <w:del w:id="18510" w:author="박 진상" w:date="2019-10-08T05:51:00Z"/>
              <w:color w:val="000000" w:themeColor="text1"/>
            </w:rPr>
          </w:rPrChange>
        </w:rPr>
      </w:pPr>
      <w:del w:id="18511" w:author="박 진상" w:date="2019-10-08T05:51:00Z">
        <w:r w:rsidRPr="002646CB" w:rsidDel="002C63BA">
          <w:rPr>
            <w:rFonts w:hint="eastAsia"/>
            <w:rPrChange w:id="18512" w:author="ETRI-김종원" w:date="2019-12-10T10:44:00Z">
              <w:rPr>
                <w:rFonts w:hint="eastAsia"/>
              </w:rPr>
            </w:rPrChange>
          </w:rPr>
          <w:delText>CES-MG</w:delText>
        </w:r>
        <w:r w:rsidR="00255132" w:rsidRPr="002646CB" w:rsidDel="002C63BA">
          <w:rPr>
            <w:rFonts w:hint="eastAsia"/>
            <w:rPrChange w:id="18513" w:author="ETRI-김종원" w:date="2019-12-10T10:44:00Z">
              <w:rPr>
                <w:rFonts w:hint="eastAsia"/>
              </w:rPr>
            </w:rPrChange>
          </w:rPr>
          <w:delText>가</w:delText>
        </w:r>
        <w:r w:rsidR="00552CAE" w:rsidRPr="002646CB" w:rsidDel="002C63BA">
          <w:rPr>
            <w:rFonts w:hint="eastAsia"/>
            <w:rPrChange w:id="185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64367" w:rsidRPr="002646CB" w:rsidDel="002C63BA">
          <w:rPr>
            <w:rFonts w:hint="eastAsia"/>
            <w:rPrChange w:id="185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85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2C63BA">
          <w:rPr>
            <w:rFonts w:hint="eastAsia"/>
            <w:rPrChange w:id="185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552CAE" w:rsidRPr="002646CB" w:rsidDel="002C63BA">
          <w:rPr>
            <w:rFonts w:hint="eastAsia"/>
            <w:rPrChange w:id="185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계통연계운전</w:delText>
        </w:r>
        <w:r w:rsidR="00B547D7" w:rsidRPr="002646CB" w:rsidDel="002C63BA">
          <w:rPr>
            <w:rFonts w:hint="eastAsia"/>
            <w:rPrChange w:id="185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Fonts w:hint="eastAsia"/>
            <w:rPrChange w:id="185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Fonts w:hint="eastAsia"/>
            <w:rPrChange w:id="185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552CAE" w:rsidRPr="002646CB" w:rsidDel="002C63BA">
          <w:rPr>
            <w:rFonts w:hint="eastAsia"/>
            <w:rPrChange w:id="185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Fonts w:hint="eastAsia"/>
            <w:rPrChange w:id="185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Fonts w:hint="eastAsia"/>
            <w:rPrChange w:id="185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Fonts w:hint="eastAsia"/>
            <w:rPrChange w:id="185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제어될</w:delText>
        </w:r>
        <w:r w:rsidR="00552CAE" w:rsidRPr="002646CB" w:rsidDel="002C63BA">
          <w:rPr>
            <w:rFonts w:hint="eastAsia"/>
            <w:rPrChange w:id="185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552CAE" w:rsidRPr="002646CB" w:rsidDel="002C63BA">
          <w:rPr>
            <w:rFonts w:hint="eastAsia"/>
            <w:rPrChange w:id="185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552CAE" w:rsidRPr="002646CB" w:rsidDel="002C63BA">
          <w:rPr>
            <w:rFonts w:hint="eastAsia"/>
            <w:rPrChange w:id="185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  <w:bookmarkStart w:id="18540" w:name="_Toc21408792"/>
        <w:bookmarkStart w:id="18541" w:name="_Toc21525307"/>
        <w:bookmarkStart w:id="18542" w:name="_Toc23142146"/>
        <w:bookmarkStart w:id="18543" w:name="_Toc23173392"/>
        <w:bookmarkStart w:id="18544" w:name="_Toc23189167"/>
        <w:bookmarkStart w:id="18545" w:name="_Toc23191545"/>
        <w:bookmarkStart w:id="18546" w:name="_Toc23244563"/>
        <w:bookmarkStart w:id="18547" w:name="_Toc23794093"/>
        <w:bookmarkStart w:id="18548" w:name="_Toc23794416"/>
        <w:bookmarkStart w:id="18549" w:name="_Toc23794739"/>
        <w:bookmarkStart w:id="18550" w:name="_Toc23795584"/>
        <w:bookmarkStart w:id="18551" w:name="_Toc23839961"/>
        <w:bookmarkStart w:id="18552" w:name="_Toc26200750"/>
        <w:bookmarkStart w:id="18553" w:name="_Toc26867847"/>
        <w:bookmarkEnd w:id="18540"/>
        <w:bookmarkEnd w:id="18541"/>
        <w:bookmarkEnd w:id="18542"/>
        <w:bookmarkEnd w:id="18543"/>
        <w:bookmarkEnd w:id="18544"/>
        <w:bookmarkEnd w:id="18545"/>
        <w:bookmarkEnd w:id="18546"/>
        <w:bookmarkEnd w:id="18547"/>
        <w:bookmarkEnd w:id="18548"/>
        <w:bookmarkEnd w:id="18549"/>
        <w:bookmarkEnd w:id="18550"/>
        <w:bookmarkEnd w:id="18551"/>
        <w:bookmarkEnd w:id="18552"/>
        <w:bookmarkEnd w:id="18553"/>
      </w:del>
    </w:p>
    <w:p w14:paraId="67A8023D" w14:textId="65E68A63" w:rsidR="00552CAE" w:rsidRPr="002646CB" w:rsidDel="002C63BA" w:rsidRDefault="00552CAE" w:rsidP="00552CAE">
      <w:pPr>
        <w:ind w:left="200" w:hangingChars="100" w:hanging="200"/>
        <w:rPr>
          <w:del w:id="18554" w:author="박 진상" w:date="2019-10-08T05:51:00Z"/>
          <w:rPrChange w:id="18555" w:author="ETRI-김종원" w:date="2019-12-10T10:44:00Z">
            <w:rPr>
              <w:del w:id="18556" w:author="박 진상" w:date="2019-10-08T05:51:00Z"/>
              <w:color w:val="000000" w:themeColor="text1"/>
            </w:rPr>
          </w:rPrChange>
        </w:rPr>
      </w:pPr>
      <w:bookmarkStart w:id="18557" w:name="_Toc21408793"/>
      <w:bookmarkStart w:id="18558" w:name="_Toc21525308"/>
      <w:bookmarkStart w:id="18559" w:name="_Toc23142147"/>
      <w:bookmarkStart w:id="18560" w:name="_Toc23173393"/>
      <w:bookmarkStart w:id="18561" w:name="_Toc23189168"/>
      <w:bookmarkStart w:id="18562" w:name="_Toc23191546"/>
      <w:bookmarkStart w:id="18563" w:name="_Toc23244564"/>
      <w:bookmarkStart w:id="18564" w:name="_Toc23794094"/>
      <w:bookmarkStart w:id="18565" w:name="_Toc23794417"/>
      <w:bookmarkStart w:id="18566" w:name="_Toc23794740"/>
      <w:bookmarkStart w:id="18567" w:name="_Toc23795585"/>
      <w:bookmarkStart w:id="18568" w:name="_Toc23839962"/>
      <w:bookmarkStart w:id="18569" w:name="_Toc26200751"/>
      <w:bookmarkStart w:id="18570" w:name="_Toc26867848"/>
      <w:bookmarkEnd w:id="18557"/>
      <w:bookmarkEnd w:id="18558"/>
      <w:bookmarkEnd w:id="18559"/>
      <w:bookmarkEnd w:id="18560"/>
      <w:bookmarkEnd w:id="18561"/>
      <w:bookmarkEnd w:id="18562"/>
      <w:bookmarkEnd w:id="18563"/>
      <w:bookmarkEnd w:id="18564"/>
      <w:bookmarkEnd w:id="18565"/>
      <w:bookmarkEnd w:id="18566"/>
      <w:bookmarkEnd w:id="18567"/>
      <w:bookmarkEnd w:id="18568"/>
      <w:bookmarkEnd w:id="18569"/>
      <w:bookmarkEnd w:id="18570"/>
    </w:p>
    <w:p w14:paraId="336ACE2E" w14:textId="40409F31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571" w:author="박 진상" w:date="2019-10-08T05:51:00Z"/>
          <w:rPrChange w:id="18572" w:author="ETRI-김종원" w:date="2019-12-10T10:44:00Z">
            <w:rPr>
              <w:del w:id="18573" w:author="박 진상" w:date="2019-10-08T05:51:00Z"/>
              <w:color w:val="000000" w:themeColor="text1"/>
            </w:rPr>
          </w:rPrChange>
        </w:rPr>
      </w:pPr>
      <w:del w:id="18574" w:author="박 진상" w:date="2019-10-08T05:51:00Z">
        <w:r w:rsidRPr="002646CB" w:rsidDel="002C63BA">
          <w:rPr>
            <w:rFonts w:hint="eastAsia"/>
            <w:rPrChange w:id="185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85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5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85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85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85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85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552CAE" w:rsidRPr="002646CB" w:rsidDel="002C63BA">
          <w:rPr>
            <w:rFonts w:hint="eastAsia"/>
            <w:rPrChange w:id="185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552CAE" w:rsidRPr="002646CB" w:rsidDel="002C63BA">
          <w:rPr>
            <w:rFonts w:hint="eastAsia"/>
            <w:rPrChange w:id="185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85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552CAE" w:rsidRPr="002646CB" w:rsidDel="002C63BA">
          <w:rPr>
            <w:rFonts w:hint="eastAsia"/>
            <w:rPrChange w:id="185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552CAE" w:rsidRPr="002646CB" w:rsidDel="002C63BA">
          <w:rPr>
            <w:rFonts w:hint="eastAsia"/>
            <w:rPrChange w:id="185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552CAE" w:rsidRPr="002646CB" w:rsidDel="002C63BA">
          <w:rPr>
            <w:rFonts w:hint="eastAsia"/>
            <w:rPrChange w:id="185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Fonts w:hint="eastAsia"/>
            <w:rPrChange w:id="185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552CAE" w:rsidRPr="002646CB" w:rsidDel="002C63BA">
          <w:rPr>
            <w:rFonts w:hint="eastAsia"/>
            <w:rPrChange w:id="185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5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Fonts w:hint="eastAsia"/>
            <w:rPrChange w:id="185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/</w:delText>
        </w:r>
        <w:r w:rsidR="00552CAE" w:rsidRPr="002646CB" w:rsidDel="002C63BA">
          <w:rPr>
            <w:rFonts w:hint="eastAsia"/>
            <w:rPrChange w:id="185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18600" w:name="_Toc21408794"/>
        <w:bookmarkStart w:id="18601" w:name="_Toc21525309"/>
        <w:bookmarkStart w:id="18602" w:name="_Toc23142148"/>
        <w:bookmarkStart w:id="18603" w:name="_Toc23173394"/>
        <w:bookmarkStart w:id="18604" w:name="_Toc23189169"/>
        <w:bookmarkStart w:id="18605" w:name="_Toc23191547"/>
        <w:bookmarkStart w:id="18606" w:name="_Toc23244565"/>
        <w:bookmarkStart w:id="18607" w:name="_Toc23794095"/>
        <w:bookmarkStart w:id="18608" w:name="_Toc23794418"/>
        <w:bookmarkStart w:id="18609" w:name="_Toc23794741"/>
        <w:bookmarkStart w:id="18610" w:name="_Toc23795586"/>
        <w:bookmarkStart w:id="18611" w:name="_Toc23839963"/>
        <w:bookmarkStart w:id="18612" w:name="_Toc26200752"/>
        <w:bookmarkStart w:id="18613" w:name="_Toc26867849"/>
        <w:bookmarkEnd w:id="18600"/>
        <w:bookmarkEnd w:id="18601"/>
        <w:bookmarkEnd w:id="18602"/>
        <w:bookmarkEnd w:id="18603"/>
        <w:bookmarkEnd w:id="18604"/>
        <w:bookmarkEnd w:id="18605"/>
        <w:bookmarkEnd w:id="18606"/>
        <w:bookmarkEnd w:id="18607"/>
        <w:bookmarkEnd w:id="18608"/>
        <w:bookmarkEnd w:id="18609"/>
        <w:bookmarkEnd w:id="18610"/>
        <w:bookmarkEnd w:id="18611"/>
        <w:bookmarkEnd w:id="18612"/>
        <w:bookmarkEnd w:id="18613"/>
      </w:del>
    </w:p>
    <w:p w14:paraId="23748365" w14:textId="3B8276A2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614" w:author="박 진상" w:date="2019-10-08T05:51:00Z"/>
          <w:rPrChange w:id="18615" w:author="ETRI-김종원" w:date="2019-12-10T10:44:00Z">
            <w:rPr>
              <w:del w:id="18616" w:author="박 진상" w:date="2019-10-08T05:51:00Z"/>
              <w:color w:val="000000" w:themeColor="text1"/>
            </w:rPr>
          </w:rPrChange>
        </w:rPr>
      </w:pPr>
      <w:del w:id="18617" w:author="박 진상" w:date="2019-10-08T05:51:00Z">
        <w:r w:rsidRPr="002646CB" w:rsidDel="002C63BA">
          <w:rPr>
            <w:rFonts w:hint="eastAsia"/>
            <w:rPrChange w:id="186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86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6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Fonts w:hint="eastAsia"/>
            <w:rPrChange w:id="186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86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86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86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552CAE" w:rsidRPr="002646CB" w:rsidDel="002C63BA">
          <w:rPr>
            <w:rFonts w:hint="eastAsia"/>
            <w:rPrChange w:id="186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CVCF </w:delText>
        </w:r>
        <w:r w:rsidR="00552CAE" w:rsidRPr="002646CB" w:rsidDel="002C63BA">
          <w:rPr>
            <w:rFonts w:hint="eastAsia"/>
            <w:rPrChange w:id="186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6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Fonts w:hint="eastAsia"/>
            <w:rPrChange w:id="186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Fonts w:hint="eastAsia"/>
            <w:rPrChange w:id="186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STS </w:delText>
        </w:r>
        <w:r w:rsidR="00552CAE" w:rsidRPr="002646CB" w:rsidDel="002C63BA">
          <w:rPr>
            <w:rFonts w:hint="eastAsia"/>
            <w:rPrChange w:id="186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86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A933ED" w:rsidRPr="002646CB" w:rsidDel="002C63BA">
          <w:rPr>
            <w:rFonts w:hint="eastAsia"/>
            <w:rPrChange w:id="186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개방</w:delText>
        </w:r>
        <w:bookmarkStart w:id="18635" w:name="_Toc21408795"/>
        <w:bookmarkStart w:id="18636" w:name="_Toc21525310"/>
        <w:bookmarkStart w:id="18637" w:name="_Toc23142149"/>
        <w:bookmarkStart w:id="18638" w:name="_Toc23173395"/>
        <w:bookmarkStart w:id="18639" w:name="_Toc23189170"/>
        <w:bookmarkStart w:id="18640" w:name="_Toc23191548"/>
        <w:bookmarkStart w:id="18641" w:name="_Toc23244566"/>
        <w:bookmarkStart w:id="18642" w:name="_Toc23794096"/>
        <w:bookmarkStart w:id="18643" w:name="_Toc23794419"/>
        <w:bookmarkStart w:id="18644" w:name="_Toc23794742"/>
        <w:bookmarkStart w:id="18645" w:name="_Toc23795587"/>
        <w:bookmarkStart w:id="18646" w:name="_Toc23839964"/>
        <w:bookmarkStart w:id="18647" w:name="_Toc26200753"/>
        <w:bookmarkStart w:id="18648" w:name="_Toc26867850"/>
        <w:bookmarkEnd w:id="18635"/>
        <w:bookmarkEnd w:id="18636"/>
        <w:bookmarkEnd w:id="18637"/>
        <w:bookmarkEnd w:id="18638"/>
        <w:bookmarkEnd w:id="18639"/>
        <w:bookmarkEnd w:id="18640"/>
        <w:bookmarkEnd w:id="18641"/>
        <w:bookmarkEnd w:id="18642"/>
        <w:bookmarkEnd w:id="18643"/>
        <w:bookmarkEnd w:id="18644"/>
        <w:bookmarkEnd w:id="18645"/>
        <w:bookmarkEnd w:id="18646"/>
        <w:bookmarkEnd w:id="18647"/>
        <w:bookmarkEnd w:id="18648"/>
      </w:del>
    </w:p>
    <w:p w14:paraId="47E17483" w14:textId="70E468EE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649" w:author="박 진상" w:date="2019-10-08T05:51:00Z"/>
          <w:rPrChange w:id="18650" w:author="ETRI-김종원" w:date="2019-12-10T10:44:00Z">
            <w:rPr>
              <w:del w:id="18651" w:author="박 진상" w:date="2019-10-08T05:51:00Z"/>
              <w:color w:val="000000" w:themeColor="text1"/>
            </w:rPr>
          </w:rPrChange>
        </w:rPr>
      </w:pPr>
      <w:del w:id="18652" w:author="박 진상" w:date="2019-10-08T05:51:00Z">
        <w:r w:rsidRPr="002646CB" w:rsidDel="002C63BA">
          <w:rPr>
            <w:rFonts w:hint="eastAsia"/>
            <w:rPrChange w:id="186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86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6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849B5" w:rsidRPr="002646CB" w:rsidDel="002C63BA">
          <w:rPr>
            <w:rFonts w:hint="eastAsia"/>
            <w:rPrChange w:id="18656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057894" w:rsidRPr="002646CB" w:rsidDel="002C63BA">
          <w:rPr>
            <w:rFonts w:hint="eastAsia"/>
            <w:rPrChange w:id="186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057894" w:rsidRPr="002646CB" w:rsidDel="002C63BA">
          <w:rPr>
            <w:rFonts w:hint="eastAsia"/>
            <w:rPrChange w:id="186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057894" w:rsidRPr="002646CB" w:rsidDel="002C63BA">
          <w:rPr>
            <w:rFonts w:hint="eastAsia"/>
            <w:rPrChange w:id="186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33ED" w:rsidRPr="002646CB" w:rsidDel="002C63BA">
          <w:rPr>
            <w:rFonts w:hint="eastAsia"/>
            <w:rPrChange w:id="186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</w:delText>
        </w:r>
        <w:bookmarkStart w:id="18662" w:name="_Toc21408796"/>
        <w:bookmarkStart w:id="18663" w:name="_Toc21525311"/>
        <w:bookmarkStart w:id="18664" w:name="_Toc23142150"/>
        <w:bookmarkStart w:id="18665" w:name="_Toc23173396"/>
        <w:bookmarkStart w:id="18666" w:name="_Toc23189171"/>
        <w:bookmarkStart w:id="18667" w:name="_Toc23191549"/>
        <w:bookmarkStart w:id="18668" w:name="_Toc23244567"/>
        <w:bookmarkStart w:id="18669" w:name="_Toc23794097"/>
        <w:bookmarkStart w:id="18670" w:name="_Toc23794420"/>
        <w:bookmarkStart w:id="18671" w:name="_Toc23794743"/>
        <w:bookmarkStart w:id="18672" w:name="_Toc23795588"/>
        <w:bookmarkStart w:id="18673" w:name="_Toc23839965"/>
        <w:bookmarkStart w:id="18674" w:name="_Toc26200754"/>
        <w:bookmarkStart w:id="18675" w:name="_Toc26867851"/>
        <w:bookmarkEnd w:id="18662"/>
        <w:bookmarkEnd w:id="18663"/>
        <w:bookmarkEnd w:id="18664"/>
        <w:bookmarkEnd w:id="18665"/>
        <w:bookmarkEnd w:id="18666"/>
        <w:bookmarkEnd w:id="18667"/>
        <w:bookmarkEnd w:id="18668"/>
        <w:bookmarkEnd w:id="18669"/>
        <w:bookmarkEnd w:id="18670"/>
        <w:bookmarkEnd w:id="18671"/>
        <w:bookmarkEnd w:id="18672"/>
        <w:bookmarkEnd w:id="18673"/>
        <w:bookmarkEnd w:id="18674"/>
        <w:bookmarkEnd w:id="18675"/>
      </w:del>
    </w:p>
    <w:p w14:paraId="2F3F8F9F" w14:textId="240BACD9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8676" w:author="박 진상" w:date="2019-10-08T05:51:00Z"/>
          <w:rPrChange w:id="18677" w:author="ETRI-김종원" w:date="2019-12-10T10:44:00Z">
            <w:rPr>
              <w:del w:id="18678" w:author="박 진상" w:date="2019-10-08T05:51:00Z"/>
              <w:color w:val="000000" w:themeColor="text1"/>
            </w:rPr>
          </w:rPrChange>
        </w:rPr>
      </w:pPr>
      <w:del w:id="18679" w:author="박 진상" w:date="2019-10-08T05:51:00Z">
        <w:r w:rsidRPr="002646CB" w:rsidDel="002C63BA">
          <w:rPr>
            <w:rFonts w:hint="eastAsia"/>
            <w:rPrChange w:id="186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86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6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86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STS </w:delText>
        </w:r>
        <w:r w:rsidR="00552CAE" w:rsidRPr="002646CB" w:rsidDel="002C63BA">
          <w:rPr>
            <w:rFonts w:hint="eastAsia"/>
            <w:rPrChange w:id="186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Fonts w:hint="eastAsia"/>
            <w:rPrChange w:id="186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Fonts w:hint="eastAsia"/>
            <w:rPrChange w:id="186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(Close) </w:delText>
        </w:r>
        <w:r w:rsidR="00552CAE" w:rsidRPr="002646CB" w:rsidDel="002C63BA">
          <w:rPr>
            <w:rFonts w:hint="eastAsia"/>
            <w:rPrChange w:id="186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Fonts w:hint="eastAsia"/>
            <w:rPrChange w:id="186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D8216E" w:rsidRPr="002646CB" w:rsidDel="002C63BA">
          <w:rPr>
            <w:rFonts w:hint="eastAsia"/>
            <w:rPrChange w:id="186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86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Fonts w:hint="eastAsia"/>
            <w:rPrChange w:id="186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CVCF </w:delText>
        </w:r>
        <w:r w:rsidR="00552CAE" w:rsidRPr="002646CB" w:rsidDel="002C63BA">
          <w:rPr>
            <w:rFonts w:hint="eastAsia"/>
            <w:rPrChange w:id="186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6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552CAE" w:rsidRPr="002646CB" w:rsidDel="002C63BA">
          <w:rPr>
            <w:rFonts w:hint="eastAsia"/>
            <w:rPrChange w:id="186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Fonts w:hint="eastAsia"/>
            <w:rPrChange w:id="186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6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8700" w:name="_Toc21408797"/>
        <w:bookmarkStart w:id="18701" w:name="_Toc21525312"/>
        <w:bookmarkStart w:id="18702" w:name="_Toc23142151"/>
        <w:bookmarkStart w:id="18703" w:name="_Toc23173397"/>
        <w:bookmarkStart w:id="18704" w:name="_Toc23189172"/>
        <w:bookmarkStart w:id="18705" w:name="_Toc23191550"/>
        <w:bookmarkStart w:id="18706" w:name="_Toc23244568"/>
        <w:bookmarkStart w:id="18707" w:name="_Toc23794098"/>
        <w:bookmarkStart w:id="18708" w:name="_Toc23794421"/>
        <w:bookmarkStart w:id="18709" w:name="_Toc23794744"/>
        <w:bookmarkStart w:id="18710" w:name="_Toc23795589"/>
        <w:bookmarkStart w:id="18711" w:name="_Toc23839966"/>
        <w:bookmarkStart w:id="18712" w:name="_Toc26200755"/>
        <w:bookmarkStart w:id="18713" w:name="_Toc26867852"/>
        <w:bookmarkEnd w:id="18700"/>
        <w:bookmarkEnd w:id="18701"/>
        <w:bookmarkEnd w:id="18702"/>
        <w:bookmarkEnd w:id="18703"/>
        <w:bookmarkEnd w:id="18704"/>
        <w:bookmarkEnd w:id="18705"/>
        <w:bookmarkEnd w:id="18706"/>
        <w:bookmarkEnd w:id="18707"/>
        <w:bookmarkEnd w:id="18708"/>
        <w:bookmarkEnd w:id="18709"/>
        <w:bookmarkEnd w:id="18710"/>
        <w:bookmarkEnd w:id="18711"/>
        <w:bookmarkEnd w:id="18712"/>
        <w:bookmarkEnd w:id="18713"/>
      </w:del>
    </w:p>
    <w:p w14:paraId="035F43A3" w14:textId="727A5521" w:rsidR="00104016" w:rsidRPr="002646CB" w:rsidDel="002C63BA" w:rsidRDefault="00BF2D25" w:rsidP="00EE0865">
      <w:pPr>
        <w:pStyle w:val="af6"/>
        <w:numPr>
          <w:ilvl w:val="0"/>
          <w:numId w:val="19"/>
        </w:numPr>
        <w:ind w:leftChars="0"/>
        <w:rPr>
          <w:del w:id="18714" w:author="박 진상" w:date="2019-10-08T05:51:00Z"/>
          <w:rPrChange w:id="18715" w:author="ETRI-김종원" w:date="2019-12-10T10:44:00Z">
            <w:rPr>
              <w:del w:id="18716" w:author="박 진상" w:date="2019-10-08T05:51:00Z"/>
              <w:color w:val="000000" w:themeColor="text1"/>
            </w:rPr>
          </w:rPrChange>
        </w:rPr>
      </w:pPr>
      <w:del w:id="18717" w:author="박 진상" w:date="2019-10-08T05:51:00Z">
        <w:r w:rsidRPr="002646CB" w:rsidDel="002C63BA">
          <w:rPr>
            <w:rFonts w:hint="eastAsia"/>
            <w:rPrChange w:id="187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87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Fonts w:hint="eastAsia"/>
            <w:rPrChange w:id="187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Fonts w:hint="eastAsia"/>
            <w:rPrChange w:id="18721" w:author="ETRI-김종원" w:date="2019-12-10T10:44:00Z">
              <w:rPr>
                <w:rFonts w:hint="eastAsia"/>
              </w:rPr>
            </w:rPrChange>
          </w:rPr>
          <w:delText>CES-MG</w:delText>
        </w:r>
        <w:r w:rsidR="00552CAE" w:rsidRPr="002646CB" w:rsidDel="002C63BA">
          <w:rPr>
            <w:rFonts w:hint="eastAsia"/>
            <w:rPrChange w:id="187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7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552CAE" w:rsidRPr="002646CB" w:rsidDel="002C63BA">
          <w:rPr>
            <w:rFonts w:hint="eastAsia"/>
            <w:rPrChange w:id="187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7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r w:rsidR="00552CAE" w:rsidRPr="002646CB" w:rsidDel="002C63BA">
          <w:rPr>
            <w:rFonts w:hint="eastAsia"/>
            <w:rPrChange w:id="187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87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8728" w:name="_Toc498246940"/>
        <w:bookmarkStart w:id="18729" w:name="_Toc498248051"/>
        <w:bookmarkStart w:id="18730" w:name="_Toc498248363"/>
        <w:bookmarkStart w:id="18731" w:name="_Toc21408798"/>
        <w:bookmarkStart w:id="18732" w:name="_Toc21525313"/>
        <w:bookmarkStart w:id="18733" w:name="_Toc23142152"/>
        <w:bookmarkStart w:id="18734" w:name="_Toc23173398"/>
        <w:bookmarkStart w:id="18735" w:name="_Toc23189173"/>
        <w:bookmarkStart w:id="18736" w:name="_Toc23191551"/>
        <w:bookmarkStart w:id="18737" w:name="_Toc23244569"/>
        <w:bookmarkStart w:id="18738" w:name="_Toc23794099"/>
        <w:bookmarkStart w:id="18739" w:name="_Toc23794422"/>
        <w:bookmarkStart w:id="18740" w:name="_Toc23794745"/>
        <w:bookmarkStart w:id="18741" w:name="_Toc23795590"/>
        <w:bookmarkStart w:id="18742" w:name="_Toc23839967"/>
        <w:bookmarkStart w:id="18743" w:name="_Toc26200756"/>
        <w:bookmarkStart w:id="18744" w:name="_Toc26867853"/>
        <w:bookmarkEnd w:id="18728"/>
        <w:bookmarkEnd w:id="18729"/>
        <w:bookmarkEnd w:id="18730"/>
        <w:bookmarkEnd w:id="18731"/>
        <w:bookmarkEnd w:id="18732"/>
        <w:bookmarkEnd w:id="18733"/>
        <w:bookmarkEnd w:id="18734"/>
        <w:bookmarkEnd w:id="18735"/>
        <w:bookmarkEnd w:id="18736"/>
        <w:bookmarkEnd w:id="18737"/>
        <w:bookmarkEnd w:id="18738"/>
        <w:bookmarkEnd w:id="18739"/>
        <w:bookmarkEnd w:id="18740"/>
        <w:bookmarkEnd w:id="18741"/>
        <w:bookmarkEnd w:id="18742"/>
        <w:bookmarkEnd w:id="18743"/>
        <w:bookmarkEnd w:id="18744"/>
      </w:del>
    </w:p>
    <w:p w14:paraId="78B26568" w14:textId="0D71EAFF" w:rsidR="00104016" w:rsidRPr="002646CB" w:rsidDel="00930BC1" w:rsidRDefault="00104016" w:rsidP="00EE0865">
      <w:pPr>
        <w:rPr>
          <w:del w:id="18745" w:author="박 진상" w:date="2019-10-08T05:58:00Z"/>
          <w:rPrChange w:id="18746" w:author="ETRI-김종원" w:date="2019-12-10T10:44:00Z">
            <w:rPr>
              <w:del w:id="18747" w:author="박 진상" w:date="2019-10-08T05:58:00Z"/>
            </w:rPr>
          </w:rPrChange>
        </w:rPr>
      </w:pPr>
      <w:bookmarkStart w:id="18748" w:name="_Toc21408799"/>
      <w:bookmarkStart w:id="18749" w:name="_Toc21525314"/>
      <w:bookmarkStart w:id="18750" w:name="_Toc23142153"/>
      <w:bookmarkStart w:id="18751" w:name="_Toc23173399"/>
      <w:bookmarkStart w:id="18752" w:name="_Toc23189174"/>
      <w:bookmarkStart w:id="18753" w:name="_Toc23191552"/>
      <w:bookmarkStart w:id="18754" w:name="_Toc23244570"/>
      <w:bookmarkStart w:id="18755" w:name="_Toc23794100"/>
      <w:bookmarkStart w:id="18756" w:name="_Toc23794423"/>
      <w:bookmarkStart w:id="18757" w:name="_Toc23794746"/>
      <w:bookmarkStart w:id="18758" w:name="_Toc23795591"/>
      <w:bookmarkStart w:id="18759" w:name="_Toc23839968"/>
      <w:bookmarkStart w:id="18760" w:name="_Toc26200757"/>
      <w:bookmarkStart w:id="18761" w:name="_Toc26867854"/>
      <w:bookmarkEnd w:id="18748"/>
      <w:bookmarkEnd w:id="18749"/>
      <w:bookmarkEnd w:id="18750"/>
      <w:bookmarkEnd w:id="18751"/>
      <w:bookmarkEnd w:id="18752"/>
      <w:bookmarkEnd w:id="18753"/>
      <w:bookmarkEnd w:id="18754"/>
      <w:bookmarkEnd w:id="18755"/>
      <w:bookmarkEnd w:id="18756"/>
      <w:bookmarkEnd w:id="18757"/>
      <w:bookmarkEnd w:id="18758"/>
      <w:bookmarkEnd w:id="18759"/>
      <w:bookmarkEnd w:id="18760"/>
      <w:bookmarkEnd w:id="18761"/>
    </w:p>
    <w:p w14:paraId="6EE93287" w14:textId="22CD1107" w:rsidR="003D0DE3" w:rsidRPr="002646CB" w:rsidRDefault="00930BC1" w:rsidP="003D0DE3">
      <w:pPr>
        <w:pStyle w:val="13"/>
        <w:widowControl/>
        <w:wordWrap/>
        <w:autoSpaceDE/>
        <w:autoSpaceDN/>
        <w:snapToGrid w:val="0"/>
        <w:rPr>
          <w:lang w:eastAsia="ko-KR"/>
          <w:rPrChange w:id="18762" w:author="ETRI-김종원" w:date="2019-12-10T10:44:00Z">
            <w:rPr>
              <w:lang w:eastAsia="ko-KR"/>
            </w:rPr>
          </w:rPrChange>
        </w:rPr>
      </w:pPr>
      <w:bookmarkStart w:id="18763" w:name="_Toc26867855"/>
      <w:ins w:id="18764" w:author="박 진상" w:date="2019-10-08T05:58:00Z">
        <w:r w:rsidRPr="002646CB">
          <w:rPr>
            <w:rFonts w:hint="eastAsia"/>
            <w:lang w:eastAsia="ko-KR"/>
            <w:rPrChange w:id="18765" w:author="ETRI-김종원" w:date="2019-12-10T10:44:00Z">
              <w:rPr>
                <w:rFonts w:hint="eastAsia"/>
                <w:lang w:eastAsia="ko-KR"/>
              </w:rPr>
            </w:rPrChange>
          </w:rPr>
          <w:t>분산자원</w:t>
        </w:r>
        <w:r w:rsidRPr="002646CB">
          <w:rPr>
            <w:rFonts w:hint="eastAsia"/>
            <w:lang w:eastAsia="ko-KR"/>
            <w:rPrChange w:id="18766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del w:id="18767" w:author="ETRI-김종원" w:date="2019-12-02T17:33:00Z">
          <w:r w:rsidRPr="002646CB" w:rsidDel="00647810">
            <w:rPr>
              <w:rFonts w:hint="eastAsia"/>
              <w:lang w:eastAsia="ko-KR"/>
              <w:rPrChange w:id="18768" w:author="ETRI-김종원" w:date="2019-12-10T10:44:00Z">
                <w:rPr>
                  <w:rFonts w:hint="eastAsia"/>
                  <w:lang w:eastAsia="ko-KR"/>
                </w:rPr>
              </w:rPrChange>
            </w:rPr>
            <w:delText>발전출력</w:delText>
          </w:r>
          <w:r w:rsidRPr="002646CB" w:rsidDel="00647810">
            <w:rPr>
              <w:rFonts w:hint="eastAsia"/>
              <w:lang w:eastAsia="ko-KR"/>
              <w:rPrChange w:id="18769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lang w:eastAsia="ko-KR"/>
            <w:rPrChange w:id="18770" w:author="ETRI-김종원" w:date="2019-12-10T10:44:00Z">
              <w:rPr>
                <w:rFonts w:hint="eastAsia"/>
                <w:lang w:eastAsia="ko-KR"/>
              </w:rPr>
            </w:rPrChange>
          </w:rPr>
          <w:t>안정화</w:t>
        </w:r>
        <w:r w:rsidRPr="002646CB">
          <w:rPr>
            <w:rFonts w:hint="eastAsia"/>
            <w:lang w:eastAsia="ko-KR"/>
            <w:rPrChange w:id="18771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18772" w:author="ETRI-김종원" w:date="2019-12-10T10:44:00Z">
              <w:rPr>
                <w:rFonts w:hint="eastAsia"/>
                <w:lang w:eastAsia="ko-KR"/>
              </w:rPr>
            </w:rPrChange>
          </w:rPr>
          <w:t>특성지표</w:t>
        </w:r>
      </w:ins>
      <w:bookmarkEnd w:id="18763"/>
      <w:del w:id="18773" w:author="박 진상" w:date="2019-10-08T05:58:00Z">
        <w:r w:rsidRPr="002646CB" w:rsidDel="00930BC1">
          <w:rPr>
            <w:rFonts w:hint="eastAsia"/>
            <w:lang w:eastAsia="ko-KR"/>
            <w:rPrChange w:id="18774" w:author="ETRI-김종원" w:date="2019-12-10T10:44:00Z">
              <w:rPr>
                <w:rFonts w:hint="eastAsia"/>
                <w:lang w:eastAsia="ko-KR"/>
              </w:rPr>
            </w:rPrChange>
          </w:rPr>
          <w:delText>기타</w:delText>
        </w:r>
        <w:r w:rsidRPr="002646CB" w:rsidDel="00930BC1">
          <w:rPr>
            <w:rFonts w:hint="eastAsia"/>
            <w:lang w:eastAsia="ko-KR"/>
            <w:rPrChange w:id="1877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930BC1">
          <w:rPr>
            <w:rFonts w:hint="eastAsia"/>
            <w:lang w:eastAsia="ko-KR"/>
            <w:rPrChange w:id="18776" w:author="ETRI-김종원" w:date="2019-12-10T10:44:00Z">
              <w:rPr>
                <w:rFonts w:hint="eastAsia"/>
                <w:lang w:eastAsia="ko-KR"/>
              </w:rPr>
            </w:rPrChange>
          </w:rPr>
          <w:delText>사</w:delText>
        </w:r>
      </w:del>
      <w:del w:id="18777" w:author="박 진상" w:date="2019-10-08T05:59:00Z">
        <w:r w:rsidRPr="002646CB" w:rsidDel="00930BC1">
          <w:rPr>
            <w:rFonts w:hint="eastAsia"/>
            <w:lang w:eastAsia="ko-KR"/>
            <w:rPrChange w:id="18778" w:author="ETRI-김종원" w:date="2019-12-10T10:44:00Z">
              <w:rPr>
                <w:rFonts w:hint="eastAsia"/>
                <w:lang w:eastAsia="ko-KR"/>
              </w:rPr>
            </w:rPrChange>
          </w:rPr>
          <w:delText>항</w:delText>
        </w:r>
      </w:del>
    </w:p>
    <w:p w14:paraId="034446AE" w14:textId="77777777" w:rsidR="00013279" w:rsidRPr="002646CB" w:rsidRDefault="00013279" w:rsidP="003D0DE3">
      <w:pPr>
        <w:rPr>
          <w:rPrChange w:id="18779" w:author="ETRI-김종원" w:date="2019-12-10T10:44:00Z">
            <w:rPr/>
          </w:rPrChange>
        </w:rPr>
      </w:pPr>
    </w:p>
    <w:p w14:paraId="6D582865" w14:textId="03DD1640" w:rsidR="003D0DE3" w:rsidRPr="002646CB" w:rsidDel="004E18D8" w:rsidRDefault="00930BC1" w:rsidP="003D0DE3">
      <w:pPr>
        <w:pStyle w:val="24"/>
        <w:wordWrap/>
        <w:rPr>
          <w:del w:id="18780" w:author="박 진상" w:date="2019-10-08T06:27:00Z"/>
          <w:lang w:eastAsia="ko-KR"/>
          <w:rPrChange w:id="18781" w:author="ETRI-김종원" w:date="2019-12-10T10:44:00Z">
            <w:rPr>
              <w:del w:id="18782" w:author="박 진상" w:date="2019-10-08T06:27:00Z"/>
              <w:lang w:eastAsia="ko-KR"/>
            </w:rPr>
          </w:rPrChange>
        </w:rPr>
      </w:pPr>
      <w:del w:id="18783" w:author="박 진상" w:date="2019-10-08T05:59:00Z">
        <w:r w:rsidRPr="002646CB" w:rsidDel="00930BC1">
          <w:rPr>
            <w:rFonts w:hint="eastAsia"/>
            <w:b w:val="0"/>
            <w:rPrChange w:id="18784" w:author="ETRI-김종원" w:date="2019-12-10T10:44:00Z">
              <w:rPr>
                <w:rFonts w:hint="eastAsia"/>
                <w:b w:val="0"/>
              </w:rPr>
            </w:rPrChange>
          </w:rPr>
          <w:delText>보호</w:delText>
        </w:r>
        <w:r w:rsidRPr="002646CB" w:rsidDel="00930BC1">
          <w:rPr>
            <w:b w:val="0"/>
            <w:rPrChange w:id="18785" w:author="ETRI-김종원" w:date="2019-12-10T10:44:00Z">
              <w:rPr>
                <w:b w:val="0"/>
              </w:rPr>
            </w:rPrChange>
          </w:rPr>
          <w:delText xml:space="preserve"> </w:delText>
        </w:r>
        <w:r w:rsidRPr="002646CB" w:rsidDel="00930BC1">
          <w:rPr>
            <w:rFonts w:hint="eastAsia"/>
            <w:b w:val="0"/>
            <w:rPrChange w:id="18786" w:author="ETRI-김종원" w:date="2019-12-10T10:44:00Z">
              <w:rPr>
                <w:rFonts w:hint="eastAsia"/>
                <w:b w:val="0"/>
              </w:rPr>
            </w:rPrChange>
          </w:rPr>
          <w:delText>원칙</w:delText>
        </w:r>
      </w:del>
      <w:bookmarkStart w:id="18787" w:name="_Toc21408801"/>
      <w:bookmarkStart w:id="18788" w:name="_Toc21525316"/>
      <w:bookmarkStart w:id="18789" w:name="_Toc23142155"/>
      <w:bookmarkStart w:id="18790" w:name="_Toc23173401"/>
      <w:bookmarkStart w:id="18791" w:name="_Toc23189176"/>
      <w:bookmarkStart w:id="18792" w:name="_Toc23191554"/>
      <w:bookmarkStart w:id="18793" w:name="_Toc23244572"/>
      <w:bookmarkStart w:id="18794" w:name="_Toc23794102"/>
      <w:bookmarkStart w:id="18795" w:name="_Toc23794425"/>
      <w:bookmarkStart w:id="18796" w:name="_Toc23794748"/>
      <w:bookmarkStart w:id="18797" w:name="_Toc23795593"/>
      <w:bookmarkStart w:id="18798" w:name="_Toc23839970"/>
      <w:bookmarkStart w:id="18799" w:name="_Toc26200759"/>
      <w:bookmarkStart w:id="18800" w:name="_Toc26867856"/>
      <w:bookmarkEnd w:id="18787"/>
      <w:bookmarkEnd w:id="18788"/>
      <w:bookmarkEnd w:id="18789"/>
      <w:bookmarkEnd w:id="18790"/>
      <w:bookmarkEnd w:id="18791"/>
      <w:bookmarkEnd w:id="18792"/>
      <w:bookmarkEnd w:id="18793"/>
      <w:bookmarkEnd w:id="18794"/>
      <w:bookmarkEnd w:id="18795"/>
      <w:bookmarkEnd w:id="18796"/>
      <w:bookmarkEnd w:id="18797"/>
      <w:bookmarkEnd w:id="18798"/>
      <w:bookmarkEnd w:id="18799"/>
      <w:bookmarkEnd w:id="18800"/>
    </w:p>
    <w:p w14:paraId="6A12AAD2" w14:textId="53AB444E" w:rsidR="00BA3A72" w:rsidRPr="002646CB" w:rsidDel="004E18D8" w:rsidRDefault="00BA3A72" w:rsidP="00BA3A72">
      <w:pPr>
        <w:rPr>
          <w:del w:id="18801" w:author="박 진상" w:date="2019-10-08T06:27:00Z"/>
          <w:b/>
          <w:rPrChange w:id="18802" w:author="ETRI-김종원" w:date="2019-12-10T10:44:00Z">
            <w:rPr>
              <w:del w:id="18803" w:author="박 진상" w:date="2019-10-08T06:27:00Z"/>
            </w:rPr>
          </w:rPrChange>
        </w:rPr>
      </w:pPr>
      <w:bookmarkStart w:id="18804" w:name="_Toc21408802"/>
      <w:bookmarkStart w:id="18805" w:name="_Toc21525317"/>
      <w:bookmarkStart w:id="18806" w:name="_Toc23142156"/>
      <w:bookmarkStart w:id="18807" w:name="_Toc23173402"/>
      <w:bookmarkStart w:id="18808" w:name="_Toc23189177"/>
      <w:bookmarkStart w:id="18809" w:name="_Toc23191555"/>
      <w:bookmarkStart w:id="18810" w:name="_Toc23244573"/>
      <w:bookmarkStart w:id="18811" w:name="_Toc23794103"/>
      <w:bookmarkStart w:id="18812" w:name="_Toc23794426"/>
      <w:bookmarkStart w:id="18813" w:name="_Toc23794749"/>
      <w:bookmarkStart w:id="18814" w:name="_Toc23795594"/>
      <w:bookmarkStart w:id="18815" w:name="_Toc23839971"/>
      <w:bookmarkStart w:id="18816" w:name="_Toc26200760"/>
      <w:bookmarkStart w:id="18817" w:name="_Toc26867857"/>
      <w:bookmarkEnd w:id="18804"/>
      <w:bookmarkEnd w:id="18805"/>
      <w:bookmarkEnd w:id="18806"/>
      <w:bookmarkEnd w:id="18807"/>
      <w:bookmarkEnd w:id="18808"/>
      <w:bookmarkEnd w:id="18809"/>
      <w:bookmarkEnd w:id="18810"/>
      <w:bookmarkEnd w:id="18811"/>
      <w:bookmarkEnd w:id="18812"/>
      <w:bookmarkEnd w:id="18813"/>
      <w:bookmarkEnd w:id="18814"/>
      <w:bookmarkEnd w:id="18815"/>
      <w:bookmarkEnd w:id="18816"/>
      <w:bookmarkEnd w:id="18817"/>
    </w:p>
    <w:p w14:paraId="69301C11" w14:textId="0559B36D" w:rsidR="007373D3" w:rsidRPr="002646CB" w:rsidDel="004E18D8" w:rsidRDefault="008155C7" w:rsidP="00BA3A72">
      <w:pPr>
        <w:rPr>
          <w:del w:id="18818" w:author="박 진상" w:date="2019-10-08T06:27:00Z"/>
          <w:b/>
          <w:rPrChange w:id="18819" w:author="ETRI-김종원" w:date="2019-12-10T10:44:00Z">
            <w:rPr>
              <w:del w:id="18820" w:author="박 진상" w:date="2019-10-08T06:27:00Z"/>
            </w:rPr>
          </w:rPrChange>
        </w:rPr>
      </w:pPr>
      <w:del w:id="18821" w:author="박 진상" w:date="2019-10-08T06:27:00Z">
        <w:r w:rsidRPr="002646CB" w:rsidDel="004E18D8">
          <w:rPr>
            <w:b/>
            <w:rPrChange w:id="18822" w:author="ETRI-김종원" w:date="2019-12-10T10:44:00Z">
              <w:rPr/>
            </w:rPrChange>
          </w:rPr>
          <w:delText>CES-MG</w:delText>
        </w:r>
        <w:r w:rsidR="007373D3" w:rsidRPr="002646CB" w:rsidDel="004E18D8">
          <w:rPr>
            <w:rFonts w:hint="eastAsia"/>
            <w:b/>
            <w:rPrChange w:id="18823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8824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8825" w:author="ETRI-김종원" w:date="2019-12-10T10:44:00Z">
              <w:rPr>
                <w:rFonts w:hint="eastAsia"/>
              </w:rPr>
            </w:rPrChange>
          </w:rPr>
          <w:delText>보호</w:delText>
        </w:r>
        <w:r w:rsidR="007373D3" w:rsidRPr="002646CB" w:rsidDel="004E18D8">
          <w:rPr>
            <w:b/>
            <w:rPrChange w:id="18826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8827" w:author="ETRI-김종원" w:date="2019-12-10T10:44:00Z">
              <w:rPr>
                <w:rFonts w:hint="eastAsia"/>
              </w:rPr>
            </w:rPrChange>
          </w:rPr>
          <w:delText>분야는</w:delText>
        </w:r>
        <w:r w:rsidR="007373D3" w:rsidRPr="002646CB" w:rsidDel="004E18D8">
          <w:rPr>
            <w:b/>
            <w:rPrChange w:id="18828" w:author="ETRI-김종원" w:date="2019-12-10T10:44:00Z">
              <w:rPr/>
            </w:rPrChange>
          </w:rPr>
          <w:delText xml:space="preserve"> IEC TS 62898-2</w:delText>
        </w:r>
        <w:r w:rsidR="007373D3" w:rsidRPr="002646CB" w:rsidDel="004E18D8">
          <w:rPr>
            <w:rFonts w:hint="eastAsia"/>
            <w:b/>
            <w:rPrChange w:id="18829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8830" w:author="ETRI-김종원" w:date="2019-12-10T10:44:00Z">
              <w:rPr/>
            </w:rPrChange>
          </w:rPr>
          <w:delText xml:space="preserve"> 8</w:delText>
        </w:r>
        <w:r w:rsidR="007373D3" w:rsidRPr="002646CB" w:rsidDel="004E18D8">
          <w:rPr>
            <w:rFonts w:hint="eastAsia"/>
            <w:b/>
            <w:rPrChange w:id="18831" w:author="ETRI-김종원" w:date="2019-12-10T10:44:00Z">
              <w:rPr>
                <w:rFonts w:hint="eastAsia"/>
              </w:rPr>
            </w:rPrChange>
          </w:rPr>
          <w:delText>장</w:delText>
        </w:r>
        <w:r w:rsidR="00E2631E" w:rsidRPr="002646CB" w:rsidDel="004E18D8">
          <w:rPr>
            <w:rFonts w:hint="eastAsia"/>
            <w:b/>
            <w:rPrChange w:id="18832" w:author="ETRI-김종원" w:date="2019-12-10T10:44:00Z">
              <w:rPr>
                <w:rFonts w:hint="eastAsia"/>
              </w:rPr>
            </w:rPrChange>
          </w:rPr>
          <w:delText>을</w:delText>
        </w:r>
        <w:r w:rsidR="00E2631E" w:rsidRPr="002646CB" w:rsidDel="004E18D8">
          <w:rPr>
            <w:b/>
            <w:rPrChange w:id="18833" w:author="ETRI-김종원" w:date="2019-12-10T10:44:00Z">
              <w:rPr/>
            </w:rPrChange>
          </w:rPr>
          <w:delText xml:space="preserve"> </w:delText>
        </w:r>
        <w:r w:rsidR="00E2631E" w:rsidRPr="002646CB" w:rsidDel="004E18D8">
          <w:rPr>
            <w:rFonts w:hint="eastAsia"/>
            <w:b/>
            <w:rPrChange w:id="18834" w:author="ETRI-김종원" w:date="2019-12-10T10:44:00Z">
              <w:rPr>
                <w:rFonts w:hint="eastAsia"/>
              </w:rPr>
            </w:rPrChange>
          </w:rPr>
          <w:delText>따른다</w:delText>
        </w:r>
        <w:r w:rsidR="00E2631E" w:rsidRPr="002646CB" w:rsidDel="004E18D8">
          <w:rPr>
            <w:b/>
            <w:rPrChange w:id="18835" w:author="ETRI-김종원" w:date="2019-12-10T10:44:00Z">
              <w:rPr/>
            </w:rPrChange>
          </w:rPr>
          <w:delText xml:space="preserve">. </w:delText>
        </w:r>
        <w:bookmarkStart w:id="18836" w:name="_Toc21408803"/>
        <w:bookmarkStart w:id="18837" w:name="_Toc21525318"/>
        <w:bookmarkStart w:id="18838" w:name="_Toc23142157"/>
        <w:bookmarkStart w:id="18839" w:name="_Toc23173403"/>
        <w:bookmarkStart w:id="18840" w:name="_Toc23189178"/>
        <w:bookmarkStart w:id="18841" w:name="_Toc23191556"/>
        <w:bookmarkStart w:id="18842" w:name="_Toc23244574"/>
        <w:bookmarkStart w:id="18843" w:name="_Toc23794104"/>
        <w:bookmarkStart w:id="18844" w:name="_Toc23794427"/>
        <w:bookmarkStart w:id="18845" w:name="_Toc23794750"/>
        <w:bookmarkStart w:id="18846" w:name="_Toc23795595"/>
        <w:bookmarkStart w:id="18847" w:name="_Toc23839972"/>
        <w:bookmarkStart w:id="18848" w:name="_Toc26200761"/>
        <w:bookmarkStart w:id="18849" w:name="_Toc26867858"/>
        <w:bookmarkEnd w:id="18836"/>
        <w:bookmarkEnd w:id="18837"/>
        <w:bookmarkEnd w:id="18838"/>
        <w:bookmarkEnd w:id="18839"/>
        <w:bookmarkEnd w:id="18840"/>
        <w:bookmarkEnd w:id="18841"/>
        <w:bookmarkEnd w:id="18842"/>
        <w:bookmarkEnd w:id="18843"/>
        <w:bookmarkEnd w:id="18844"/>
        <w:bookmarkEnd w:id="18845"/>
        <w:bookmarkEnd w:id="18846"/>
        <w:bookmarkEnd w:id="18847"/>
        <w:bookmarkEnd w:id="18848"/>
        <w:bookmarkEnd w:id="18849"/>
      </w:del>
    </w:p>
    <w:p w14:paraId="75B1B9F3" w14:textId="5D4501E9" w:rsidR="007373D3" w:rsidRPr="002646CB" w:rsidDel="004E18D8" w:rsidRDefault="007373D3" w:rsidP="00BA3A72">
      <w:pPr>
        <w:rPr>
          <w:del w:id="18850" w:author="박 진상" w:date="2019-10-08T06:27:00Z"/>
          <w:b/>
          <w:rPrChange w:id="18851" w:author="ETRI-김종원" w:date="2019-12-10T10:44:00Z">
            <w:rPr>
              <w:del w:id="18852" w:author="박 진상" w:date="2019-10-08T06:27:00Z"/>
            </w:rPr>
          </w:rPrChange>
        </w:rPr>
      </w:pPr>
      <w:bookmarkStart w:id="18853" w:name="_Toc21408804"/>
      <w:bookmarkStart w:id="18854" w:name="_Toc21525319"/>
      <w:bookmarkStart w:id="18855" w:name="_Toc23142158"/>
      <w:bookmarkStart w:id="18856" w:name="_Toc23173404"/>
      <w:bookmarkStart w:id="18857" w:name="_Toc23189179"/>
      <w:bookmarkStart w:id="18858" w:name="_Toc23191557"/>
      <w:bookmarkStart w:id="18859" w:name="_Toc23244575"/>
      <w:bookmarkStart w:id="18860" w:name="_Toc23794105"/>
      <w:bookmarkStart w:id="18861" w:name="_Toc23794428"/>
      <w:bookmarkStart w:id="18862" w:name="_Toc23794751"/>
      <w:bookmarkStart w:id="18863" w:name="_Toc23795596"/>
      <w:bookmarkStart w:id="18864" w:name="_Toc23839973"/>
      <w:bookmarkStart w:id="18865" w:name="_Toc26200762"/>
      <w:bookmarkStart w:id="18866" w:name="_Toc26867859"/>
      <w:bookmarkEnd w:id="18853"/>
      <w:bookmarkEnd w:id="18854"/>
      <w:bookmarkEnd w:id="18855"/>
      <w:bookmarkEnd w:id="18856"/>
      <w:bookmarkEnd w:id="18857"/>
      <w:bookmarkEnd w:id="18858"/>
      <w:bookmarkEnd w:id="18859"/>
      <w:bookmarkEnd w:id="18860"/>
      <w:bookmarkEnd w:id="18861"/>
      <w:bookmarkEnd w:id="18862"/>
      <w:bookmarkEnd w:id="18863"/>
      <w:bookmarkEnd w:id="18864"/>
      <w:bookmarkEnd w:id="18865"/>
      <w:bookmarkEnd w:id="18866"/>
    </w:p>
    <w:p w14:paraId="3E379032" w14:textId="300DCC0F" w:rsidR="007373D3" w:rsidRPr="002646CB" w:rsidDel="004E18D8" w:rsidRDefault="00930BC1" w:rsidP="007373D3">
      <w:pPr>
        <w:pStyle w:val="24"/>
        <w:wordWrap/>
        <w:rPr>
          <w:del w:id="18867" w:author="박 진상" w:date="2019-10-08T06:27:00Z"/>
          <w:lang w:eastAsia="ko-KR"/>
          <w:rPrChange w:id="18868" w:author="ETRI-김종원" w:date="2019-12-10T10:44:00Z">
            <w:rPr>
              <w:del w:id="18869" w:author="박 진상" w:date="2019-10-08T06:27:00Z"/>
              <w:lang w:eastAsia="ko-KR"/>
            </w:rPr>
          </w:rPrChange>
        </w:rPr>
      </w:pPr>
      <w:del w:id="18870" w:author="박 진상" w:date="2019-10-08T05:59:00Z">
        <w:r w:rsidRPr="002646CB" w:rsidDel="00930BC1">
          <w:rPr>
            <w:rFonts w:hint="eastAsia"/>
            <w:b w:val="0"/>
            <w:rPrChange w:id="18871" w:author="ETRI-김종원" w:date="2019-12-10T10:44:00Z">
              <w:rPr>
                <w:rFonts w:hint="eastAsia"/>
                <w:b w:val="0"/>
              </w:rPr>
            </w:rPrChange>
          </w:rPr>
          <w:delText>전력</w:delText>
        </w:r>
        <w:r w:rsidRPr="002646CB" w:rsidDel="00930BC1">
          <w:rPr>
            <w:b w:val="0"/>
            <w:rPrChange w:id="18872" w:author="ETRI-김종원" w:date="2019-12-10T10:44:00Z">
              <w:rPr>
                <w:b w:val="0"/>
              </w:rPr>
            </w:rPrChange>
          </w:rPr>
          <w:delText xml:space="preserve"> </w:delText>
        </w:r>
        <w:r w:rsidRPr="002646CB" w:rsidDel="00930BC1">
          <w:rPr>
            <w:rFonts w:hint="eastAsia"/>
            <w:b w:val="0"/>
            <w:rPrChange w:id="18873" w:author="ETRI-김종원" w:date="2019-12-10T10:44:00Z">
              <w:rPr>
                <w:rFonts w:hint="eastAsia"/>
                <w:b w:val="0"/>
              </w:rPr>
            </w:rPrChange>
          </w:rPr>
          <w:delText>품질</w:delText>
        </w:r>
        <w:r w:rsidRPr="002646CB" w:rsidDel="00930BC1">
          <w:rPr>
            <w:b w:val="0"/>
            <w:rPrChange w:id="18874" w:author="ETRI-김종원" w:date="2019-12-10T10:44:00Z">
              <w:rPr>
                <w:b w:val="0"/>
              </w:rPr>
            </w:rPrChange>
          </w:rPr>
          <w:delText xml:space="preserve"> </w:delText>
        </w:r>
        <w:r w:rsidRPr="002646CB" w:rsidDel="00930BC1">
          <w:rPr>
            <w:rFonts w:hint="eastAsia"/>
            <w:b w:val="0"/>
            <w:rPrChange w:id="18875" w:author="ETRI-김종원" w:date="2019-12-10T10:44:00Z">
              <w:rPr>
                <w:rFonts w:hint="eastAsia"/>
                <w:b w:val="0"/>
              </w:rPr>
            </w:rPrChange>
          </w:rPr>
          <w:delText>및</w:delText>
        </w:r>
        <w:r w:rsidRPr="002646CB" w:rsidDel="00930BC1">
          <w:rPr>
            <w:b w:val="0"/>
            <w:rPrChange w:id="18876" w:author="ETRI-김종원" w:date="2019-12-10T10:44:00Z">
              <w:rPr>
                <w:b w:val="0"/>
              </w:rPr>
            </w:rPrChange>
          </w:rPr>
          <w:delText xml:space="preserve"> EMC</w:delText>
        </w:r>
      </w:del>
      <w:bookmarkStart w:id="18877" w:name="_Toc21408805"/>
      <w:bookmarkStart w:id="18878" w:name="_Toc21525320"/>
      <w:bookmarkStart w:id="18879" w:name="_Toc23142159"/>
      <w:bookmarkStart w:id="18880" w:name="_Toc23173405"/>
      <w:bookmarkStart w:id="18881" w:name="_Toc23189180"/>
      <w:bookmarkStart w:id="18882" w:name="_Toc23191558"/>
      <w:bookmarkStart w:id="18883" w:name="_Toc23244576"/>
      <w:bookmarkStart w:id="18884" w:name="_Toc23794106"/>
      <w:bookmarkStart w:id="18885" w:name="_Toc23794429"/>
      <w:bookmarkStart w:id="18886" w:name="_Toc23794752"/>
      <w:bookmarkStart w:id="18887" w:name="_Toc23795597"/>
      <w:bookmarkStart w:id="18888" w:name="_Toc23839974"/>
      <w:bookmarkStart w:id="18889" w:name="_Toc26200763"/>
      <w:bookmarkStart w:id="18890" w:name="_Toc26867860"/>
      <w:bookmarkEnd w:id="18877"/>
      <w:bookmarkEnd w:id="18878"/>
      <w:bookmarkEnd w:id="18879"/>
      <w:bookmarkEnd w:id="18880"/>
      <w:bookmarkEnd w:id="18881"/>
      <w:bookmarkEnd w:id="18882"/>
      <w:bookmarkEnd w:id="18883"/>
      <w:bookmarkEnd w:id="18884"/>
      <w:bookmarkEnd w:id="18885"/>
      <w:bookmarkEnd w:id="18886"/>
      <w:bookmarkEnd w:id="18887"/>
      <w:bookmarkEnd w:id="18888"/>
      <w:bookmarkEnd w:id="18889"/>
      <w:bookmarkEnd w:id="18890"/>
    </w:p>
    <w:p w14:paraId="74A39DCF" w14:textId="1C5A2661" w:rsidR="007373D3" w:rsidRPr="002646CB" w:rsidDel="004E18D8" w:rsidRDefault="007373D3" w:rsidP="007373D3">
      <w:pPr>
        <w:rPr>
          <w:del w:id="18891" w:author="박 진상" w:date="2019-10-08T06:27:00Z"/>
          <w:b/>
          <w:rPrChange w:id="18892" w:author="ETRI-김종원" w:date="2019-12-10T10:44:00Z">
            <w:rPr>
              <w:del w:id="18893" w:author="박 진상" w:date="2019-10-08T06:27:00Z"/>
            </w:rPr>
          </w:rPrChange>
        </w:rPr>
      </w:pPr>
      <w:bookmarkStart w:id="18894" w:name="_Toc21408806"/>
      <w:bookmarkStart w:id="18895" w:name="_Toc21525321"/>
      <w:bookmarkStart w:id="18896" w:name="_Toc23142160"/>
      <w:bookmarkStart w:id="18897" w:name="_Toc23173406"/>
      <w:bookmarkStart w:id="18898" w:name="_Toc23189181"/>
      <w:bookmarkStart w:id="18899" w:name="_Toc23191559"/>
      <w:bookmarkStart w:id="18900" w:name="_Toc23244577"/>
      <w:bookmarkStart w:id="18901" w:name="_Toc23794107"/>
      <w:bookmarkStart w:id="18902" w:name="_Toc23794430"/>
      <w:bookmarkStart w:id="18903" w:name="_Toc23794753"/>
      <w:bookmarkStart w:id="18904" w:name="_Toc23795598"/>
      <w:bookmarkStart w:id="18905" w:name="_Toc23839975"/>
      <w:bookmarkStart w:id="18906" w:name="_Toc26200764"/>
      <w:bookmarkStart w:id="18907" w:name="_Toc26867861"/>
      <w:bookmarkEnd w:id="18894"/>
      <w:bookmarkEnd w:id="18895"/>
      <w:bookmarkEnd w:id="18896"/>
      <w:bookmarkEnd w:id="18897"/>
      <w:bookmarkEnd w:id="18898"/>
      <w:bookmarkEnd w:id="18899"/>
      <w:bookmarkEnd w:id="18900"/>
      <w:bookmarkEnd w:id="18901"/>
      <w:bookmarkEnd w:id="18902"/>
      <w:bookmarkEnd w:id="18903"/>
      <w:bookmarkEnd w:id="18904"/>
      <w:bookmarkEnd w:id="18905"/>
      <w:bookmarkEnd w:id="18906"/>
      <w:bookmarkEnd w:id="18907"/>
    </w:p>
    <w:p w14:paraId="43EA11A0" w14:textId="561CE678" w:rsidR="007373D3" w:rsidRPr="002646CB" w:rsidDel="004E18D8" w:rsidRDefault="008155C7" w:rsidP="007373D3">
      <w:pPr>
        <w:rPr>
          <w:del w:id="18908" w:author="박 진상" w:date="2019-10-08T06:27:00Z"/>
          <w:b/>
          <w:rPrChange w:id="18909" w:author="ETRI-김종원" w:date="2019-12-10T10:44:00Z">
            <w:rPr>
              <w:del w:id="18910" w:author="박 진상" w:date="2019-10-08T06:27:00Z"/>
            </w:rPr>
          </w:rPrChange>
        </w:rPr>
      </w:pPr>
      <w:del w:id="18911" w:author="박 진상" w:date="2019-10-08T06:27:00Z">
        <w:r w:rsidRPr="002646CB" w:rsidDel="004E18D8">
          <w:rPr>
            <w:b/>
            <w:rPrChange w:id="18912" w:author="ETRI-김종원" w:date="2019-12-10T10:44:00Z">
              <w:rPr/>
            </w:rPrChange>
          </w:rPr>
          <w:delText>CES-MG</w:delText>
        </w:r>
        <w:r w:rsidR="007373D3" w:rsidRPr="002646CB" w:rsidDel="004E18D8">
          <w:rPr>
            <w:rFonts w:hint="eastAsia"/>
            <w:b/>
            <w:rPrChange w:id="18913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8914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8915" w:author="ETRI-김종원" w:date="2019-12-10T10:44:00Z">
              <w:rPr>
                <w:rFonts w:hint="eastAsia"/>
              </w:rPr>
            </w:rPrChange>
          </w:rPr>
          <w:delText>전력</w:delText>
        </w:r>
        <w:r w:rsidR="007373D3" w:rsidRPr="002646CB" w:rsidDel="004E18D8">
          <w:rPr>
            <w:b/>
            <w:rPrChange w:id="18916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8917" w:author="ETRI-김종원" w:date="2019-12-10T10:44:00Z">
              <w:rPr>
                <w:rFonts w:hint="eastAsia"/>
              </w:rPr>
            </w:rPrChange>
          </w:rPr>
          <w:delText>품질</w:delText>
        </w:r>
        <w:r w:rsidR="007373D3" w:rsidRPr="002646CB" w:rsidDel="004E18D8">
          <w:rPr>
            <w:b/>
            <w:rPrChange w:id="18918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8919" w:author="ETRI-김종원" w:date="2019-12-10T10:44:00Z">
              <w:rPr>
                <w:rFonts w:hint="eastAsia"/>
              </w:rPr>
            </w:rPrChange>
          </w:rPr>
          <w:delText>및</w:delText>
        </w:r>
        <w:r w:rsidR="007373D3" w:rsidRPr="002646CB" w:rsidDel="004E18D8">
          <w:rPr>
            <w:b/>
            <w:rPrChange w:id="18920" w:author="ETRI-김종원" w:date="2019-12-10T10:44:00Z">
              <w:rPr/>
            </w:rPrChange>
          </w:rPr>
          <w:delText xml:space="preserve"> EMC </w:delText>
        </w:r>
        <w:r w:rsidR="007373D3" w:rsidRPr="002646CB" w:rsidDel="004E18D8">
          <w:rPr>
            <w:rFonts w:hint="eastAsia"/>
            <w:b/>
            <w:rPrChange w:id="18921" w:author="ETRI-김종원" w:date="2019-12-10T10:44:00Z">
              <w:rPr>
                <w:rFonts w:hint="eastAsia"/>
              </w:rPr>
            </w:rPrChange>
          </w:rPr>
          <w:delText>분야는</w:delText>
        </w:r>
        <w:r w:rsidR="007373D3" w:rsidRPr="002646CB" w:rsidDel="004E18D8">
          <w:rPr>
            <w:b/>
            <w:rPrChange w:id="18922" w:author="ETRI-김종원" w:date="2019-12-10T10:44:00Z">
              <w:rPr/>
            </w:rPrChange>
          </w:rPr>
          <w:delText xml:space="preserve"> IEC TS 62898-2</w:delText>
        </w:r>
        <w:r w:rsidR="007373D3" w:rsidRPr="002646CB" w:rsidDel="004E18D8">
          <w:rPr>
            <w:rFonts w:hint="eastAsia"/>
            <w:b/>
            <w:rPrChange w:id="18923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8924" w:author="ETRI-김종원" w:date="2019-12-10T10:44:00Z">
              <w:rPr/>
            </w:rPrChange>
          </w:rPr>
          <w:delText xml:space="preserve"> 9</w:delText>
        </w:r>
        <w:r w:rsidR="007373D3" w:rsidRPr="002646CB" w:rsidDel="004E18D8">
          <w:rPr>
            <w:rFonts w:hint="eastAsia"/>
            <w:b/>
            <w:rPrChange w:id="18925" w:author="ETRI-김종원" w:date="2019-12-10T10:44:00Z">
              <w:rPr>
                <w:rFonts w:hint="eastAsia"/>
              </w:rPr>
            </w:rPrChange>
          </w:rPr>
          <w:delText>장</w:delText>
        </w:r>
        <w:r w:rsidR="00E2631E" w:rsidRPr="002646CB" w:rsidDel="004E18D8">
          <w:rPr>
            <w:rFonts w:hint="eastAsia"/>
            <w:b/>
            <w:rPrChange w:id="18926" w:author="ETRI-김종원" w:date="2019-12-10T10:44:00Z">
              <w:rPr>
                <w:rFonts w:hint="eastAsia"/>
              </w:rPr>
            </w:rPrChange>
          </w:rPr>
          <w:delText>을</w:delText>
        </w:r>
        <w:r w:rsidR="00E2631E" w:rsidRPr="002646CB" w:rsidDel="004E18D8">
          <w:rPr>
            <w:b/>
            <w:rPrChange w:id="18927" w:author="ETRI-김종원" w:date="2019-12-10T10:44:00Z">
              <w:rPr/>
            </w:rPrChange>
          </w:rPr>
          <w:delText xml:space="preserve"> </w:delText>
        </w:r>
        <w:r w:rsidR="00E2631E" w:rsidRPr="002646CB" w:rsidDel="004E18D8">
          <w:rPr>
            <w:rFonts w:hint="eastAsia"/>
            <w:b/>
            <w:rPrChange w:id="18928" w:author="ETRI-김종원" w:date="2019-12-10T10:44:00Z">
              <w:rPr>
                <w:rFonts w:hint="eastAsia"/>
              </w:rPr>
            </w:rPrChange>
          </w:rPr>
          <w:delText>따른다</w:delText>
        </w:r>
        <w:r w:rsidR="00E2631E" w:rsidRPr="002646CB" w:rsidDel="004E18D8">
          <w:rPr>
            <w:b/>
            <w:rPrChange w:id="18929" w:author="ETRI-김종원" w:date="2019-12-10T10:44:00Z">
              <w:rPr/>
            </w:rPrChange>
          </w:rPr>
          <w:delText xml:space="preserve">. </w:delText>
        </w:r>
        <w:bookmarkStart w:id="18930" w:name="_Toc21408807"/>
        <w:bookmarkStart w:id="18931" w:name="_Toc21525322"/>
        <w:bookmarkStart w:id="18932" w:name="_Toc23142161"/>
        <w:bookmarkStart w:id="18933" w:name="_Toc23173407"/>
        <w:bookmarkStart w:id="18934" w:name="_Toc23189182"/>
        <w:bookmarkStart w:id="18935" w:name="_Toc23191560"/>
        <w:bookmarkStart w:id="18936" w:name="_Toc23244578"/>
        <w:bookmarkStart w:id="18937" w:name="_Toc23794108"/>
        <w:bookmarkStart w:id="18938" w:name="_Toc23794431"/>
        <w:bookmarkStart w:id="18939" w:name="_Toc23794754"/>
        <w:bookmarkStart w:id="18940" w:name="_Toc23795599"/>
        <w:bookmarkStart w:id="18941" w:name="_Toc23839976"/>
        <w:bookmarkStart w:id="18942" w:name="_Toc26200765"/>
        <w:bookmarkStart w:id="18943" w:name="_Toc26867862"/>
        <w:bookmarkEnd w:id="18930"/>
        <w:bookmarkEnd w:id="18931"/>
        <w:bookmarkEnd w:id="18932"/>
        <w:bookmarkEnd w:id="18933"/>
        <w:bookmarkEnd w:id="18934"/>
        <w:bookmarkEnd w:id="18935"/>
        <w:bookmarkEnd w:id="18936"/>
        <w:bookmarkEnd w:id="18937"/>
        <w:bookmarkEnd w:id="18938"/>
        <w:bookmarkEnd w:id="18939"/>
        <w:bookmarkEnd w:id="18940"/>
        <w:bookmarkEnd w:id="18941"/>
        <w:bookmarkEnd w:id="18942"/>
        <w:bookmarkEnd w:id="18943"/>
      </w:del>
    </w:p>
    <w:p w14:paraId="4160EC72" w14:textId="4D49F284" w:rsidR="00087689" w:rsidRPr="002646CB" w:rsidRDefault="00DC4888" w:rsidP="00087689">
      <w:pPr>
        <w:pStyle w:val="24"/>
        <w:numPr>
          <w:ilvl w:val="1"/>
          <w:numId w:val="18"/>
        </w:numPr>
        <w:tabs>
          <w:tab w:val="clear" w:pos="0"/>
          <w:tab w:val="num" w:pos="1985"/>
        </w:tabs>
        <w:ind w:leftChars="-1" w:left="-2" w:firstLine="1"/>
        <w:rPr>
          <w:ins w:id="18944" w:author="박 진상" w:date="2019-10-08T06:10:00Z"/>
          <w:noProof w:val="0"/>
          <w:lang w:eastAsia="ko-KR"/>
          <w:rPrChange w:id="18945" w:author="ETRI-김종원" w:date="2019-12-10T10:44:00Z">
            <w:rPr>
              <w:ins w:id="18946" w:author="박 진상" w:date="2019-10-08T06:10:00Z"/>
              <w:noProof w:val="0"/>
              <w:color w:val="000000" w:themeColor="text1"/>
              <w:lang w:eastAsia="ko-KR"/>
            </w:rPr>
          </w:rPrChange>
        </w:rPr>
      </w:pPr>
      <w:bookmarkStart w:id="18947" w:name="_Toc26867863"/>
      <w:ins w:id="18948" w:author="박 진상" w:date="2019-10-28T18:25:00Z">
        <w:r w:rsidRPr="002646CB">
          <w:rPr>
            <w:rFonts w:hint="eastAsia"/>
            <w:lang w:eastAsia="ko-KR"/>
            <w:rPrChange w:id="18949" w:author="ETRI-김종원" w:date="2019-12-10T10:44:00Z">
              <w:rPr>
                <w:rFonts w:hint="eastAsia"/>
                <w:color w:val="000000" w:themeColor="text1"/>
                <w:lang w:eastAsia="ko-KR"/>
              </w:rPr>
            </w:rPrChange>
          </w:rPr>
          <w:t>신뢰지표</w:t>
        </w:r>
      </w:ins>
      <w:ins w:id="18950" w:author="박 진상" w:date="2019-10-15T15:22:00Z">
        <w:r w:rsidR="00660107" w:rsidRPr="002646CB">
          <w:rPr>
            <w:lang w:eastAsia="ko-KR"/>
            <w:rPrChange w:id="18951" w:author="ETRI-김종원" w:date="2019-12-10T10:44:00Z">
              <w:rPr>
                <w:color w:val="000000" w:themeColor="text1"/>
                <w:lang w:eastAsia="ko-KR"/>
              </w:rPr>
            </w:rPrChange>
          </w:rPr>
          <w:t>(RI)</w:t>
        </w:r>
      </w:ins>
      <w:bookmarkEnd w:id="18947"/>
    </w:p>
    <w:p w14:paraId="177E5334" w14:textId="77777777" w:rsidR="004E18D8" w:rsidRPr="002646CB" w:rsidRDefault="004E18D8" w:rsidP="00087689">
      <w:pPr>
        <w:rPr>
          <w:ins w:id="18952" w:author="박 진상" w:date="2019-10-08T06:27:00Z"/>
          <w:lang w:val="de-DE"/>
          <w:rPrChange w:id="18953" w:author="ETRI-김종원" w:date="2019-12-10T10:44:00Z">
            <w:rPr>
              <w:ins w:id="18954" w:author="박 진상" w:date="2019-10-08T06:27:00Z"/>
              <w:color w:val="000000" w:themeColor="text1"/>
              <w:lang w:val="de-DE"/>
            </w:rPr>
          </w:rPrChange>
        </w:rPr>
      </w:pPr>
    </w:p>
    <w:p w14:paraId="3E5BA09D" w14:textId="5932A539" w:rsidR="00087689" w:rsidRPr="002646CB" w:rsidRDefault="00DC4888" w:rsidP="00087689">
      <w:pPr>
        <w:rPr>
          <w:ins w:id="18955" w:author="ETRI-김종원" w:date="2019-11-04T20:45:00Z"/>
          <w:lang w:val="de-DE"/>
          <w:rPrChange w:id="18956" w:author="ETRI-김종원" w:date="2019-12-10T10:44:00Z">
            <w:rPr>
              <w:ins w:id="18957" w:author="ETRI-김종원" w:date="2019-11-04T20:45:00Z"/>
              <w:color w:val="000000" w:themeColor="text1"/>
              <w:lang w:val="de-DE"/>
            </w:rPr>
          </w:rPrChange>
        </w:rPr>
      </w:pPr>
      <w:ins w:id="18958" w:author="박 진상" w:date="2019-10-28T18:25:00Z">
        <w:r w:rsidRPr="002646CB">
          <w:rPr>
            <w:rFonts w:hint="eastAsia"/>
            <w:lang w:val="de-DE"/>
            <w:rPrChange w:id="18959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신뢰지표</w:t>
        </w:r>
      </w:ins>
      <w:ins w:id="18960" w:author="박 진상" w:date="2019-10-28T20:14:00Z">
        <w:r w:rsidR="005A2268" w:rsidRPr="002646CB">
          <w:rPr>
            <w:rFonts w:hint="eastAsia"/>
            <w:lang w:val="de-DE"/>
            <w:rPrChange w:id="18961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(</w:t>
        </w:r>
        <w:r w:rsidR="005A2268" w:rsidRPr="002646CB">
          <w:rPr>
            <w:lang w:val="de-DE"/>
            <w:rPrChange w:id="18962" w:author="ETRI-김종원" w:date="2019-12-10T10:44:00Z">
              <w:rPr>
                <w:color w:val="000000" w:themeColor="text1"/>
                <w:lang w:val="de-DE"/>
              </w:rPr>
            </w:rPrChange>
          </w:rPr>
          <w:t>RI)</w:t>
        </w:r>
      </w:ins>
      <w:ins w:id="18963" w:author="박 진상" w:date="2019-10-08T06:10:00Z">
        <w:r w:rsidR="00087689" w:rsidRPr="002646CB">
          <w:rPr>
            <w:rFonts w:hint="eastAsia"/>
            <w:lang w:val="de-DE"/>
            <w:rPrChange w:id="18964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lang w:val="de-DE"/>
            <w:rPrChange w:id="18965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8966" w:author="ETRI-김종원" w:date="2019-12-02T17:07:00Z">
        <w:r w:rsidR="00F2169F" w:rsidRPr="002646CB">
          <w:rPr>
            <w:rFonts w:hint="eastAsia"/>
            <w:rPrChange w:id="18967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Fonts w:hint="eastAsia"/>
            <w:rPrChange w:id="18968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8969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Fonts w:hint="eastAsia"/>
            <w:rPrChange w:id="18970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8971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 w:rsidDel="00F2169F">
          <w:rPr>
            <w:rFonts w:hint="eastAsia"/>
            <w:rPrChange w:id="18972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18973" w:author="박 진상" w:date="2019-10-28T19:50:00Z">
        <w:del w:id="18974" w:author="ETRI-김종원" w:date="2019-12-02T17:07:00Z">
          <w:r w:rsidR="00E2768C" w:rsidRPr="002646CB" w:rsidDel="00F2169F">
            <w:rPr>
              <w:rFonts w:hint="eastAsia"/>
              <w:rPrChange w:id="18975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="00E2768C" w:rsidRPr="002646CB" w:rsidDel="00F2169F">
            <w:rPr>
              <w:rPrChange w:id="18976" w:author="ETRI-김종원" w:date="2019-12-10T10:44:00Z">
                <w:rPr/>
              </w:rPrChange>
            </w:rPr>
            <w:delText>-</w:delText>
          </w:r>
          <w:r w:rsidR="00E2768C" w:rsidRPr="002646CB" w:rsidDel="00F2169F">
            <w:rPr>
              <w:rFonts w:hint="eastAsia"/>
              <w:rPrChange w:id="18977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="00E2768C" w:rsidRPr="002646CB" w:rsidDel="00F2169F">
            <w:rPr>
              <w:rPrChange w:id="18978" w:author="ETRI-김종원" w:date="2019-12-10T10:44:00Z">
                <w:rPr/>
              </w:rPrChange>
            </w:rPr>
            <w:delText xml:space="preserve"> </w:delText>
          </w:r>
          <w:r w:rsidR="00E2768C" w:rsidRPr="002646CB" w:rsidDel="00F2169F">
            <w:rPr>
              <w:rFonts w:hint="eastAsia"/>
              <w:rPrChange w:id="18979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="00E2768C" w:rsidRPr="002646CB" w:rsidDel="00F2169F">
            <w:rPr>
              <w:rPrChange w:id="18980" w:author="ETRI-김종원" w:date="2019-12-10T10:44:00Z">
                <w:rPr/>
              </w:rPrChange>
            </w:rPr>
            <w:delText xml:space="preserve"> </w:delText>
          </w:r>
        </w:del>
        <w:r w:rsidR="00E2768C" w:rsidRPr="002646CB">
          <w:rPr>
            <w:rFonts w:hint="eastAsia"/>
            <w:rPrChange w:id="18981" w:author="ETRI-김종원" w:date="2019-12-10T10:44:00Z">
              <w:rPr>
                <w:rFonts w:hint="eastAsia"/>
              </w:rPr>
            </w:rPrChange>
          </w:rPr>
          <w:t>운영시</w:t>
        </w:r>
        <w:r w:rsidR="00E2768C" w:rsidRPr="002646CB">
          <w:rPr>
            <w:rPrChange w:id="18982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8983" w:author="ETRI-김종원" w:date="2019-12-10T10:44:00Z">
              <w:rPr>
                <w:rFonts w:hint="eastAsia"/>
              </w:rPr>
            </w:rPrChange>
          </w:rPr>
          <w:t>입찰한</w:t>
        </w:r>
        <w:r w:rsidR="00E2768C" w:rsidRPr="002646CB">
          <w:rPr>
            <w:rPrChange w:id="18984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8985" w:author="ETRI-김종원" w:date="2019-12-10T10:44:00Z">
              <w:rPr>
                <w:rFonts w:hint="eastAsia"/>
              </w:rPr>
            </w:rPrChange>
          </w:rPr>
          <w:t>발전량을</w:t>
        </w:r>
        <w:r w:rsidR="00E2768C" w:rsidRPr="002646CB">
          <w:rPr>
            <w:rPrChange w:id="18986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8987" w:author="ETRI-김종원" w:date="2019-12-10T10:44:00Z">
              <w:rPr>
                <w:rFonts w:hint="eastAsia"/>
              </w:rPr>
            </w:rPrChange>
          </w:rPr>
          <w:t>기준으로</w:t>
        </w:r>
        <w:r w:rsidR="00E2768C" w:rsidRPr="002646CB">
          <w:rPr>
            <w:rPrChange w:id="18988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8989" w:author="ETRI-김종원" w:date="2019-12-10T10:44:00Z">
              <w:rPr>
                <w:rFonts w:hint="eastAsia"/>
              </w:rPr>
            </w:rPrChange>
          </w:rPr>
          <w:t>실제</w:t>
        </w:r>
        <w:r w:rsidR="00E2768C" w:rsidRPr="002646CB">
          <w:rPr>
            <w:rPrChange w:id="18990" w:author="ETRI-김종원" w:date="2019-12-10T10:44:00Z">
              <w:rPr/>
            </w:rPrChange>
          </w:rPr>
          <w:t xml:space="preserve"> </w:t>
        </w:r>
      </w:ins>
      <w:ins w:id="18991" w:author="ETRI-김종원" w:date="2019-12-02T17:27:00Z">
        <w:r w:rsidR="00647810" w:rsidRPr="002646CB">
          <w:rPr>
            <w:rFonts w:hint="eastAsia"/>
            <w:rPrChange w:id="18992" w:author="ETRI-김종원" w:date="2019-12-10T10:44:00Z">
              <w:rPr>
                <w:rFonts w:hint="eastAsia"/>
              </w:rPr>
            </w:rPrChange>
          </w:rPr>
          <w:t>발전</w:t>
        </w:r>
      </w:ins>
      <w:ins w:id="18993" w:author="박 진상" w:date="2019-10-28T19:50:00Z">
        <w:del w:id="18994" w:author="ETRI-김종원" w:date="2019-12-02T17:27:00Z">
          <w:r w:rsidR="00E2768C" w:rsidRPr="002646CB" w:rsidDel="00647810">
            <w:rPr>
              <w:rFonts w:hint="eastAsia"/>
              <w:rPrChange w:id="18995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="00E2768C" w:rsidRPr="002646CB">
          <w:rPr>
            <w:rFonts w:hint="eastAsia"/>
            <w:rPrChange w:id="18996" w:author="ETRI-김종원" w:date="2019-12-10T10:44:00Z">
              <w:rPr>
                <w:rFonts w:hint="eastAsia"/>
              </w:rPr>
            </w:rPrChange>
          </w:rPr>
          <w:t>량이</w:t>
        </w:r>
        <w:r w:rsidR="00E2768C" w:rsidRPr="002646CB">
          <w:rPr>
            <w:rPrChange w:id="18997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8998" w:author="ETRI-김종원" w:date="2019-12-10T10:44:00Z">
              <w:rPr>
                <w:rFonts w:hint="eastAsia"/>
              </w:rPr>
            </w:rPrChange>
          </w:rPr>
          <w:t>유사하게</w:t>
        </w:r>
        <w:r w:rsidR="00E2768C" w:rsidRPr="002646CB">
          <w:rPr>
            <w:rPrChange w:id="18999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00" w:author="ETRI-김종원" w:date="2019-12-10T10:44:00Z">
              <w:rPr>
                <w:rFonts w:hint="eastAsia"/>
              </w:rPr>
            </w:rPrChange>
          </w:rPr>
          <w:t>추종하는지를</w:t>
        </w:r>
        <w:r w:rsidR="00E2768C" w:rsidRPr="002646CB">
          <w:rPr>
            <w:rPrChange w:id="19001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02" w:author="ETRI-김종원" w:date="2019-12-10T10:44:00Z">
              <w:rPr>
                <w:rFonts w:hint="eastAsia"/>
              </w:rPr>
            </w:rPrChange>
          </w:rPr>
          <w:t>나타내는</w:t>
        </w:r>
        <w:r w:rsidR="00E2768C" w:rsidRPr="002646CB">
          <w:rPr>
            <w:rPrChange w:id="1900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04" w:author="ETRI-김종원" w:date="2019-12-10T10:44:00Z">
              <w:rPr>
                <w:rFonts w:hint="eastAsia"/>
              </w:rPr>
            </w:rPrChange>
          </w:rPr>
          <w:t>특성지표로서</w:t>
        </w:r>
        <w:r w:rsidR="00E2768C" w:rsidRPr="002646CB">
          <w:rPr>
            <w:rPrChange w:id="19005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06" w:author="ETRI-김종원" w:date="2019-12-10T10:44:00Z">
              <w:rPr>
                <w:rFonts w:hint="eastAsia"/>
              </w:rPr>
            </w:rPrChange>
          </w:rPr>
          <w:t>이</w:t>
        </w:r>
        <w:r w:rsidR="00E2768C" w:rsidRPr="002646CB">
          <w:rPr>
            <w:rPrChange w:id="19007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08" w:author="ETRI-김종원" w:date="2019-12-10T10:44:00Z">
              <w:rPr>
                <w:rFonts w:hint="eastAsia"/>
              </w:rPr>
            </w:rPrChange>
          </w:rPr>
          <w:t>표준에서는</w:t>
        </w:r>
        <w:r w:rsidR="00E2768C" w:rsidRPr="002646CB">
          <w:rPr>
            <w:rPrChange w:id="19009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10" w:author="ETRI-김종원" w:date="2019-12-10T10:44:00Z">
              <w:rPr>
                <w:rFonts w:hint="eastAsia"/>
              </w:rPr>
            </w:rPrChange>
          </w:rPr>
          <w:t>입찰한</w:t>
        </w:r>
        <w:r w:rsidR="00E2768C" w:rsidRPr="002646CB">
          <w:rPr>
            <w:rPrChange w:id="19011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12" w:author="ETRI-김종원" w:date="2019-12-10T10:44:00Z">
              <w:rPr>
                <w:rFonts w:hint="eastAsia"/>
              </w:rPr>
            </w:rPrChange>
          </w:rPr>
          <w:t>발전량과</w:t>
        </w:r>
        <w:r w:rsidR="00E2768C" w:rsidRPr="002646CB">
          <w:rPr>
            <w:rPrChange w:id="1901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14" w:author="ETRI-김종원" w:date="2019-12-10T10:44:00Z">
              <w:rPr>
                <w:rFonts w:hint="eastAsia"/>
              </w:rPr>
            </w:rPrChange>
          </w:rPr>
          <w:t>실제</w:t>
        </w:r>
        <w:r w:rsidR="00E2768C" w:rsidRPr="002646CB">
          <w:rPr>
            <w:rPrChange w:id="19015" w:author="ETRI-김종원" w:date="2019-12-10T10:44:00Z">
              <w:rPr/>
            </w:rPrChange>
          </w:rPr>
          <w:t xml:space="preserve"> </w:t>
        </w:r>
      </w:ins>
      <w:ins w:id="19016" w:author="ETRI-김종원" w:date="2019-12-02T17:27:00Z">
        <w:r w:rsidR="00647810" w:rsidRPr="002646CB">
          <w:rPr>
            <w:rFonts w:hint="eastAsia"/>
            <w:rPrChange w:id="19017" w:author="ETRI-김종원" w:date="2019-12-10T10:44:00Z">
              <w:rPr>
                <w:rFonts w:hint="eastAsia"/>
              </w:rPr>
            </w:rPrChange>
          </w:rPr>
          <w:t>발전</w:t>
        </w:r>
      </w:ins>
      <w:ins w:id="19018" w:author="박 진상" w:date="2019-10-28T19:50:00Z">
        <w:del w:id="19019" w:author="ETRI-김종원" w:date="2019-12-02T17:27:00Z">
          <w:r w:rsidR="00E2768C" w:rsidRPr="002646CB" w:rsidDel="00647810">
            <w:rPr>
              <w:rFonts w:hint="eastAsia"/>
              <w:rPrChange w:id="19020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="00E2768C" w:rsidRPr="002646CB">
          <w:rPr>
            <w:rFonts w:hint="eastAsia"/>
            <w:rPrChange w:id="19021" w:author="ETRI-김종원" w:date="2019-12-10T10:44:00Z">
              <w:rPr>
                <w:rFonts w:hint="eastAsia"/>
              </w:rPr>
            </w:rPrChange>
          </w:rPr>
          <w:t>량을</w:t>
        </w:r>
        <w:r w:rsidR="00E2768C" w:rsidRPr="002646CB">
          <w:rPr>
            <w:rPrChange w:id="19022" w:author="ETRI-김종원" w:date="2019-12-10T10:44:00Z">
              <w:rPr/>
            </w:rPrChange>
          </w:rPr>
          <w:t xml:space="preserve"> 5</w:t>
        </w:r>
        <w:r w:rsidR="00E2768C" w:rsidRPr="002646CB">
          <w:rPr>
            <w:rFonts w:hint="eastAsia"/>
            <w:rPrChange w:id="19023" w:author="ETRI-김종원" w:date="2019-12-10T10:44:00Z">
              <w:rPr>
                <w:rFonts w:hint="eastAsia"/>
              </w:rPr>
            </w:rPrChange>
          </w:rPr>
          <w:t>분단위로</w:t>
        </w:r>
        <w:r w:rsidR="00E2768C" w:rsidRPr="002646CB">
          <w:rPr>
            <w:rPrChange w:id="19024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25" w:author="ETRI-김종원" w:date="2019-12-10T10:44:00Z">
              <w:rPr>
                <w:rFonts w:hint="eastAsia"/>
              </w:rPr>
            </w:rPrChange>
          </w:rPr>
          <w:t>비교하여</w:t>
        </w:r>
        <w:r w:rsidR="00E2768C" w:rsidRPr="002646CB">
          <w:rPr>
            <w:rPrChange w:id="19026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27" w:author="ETRI-김종원" w:date="2019-12-10T10:44:00Z">
              <w:rPr>
                <w:rFonts w:hint="eastAsia"/>
              </w:rPr>
            </w:rPrChange>
          </w:rPr>
          <w:t>평균절대백분률오차</w:t>
        </w:r>
      </w:ins>
      <w:ins w:id="19028" w:author="박 진상" w:date="2019-10-28T20:30:00Z">
        <w:r w:rsidR="00E85B84" w:rsidRPr="002646CB">
          <w:rPr>
            <w:rFonts w:hint="eastAsia"/>
            <w:rPrChange w:id="19029" w:author="ETRI-김종원" w:date="2019-12-10T10:44:00Z">
              <w:rPr>
                <w:rFonts w:hint="eastAsia"/>
              </w:rPr>
            </w:rPrChange>
          </w:rPr>
          <w:t>(</w:t>
        </w:r>
        <w:r w:rsidR="00E85B84" w:rsidRPr="002646CB">
          <w:rPr>
            <w:rPrChange w:id="19030" w:author="ETRI-김종원" w:date="2019-12-10T10:44:00Z">
              <w:rPr/>
            </w:rPrChange>
          </w:rPr>
          <w:t>MAPE)</w:t>
        </w:r>
      </w:ins>
      <w:ins w:id="19031" w:author="박 진상" w:date="2019-10-28T19:50:00Z">
        <w:r w:rsidR="00E2768C" w:rsidRPr="002646CB">
          <w:rPr>
            <w:rFonts w:hint="eastAsia"/>
            <w:rPrChange w:id="19032" w:author="ETRI-김종원" w:date="2019-12-10T10:44:00Z">
              <w:rPr>
                <w:rFonts w:hint="eastAsia"/>
              </w:rPr>
            </w:rPrChange>
          </w:rPr>
          <w:t>를</w:t>
        </w:r>
        <w:r w:rsidR="00E2768C" w:rsidRPr="002646CB">
          <w:rPr>
            <w:rPrChange w:id="1903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34" w:author="ETRI-김종원" w:date="2019-12-10T10:44:00Z">
              <w:rPr>
                <w:rFonts w:hint="eastAsia"/>
              </w:rPr>
            </w:rPrChange>
          </w:rPr>
          <w:t>통해</w:t>
        </w:r>
        <w:r w:rsidR="00E2768C" w:rsidRPr="002646CB">
          <w:rPr>
            <w:rPrChange w:id="19035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36" w:author="ETRI-김종원" w:date="2019-12-10T10:44:00Z">
              <w:rPr>
                <w:rFonts w:hint="eastAsia"/>
              </w:rPr>
            </w:rPrChange>
          </w:rPr>
          <w:t>계산되는</w:t>
        </w:r>
        <w:r w:rsidR="00E2768C" w:rsidRPr="002646CB">
          <w:rPr>
            <w:rPrChange w:id="19037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rPrChange w:id="19038" w:author="ETRI-김종원" w:date="2019-12-10T10:44:00Z">
              <w:rPr>
                <w:rFonts w:hint="eastAsia"/>
              </w:rPr>
            </w:rPrChange>
          </w:rPr>
          <w:t>값이며</w:t>
        </w:r>
        <w:r w:rsidR="00E2768C" w:rsidRPr="002646CB">
          <w:rPr>
            <w:rFonts w:hint="eastAsia"/>
            <w:rPrChange w:id="19039" w:author="ETRI-김종원" w:date="2019-12-10T10:44:00Z">
              <w:rPr>
                <w:rFonts w:hint="eastAsia"/>
              </w:rPr>
            </w:rPrChange>
          </w:rPr>
          <w:t xml:space="preserve"> </w:t>
        </w:r>
        <w:r w:rsidR="00E2768C" w:rsidRPr="002646CB">
          <w:rPr>
            <w:rFonts w:hint="eastAsia"/>
            <w:rPrChange w:id="19040" w:author="ETRI-김종원" w:date="2019-12-10T10:44:00Z">
              <w:rPr>
                <w:rFonts w:hint="eastAsia"/>
              </w:rPr>
            </w:rPrChange>
          </w:rPr>
          <w:t>다음</w:t>
        </w:r>
        <w:r w:rsidR="00E2768C" w:rsidRPr="002646CB">
          <w:rPr>
            <w:rFonts w:hint="eastAsia"/>
            <w:rPrChange w:id="19041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19042" w:author="박 진상" w:date="2019-10-08T06:10:00Z">
        <w:r w:rsidR="00087689" w:rsidRPr="002646CB">
          <w:rPr>
            <w:rFonts w:hint="eastAsia"/>
            <w:lang w:val="de-DE"/>
            <w:rPrChange w:id="19043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="00087689" w:rsidRPr="002646CB">
          <w:rPr>
            <w:lang w:val="de-DE"/>
            <w:rPrChange w:id="19044" w:author="ETRI-김종원" w:date="2019-12-10T10:44:00Z">
              <w:rPr>
                <w:color w:val="000000" w:themeColor="text1"/>
                <w:lang w:val="de-DE"/>
              </w:rPr>
            </w:rPrChange>
          </w:rPr>
          <w:t>(1)</w:t>
        </w:r>
        <w:r w:rsidR="00087689" w:rsidRPr="002646CB">
          <w:rPr>
            <w:rFonts w:hint="eastAsia"/>
            <w:lang w:val="de-DE"/>
            <w:rPrChange w:id="19045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과</w:t>
        </w:r>
        <w:r w:rsidR="00087689" w:rsidRPr="002646CB">
          <w:rPr>
            <w:lang w:val="de-DE"/>
            <w:rPrChange w:id="1904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047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같다</w:t>
        </w:r>
        <w:r w:rsidR="00087689" w:rsidRPr="002646CB">
          <w:rPr>
            <w:lang w:val="de-DE"/>
            <w:rPrChange w:id="1904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. </w:t>
        </w:r>
      </w:ins>
    </w:p>
    <w:p w14:paraId="2994BF5C" w14:textId="77777777" w:rsidR="00232945" w:rsidRPr="002646CB" w:rsidRDefault="00232945" w:rsidP="00087689">
      <w:pPr>
        <w:rPr>
          <w:ins w:id="19049" w:author="박 진상" w:date="2019-10-28T19:50:00Z"/>
          <w:lang w:val="de-DE"/>
          <w:rPrChange w:id="19050" w:author="ETRI-김종원" w:date="2019-12-10T10:44:00Z">
            <w:rPr>
              <w:ins w:id="19051" w:author="박 진상" w:date="2019-10-28T19:50:00Z"/>
              <w:color w:val="000000" w:themeColor="text1"/>
              <w:lang w:val="de-DE"/>
            </w:rPr>
          </w:rPrChange>
        </w:rPr>
      </w:pPr>
    </w:p>
    <w:p w14:paraId="7BE20BAD" w14:textId="20B933B1" w:rsidR="00E2768C" w:rsidRPr="002646CB" w:rsidDel="00232945" w:rsidRDefault="00E2768C" w:rsidP="00087689">
      <w:pPr>
        <w:rPr>
          <w:ins w:id="19052" w:author="박 진상" w:date="2019-10-08T06:10:00Z"/>
          <w:del w:id="19053" w:author="ETRI-김종원" w:date="2019-11-04T20:44:00Z"/>
          <w:lang w:val="de-DE"/>
          <w:rPrChange w:id="19054" w:author="ETRI-김종원" w:date="2019-12-10T10:44:00Z">
            <w:rPr>
              <w:ins w:id="19055" w:author="박 진상" w:date="2019-10-08T06:10:00Z"/>
              <w:del w:id="19056" w:author="ETRI-김종원" w:date="2019-11-04T20:44:00Z"/>
              <w:color w:val="000000" w:themeColor="text1"/>
              <w:lang w:val="de-DE"/>
            </w:rPr>
          </w:rPrChange>
        </w:rPr>
      </w:pPr>
    </w:p>
    <w:p w14:paraId="5C2D80A6" w14:textId="7D3D119C" w:rsidR="00087689" w:rsidRPr="002646CB" w:rsidRDefault="000E4F03">
      <w:pPr>
        <w:jc w:val="right"/>
        <w:rPr>
          <w:ins w:id="19057" w:author="박 진상" w:date="2019-10-08T06:10:00Z"/>
          <w:lang w:val="de-DE"/>
          <w:rPrChange w:id="19058" w:author="ETRI-김종원" w:date="2019-12-10T10:44:00Z">
            <w:rPr>
              <w:ins w:id="19059" w:author="박 진상" w:date="2019-10-08T06:10:00Z"/>
              <w:color w:val="000000" w:themeColor="text1"/>
              <w:lang w:val="de-DE"/>
            </w:rPr>
          </w:rPrChange>
        </w:rPr>
      </w:pPr>
      <m:oMath>
        <m:sSub>
          <m:sSubPr>
            <m:ctrlPr>
              <w:ins w:id="19060" w:author="박 진상" w:date="2019-10-08T09:16:00Z">
                <w:del w:id="19061" w:author="ETRI-김종원" w:date="2019-11-04T20:44:00Z">
                  <w:rPr>
                    <w:rFonts w:ascii="Cambria Math" w:hAnsi="Cambria Math"/>
                    <w:i/>
                    <w:sz w:val="28"/>
                    <w:szCs w:val="28"/>
                    <w:rPrChange w:id="19062" w:author="ETRI-김종원" w:date="2019-12-10T10:44:00Z"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w:rPrChange>
                  </w:rPr>
                </w:del>
              </w:ins>
            </m:ctrlPr>
          </m:sSubPr>
          <m:e>
            <m:r>
              <w:ins w:id="19063" w:author="박 진상" w:date="2019-10-08T09:16:00Z">
                <w:del w:id="19064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9065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R</m:t>
                </w:del>
              </w:ins>
            </m:r>
            <m:r>
              <w:ins w:id="19066" w:author="박 진상" w:date="2019-10-15T15:22:00Z">
                <w:del w:id="19067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9068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I</m:t>
                </w:del>
              </w:ins>
            </m:r>
          </m:e>
          <m:sub>
            <m:r>
              <w:ins w:id="19069" w:author="박 진상" w:date="2019-10-08T09:16:00Z">
                <w:del w:id="19070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9071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MAPE</m:t>
                </w:del>
              </w:ins>
            </m:r>
          </m:sub>
        </m:sSub>
        <m:r>
          <w:ins w:id="19072" w:author="박 진상" w:date="2019-10-08T09:16:00Z">
            <w:del w:id="19073" w:author="ETRI-김종원" w:date="2019-11-04T20:44:00Z">
              <w:rPr>
                <w:rFonts w:ascii="Cambria Math" w:hAnsi="Cambria Math"/>
                <w:sz w:val="28"/>
                <w:szCs w:val="28"/>
                <w:lang w:val="de-DE"/>
                <w:rPrChange w:id="19074" w:author="ETRI-김종원" w:date="2019-12-10T10:44:00Z">
                  <w:rPr>
                    <w:rFonts w:ascii="Cambria Math" w:eastAsia="맑은 고딕"/>
                  </w:rPr>
                </w:rPrChange>
              </w:rPr>
              <m:t>=</m:t>
            </w:del>
          </w:ins>
        </m:r>
        <m:f>
          <m:fPr>
            <m:ctrlPr>
              <w:ins w:id="19075" w:author="박 진상" w:date="2019-10-08T09:16:00Z">
                <w:del w:id="19076" w:author="ETRI-김종원" w:date="2019-11-04T20:44:00Z">
                  <w:rPr>
                    <w:rFonts w:ascii="Cambria Math" w:hAnsi="Cambria Math"/>
                    <w:i/>
                    <w:sz w:val="28"/>
                    <w:szCs w:val="28"/>
                    <w:rPrChange w:id="19077" w:author="ETRI-김종원" w:date="2019-12-10T10:44:00Z"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w:rPrChange>
                  </w:rPr>
                </w:del>
              </w:ins>
            </m:ctrlPr>
          </m:fPr>
          <m:num>
            <m:r>
              <w:ins w:id="19078" w:author="박 진상" w:date="2019-10-08T09:16:00Z">
                <w:del w:id="19079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9080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100</m:t>
                </w:del>
              </w:ins>
            </m:r>
          </m:num>
          <m:den>
            <m:r>
              <w:ins w:id="19081" w:author="박 진상" w:date="2019-10-08T09:16:00Z">
                <w:del w:id="19082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9083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n</m:t>
                </w:del>
              </w:ins>
            </m:r>
          </m:den>
        </m:f>
        <m:nary>
          <m:naryPr>
            <m:chr m:val="∑"/>
            <m:ctrlPr>
              <w:ins w:id="19084" w:author="박 진상" w:date="2019-10-08T09:16:00Z">
                <w:del w:id="19085" w:author="ETRI-김종원" w:date="2019-11-04T20:44:00Z">
                  <w:rPr>
                    <w:rFonts w:ascii="Cambria Math" w:hAnsi="Cambria Math"/>
                    <w:i/>
                    <w:sz w:val="28"/>
                    <w:szCs w:val="28"/>
                    <w:rPrChange w:id="19086" w:author="ETRI-김종원" w:date="2019-12-10T10:44:00Z"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w:rPrChange>
                  </w:rPr>
                </w:del>
              </w:ins>
            </m:ctrlPr>
          </m:naryPr>
          <m:sub>
            <m:r>
              <w:ins w:id="19087" w:author="박 진상" w:date="2019-10-08T09:16:00Z">
                <w:del w:id="19088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9089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i</m:t>
                </w:del>
              </w:ins>
            </m:r>
            <m:r>
              <w:ins w:id="19090" w:author="박 진상" w:date="2019-10-08T09:16:00Z">
                <w:del w:id="19091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9092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=1</m:t>
                </w:del>
              </w:ins>
            </m:r>
          </m:sub>
          <m:sup>
            <m:r>
              <w:ins w:id="19093" w:author="박 진상" w:date="2019-10-08T09:16:00Z">
                <w:del w:id="19094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9095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n</m:t>
                </w:del>
              </w:ins>
            </m:r>
          </m:sup>
          <m:e>
            <m:r>
              <w:ins w:id="19096" w:author="박 진상" w:date="2019-10-08T09:16:00Z">
                <w:del w:id="19097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9098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  <m:f>
              <m:fPr>
                <m:ctrlPr>
                  <w:ins w:id="19099" w:author="박 진상" w:date="2019-10-08T09:16:00Z">
                    <w:del w:id="19100" w:author="ETRI-김종원" w:date="2019-11-04T20:44:00Z">
                      <w:rPr>
                        <w:rFonts w:ascii="Cambria Math" w:hAnsi="Cambria Math"/>
                        <w:i/>
                        <w:sz w:val="28"/>
                        <w:szCs w:val="28"/>
                        <w:rPrChange w:id="19101" w:author="ETRI-김종원" w:date="2019-12-10T10:44:00Z"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w:rPrChange>
                      </w:rPr>
                    </w:del>
                  </w:ins>
                </m:ctrlPr>
              </m:fPr>
              <m:num>
                <m:r>
                  <w:ins w:id="19102" w:author="박 진상" w:date="2019-10-08T09:16:00Z">
                    <w:del w:id="19103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04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E</m:t>
                    </w:del>
                  </w:ins>
                </m:r>
                <m:r>
                  <w:ins w:id="19105" w:author="박 진상" w:date="2019-10-28T19:47:00Z">
                    <w:del w:id="19106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07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O</m:t>
                    </w:del>
                  </w:ins>
                </m:r>
                <m:r>
                  <w:ins w:id="19108" w:author="박 진상" w:date="2019-10-28T19:48:00Z">
                    <w:del w:id="19109" w:author="ETRI-김종원" w:date="2019-11-04T20:41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9110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_</m:t>
                    </w:del>
                  </w:ins>
                </m:r>
                <m:r>
                  <w:ins w:id="19111" w:author="박 진상" w:date="2019-10-28T19:47:00Z">
                    <w:del w:id="19112" w:author="ETRI-김종원" w:date="2019-11-04T20:41:00Z">
                      <w:rPr>
                        <w:rFonts w:ascii="Cambria Math" w:hAnsi="Cambria Math"/>
                        <w:sz w:val="28"/>
                        <w:szCs w:val="28"/>
                        <w:rPrChange w:id="19113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B</m:t>
                    </w:del>
                  </w:ins>
                </m:r>
                <m:r>
                  <w:ins w:id="19114" w:author="박 진상" w:date="2019-10-28T19:48:00Z">
                    <w:del w:id="19115" w:author="ETRI-김종원" w:date="2019-11-04T20:41:00Z">
                      <w:rPr>
                        <w:rFonts w:ascii="Cambria Math" w:hAnsi="Cambria Math"/>
                        <w:sz w:val="28"/>
                        <w:szCs w:val="28"/>
                        <w:rPrChange w:id="19116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ID</m:t>
                    </w:del>
                  </w:ins>
                </m:r>
                <m:r>
                  <w:ins w:id="19117" w:author="박 진상" w:date="2019-10-08T09:16:00Z">
                    <w:del w:id="19118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9119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-</m:t>
                    </w:del>
                  </w:ins>
                </m:r>
                <m:r>
                  <w:ins w:id="19120" w:author="박 진상" w:date="2019-10-08T09:16:00Z">
                    <w:del w:id="19121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22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E</m:t>
                    </w:del>
                  </w:ins>
                </m:r>
                <m:r>
                  <w:ins w:id="19123" w:author="박 진상" w:date="2019-10-28T19:47:00Z">
                    <w:del w:id="19124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25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O</m:t>
                    </w:del>
                  </w:ins>
                </m:r>
                <m:r>
                  <w:ins w:id="19126" w:author="박 진상" w:date="2019-10-28T19:48:00Z">
                    <w:del w:id="19127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9128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_</m:t>
                    </w:del>
                  </w:ins>
                </m:r>
                <m:r>
                  <w:ins w:id="19129" w:author="박 진상" w:date="2019-10-28T19:48:00Z">
                    <w:del w:id="19130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31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ACT</m:t>
                    </w:del>
                  </w:ins>
                </m:r>
              </m:num>
              <m:den>
                <m:r>
                  <w:ins w:id="19132" w:author="박 진상" w:date="2019-10-08T09:16:00Z">
                    <w:del w:id="19133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34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E</m:t>
                    </w:del>
                  </w:ins>
                </m:r>
                <m:r>
                  <w:ins w:id="19135" w:author="박 진상" w:date="2019-10-28T19:47:00Z">
                    <w:del w:id="19136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37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O</m:t>
                    </w:del>
                  </w:ins>
                </m:r>
                <m:r>
                  <w:ins w:id="19138" w:author="박 진상" w:date="2019-10-28T19:48:00Z">
                    <w:del w:id="19139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9140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_</m:t>
                    </w:del>
                  </w:ins>
                </m:r>
                <m:r>
                  <w:ins w:id="19141" w:author="박 진상" w:date="2019-10-28T19:47:00Z">
                    <w:del w:id="19142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9143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BID</m:t>
                    </w:del>
                  </w:ins>
                </m:r>
              </m:den>
            </m:f>
            <m:r>
              <w:ins w:id="19144" w:author="박 진상" w:date="2019-10-08T09:16:00Z">
                <w:del w:id="19145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9146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</m:e>
        </m:nary>
      </m:oMath>
      <w:del w:id="19147" w:author="ETRI-김종원" w:date="2019-11-04T20:44:00Z">
        <w:r w:rsidR="00087689" w:rsidRPr="002646CB" w:rsidDel="00232945">
          <w:rPr>
            <w:rFonts w:eastAsia="맑은 고딕"/>
            <w:rPrChange w:id="19148" w:author="ETRI-김종원" w:date="2019-12-10T10:44:00Z">
              <w:rPr>
                <w:rFonts w:eastAsia="맑은 고딕"/>
              </w:rPr>
            </w:rPrChange>
          </w:rPr>
          <w:fldChar w:fldCharType="begin"/>
        </w:r>
        <w:r w:rsidR="00087689" w:rsidRPr="002646CB" w:rsidDel="00232945">
          <w:rPr>
            <w:rFonts w:eastAsia="맑은 고딕"/>
            <w:rPrChange w:id="19149" w:author="ETRI-김종원" w:date="2019-12-10T10:44:00Z">
              <w:rPr>
                <w:rFonts w:eastAsia="맑은 고딕"/>
              </w:rPr>
            </w:rPrChange>
          </w:rPr>
          <w:fldChar w:fldCharType="end"/>
        </w:r>
      </w:del>
      <w:ins w:id="19150" w:author="박 진상" w:date="2019-10-08T06:10:00Z">
        <w:del w:id="19151" w:author="ETRI-김종원" w:date="2019-11-04T20:44:00Z">
          <w:r w:rsidR="00087689" w:rsidRPr="002646CB" w:rsidDel="00232945">
            <w:rPr>
              <w:rFonts w:eastAsia="맑은 고딕"/>
              <w:lang w:val="de-DE"/>
              <w:rPrChange w:id="19152" w:author="ETRI-김종원" w:date="2019-12-10T10:44:00Z">
                <w:rPr>
                  <w:rFonts w:eastAsia="맑은 고딕"/>
                </w:rPr>
              </w:rPrChange>
            </w:rPr>
            <w:delText xml:space="preserve">                              </w:delText>
          </w:r>
        </w:del>
      </w:ins>
      <w:ins w:id="19153" w:author="ETRI-김종원" w:date="2019-11-04T20:45:00Z">
        <w:r w:rsidR="00232945" w:rsidRPr="002646CB">
          <w:rPr>
            <w:rFonts w:eastAsia="맑은 고딕"/>
            <w:lang w:val="de-DE"/>
            <w:rPrChange w:id="19154" w:author="ETRI-김종원" w:date="2019-12-10T10:44:00Z">
              <w:rPr>
                <w:rFonts w:eastAsia="맑은 고딕"/>
                <w:lang w:val="de-DE"/>
              </w:rPr>
            </w:rPrChange>
          </w:rPr>
          <w:t xml:space="preserve"> </w:t>
        </w:r>
      </w:ins>
      <w:ins w:id="19155" w:author="ETRI-김종원" w:date="2019-11-04T20:44:00Z">
        <w:r w:rsidR="00CD28D2" w:rsidRPr="002646CB">
          <w:rPr>
            <w:rFonts w:eastAsia="맑은 고딕"/>
            <w:position w:val="-30"/>
            <w:rPrChange w:id="19156" w:author="ETRI-김종원" w:date="2019-12-10T10:44:00Z">
              <w:rPr>
                <w:rFonts w:eastAsia="맑은 고딕"/>
                <w:position w:val="-30"/>
              </w:rPr>
            </w:rPrChange>
          </w:rPr>
          <w:object w:dxaOrig="3900" w:dyaOrig="720" w14:anchorId="63163E76">
            <v:shape id="_x0000_i1026" type="#_x0000_t75" style="width:194.25pt;height:36pt" o:ole="">
              <v:imagedata r:id="rId25" o:title=""/>
            </v:shape>
            <o:OLEObject Type="Embed" ProgID="Equation.3" ShapeID="_x0000_i1026" DrawAspect="Content" ObjectID="_1637480324" r:id="rId26"/>
          </w:object>
        </w:r>
      </w:ins>
      <w:ins w:id="19157" w:author="ETRI-김종원" w:date="2019-11-04T20:45:00Z">
        <w:r w:rsidR="00232945" w:rsidRPr="002646CB">
          <w:rPr>
            <w:rFonts w:eastAsia="맑은 고딕"/>
            <w:rPrChange w:id="19158" w:author="ETRI-김종원" w:date="2019-12-10T10:44:00Z">
              <w:rPr>
                <w:rFonts w:eastAsia="맑은 고딕"/>
              </w:rPr>
            </w:rPrChange>
          </w:rPr>
          <w:t xml:space="preserve">        </w:t>
        </w:r>
      </w:ins>
      <w:ins w:id="19159" w:author="ETRI-김종원" w:date="2019-11-04T20:53:00Z">
        <w:r w:rsidR="00E44831" w:rsidRPr="002646CB">
          <w:rPr>
            <w:rFonts w:eastAsia="맑은 고딕"/>
            <w:rPrChange w:id="19160" w:author="ETRI-김종원" w:date="2019-12-10T10:44:00Z">
              <w:rPr>
                <w:rFonts w:eastAsia="맑은 고딕"/>
              </w:rPr>
            </w:rPrChange>
          </w:rPr>
          <w:t xml:space="preserve"> </w:t>
        </w:r>
      </w:ins>
      <w:ins w:id="19161" w:author="ETRI-김종원" w:date="2019-11-04T20:45:00Z">
        <w:r w:rsidR="00232945" w:rsidRPr="002646CB">
          <w:rPr>
            <w:rFonts w:eastAsia="맑은 고딕"/>
            <w:rPrChange w:id="19162" w:author="ETRI-김종원" w:date="2019-12-10T10:44:00Z">
              <w:rPr>
                <w:rFonts w:eastAsia="맑은 고딕"/>
              </w:rPr>
            </w:rPrChange>
          </w:rPr>
          <w:t xml:space="preserve">                </w:t>
        </w:r>
      </w:ins>
      <w:ins w:id="19163" w:author="ETRI-김종원" w:date="2019-11-04T20:44:00Z">
        <w:r w:rsidR="00232945" w:rsidRPr="002646CB">
          <w:rPr>
            <w:rFonts w:eastAsia="맑은 고딕"/>
            <w:i/>
            <w:lang w:val="de-DE"/>
            <w:rPrChange w:id="19164" w:author="ETRI-김종원" w:date="2019-12-10T10:44:00Z">
              <w:rPr>
                <w:rFonts w:eastAsia="맑은 고딕"/>
                <w:i/>
                <w:lang w:val="de-DE"/>
              </w:rPr>
            </w:rPrChange>
          </w:rPr>
          <w:t xml:space="preserve"> </w:t>
        </w:r>
      </w:ins>
      <w:ins w:id="19165" w:author="박 진상" w:date="2019-10-08T06:10:00Z">
        <w:r w:rsidR="00087689" w:rsidRPr="002646CB">
          <w:rPr>
            <w:rFonts w:eastAsia="맑은 고딕"/>
            <w:i/>
            <w:lang w:val="de-DE"/>
            <w:rPrChange w:id="19166" w:author="ETRI-김종원" w:date="2019-12-10T10:44:00Z">
              <w:rPr>
                <w:rFonts w:eastAsia="맑은 고딕"/>
                <w:i/>
              </w:rPr>
            </w:rPrChange>
          </w:rPr>
          <w:t>(1)</w:t>
        </w:r>
      </w:ins>
    </w:p>
    <w:p w14:paraId="7FABB5C5" w14:textId="77777777" w:rsidR="00070D4C" w:rsidRPr="002646CB" w:rsidRDefault="00070D4C" w:rsidP="00087689">
      <w:pPr>
        <w:rPr>
          <w:ins w:id="19167" w:author="박 진상" w:date="2019-10-28T19:58:00Z"/>
          <w:lang w:val="de-DE"/>
          <w:rPrChange w:id="19168" w:author="ETRI-김종원" w:date="2019-12-10T10:44:00Z">
            <w:rPr>
              <w:ins w:id="19169" w:author="박 진상" w:date="2019-10-28T19:58:00Z"/>
              <w:color w:val="000000" w:themeColor="text1"/>
              <w:lang w:val="de-DE"/>
            </w:rPr>
          </w:rPrChange>
        </w:rPr>
      </w:pPr>
    </w:p>
    <w:p w14:paraId="0A00DF15" w14:textId="5659CA7C" w:rsidR="00087689" w:rsidRPr="002646CB" w:rsidRDefault="00087689" w:rsidP="00070D4C">
      <w:pPr>
        <w:rPr>
          <w:ins w:id="19170" w:author="박 진상" w:date="2019-10-28T19:58:00Z"/>
          <w:lang w:val="de-DE"/>
          <w:rPrChange w:id="19171" w:author="ETRI-김종원" w:date="2019-12-10T10:44:00Z">
            <w:rPr>
              <w:ins w:id="19172" w:author="박 진상" w:date="2019-10-28T19:58:00Z"/>
              <w:rFonts w:ascii="바탕" w:hAnsi="바탕"/>
              <w:color w:val="000000" w:themeColor="text1"/>
              <w:lang w:val="de-DE"/>
            </w:rPr>
          </w:rPrChange>
        </w:rPr>
      </w:pPr>
      <w:ins w:id="19173" w:author="박 진상" w:date="2019-10-08T06:10:00Z">
        <w:r w:rsidRPr="002646CB">
          <w:rPr>
            <w:rFonts w:hint="eastAsia"/>
            <w:lang w:val="de-DE"/>
            <w:rPrChange w:id="19174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Pr="002646CB">
          <w:rPr>
            <w:lang w:val="de-DE"/>
            <w:rPrChange w:id="19175" w:author="ETRI-김종원" w:date="2019-12-10T10:44:00Z">
              <w:rPr>
                <w:color w:val="000000" w:themeColor="text1"/>
                <w:lang w:val="de-DE"/>
              </w:rPr>
            </w:rPrChange>
          </w:rPr>
          <w:t>(1)</w:t>
        </w:r>
        <w:r w:rsidRPr="002646CB">
          <w:rPr>
            <w:rFonts w:hint="eastAsia"/>
            <w:lang w:val="de-DE"/>
            <w:rPrChange w:id="19176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에서</w:t>
        </w:r>
        <w:r w:rsidRPr="002646CB">
          <w:rPr>
            <w:lang w:val="de-DE"/>
            <w:rPrChange w:id="19177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R</w:t>
        </w:r>
      </w:ins>
      <w:ins w:id="19178" w:author="박 진상" w:date="2019-10-15T15:22:00Z">
        <w:r w:rsidR="00660107" w:rsidRPr="002646CB">
          <w:rPr>
            <w:lang w:val="de-DE"/>
            <w:rPrChange w:id="19179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I</w:t>
        </w:r>
      </w:ins>
      <w:ins w:id="19180" w:author="박 진상" w:date="2019-10-08T06:10:00Z">
        <w:r w:rsidRPr="002646CB">
          <w:rPr>
            <w:vertAlign w:val="subscript"/>
            <w:lang w:val="de-DE"/>
            <w:rPrChange w:id="19181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MAPE</w:t>
        </w:r>
        <w:r w:rsidRPr="002646CB">
          <w:rPr>
            <w:rFonts w:hint="eastAsia"/>
            <w:lang w:val="de-DE"/>
            <w:rPrChange w:id="1918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lang w:val="de-DE"/>
            <w:rPrChange w:id="19183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9184" w:author="박 진상" w:date="2019-10-28T18:25:00Z">
        <w:r w:rsidR="00DC4888" w:rsidRPr="002646CB">
          <w:rPr>
            <w:rFonts w:hint="eastAsia"/>
            <w:lang w:val="de-DE"/>
            <w:rPrChange w:id="19185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신뢰지표</w:t>
        </w:r>
      </w:ins>
      <w:ins w:id="19186" w:author="박 진상" w:date="2019-10-28T19:53:00Z">
        <w:r w:rsidR="00E2768C" w:rsidRPr="002646CB">
          <w:rPr>
            <w:lang w:val="de-DE"/>
            <w:rPrChange w:id="19187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(RI)</w:t>
        </w:r>
      </w:ins>
      <w:ins w:id="19188" w:author="박 진상" w:date="2019-10-28T19:51:00Z">
        <w:r w:rsidR="00E2768C" w:rsidRPr="002646CB">
          <w:rPr>
            <w:rFonts w:hint="eastAsia"/>
            <w:lang w:val="de-DE"/>
            <w:rPrChange w:id="19189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이</w:t>
        </w:r>
      </w:ins>
      <w:ins w:id="19190" w:author="박 진상" w:date="2019-10-28T18:25:00Z">
        <w:r w:rsidR="00DC4888" w:rsidRPr="002646CB">
          <w:rPr>
            <w:lang w:val="de-DE"/>
            <w:rPrChange w:id="19191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고</w:t>
        </w:r>
      </w:ins>
      <w:ins w:id="19192" w:author="박 진상" w:date="2019-10-28T19:53:00Z">
        <w:r w:rsidR="00E2768C" w:rsidRPr="002646CB">
          <w:rPr>
            <w:lang w:val="de-DE"/>
            <w:rPrChange w:id="19193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194" w:author="ETRI-김종원" w:date="2019-12-10T10:44:00Z">
              <w:rPr>
                <w:rFonts w:hint="eastAsia"/>
              </w:rPr>
            </w:rPrChange>
          </w:rPr>
          <w:t>예측</w:t>
        </w:r>
        <w:r w:rsidR="00E2768C" w:rsidRPr="002646CB">
          <w:rPr>
            <w:lang w:val="de-DE"/>
            <w:rPrChange w:id="19195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196" w:author="ETRI-김종원" w:date="2019-12-10T10:44:00Z">
              <w:rPr>
                <w:rFonts w:hint="eastAsia"/>
              </w:rPr>
            </w:rPrChange>
          </w:rPr>
          <w:t>데이터와</w:t>
        </w:r>
        <w:r w:rsidR="00E2768C" w:rsidRPr="002646CB">
          <w:rPr>
            <w:lang w:val="de-DE"/>
            <w:rPrChange w:id="19197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198" w:author="ETRI-김종원" w:date="2019-12-10T10:44:00Z">
              <w:rPr>
                <w:rFonts w:hint="eastAsia"/>
              </w:rPr>
            </w:rPrChange>
          </w:rPr>
          <w:t>실측</w:t>
        </w:r>
        <w:r w:rsidR="00E2768C" w:rsidRPr="002646CB">
          <w:rPr>
            <w:lang w:val="de-DE"/>
            <w:rPrChange w:id="19199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00" w:author="ETRI-김종원" w:date="2019-12-10T10:44:00Z">
              <w:rPr>
                <w:rFonts w:hint="eastAsia"/>
              </w:rPr>
            </w:rPrChange>
          </w:rPr>
          <w:t>데이터의</w:t>
        </w:r>
        <w:r w:rsidR="00E2768C" w:rsidRPr="002646CB">
          <w:rPr>
            <w:lang w:val="de-DE"/>
            <w:rPrChange w:id="19201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02" w:author="ETRI-김종원" w:date="2019-12-10T10:44:00Z">
              <w:rPr>
                <w:rFonts w:hint="eastAsia"/>
              </w:rPr>
            </w:rPrChange>
          </w:rPr>
          <w:t>절대</w:t>
        </w:r>
        <w:r w:rsidR="00E2768C" w:rsidRPr="002646CB">
          <w:rPr>
            <w:lang w:val="de-DE"/>
            <w:rPrChange w:id="1920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04" w:author="ETRI-김종원" w:date="2019-12-10T10:44:00Z">
              <w:rPr>
                <w:rFonts w:hint="eastAsia"/>
              </w:rPr>
            </w:rPrChange>
          </w:rPr>
          <w:t>오차를</w:t>
        </w:r>
        <w:r w:rsidR="00E2768C" w:rsidRPr="002646CB">
          <w:rPr>
            <w:lang w:val="de-DE"/>
            <w:rPrChange w:id="19205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06" w:author="ETRI-김종원" w:date="2019-12-10T10:44:00Z">
              <w:rPr>
                <w:rFonts w:hint="eastAsia"/>
              </w:rPr>
            </w:rPrChange>
          </w:rPr>
          <w:t>백분율로</w:t>
        </w:r>
        <w:r w:rsidR="00E2768C" w:rsidRPr="002646CB">
          <w:rPr>
            <w:lang w:val="de-DE"/>
            <w:rPrChange w:id="19207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08" w:author="ETRI-김종원" w:date="2019-12-10T10:44:00Z">
              <w:rPr>
                <w:rFonts w:hint="eastAsia"/>
              </w:rPr>
            </w:rPrChange>
          </w:rPr>
          <w:t>나타내어</w:t>
        </w:r>
        <w:r w:rsidR="00E2768C" w:rsidRPr="002646CB">
          <w:rPr>
            <w:lang w:val="de-DE"/>
            <w:rPrChange w:id="19209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10" w:author="ETRI-김종원" w:date="2019-12-10T10:44:00Z">
              <w:rPr>
                <w:rFonts w:hint="eastAsia"/>
              </w:rPr>
            </w:rPrChange>
          </w:rPr>
          <w:t>평균한</w:t>
        </w:r>
        <w:r w:rsidR="00E2768C" w:rsidRPr="002646CB">
          <w:rPr>
            <w:lang w:val="de-DE"/>
            <w:rPrChange w:id="19211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12" w:author="ETRI-김종원" w:date="2019-12-10T10:44:00Z">
              <w:rPr>
                <w:rFonts w:hint="eastAsia"/>
              </w:rPr>
            </w:rPrChange>
          </w:rPr>
          <w:t>값인</w:t>
        </w:r>
        <w:r w:rsidR="00E2768C" w:rsidRPr="002646CB">
          <w:rPr>
            <w:lang w:val="de-DE"/>
            <w:rPrChange w:id="1921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14" w:author="ETRI-김종원" w:date="2019-12-10T10:44:00Z">
              <w:rPr>
                <w:rFonts w:hint="eastAsia"/>
              </w:rPr>
            </w:rPrChange>
          </w:rPr>
          <w:t>평균절대백분률오차</w:t>
        </w:r>
      </w:ins>
      <w:ins w:id="19215" w:author="박 진상" w:date="2019-10-28T19:54:00Z">
        <w:r w:rsidR="00E2768C" w:rsidRPr="002646CB">
          <w:rPr>
            <w:rFonts w:hint="eastAsia"/>
            <w:lang w:val="de-DE"/>
            <w:rPrChange w:id="19216" w:author="ETRI-김종원" w:date="2019-12-10T10:44:00Z">
              <w:rPr>
                <w:rFonts w:hint="eastAsia"/>
              </w:rPr>
            </w:rPrChange>
          </w:rPr>
          <w:t>값</w:t>
        </w:r>
      </w:ins>
      <w:ins w:id="19217" w:author="박 진상" w:date="2019-10-28T19:53:00Z">
        <w:r w:rsidR="00E2768C" w:rsidRPr="002646CB">
          <w:rPr>
            <w:rFonts w:hint="eastAsia"/>
            <w:lang w:val="de-DE"/>
            <w:rPrChange w:id="19218" w:author="ETRI-김종원" w:date="2019-12-10T10:44:00Z">
              <w:rPr>
                <w:rFonts w:hint="eastAsia"/>
              </w:rPr>
            </w:rPrChange>
          </w:rPr>
          <w:t>으로</w:t>
        </w:r>
        <w:r w:rsidR="00E2768C" w:rsidRPr="002646CB">
          <w:rPr>
            <w:lang w:val="de-DE"/>
            <w:rPrChange w:id="19219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20" w:author="ETRI-김종원" w:date="2019-12-10T10:44:00Z">
              <w:rPr>
                <w:rFonts w:hint="eastAsia"/>
              </w:rPr>
            </w:rPrChange>
          </w:rPr>
          <w:t>예측</w:t>
        </w:r>
        <w:r w:rsidR="00E2768C" w:rsidRPr="002646CB">
          <w:rPr>
            <w:lang w:val="de-DE"/>
            <w:rPrChange w:id="19221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22" w:author="ETRI-김종원" w:date="2019-12-10T10:44:00Z">
              <w:rPr>
                <w:rFonts w:hint="eastAsia"/>
              </w:rPr>
            </w:rPrChange>
          </w:rPr>
          <w:t>데이터가</w:t>
        </w:r>
        <w:r w:rsidR="00E2768C" w:rsidRPr="002646CB">
          <w:rPr>
            <w:lang w:val="de-DE"/>
            <w:rPrChange w:id="1922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24" w:author="ETRI-김종원" w:date="2019-12-10T10:44:00Z">
              <w:rPr>
                <w:rFonts w:hint="eastAsia"/>
              </w:rPr>
            </w:rPrChange>
          </w:rPr>
          <w:t>실제</w:t>
        </w:r>
        <w:r w:rsidR="00E2768C" w:rsidRPr="002646CB">
          <w:rPr>
            <w:lang w:val="de-DE"/>
            <w:rPrChange w:id="19225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26" w:author="ETRI-김종원" w:date="2019-12-10T10:44:00Z">
              <w:rPr>
                <w:rFonts w:hint="eastAsia"/>
              </w:rPr>
            </w:rPrChange>
          </w:rPr>
          <w:t>데이터와</w:t>
        </w:r>
        <w:r w:rsidR="00E2768C" w:rsidRPr="002646CB">
          <w:rPr>
            <w:lang w:val="de-DE"/>
            <w:rPrChange w:id="19227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28" w:author="ETRI-김종원" w:date="2019-12-10T10:44:00Z">
              <w:rPr>
                <w:rFonts w:hint="eastAsia"/>
              </w:rPr>
            </w:rPrChange>
          </w:rPr>
          <w:t>유사한</w:t>
        </w:r>
        <w:r w:rsidR="00E2768C" w:rsidRPr="002646CB">
          <w:rPr>
            <w:lang w:val="de-DE"/>
            <w:rPrChange w:id="19229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30" w:author="ETRI-김종원" w:date="2019-12-10T10:44:00Z">
              <w:rPr>
                <w:rFonts w:hint="eastAsia"/>
              </w:rPr>
            </w:rPrChange>
          </w:rPr>
          <w:t>정도를</w:t>
        </w:r>
        <w:r w:rsidR="00E2768C" w:rsidRPr="002646CB">
          <w:rPr>
            <w:lang w:val="de-DE"/>
            <w:rPrChange w:id="19231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32" w:author="ETRI-김종원" w:date="2019-12-10T10:44:00Z">
              <w:rPr>
                <w:rFonts w:hint="eastAsia"/>
              </w:rPr>
            </w:rPrChange>
          </w:rPr>
          <w:t>나타내는</w:t>
        </w:r>
        <w:r w:rsidR="00E2768C" w:rsidRPr="002646CB">
          <w:rPr>
            <w:lang w:val="de-DE"/>
            <w:rPrChange w:id="19233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9234" w:author="ETRI-김종원" w:date="2019-12-10T10:44:00Z">
              <w:rPr>
                <w:rFonts w:hint="eastAsia"/>
              </w:rPr>
            </w:rPrChange>
          </w:rPr>
          <w:t>방식이다</w:t>
        </w:r>
        <w:r w:rsidR="00E2768C" w:rsidRPr="002646CB">
          <w:rPr>
            <w:lang w:val="de-DE"/>
            <w:rPrChange w:id="19235" w:author="ETRI-김종원" w:date="2019-12-10T10:44:00Z">
              <w:rPr/>
            </w:rPrChange>
          </w:rPr>
          <w:t>.</w:t>
        </w:r>
      </w:ins>
      <w:ins w:id="19236" w:author="박 진상" w:date="2019-10-28T19:54:00Z">
        <w:r w:rsidR="00E2768C" w:rsidRPr="002646CB">
          <w:rPr>
            <w:lang w:val="de-DE"/>
            <w:rPrChange w:id="19237" w:author="ETRI-김종원" w:date="2019-12-10T10:44:00Z">
              <w:rPr/>
            </w:rPrChange>
          </w:rPr>
          <w:t xml:space="preserve"> </w:t>
        </w:r>
      </w:ins>
      <w:ins w:id="19238" w:author="박 진상" w:date="2019-10-08T06:10:00Z">
        <w:r w:rsidRPr="002646CB">
          <w:rPr>
            <w:lang w:val="de-DE"/>
            <w:rPrChange w:id="19239" w:author="ETRI-김종원" w:date="2019-12-10T10:44:00Z">
              <w:rPr>
                <w:color w:val="000000" w:themeColor="text1"/>
                <w:lang w:val="de-DE"/>
              </w:rPr>
            </w:rPrChange>
          </w:rPr>
          <w:t>1</w:t>
        </w:r>
        <w:r w:rsidRPr="002646CB">
          <w:rPr>
            <w:rFonts w:hint="eastAsia"/>
            <w:lang w:val="de-DE"/>
            <w:rPrChange w:id="1924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시간</w:t>
        </w:r>
        <w:r w:rsidRPr="002646CB">
          <w:rPr>
            <w:lang w:val="de-DE"/>
            <w:rPrChange w:id="1924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24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단위로</w:t>
        </w:r>
        <w:r w:rsidRPr="002646CB">
          <w:rPr>
            <w:lang w:val="de-DE"/>
            <w:rPrChange w:id="19243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244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계산하는</w:t>
        </w:r>
        <w:r w:rsidRPr="002646CB">
          <w:rPr>
            <w:lang w:val="de-DE"/>
            <w:rPrChange w:id="19245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246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값이며</w:t>
        </w:r>
        <w:r w:rsidRPr="002646CB">
          <w:rPr>
            <w:lang w:val="de-DE"/>
            <w:rPrChange w:id="19247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9248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Pr="002646CB">
          <w:rPr>
            <w:lang w:val="de-DE"/>
            <w:rPrChange w:id="19249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%</w:t>
        </w:r>
        <w:r w:rsidRPr="002646CB">
          <w:rPr>
            <w:rFonts w:hint="eastAsia"/>
            <w:lang w:val="de-DE"/>
            <w:rPrChange w:id="1925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이고</w:t>
        </w:r>
        <w:r w:rsidRPr="002646CB">
          <w:rPr>
            <w:lang w:val="de-DE"/>
            <w:rPrChange w:id="1925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9252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값의</w:t>
        </w:r>
        <w:r w:rsidRPr="002646CB">
          <w:rPr>
            <w:lang w:val="de-DE"/>
            <w:rPrChange w:id="1925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25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범위는</w:t>
        </w:r>
        <w:r w:rsidRPr="002646CB">
          <w:rPr>
            <w:lang w:val="de-DE"/>
            <w:rPrChange w:id="1925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0 ~ 100 %</w:t>
        </w:r>
        <w:r w:rsidRPr="002646CB">
          <w:rPr>
            <w:rFonts w:hint="eastAsia"/>
            <w:lang w:val="de-DE"/>
            <w:rPrChange w:id="1925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이다</w:t>
        </w:r>
        <w:r w:rsidRPr="002646CB">
          <w:rPr>
            <w:lang w:val="de-DE"/>
            <w:rPrChange w:id="1925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.</w:t>
        </w:r>
      </w:ins>
    </w:p>
    <w:p w14:paraId="4DB9E2DE" w14:textId="6F414719" w:rsidR="00070D4C" w:rsidRPr="002646CB" w:rsidRDefault="00070D4C" w:rsidP="00070D4C">
      <w:pPr>
        <w:rPr>
          <w:ins w:id="19258" w:author="박 진상" w:date="2019-10-28T19:58:00Z"/>
          <w:lang w:val="de-DE"/>
          <w:rPrChange w:id="19259" w:author="ETRI-김종원" w:date="2019-12-10T10:44:00Z">
            <w:rPr>
              <w:ins w:id="19260" w:author="박 진상" w:date="2019-10-28T19:58:00Z"/>
              <w:rFonts w:ascii="바탕" w:hAnsi="바탕"/>
              <w:color w:val="000000" w:themeColor="text1"/>
              <w:lang w:val="de-DE"/>
            </w:rPr>
          </w:rPrChange>
        </w:rPr>
      </w:pPr>
    </w:p>
    <w:p w14:paraId="28721F78" w14:textId="4685493F" w:rsidR="00087689" w:rsidRPr="002646CB" w:rsidRDefault="00E2768C" w:rsidP="00070D4C">
      <w:pPr>
        <w:wordWrap/>
        <w:autoSpaceDE/>
        <w:autoSpaceDN/>
        <w:spacing w:line="240" w:lineRule="auto"/>
        <w:rPr>
          <w:ins w:id="19261" w:author="박 진상" w:date="2019-10-28T19:59:00Z"/>
          <w:lang w:val="de-DE"/>
          <w:rPrChange w:id="19262" w:author="ETRI-김종원" w:date="2019-12-10T10:44:00Z">
            <w:rPr>
              <w:ins w:id="19263" w:author="박 진상" w:date="2019-10-28T19:59:00Z"/>
              <w:rFonts w:ascii="바탕" w:hAnsi="바탕" w:cs="Arial"/>
              <w:color w:val="000000" w:themeColor="text1"/>
              <w:szCs w:val="22"/>
              <w:lang w:val="de-DE" w:bidi="ko-KR"/>
            </w:rPr>
          </w:rPrChange>
        </w:rPr>
      </w:pPr>
      <w:ins w:id="19264" w:author="박 진상" w:date="2019-10-28T19:54:00Z">
        <w:r w:rsidRPr="002646CB">
          <w:rPr>
            <w:lang w:val="de-DE"/>
            <w:rPrChange w:id="19265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EO</w:t>
        </w:r>
        <w:del w:id="19266" w:author="ETRI-김종원" w:date="2019-11-04T20:49:00Z">
          <w:r w:rsidRPr="002646CB" w:rsidDel="00E44831">
            <w:rPr>
              <w:vertAlign w:val="subscript"/>
              <w:lang w:val="de-DE"/>
              <w:rPrChange w:id="19267" w:author="ETRI-김종원" w:date="2019-12-10T10:44:00Z">
                <w:rPr>
                  <w:rFonts w:ascii="바탕" w:hAnsi="바탕" w:cs="맑은 고딕"/>
                  <w:color w:val="000000" w:themeColor="text1"/>
                  <w:lang w:val="de-DE"/>
                </w:rPr>
              </w:rPrChange>
            </w:rPr>
            <w:delText>_</w:delText>
          </w:r>
        </w:del>
        <w:r w:rsidRPr="002646CB">
          <w:rPr>
            <w:vertAlign w:val="subscript"/>
            <w:lang w:val="de-DE"/>
            <w:rPrChange w:id="19268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BID</w:t>
        </w:r>
      </w:ins>
      <w:ins w:id="19269" w:author="박 진상" w:date="2019-10-08T06:10:00Z">
        <w:r w:rsidR="00087689" w:rsidRPr="002646CB">
          <w:rPr>
            <w:rFonts w:hint="eastAsia"/>
            <w:lang w:val="de-DE"/>
            <w:rPrChange w:id="1927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lang w:val="de-DE"/>
            <w:rPrChange w:id="1927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27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입찰전력량이고</w:t>
        </w:r>
        <w:r w:rsidR="00087689" w:rsidRPr="002646CB">
          <w:rPr>
            <w:lang w:val="de-DE"/>
            <w:rPrChange w:id="19273" w:author="ETRI-김종원" w:date="2019-12-10T10:44:00Z">
              <w:rPr>
                <w:color w:val="000000" w:themeColor="text1"/>
                <w:lang w:val="de-DE"/>
              </w:rPr>
            </w:rPrChange>
          </w:rPr>
          <w:t>, 5</w:t>
        </w:r>
        <w:r w:rsidR="00087689" w:rsidRPr="002646CB">
          <w:rPr>
            <w:rFonts w:hint="eastAsia"/>
            <w:lang w:val="de-DE"/>
            <w:rPrChange w:id="19274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분</w:t>
        </w:r>
        <w:r w:rsidR="00087689" w:rsidRPr="002646CB">
          <w:rPr>
            <w:lang w:val="de-DE"/>
            <w:rPrChange w:id="19275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276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단위의</w:t>
        </w:r>
        <w:r w:rsidR="00087689" w:rsidRPr="002646CB">
          <w:rPr>
            <w:lang w:val="de-DE"/>
            <w:rPrChange w:id="19277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278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변동형</w:t>
        </w:r>
        <w:r w:rsidR="00087689" w:rsidRPr="002646CB">
          <w:rPr>
            <w:lang w:val="de-DE"/>
            <w:rPrChange w:id="19279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28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파라미터이며</w:t>
        </w:r>
        <w:r w:rsidR="00087689" w:rsidRPr="002646CB">
          <w:rPr>
            <w:lang w:val="de-DE"/>
            <w:rPrChange w:id="1928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="00087689" w:rsidRPr="002646CB">
          <w:rPr>
            <w:rFonts w:hint="eastAsia"/>
            <w:lang w:val="de-DE"/>
            <w:rPrChange w:id="1928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="00087689" w:rsidRPr="002646CB">
          <w:rPr>
            <w:lang w:val="de-DE"/>
            <w:rPrChange w:id="19283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kWh</w:t>
        </w:r>
        <w:r w:rsidR="00087689" w:rsidRPr="002646CB">
          <w:rPr>
            <w:rFonts w:hint="eastAsia"/>
            <w:lang w:val="de-DE"/>
            <w:rPrChange w:id="19284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이고</w:t>
        </w:r>
        <w:r w:rsidR="00087689" w:rsidRPr="002646CB">
          <w:rPr>
            <w:lang w:val="de-DE"/>
            <w:rPrChange w:id="19285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="00087689" w:rsidRPr="002646CB">
          <w:rPr>
            <w:rFonts w:hint="eastAsia"/>
            <w:lang w:val="de-DE"/>
            <w:rPrChange w:id="19286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값의</w:t>
        </w:r>
        <w:r w:rsidR="00087689" w:rsidRPr="002646CB">
          <w:rPr>
            <w:lang w:val="de-DE"/>
            <w:rPrChange w:id="19287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288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범위는</w:t>
        </w:r>
        <w:r w:rsidR="00087689" w:rsidRPr="002646CB">
          <w:rPr>
            <w:lang w:val="de-DE"/>
            <w:rPrChange w:id="19289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0 </w:t>
        </w:r>
        <w:r w:rsidR="00087689" w:rsidRPr="002646CB">
          <w:rPr>
            <w:rFonts w:hint="eastAsia"/>
            <w:lang w:val="de-DE"/>
            <w:rPrChange w:id="1929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이상이다</w:t>
        </w:r>
        <w:r w:rsidR="00087689" w:rsidRPr="002646CB">
          <w:rPr>
            <w:lang w:val="de-DE"/>
            <w:rPrChange w:id="19291" w:author="ETRI-김종원" w:date="2019-12-10T10:44:00Z">
              <w:rPr>
                <w:color w:val="000000" w:themeColor="text1"/>
                <w:lang w:val="de-DE"/>
              </w:rPr>
            </w:rPrChange>
          </w:rPr>
          <w:t>.</w:t>
        </w:r>
      </w:ins>
      <w:ins w:id="19292" w:author="박 진상" w:date="2019-10-28T19:55:00Z">
        <w:r w:rsidRPr="002646CB">
          <w:rPr>
            <w:lang w:val="de-DE"/>
            <w:rPrChange w:id="19293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 xml:space="preserve"> </w:t>
        </w:r>
      </w:ins>
      <w:ins w:id="19294" w:author="박 진상" w:date="2019-10-08T06:10:00Z">
        <w:r w:rsidR="00087689" w:rsidRPr="002646CB">
          <w:rPr>
            <w:rFonts w:hint="eastAsia"/>
            <w:lang w:val="de-DE"/>
            <w:rPrChange w:id="1929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그림</w:t>
        </w:r>
        <w:r w:rsidR="00087689" w:rsidRPr="002646CB">
          <w:rPr>
            <w:lang w:val="de-DE"/>
            <w:rPrChange w:id="19296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2</w:t>
        </w:r>
        <w:r w:rsidR="00087689" w:rsidRPr="002646CB">
          <w:rPr>
            <w:rFonts w:hint="eastAsia"/>
            <w:lang w:val="de-DE"/>
            <w:rPrChange w:id="1929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에서</w:t>
        </w:r>
        <w:r w:rsidR="00087689" w:rsidRPr="002646CB">
          <w:rPr>
            <w:lang w:val="de-DE"/>
            <w:rPrChange w:id="19298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</w:ins>
      <w:ins w:id="19299" w:author="ETRI-김종원" w:date="2019-11-04T20:50:00Z">
        <w:r w:rsidR="00E44831" w:rsidRPr="002646CB">
          <w:rPr>
            <w:lang w:val="de-DE"/>
            <w:rPrChange w:id="19300" w:author="ETRI-김종원" w:date="2019-12-10T10:44:00Z">
              <w:rPr>
                <w:color w:val="000000" w:themeColor="text1"/>
                <w:lang w:val="de-DE"/>
              </w:rPr>
            </w:rPrChange>
          </w:rPr>
          <w:t>EO</w:t>
        </w:r>
        <w:r w:rsidR="00E44831" w:rsidRPr="002646CB">
          <w:rPr>
            <w:vertAlign w:val="subscript"/>
            <w:lang w:val="de-DE"/>
            <w:rPrChange w:id="19301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BID</w:t>
        </w:r>
      </w:ins>
      <w:ins w:id="19302" w:author="박 진상" w:date="2019-10-08T06:10:00Z">
        <w:del w:id="19303" w:author="ETRI-김종원" w:date="2019-11-04T20:50:00Z">
          <w:r w:rsidR="00087689" w:rsidRPr="002646CB" w:rsidDel="00E44831">
            <w:rPr>
              <w:lang w:val="de-DE"/>
              <w:rPrChange w:id="19304" w:author="ETRI-김종원" w:date="2019-12-10T10:44:00Z">
                <w:rPr>
                  <w:rFonts w:eastAsia="Arial" w:cs="Arial"/>
                  <w:color w:val="000000" w:themeColor="text1"/>
                  <w:szCs w:val="22"/>
                  <w:lang w:val="de-DE" w:bidi="ko-KR"/>
                </w:rPr>
              </w:rPrChange>
            </w:rPr>
            <w:delText>E</w:delText>
          </w:r>
        </w:del>
      </w:ins>
      <w:ins w:id="19305" w:author="박 진상" w:date="2019-10-28T19:56:00Z">
        <w:del w:id="19306" w:author="ETRI-김종원" w:date="2019-11-04T20:50:00Z">
          <w:r w:rsidRPr="002646CB" w:rsidDel="00E44831">
            <w:rPr>
              <w:lang w:val="de-DE"/>
              <w:rPrChange w:id="19307" w:author="ETRI-김종원" w:date="2019-12-10T10:44:00Z">
                <w:rPr>
                  <w:lang w:val="de-DE" w:bidi="ko-KR"/>
                </w:rPr>
              </w:rPrChange>
            </w:rPr>
            <w:delText>O</w:delText>
          </w:r>
        </w:del>
      </w:ins>
      <w:ins w:id="19308" w:author="박 진상" w:date="2019-10-28T19:57:00Z">
        <w:del w:id="19309" w:author="ETRI-김종원" w:date="2019-11-04T20:50:00Z">
          <w:r w:rsidRPr="002646CB" w:rsidDel="00E44831">
            <w:rPr>
              <w:lang w:val="de-DE"/>
              <w:rPrChange w:id="19310" w:author="ETRI-김종원" w:date="2019-12-10T10:44:00Z">
                <w:rPr>
                  <w:lang w:val="de-DE" w:bidi="ko-KR"/>
                </w:rPr>
              </w:rPrChange>
            </w:rPr>
            <w:delText>_BID</w:delText>
          </w:r>
        </w:del>
      </w:ins>
      <w:ins w:id="19311" w:author="박 진상" w:date="2019-10-08T06:10:00Z">
        <w:r w:rsidR="00087689" w:rsidRPr="002646CB">
          <w:rPr>
            <w:rFonts w:hint="eastAsia"/>
            <w:lang w:val="de-DE"/>
            <w:rPrChange w:id="1931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는</w:t>
        </w:r>
        <w:r w:rsidR="00087689" w:rsidRPr="002646CB">
          <w:rPr>
            <w:lang w:val="de-DE"/>
            <w:rPrChange w:id="19313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="00087689" w:rsidRPr="002646CB">
          <w:rPr>
            <w:lang w:val="de-DE"/>
            <w:rPrChange w:id="1931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P</w:t>
        </w:r>
      </w:ins>
      <w:ins w:id="19315" w:author="박 진상" w:date="2019-10-28T19:56:00Z">
        <w:r w:rsidRPr="002646CB">
          <w:rPr>
            <w:lang w:val="de-DE"/>
            <w:rPrChange w:id="19316" w:author="ETRI-김종원" w:date="2019-12-10T10:44:00Z">
              <w:rPr>
                <w:lang w:val="de-DE" w:bidi="ko-KR"/>
              </w:rPr>
            </w:rPrChange>
          </w:rPr>
          <w:t>O</w:t>
        </w:r>
      </w:ins>
      <w:ins w:id="19317" w:author="ETRI-김종원" w:date="2019-11-04T20:50:00Z">
        <w:r w:rsidR="00E44831" w:rsidRPr="002646CB">
          <w:rPr>
            <w:vertAlign w:val="subscript"/>
            <w:lang w:val="de-DE"/>
            <w:rPrChange w:id="19318" w:author="ETRI-김종원" w:date="2019-12-10T10:44:00Z">
              <w:rPr>
                <w:color w:val="000000" w:themeColor="text1"/>
                <w:lang w:val="de-DE"/>
              </w:rPr>
            </w:rPrChange>
          </w:rPr>
          <w:t>BID</w:t>
        </w:r>
      </w:ins>
      <w:ins w:id="19319" w:author="박 진상" w:date="2019-10-28T19:57:00Z">
        <w:del w:id="19320" w:author="ETRI-김종원" w:date="2019-11-04T20:50:00Z">
          <w:r w:rsidRPr="002646CB" w:rsidDel="00E44831">
            <w:rPr>
              <w:lang w:val="de-DE"/>
              <w:rPrChange w:id="19321" w:author="ETRI-김종원" w:date="2019-12-10T10:44:00Z">
                <w:rPr>
                  <w:lang w:val="de-DE" w:bidi="ko-KR"/>
                </w:rPr>
              </w:rPrChange>
            </w:rPr>
            <w:delText>_BID</w:delText>
          </w:r>
        </w:del>
      </w:ins>
      <w:ins w:id="19322" w:author="박 진상" w:date="2019-10-08T06:10:00Z">
        <w:r w:rsidR="00087689" w:rsidRPr="002646CB">
          <w:rPr>
            <w:rFonts w:hint="eastAsia"/>
            <w:lang w:val="de-DE"/>
            <w:rPrChange w:id="19323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를</w:t>
        </w:r>
        <w:r w:rsidR="00087689" w:rsidRPr="002646CB">
          <w:rPr>
            <w:lang w:val="de-DE"/>
            <w:rPrChange w:id="1932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5</w:t>
        </w:r>
        <w:r w:rsidR="00087689" w:rsidRPr="002646CB">
          <w:rPr>
            <w:rFonts w:hint="eastAsia"/>
            <w:lang w:val="de-DE"/>
            <w:rPrChange w:id="19325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분</w:t>
        </w:r>
        <w:r w:rsidR="00087689" w:rsidRPr="002646CB">
          <w:rPr>
            <w:lang w:val="de-DE"/>
            <w:rPrChange w:id="19326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327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동안</w:t>
        </w:r>
        <w:r w:rsidR="00087689" w:rsidRPr="002646CB">
          <w:rPr>
            <w:lang w:val="de-DE"/>
            <w:rPrChange w:id="19328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</w:ins>
      <w:ins w:id="19329" w:author="ETRI-김종원" w:date="2019-12-03T11:08:00Z">
        <w:r w:rsidR="00CD28D2" w:rsidRPr="002646CB">
          <w:rPr>
            <w:rFonts w:hint="eastAsia"/>
            <w:lang w:val="de-DE"/>
            <w:rPrChange w:id="19330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누적</w:t>
        </w:r>
      </w:ins>
      <w:ins w:id="19331" w:author="박 진상" w:date="2019-10-08T06:10:00Z">
        <w:del w:id="19332" w:author="ETRI-김종원" w:date="2019-12-03T11:08:00Z">
          <w:r w:rsidR="00087689" w:rsidRPr="002646CB" w:rsidDel="00CD28D2">
            <w:rPr>
              <w:rFonts w:hint="eastAsia"/>
              <w:lang w:val="de-DE"/>
              <w:rPrChange w:id="19333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적분</w:delText>
          </w:r>
        </w:del>
        <w:r w:rsidR="00087689" w:rsidRPr="002646CB">
          <w:rPr>
            <w:rFonts w:hint="eastAsia"/>
            <w:lang w:val="de-DE"/>
            <w:rPrChange w:id="19334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한</w:t>
        </w:r>
        <w:r w:rsidR="00087689" w:rsidRPr="002646CB">
          <w:rPr>
            <w:lang w:val="de-DE"/>
            <w:rPrChange w:id="19335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336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값</w:t>
        </w:r>
      </w:ins>
      <w:ins w:id="19337" w:author="ETRI-김종원" w:date="2019-11-04T20:51:00Z">
        <w:r w:rsidR="00E44831" w:rsidRPr="002646CB">
          <w:rPr>
            <w:rFonts w:hint="eastAsia"/>
            <w:lang w:val="de-DE"/>
            <w:rPrChange w:id="19338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이다</w:t>
        </w:r>
        <w:r w:rsidR="00E44831" w:rsidRPr="002646CB">
          <w:rPr>
            <w:rFonts w:hint="eastAsia"/>
            <w:lang w:val="de-DE"/>
            <w:rPrChange w:id="19339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.</w:t>
        </w:r>
      </w:ins>
      <w:ins w:id="19340" w:author="박 진상" w:date="2019-10-08T06:10:00Z">
        <w:del w:id="19341" w:author="ETRI-김종원" w:date="2019-11-04T20:51:00Z">
          <w:r w:rsidR="00087689" w:rsidRPr="002646CB" w:rsidDel="00E44831">
            <w:rPr>
              <w:rFonts w:hint="eastAsia"/>
              <w:lang w:val="de-DE"/>
              <w:rPrChange w:id="19342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으로서</w:delText>
          </w:r>
          <w:r w:rsidR="00087689" w:rsidRPr="002646CB" w:rsidDel="00E44831">
            <w:rPr>
              <w:lang w:val="de-DE"/>
              <w:rPrChange w:id="19343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, R</w:delText>
          </w:r>
        </w:del>
      </w:ins>
      <w:ins w:id="19344" w:author="박 진상" w:date="2019-10-28T19:57:00Z">
        <w:del w:id="19345" w:author="ETRI-김종원" w:date="2019-11-04T20:51:00Z">
          <w:r w:rsidRPr="002646CB" w:rsidDel="00E44831">
            <w:rPr>
              <w:lang w:val="de-DE"/>
              <w:rPrChange w:id="19346" w:author="ETRI-김종원" w:date="2019-12-10T10:44:00Z">
                <w:rPr>
                  <w:lang w:val="de-DE" w:bidi="ko-KR"/>
                </w:rPr>
              </w:rPrChange>
            </w:rPr>
            <w:delText>I</w:delText>
          </w:r>
        </w:del>
      </w:ins>
      <w:ins w:id="19347" w:author="박 진상" w:date="2019-10-08T06:10:00Z">
        <w:del w:id="19348" w:author="ETRI-김종원" w:date="2019-11-04T20:51:00Z">
          <w:r w:rsidR="00087689" w:rsidRPr="002646CB" w:rsidDel="00E44831">
            <w:rPr>
              <w:vertAlign w:val="subscript"/>
              <w:lang w:val="de-DE"/>
              <w:rPrChange w:id="1934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vertAlign w:val="subscript"/>
                  <w:lang w:val="de-DE" w:bidi="ko-KR"/>
                </w:rPr>
              </w:rPrChange>
            </w:rPr>
            <w:delText>MAPE</w:delText>
          </w:r>
          <w:r w:rsidR="00087689" w:rsidRPr="002646CB" w:rsidDel="00E44831">
            <w:rPr>
              <w:rFonts w:hint="eastAsia"/>
              <w:lang w:val="de-DE"/>
              <w:rPrChange w:id="19350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는</w:delText>
          </w:r>
          <w:r w:rsidR="00087689" w:rsidRPr="002646CB" w:rsidDel="00E44831">
            <w:rPr>
              <w:lang w:val="de-DE"/>
              <w:rPrChange w:id="19351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9352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식</w:delText>
          </w:r>
          <w:r w:rsidR="00087689" w:rsidRPr="002646CB" w:rsidDel="00E44831">
            <w:rPr>
              <w:lang w:val="de-DE"/>
              <w:rPrChange w:id="19353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(1)</w:delText>
          </w:r>
          <w:r w:rsidR="00087689" w:rsidRPr="002646CB" w:rsidDel="00E44831">
            <w:rPr>
              <w:rFonts w:hint="eastAsia"/>
              <w:lang w:val="de-DE"/>
              <w:rPrChange w:id="19354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과</w:delText>
          </w:r>
          <w:r w:rsidR="00087689" w:rsidRPr="002646CB" w:rsidDel="00E44831">
            <w:rPr>
              <w:lang w:val="de-DE"/>
              <w:rPrChange w:id="19355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9356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같이</w:delText>
          </w:r>
          <w:r w:rsidR="00087689" w:rsidRPr="002646CB" w:rsidDel="00E44831">
            <w:rPr>
              <w:lang w:val="de-DE"/>
              <w:rPrChange w:id="19357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9358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매</w:delText>
          </w:r>
          <w:r w:rsidR="00087689" w:rsidRPr="002646CB" w:rsidDel="00E44831">
            <w:rPr>
              <w:lang w:val="de-DE"/>
              <w:rPrChange w:id="1935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9360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시간</w:delText>
          </w:r>
          <w:r w:rsidR="00087689" w:rsidRPr="002646CB" w:rsidDel="00E44831">
            <w:rPr>
              <w:lang w:val="de-DE"/>
              <w:rPrChange w:id="19361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12</w:delText>
          </w:r>
          <w:r w:rsidR="00087689" w:rsidRPr="002646CB" w:rsidDel="00E44831">
            <w:rPr>
              <w:rFonts w:hint="eastAsia"/>
              <w:lang w:val="de-DE"/>
              <w:rPrChange w:id="19362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개의</w:delText>
          </w:r>
          <w:r w:rsidR="00087689" w:rsidRPr="002646CB" w:rsidDel="00E44831">
            <w:rPr>
              <w:lang w:val="de-DE"/>
              <w:rPrChange w:id="19363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E</w:delText>
          </w:r>
        </w:del>
      </w:ins>
      <w:ins w:id="19364" w:author="박 진상" w:date="2019-10-28T19:56:00Z">
        <w:del w:id="19365" w:author="ETRI-김종원" w:date="2019-11-04T20:51:00Z">
          <w:r w:rsidRPr="002646CB" w:rsidDel="00E44831">
            <w:rPr>
              <w:lang w:val="de-DE"/>
              <w:rPrChange w:id="19366" w:author="ETRI-김종원" w:date="2019-12-10T10:44:00Z">
                <w:rPr>
                  <w:lang w:val="de-DE" w:bidi="ko-KR"/>
                </w:rPr>
              </w:rPrChange>
            </w:rPr>
            <w:delText>O_BID</w:delText>
          </w:r>
        </w:del>
      </w:ins>
      <w:ins w:id="19367" w:author="박 진상" w:date="2019-10-08T06:10:00Z">
        <w:del w:id="19368" w:author="ETRI-김종원" w:date="2019-11-04T20:51:00Z">
          <w:r w:rsidR="00087689" w:rsidRPr="002646CB" w:rsidDel="00E44831">
            <w:rPr>
              <w:rFonts w:hint="eastAsia"/>
              <w:lang w:val="de-DE"/>
              <w:rPrChange w:id="19369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와</w:delText>
          </w:r>
          <w:r w:rsidR="00087689" w:rsidRPr="002646CB" w:rsidDel="00E44831">
            <w:rPr>
              <w:lang w:val="de-DE"/>
              <w:rPrChange w:id="19370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E</w:delText>
          </w:r>
        </w:del>
      </w:ins>
      <w:ins w:id="19371" w:author="박 진상" w:date="2019-10-28T19:56:00Z">
        <w:del w:id="19372" w:author="ETRI-김종원" w:date="2019-11-04T20:51:00Z">
          <w:r w:rsidRPr="002646CB" w:rsidDel="00E44831">
            <w:rPr>
              <w:lang w:val="de-DE"/>
              <w:rPrChange w:id="19373" w:author="ETRI-김종원" w:date="2019-12-10T10:44:00Z">
                <w:rPr>
                  <w:lang w:val="de-DE" w:bidi="ko-KR"/>
                </w:rPr>
              </w:rPrChange>
            </w:rPr>
            <w:delText>O_ACT</w:delText>
          </w:r>
        </w:del>
      </w:ins>
      <w:ins w:id="19374" w:author="박 진상" w:date="2019-10-08T06:10:00Z">
        <w:del w:id="19375" w:author="ETRI-김종원" w:date="2019-11-04T20:51:00Z">
          <w:r w:rsidR="00087689" w:rsidRPr="002646CB" w:rsidDel="00E44831">
            <w:rPr>
              <w:rFonts w:hint="eastAsia"/>
              <w:lang w:val="de-DE"/>
              <w:rPrChange w:id="19376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를</w:delText>
          </w:r>
          <w:r w:rsidR="00087689" w:rsidRPr="002646CB" w:rsidDel="00E44831">
            <w:rPr>
              <w:lang w:val="de-DE"/>
              <w:rPrChange w:id="19377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9378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연산하여</w:delText>
          </w:r>
          <w:r w:rsidR="00087689" w:rsidRPr="002646CB" w:rsidDel="00E44831">
            <w:rPr>
              <w:lang w:val="de-DE"/>
              <w:rPrChange w:id="1937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9380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합친다</w:delText>
          </w:r>
          <w:r w:rsidR="00087689" w:rsidRPr="002646CB" w:rsidDel="00E44831">
            <w:rPr>
              <w:lang w:val="de-DE"/>
              <w:rPrChange w:id="19381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.</w:delText>
          </w:r>
        </w:del>
      </w:ins>
    </w:p>
    <w:p w14:paraId="3E058DC5" w14:textId="761C8F56" w:rsidR="00070D4C" w:rsidRPr="002646CB" w:rsidRDefault="00070D4C" w:rsidP="00070D4C">
      <w:pPr>
        <w:wordWrap/>
        <w:autoSpaceDE/>
        <w:autoSpaceDN/>
        <w:spacing w:line="240" w:lineRule="auto"/>
        <w:rPr>
          <w:ins w:id="19382" w:author="박 진상" w:date="2019-10-28T19:59:00Z"/>
          <w:lang w:val="de-DE"/>
          <w:rPrChange w:id="19383" w:author="ETRI-김종원" w:date="2019-12-10T10:44:00Z">
            <w:rPr>
              <w:ins w:id="19384" w:author="박 진상" w:date="2019-10-28T19:59:00Z"/>
              <w:rFonts w:ascii="바탕" w:hAnsi="바탕" w:cs="Arial"/>
              <w:color w:val="000000" w:themeColor="text1"/>
              <w:szCs w:val="22"/>
              <w:lang w:val="de-DE" w:bidi="ko-KR"/>
            </w:rPr>
          </w:rPrChange>
        </w:rPr>
      </w:pPr>
    </w:p>
    <w:p w14:paraId="281C5DA9" w14:textId="4977DDCC" w:rsidR="00087689" w:rsidRPr="002646CB" w:rsidRDefault="00087689">
      <w:pPr>
        <w:wordWrap/>
        <w:autoSpaceDE/>
        <w:autoSpaceDN/>
        <w:spacing w:line="240" w:lineRule="auto"/>
        <w:rPr>
          <w:ins w:id="19385" w:author="박 진상" w:date="2019-10-08T06:10:00Z"/>
          <w:lang w:val="de-DE"/>
          <w:rPrChange w:id="19386" w:author="ETRI-김종원" w:date="2019-12-10T10:44:00Z">
            <w:rPr>
              <w:ins w:id="19387" w:author="박 진상" w:date="2019-10-08T06:10:00Z"/>
              <w:rFonts w:eastAsiaTheme="minorEastAsia" w:cs="Arial"/>
              <w:color w:val="000000" w:themeColor="text1"/>
              <w:szCs w:val="22"/>
              <w:lang w:val="de-DE" w:bidi="ko-KR"/>
            </w:rPr>
          </w:rPrChange>
        </w:rPr>
        <w:pPrChange w:id="19388" w:author="박 진상" w:date="2019-10-28T19:59:00Z">
          <w:pPr>
            <w:ind w:left="760"/>
          </w:pPr>
        </w:pPrChange>
      </w:pPr>
      <w:ins w:id="19389" w:author="박 진상" w:date="2019-10-08T06:10:00Z">
        <w:r w:rsidRPr="002646CB">
          <w:rPr>
            <w:lang w:val="de-DE"/>
            <w:rPrChange w:id="19390" w:author="ETRI-김종원" w:date="2019-12-10T10:44:00Z">
              <w:rPr>
                <w:color w:val="000000" w:themeColor="text1"/>
                <w:lang w:val="de-DE"/>
              </w:rPr>
            </w:rPrChange>
          </w:rPr>
          <w:t>E</w:t>
        </w:r>
      </w:ins>
      <w:ins w:id="19391" w:author="박 진상" w:date="2019-10-28T19:57:00Z">
        <w:r w:rsidR="00E2768C" w:rsidRPr="002646CB">
          <w:rPr>
            <w:lang w:val="de-DE"/>
            <w:rPrChange w:id="19392" w:author="ETRI-김종원" w:date="2019-12-10T10:44:00Z">
              <w:rPr>
                <w:lang w:val="de-DE"/>
              </w:rPr>
            </w:rPrChange>
          </w:rPr>
          <w:t>O</w:t>
        </w:r>
        <w:del w:id="19393" w:author="ETRI-김종원" w:date="2019-11-04T20:51:00Z">
          <w:r w:rsidR="00E2768C" w:rsidRPr="002646CB" w:rsidDel="00E44831">
            <w:rPr>
              <w:vertAlign w:val="subscript"/>
              <w:lang w:val="de-DE"/>
              <w:rPrChange w:id="19394" w:author="ETRI-김종원" w:date="2019-12-10T10:44:00Z">
                <w:rPr>
                  <w:lang w:val="de-DE"/>
                </w:rPr>
              </w:rPrChange>
            </w:rPr>
            <w:delText>_</w:delText>
          </w:r>
        </w:del>
        <w:r w:rsidR="00E2768C" w:rsidRPr="002646CB">
          <w:rPr>
            <w:vertAlign w:val="subscript"/>
            <w:lang w:val="de-DE"/>
            <w:rPrChange w:id="19395" w:author="ETRI-김종원" w:date="2019-12-10T10:44:00Z">
              <w:rPr>
                <w:lang w:val="de-DE"/>
              </w:rPr>
            </w:rPrChange>
          </w:rPr>
          <w:t>ACT</w:t>
        </w:r>
      </w:ins>
      <w:ins w:id="19396" w:author="박 진상" w:date="2019-10-08T06:10:00Z">
        <w:r w:rsidRPr="002646CB">
          <w:rPr>
            <w:rFonts w:hint="eastAsia"/>
            <w:lang w:val="de-DE"/>
            <w:rPrChange w:id="19397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lang w:val="de-DE"/>
            <w:rPrChange w:id="1939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9399" w:author="박 진상" w:date="2019-10-28T18:28:00Z">
        <w:r w:rsidR="00DC4888" w:rsidRPr="002646CB">
          <w:rPr>
            <w:rFonts w:hint="eastAsia"/>
            <w:lang w:val="de-DE"/>
            <w:rPrChange w:id="19400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연계시스템</w:t>
        </w:r>
      </w:ins>
      <w:ins w:id="19401" w:author="박 진상" w:date="2019-10-08T06:10:00Z">
        <w:del w:id="19402" w:author="ETRI-김종원" w:date="2019-11-04T20:51:00Z">
          <w:r w:rsidRPr="002646CB" w:rsidDel="00E44831">
            <w:rPr>
              <w:lang w:val="de-DE"/>
              <w:rPrChange w:id="1940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lang w:val="de-DE"/>
            <w:rPrChange w:id="1940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del w:id="19405" w:author="ETRI-김종원" w:date="2019-11-04T20:51:00Z">
          <w:r w:rsidRPr="002646CB" w:rsidDel="00E44831">
            <w:rPr>
              <w:lang w:val="de-DE"/>
              <w:rPrChange w:id="19406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lang w:val="de-DE"/>
            <w:rPrChange w:id="1940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전력량이고</w:t>
        </w:r>
        <w:r w:rsidRPr="002646CB">
          <w:rPr>
            <w:lang w:val="de-DE"/>
            <w:rPrChange w:id="1940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, </w:t>
        </w:r>
      </w:ins>
      <w:ins w:id="19409" w:author="박 진상" w:date="2019-10-28T18:33:00Z">
        <w:r w:rsidR="009102DC" w:rsidRPr="002646CB">
          <w:rPr>
            <w:rFonts w:hint="eastAsia"/>
            <w:lang w:val="de-DE"/>
            <w:rPrChange w:id="19410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스마트미터</w:t>
        </w:r>
      </w:ins>
      <w:ins w:id="19411" w:author="박 진상" w:date="2019-10-28T19:57:00Z">
        <w:r w:rsidR="00E2768C" w:rsidRPr="002646CB">
          <w:rPr>
            <w:lang w:val="de-DE"/>
            <w:rPrChange w:id="19412" w:author="ETRI-김종원" w:date="2019-12-10T10:44:00Z">
              <w:rPr>
                <w:rFonts w:cs="맑은 고딕"/>
                <w:lang w:val="de-DE"/>
              </w:rPr>
            </w:rPrChange>
          </w:rPr>
          <w:t>(S</w:t>
        </w:r>
      </w:ins>
      <w:ins w:id="19413" w:author="박 진상" w:date="2019-10-08T06:10:00Z">
        <w:r w:rsidRPr="002646CB">
          <w:rPr>
            <w:lang w:val="de-DE"/>
            <w:rPrChange w:id="19414" w:author="ETRI-김종원" w:date="2019-12-10T10:44:00Z">
              <w:rPr>
                <w:color w:val="000000" w:themeColor="text1"/>
                <w:lang w:val="de-DE"/>
              </w:rPr>
            </w:rPrChange>
          </w:rPr>
          <w:t>M1</w:t>
        </w:r>
      </w:ins>
      <w:ins w:id="19415" w:author="박 진상" w:date="2019-10-28T19:57:00Z">
        <w:r w:rsidR="00E2768C" w:rsidRPr="002646CB">
          <w:rPr>
            <w:lang w:val="de-DE"/>
            <w:rPrChange w:id="19416" w:author="ETRI-김종원" w:date="2019-12-10T10:44:00Z">
              <w:rPr>
                <w:lang w:val="de-DE"/>
              </w:rPr>
            </w:rPrChange>
          </w:rPr>
          <w:t>)</w:t>
        </w:r>
      </w:ins>
      <w:ins w:id="19417" w:author="박 진상" w:date="2019-10-08T06:10:00Z">
        <w:r w:rsidRPr="002646CB">
          <w:rPr>
            <w:rFonts w:hint="eastAsia"/>
            <w:lang w:val="de-DE"/>
            <w:rPrChange w:id="19418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</w:t>
        </w:r>
        <w:r w:rsidRPr="002646CB">
          <w:rPr>
            <w:lang w:val="de-DE"/>
            <w:rPrChange w:id="19419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5</w:t>
        </w:r>
        <w:r w:rsidRPr="002646CB">
          <w:rPr>
            <w:rFonts w:hint="eastAsia"/>
            <w:lang w:val="de-DE"/>
            <w:rPrChange w:id="1942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분</w:t>
        </w:r>
        <w:r w:rsidRPr="002646CB">
          <w:rPr>
            <w:lang w:val="de-DE"/>
            <w:rPrChange w:id="1942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2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</w:t>
        </w:r>
      </w:ins>
      <w:ins w:id="19423" w:author="박 진상" w:date="2019-10-28T19:57:00Z">
        <w:r w:rsidR="00E2768C" w:rsidRPr="002646CB">
          <w:rPr>
            <w:rFonts w:hint="eastAsia"/>
            <w:lang w:val="de-DE"/>
            <w:rPrChange w:id="19424" w:author="ETRI-김종원" w:date="2019-12-10T10:44:00Z">
              <w:rPr>
                <w:rFonts w:cs="맑은 고딕" w:hint="eastAsia"/>
                <w:lang w:val="de-DE"/>
              </w:rPr>
            </w:rPrChange>
          </w:rPr>
          <w:t>로</w:t>
        </w:r>
      </w:ins>
      <w:ins w:id="19425" w:author="박 진상" w:date="2019-10-08T06:10:00Z">
        <w:r w:rsidRPr="002646CB">
          <w:rPr>
            <w:lang w:val="de-DE"/>
            <w:rPrChange w:id="1942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2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측정하며</w:t>
        </w:r>
        <w:r w:rsidRPr="002646CB">
          <w:rPr>
            <w:lang w:val="de-DE"/>
            <w:rPrChange w:id="1942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942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Pr="002646CB">
          <w:rPr>
            <w:lang w:val="de-DE"/>
            <w:rPrChange w:id="1943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kWh</w:t>
        </w:r>
        <w:r w:rsidRPr="002646CB">
          <w:rPr>
            <w:rFonts w:hint="eastAsia"/>
            <w:lang w:val="de-DE"/>
            <w:rPrChange w:id="19431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이고</w:t>
        </w:r>
        <w:r w:rsidRPr="002646CB">
          <w:rPr>
            <w:lang w:val="de-DE"/>
            <w:rPrChange w:id="1943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943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값의</w:t>
        </w:r>
        <w:r w:rsidRPr="002646CB">
          <w:rPr>
            <w:lang w:val="de-DE"/>
            <w:rPrChange w:id="1943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3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범위는</w:t>
        </w:r>
        <w:r w:rsidRPr="002646CB">
          <w:rPr>
            <w:lang w:val="de-DE"/>
            <w:rPrChange w:id="1943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0 </w:t>
        </w:r>
        <w:r w:rsidRPr="002646CB">
          <w:rPr>
            <w:rFonts w:hint="eastAsia"/>
            <w:lang w:val="de-DE"/>
            <w:rPrChange w:id="1943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이상이다</w:t>
        </w:r>
        <w:r w:rsidRPr="002646CB">
          <w:rPr>
            <w:lang w:val="de-DE"/>
            <w:rPrChange w:id="19438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.</w:t>
        </w:r>
      </w:ins>
      <w:ins w:id="19439" w:author="박 진상" w:date="2019-10-28T19:55:00Z">
        <w:r w:rsidR="00E2768C" w:rsidRPr="002646CB">
          <w:rPr>
            <w:lang w:val="de-DE"/>
            <w:rPrChange w:id="19440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 xml:space="preserve"> </w:t>
        </w:r>
      </w:ins>
      <w:ins w:id="19441" w:author="박 진상" w:date="2019-10-08T06:10:00Z">
        <w:r w:rsidRPr="002646CB">
          <w:rPr>
            <w:rFonts w:hint="eastAsia"/>
            <w:lang w:val="de-DE"/>
            <w:rPrChange w:id="1944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그림</w:t>
        </w:r>
        <w:r w:rsidRPr="002646CB">
          <w:rPr>
            <w:lang w:val="de-DE"/>
            <w:rPrChange w:id="19443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2</w:t>
        </w:r>
        <w:r w:rsidRPr="002646CB">
          <w:rPr>
            <w:rFonts w:hint="eastAsia"/>
            <w:lang w:val="de-DE"/>
            <w:rPrChange w:id="19444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에서</w:t>
        </w:r>
        <w:r w:rsidRPr="002646CB">
          <w:rPr>
            <w:lang w:val="de-DE"/>
            <w:rPrChange w:id="19445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E</w:t>
        </w:r>
      </w:ins>
      <w:ins w:id="19446" w:author="박 진상" w:date="2019-10-28T19:58:00Z">
        <w:r w:rsidR="00E2768C" w:rsidRPr="002646CB">
          <w:rPr>
            <w:lang w:val="de-DE"/>
            <w:rPrChange w:id="19447" w:author="ETRI-김종원" w:date="2019-12-10T10:44:00Z">
              <w:rPr>
                <w:lang w:val="de-DE" w:bidi="ko-KR"/>
              </w:rPr>
            </w:rPrChange>
          </w:rPr>
          <w:t>O</w:t>
        </w:r>
        <w:del w:id="19448" w:author="ETRI-김종원" w:date="2019-11-04T21:22:00Z">
          <w:r w:rsidR="00E2768C" w:rsidRPr="002646CB" w:rsidDel="0080687A">
            <w:rPr>
              <w:vertAlign w:val="subscript"/>
              <w:lang w:val="de-DE"/>
              <w:rPrChange w:id="19449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E2768C" w:rsidRPr="002646CB">
          <w:rPr>
            <w:vertAlign w:val="subscript"/>
            <w:lang w:val="de-DE"/>
            <w:rPrChange w:id="19450" w:author="ETRI-김종원" w:date="2019-12-10T10:44:00Z">
              <w:rPr>
                <w:lang w:val="de-DE" w:bidi="ko-KR"/>
              </w:rPr>
            </w:rPrChange>
          </w:rPr>
          <w:t>ACT</w:t>
        </w:r>
      </w:ins>
      <w:ins w:id="19451" w:author="박 진상" w:date="2019-10-08T06:10:00Z">
        <w:r w:rsidRPr="002646CB">
          <w:rPr>
            <w:rFonts w:hint="eastAsia"/>
            <w:lang w:val="de-DE"/>
            <w:rPrChange w:id="1945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는</w:t>
        </w:r>
        <w:r w:rsidRPr="002646CB">
          <w:rPr>
            <w:lang w:val="de-DE"/>
            <w:rPrChange w:id="19453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lang w:val="de-DE"/>
            <w:rPrChange w:id="1945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P</w:t>
        </w:r>
      </w:ins>
      <w:ins w:id="19455" w:author="박 진상" w:date="2019-10-28T19:58:00Z">
        <w:r w:rsidR="00E2768C" w:rsidRPr="002646CB">
          <w:rPr>
            <w:lang w:val="de-DE"/>
            <w:rPrChange w:id="19456" w:author="ETRI-김종원" w:date="2019-12-10T10:44:00Z">
              <w:rPr>
                <w:lang w:val="de-DE" w:bidi="ko-KR"/>
              </w:rPr>
            </w:rPrChange>
          </w:rPr>
          <w:t>O</w:t>
        </w:r>
        <w:del w:id="19457" w:author="ETRI-김종원" w:date="2019-11-04T21:22:00Z">
          <w:r w:rsidR="00E2768C" w:rsidRPr="002646CB" w:rsidDel="0080687A">
            <w:rPr>
              <w:vertAlign w:val="subscript"/>
              <w:lang w:val="de-DE"/>
              <w:rPrChange w:id="19458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E2768C" w:rsidRPr="002646CB">
          <w:rPr>
            <w:vertAlign w:val="subscript"/>
            <w:lang w:val="de-DE"/>
            <w:rPrChange w:id="19459" w:author="ETRI-김종원" w:date="2019-12-10T10:44:00Z">
              <w:rPr>
                <w:lang w:val="de-DE" w:bidi="ko-KR"/>
              </w:rPr>
            </w:rPrChange>
          </w:rPr>
          <w:t>ACT</w:t>
        </w:r>
      </w:ins>
      <w:ins w:id="19460" w:author="박 진상" w:date="2019-10-08T06:10:00Z">
        <w:r w:rsidRPr="002646CB">
          <w:rPr>
            <w:rFonts w:hint="eastAsia"/>
            <w:lang w:val="de-DE"/>
            <w:rPrChange w:id="19461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를</w:t>
        </w:r>
        <w:r w:rsidRPr="002646CB">
          <w:rPr>
            <w:lang w:val="de-DE"/>
            <w:rPrChange w:id="19462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5</w:t>
        </w:r>
        <w:r w:rsidRPr="002646CB">
          <w:rPr>
            <w:rFonts w:hint="eastAsia"/>
            <w:lang w:val="de-DE"/>
            <w:rPrChange w:id="19463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분</w:t>
        </w:r>
        <w:r w:rsidRPr="002646CB">
          <w:rPr>
            <w:lang w:val="de-DE"/>
            <w:rPrChange w:id="1946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65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동안</w:t>
        </w:r>
        <w:r w:rsidRPr="002646CB">
          <w:rPr>
            <w:lang w:val="de-DE"/>
            <w:rPrChange w:id="19466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</w:ins>
      <w:ins w:id="19467" w:author="ETRI-김종원" w:date="2019-12-03T11:08:00Z">
        <w:r w:rsidR="00CD28D2" w:rsidRPr="002646CB">
          <w:rPr>
            <w:rFonts w:hint="eastAsia"/>
            <w:lang w:val="de-DE"/>
            <w:rPrChange w:id="19468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누적</w:t>
        </w:r>
      </w:ins>
      <w:ins w:id="19469" w:author="박 진상" w:date="2019-10-08T06:10:00Z">
        <w:del w:id="19470" w:author="ETRI-김종원" w:date="2019-12-03T11:08:00Z">
          <w:r w:rsidRPr="002646CB" w:rsidDel="00CD28D2">
            <w:rPr>
              <w:rFonts w:hint="eastAsia"/>
              <w:lang w:val="de-DE"/>
              <w:rPrChange w:id="19471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적분</w:delText>
          </w:r>
        </w:del>
        <w:r w:rsidRPr="002646CB">
          <w:rPr>
            <w:rFonts w:hint="eastAsia"/>
            <w:lang w:val="de-DE"/>
            <w:rPrChange w:id="19472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한</w:t>
        </w:r>
        <w:r w:rsidRPr="002646CB">
          <w:rPr>
            <w:lang w:val="de-DE"/>
            <w:rPrChange w:id="19473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74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값으로서</w:t>
        </w:r>
        <w:r w:rsidRPr="002646CB">
          <w:rPr>
            <w:lang w:val="de-DE"/>
            <w:rPrChange w:id="19475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, R</w:t>
        </w:r>
      </w:ins>
      <w:ins w:id="19476" w:author="박 진상" w:date="2019-10-28T19:58:00Z">
        <w:r w:rsidR="00070D4C" w:rsidRPr="002646CB">
          <w:rPr>
            <w:lang w:val="de-DE"/>
            <w:rPrChange w:id="19477" w:author="ETRI-김종원" w:date="2019-12-10T10:44:00Z">
              <w:rPr>
                <w:lang w:val="de-DE" w:bidi="ko-KR"/>
              </w:rPr>
            </w:rPrChange>
          </w:rPr>
          <w:t>I</w:t>
        </w:r>
      </w:ins>
      <w:ins w:id="19478" w:author="박 진상" w:date="2019-10-08T06:10:00Z">
        <w:r w:rsidRPr="002646CB">
          <w:rPr>
            <w:vertAlign w:val="subscript"/>
            <w:lang w:val="de-DE"/>
            <w:rPrChange w:id="19479" w:author="ETRI-김종원" w:date="2019-12-10T10:44:00Z">
              <w:rPr>
                <w:rFonts w:eastAsiaTheme="minorEastAsia" w:cs="Arial"/>
                <w:color w:val="000000" w:themeColor="text1"/>
                <w:szCs w:val="22"/>
                <w:vertAlign w:val="subscript"/>
                <w:lang w:val="de-DE" w:bidi="ko-KR"/>
              </w:rPr>
            </w:rPrChange>
          </w:rPr>
          <w:t>MAPE</w:t>
        </w:r>
        <w:r w:rsidRPr="002646CB">
          <w:rPr>
            <w:rFonts w:hint="eastAsia"/>
            <w:lang w:val="de-DE"/>
            <w:rPrChange w:id="19480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는</w:t>
        </w:r>
        <w:r w:rsidRPr="002646CB">
          <w:rPr>
            <w:lang w:val="de-DE"/>
            <w:rPrChange w:id="19481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82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식</w:t>
        </w:r>
        <w:r w:rsidRPr="002646CB">
          <w:rPr>
            <w:lang w:val="de-DE"/>
            <w:rPrChange w:id="19483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(1)</w:t>
        </w:r>
        <w:r w:rsidRPr="002646CB">
          <w:rPr>
            <w:rFonts w:hint="eastAsia"/>
            <w:lang w:val="de-DE"/>
            <w:rPrChange w:id="19484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과</w:t>
        </w:r>
        <w:r w:rsidRPr="002646CB">
          <w:rPr>
            <w:lang w:val="de-DE"/>
            <w:rPrChange w:id="19485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86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같이</w:t>
        </w:r>
        <w:r w:rsidRPr="002646CB">
          <w:rPr>
            <w:lang w:val="de-DE"/>
            <w:rPrChange w:id="19487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88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매</w:t>
        </w:r>
        <w:r w:rsidRPr="002646CB">
          <w:rPr>
            <w:lang w:val="de-DE"/>
            <w:rPrChange w:id="19489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490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시간</w:t>
        </w:r>
        <w:r w:rsidRPr="002646CB">
          <w:rPr>
            <w:lang w:val="de-DE"/>
            <w:rPrChange w:id="19491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12</w:t>
        </w:r>
        <w:r w:rsidRPr="002646CB">
          <w:rPr>
            <w:rFonts w:hint="eastAsia"/>
            <w:lang w:val="de-DE"/>
            <w:rPrChange w:id="19492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개의</w:t>
        </w:r>
        <w:r w:rsidRPr="002646CB">
          <w:rPr>
            <w:lang w:val="de-DE"/>
            <w:rPrChange w:id="19493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E</w:t>
        </w:r>
      </w:ins>
      <w:ins w:id="19494" w:author="박 진상" w:date="2019-10-28T19:58:00Z">
        <w:r w:rsidR="00070D4C" w:rsidRPr="002646CB">
          <w:rPr>
            <w:lang w:val="de-DE"/>
            <w:rPrChange w:id="19495" w:author="ETRI-김종원" w:date="2019-12-10T10:44:00Z">
              <w:rPr>
                <w:lang w:val="de-DE" w:bidi="ko-KR"/>
              </w:rPr>
            </w:rPrChange>
          </w:rPr>
          <w:t>O</w:t>
        </w:r>
        <w:del w:id="19496" w:author="ETRI-김종원" w:date="2019-11-04T21:22:00Z">
          <w:r w:rsidR="00070D4C" w:rsidRPr="002646CB" w:rsidDel="002E647F">
            <w:rPr>
              <w:vertAlign w:val="subscript"/>
              <w:lang w:val="de-DE"/>
              <w:rPrChange w:id="19497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070D4C" w:rsidRPr="002646CB">
          <w:rPr>
            <w:vertAlign w:val="subscript"/>
            <w:lang w:val="de-DE"/>
            <w:rPrChange w:id="19498" w:author="ETRI-김종원" w:date="2019-12-10T10:44:00Z">
              <w:rPr>
                <w:lang w:val="de-DE" w:bidi="ko-KR"/>
              </w:rPr>
            </w:rPrChange>
          </w:rPr>
          <w:t>BID</w:t>
        </w:r>
      </w:ins>
      <w:ins w:id="19499" w:author="박 진상" w:date="2019-10-08T06:10:00Z">
        <w:r w:rsidRPr="002646CB">
          <w:rPr>
            <w:rFonts w:hint="eastAsia"/>
            <w:lang w:val="de-DE"/>
            <w:rPrChange w:id="19500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와</w:t>
        </w:r>
        <w:r w:rsidRPr="002646CB">
          <w:rPr>
            <w:lang w:val="de-DE"/>
            <w:rPrChange w:id="19501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E</w:t>
        </w:r>
      </w:ins>
      <w:ins w:id="19502" w:author="박 진상" w:date="2019-10-28T19:58:00Z">
        <w:r w:rsidR="00070D4C" w:rsidRPr="002646CB">
          <w:rPr>
            <w:lang w:val="de-DE"/>
            <w:rPrChange w:id="19503" w:author="ETRI-김종원" w:date="2019-12-10T10:44:00Z">
              <w:rPr>
                <w:lang w:val="de-DE" w:bidi="ko-KR"/>
              </w:rPr>
            </w:rPrChange>
          </w:rPr>
          <w:t>O</w:t>
        </w:r>
        <w:del w:id="19504" w:author="ETRI-김종원" w:date="2019-11-04T21:22:00Z">
          <w:r w:rsidR="00070D4C" w:rsidRPr="002646CB" w:rsidDel="002E647F">
            <w:rPr>
              <w:vertAlign w:val="subscript"/>
              <w:lang w:val="de-DE"/>
              <w:rPrChange w:id="19505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070D4C" w:rsidRPr="002646CB">
          <w:rPr>
            <w:vertAlign w:val="subscript"/>
            <w:lang w:val="de-DE"/>
            <w:rPrChange w:id="19506" w:author="ETRI-김종원" w:date="2019-12-10T10:44:00Z">
              <w:rPr>
                <w:lang w:val="de-DE" w:bidi="ko-KR"/>
              </w:rPr>
            </w:rPrChange>
          </w:rPr>
          <w:t>ACT</w:t>
        </w:r>
      </w:ins>
      <w:ins w:id="19507" w:author="박 진상" w:date="2019-10-08T06:10:00Z">
        <w:r w:rsidRPr="002646CB">
          <w:rPr>
            <w:rFonts w:hint="eastAsia"/>
            <w:lang w:val="de-DE"/>
            <w:rPrChange w:id="19508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를</w:t>
        </w:r>
        <w:r w:rsidRPr="002646CB">
          <w:rPr>
            <w:lang w:val="de-DE"/>
            <w:rPrChange w:id="19509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510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연산하여</w:t>
        </w:r>
        <w:r w:rsidRPr="002646CB">
          <w:rPr>
            <w:lang w:val="de-DE"/>
            <w:rPrChange w:id="19511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9512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합</w:t>
        </w:r>
      </w:ins>
      <w:ins w:id="19513" w:author="ETRI-김종원" w:date="2019-12-03T12:38:00Z">
        <w:r w:rsidR="0072739B" w:rsidRPr="002646CB">
          <w:rPr>
            <w:rFonts w:hint="eastAsia"/>
            <w:lang w:val="de-DE"/>
            <w:rPrChange w:id="19514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쳐서</w:t>
        </w:r>
        <w:r w:rsidR="0072739B" w:rsidRPr="002646CB">
          <w:rPr>
            <w:lang w:val="de-DE"/>
            <w:rPrChange w:id="19515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72739B" w:rsidRPr="002646CB">
          <w:rPr>
            <w:rFonts w:hint="eastAsia"/>
            <w:lang w:val="de-DE"/>
            <w:rPrChange w:id="19516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평균을</w:t>
        </w:r>
        <w:r w:rsidR="0072739B" w:rsidRPr="002646CB">
          <w:rPr>
            <w:lang w:val="de-DE"/>
            <w:rPrChange w:id="19517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72739B" w:rsidRPr="002646CB">
          <w:rPr>
            <w:rFonts w:hint="eastAsia"/>
            <w:lang w:val="de-DE"/>
            <w:rPrChange w:id="19518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낸다</w:t>
        </w:r>
        <w:r w:rsidR="0072739B" w:rsidRPr="002646CB">
          <w:rPr>
            <w:lang w:val="de-DE"/>
            <w:rPrChange w:id="19519" w:author="ETRI-김종원" w:date="2019-12-10T10:44:00Z">
              <w:rPr>
                <w:color w:val="000000" w:themeColor="text1"/>
                <w:lang w:val="de-DE"/>
              </w:rPr>
            </w:rPrChange>
          </w:rPr>
          <w:t>.</w:t>
        </w:r>
      </w:ins>
      <w:ins w:id="19520" w:author="박 진상" w:date="2019-10-08T06:10:00Z">
        <w:del w:id="19521" w:author="ETRI-김종원" w:date="2019-12-03T12:38:00Z">
          <w:r w:rsidRPr="002646CB" w:rsidDel="0072739B">
            <w:rPr>
              <w:rFonts w:hint="eastAsia"/>
              <w:lang w:val="de-DE"/>
              <w:rPrChange w:id="19522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친다</w:delText>
          </w:r>
          <w:r w:rsidRPr="002646CB" w:rsidDel="0072739B">
            <w:rPr>
              <w:lang w:val="de-DE"/>
              <w:rPrChange w:id="19523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.</w:delText>
          </w:r>
        </w:del>
      </w:ins>
    </w:p>
    <w:p w14:paraId="6341D902" w14:textId="77777777" w:rsidR="00087689" w:rsidRPr="002646CB" w:rsidRDefault="00087689" w:rsidP="00087689">
      <w:pPr>
        <w:rPr>
          <w:ins w:id="19524" w:author="박 진상" w:date="2019-10-08T06:10:00Z"/>
          <w:lang w:val="de-DE"/>
          <w:rPrChange w:id="19525" w:author="ETRI-김종원" w:date="2019-12-10T10:44:00Z">
            <w:rPr>
              <w:ins w:id="19526" w:author="박 진상" w:date="2019-10-08T06:10:00Z"/>
              <w:color w:val="000000" w:themeColor="text1"/>
              <w:lang w:val="de-DE"/>
            </w:rPr>
          </w:rPrChange>
        </w:rPr>
      </w:pPr>
    </w:p>
    <w:p w14:paraId="702F1FE7" w14:textId="0D3E2961" w:rsidR="00087689" w:rsidRPr="002646CB" w:rsidRDefault="00087689" w:rsidP="00087689">
      <w:pPr>
        <w:jc w:val="center"/>
        <w:rPr>
          <w:ins w:id="19527" w:author="박 진상" w:date="2019-10-08T06:10:00Z"/>
          <w:rPrChange w:id="19528" w:author="ETRI-김종원" w:date="2019-12-10T10:44:00Z">
            <w:rPr>
              <w:ins w:id="19529" w:author="박 진상" w:date="2019-10-08T06:10:00Z"/>
            </w:rPr>
          </w:rPrChange>
        </w:rPr>
      </w:pPr>
      <w:del w:id="19530" w:author="박 진상" w:date="2019-10-28T20:43:00Z">
        <w:r w:rsidRPr="002646CB" w:rsidDel="008F6A17">
          <w:rPr>
            <w:rPrChange w:id="19531" w:author="ETRI-김종원" w:date="2019-12-10T10:44:00Z">
              <w:rPr/>
            </w:rPrChange>
          </w:rPr>
          <w:fldChar w:fldCharType="begin"/>
        </w:r>
        <w:r w:rsidRPr="002646CB" w:rsidDel="008F6A17">
          <w:rPr>
            <w:rPrChange w:id="19532" w:author="ETRI-김종원" w:date="2019-12-10T10:44:00Z">
              <w:rPr/>
            </w:rPrChange>
          </w:rPr>
          <w:fldChar w:fldCharType="end"/>
        </w:r>
      </w:del>
      <w:ins w:id="19533" w:author="박 진상" w:date="2019-10-28T20:43:00Z">
        <w:r w:rsidR="008F6A17" w:rsidRPr="002646CB">
          <w:rPr>
            <w:rPrChange w:id="19534" w:author="ETRI-김종원" w:date="2019-12-10T10:44:00Z">
              <w:rPr/>
            </w:rPrChange>
          </w:rPr>
          <w:t xml:space="preserve"> </w:t>
        </w:r>
      </w:ins>
      <w:ins w:id="19535" w:author="박 진상" w:date="2019-10-28T20:43:00Z">
        <w:del w:id="19536" w:author="ETRI-김종원" w:date="2019-11-04T19:58:00Z">
          <w:r w:rsidR="008F6A17" w:rsidRPr="002646CB" w:rsidDel="00A17B9B">
            <w:rPr>
              <w:rPrChange w:id="19537" w:author="ETRI-김종원" w:date="2019-12-10T10:44:00Z">
                <w:rPr/>
              </w:rPrChange>
            </w:rPr>
            <w:object w:dxaOrig="12332" w:dyaOrig="8730" w14:anchorId="31A55E02">
              <v:shape id="_x0000_i1027" type="#_x0000_t75" style="width:467.25pt;height:276pt" o:ole="">
                <v:imagedata r:id="rId27" o:title=""/>
              </v:shape>
              <o:OLEObject Type="Embed" ProgID="Visio.Drawing.11" ShapeID="_x0000_i1027" DrawAspect="Content" ObjectID="_1637480325" r:id="rId28"/>
            </w:object>
          </w:r>
        </w:del>
      </w:ins>
      <w:ins w:id="19538" w:author="ETRI-김종원" w:date="2019-11-04T19:59:00Z">
        <w:r w:rsidR="00A17B9B" w:rsidRPr="002646CB">
          <w:rPr>
            <w:lang w:val="en-US"/>
            <w:rPrChange w:id="19539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24C61C19" wp14:editId="26E75D6D">
              <wp:extent cx="5939790" cy="3976370"/>
              <wp:effectExtent l="0" t="0" r="3810" b="5080"/>
              <wp:docPr id="2" name="그림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9790" cy="3976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E7DCA0" w14:textId="5C2E47A9" w:rsidR="00087689" w:rsidRPr="002646CB" w:rsidRDefault="00087689" w:rsidP="00087689">
      <w:pPr>
        <w:pStyle w:val="aff"/>
        <w:jc w:val="center"/>
        <w:rPr>
          <w:ins w:id="19540" w:author="박 진상" w:date="2019-10-08T06:10:00Z"/>
          <w:lang w:bidi="ko-KR"/>
          <w:rPrChange w:id="19541" w:author="ETRI-김종원" w:date="2019-12-10T10:44:00Z">
            <w:rPr>
              <w:ins w:id="19542" w:author="박 진상" w:date="2019-10-08T06:10:00Z"/>
              <w:color w:val="FF0000"/>
              <w:lang w:bidi="ko-KR"/>
            </w:rPr>
          </w:rPrChange>
        </w:rPr>
      </w:pPr>
      <w:ins w:id="19543" w:author="박 진상" w:date="2019-10-08T06:10:00Z">
        <w:r w:rsidRPr="002646CB">
          <w:rPr>
            <w:rFonts w:hint="eastAsia"/>
            <w:rPrChange w:id="19544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19545" w:author="ETRI-김종원" w:date="2019-12-10T10:44:00Z">
              <w:rPr/>
            </w:rPrChange>
          </w:rPr>
          <w:t xml:space="preserve"> 2  </w:t>
        </w:r>
      </w:ins>
      <w:ins w:id="19546" w:author="박 진상" w:date="2019-10-28T18:25:00Z">
        <w:r w:rsidR="00DC4888" w:rsidRPr="002646CB">
          <w:rPr>
            <w:rFonts w:hint="eastAsia"/>
            <w:lang w:bidi="ko-KR"/>
            <w:rPrChange w:id="1954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신뢰지표</w:t>
        </w:r>
      </w:ins>
    </w:p>
    <w:p w14:paraId="0C07BBC6" w14:textId="77777777" w:rsidR="00087689" w:rsidRPr="002646CB" w:rsidDel="00A17B9B" w:rsidRDefault="00087689" w:rsidP="00087689">
      <w:pPr>
        <w:jc w:val="center"/>
        <w:rPr>
          <w:ins w:id="19548" w:author="박 진상" w:date="2019-10-08T06:10:00Z"/>
          <w:del w:id="19549" w:author="ETRI-김종원" w:date="2019-11-04T20:00:00Z"/>
          <w:rPrChange w:id="19550" w:author="ETRI-김종원" w:date="2019-12-10T10:44:00Z">
            <w:rPr>
              <w:ins w:id="19551" w:author="박 진상" w:date="2019-10-08T06:10:00Z"/>
              <w:del w:id="19552" w:author="ETRI-김종원" w:date="2019-11-04T20:00:00Z"/>
              <w:color w:val="000000" w:themeColor="text1"/>
            </w:rPr>
          </w:rPrChange>
        </w:rPr>
      </w:pPr>
    </w:p>
    <w:p w14:paraId="1FBB3FA6" w14:textId="77777777" w:rsidR="00087689" w:rsidRPr="002646CB" w:rsidDel="00A17B9B" w:rsidRDefault="00087689" w:rsidP="00087689">
      <w:pPr>
        <w:rPr>
          <w:ins w:id="19553" w:author="박 진상" w:date="2019-10-08T06:10:00Z"/>
          <w:del w:id="19554" w:author="ETRI-김종원" w:date="2019-11-04T20:00:00Z"/>
          <w:lang w:val="de-DE"/>
          <w:rPrChange w:id="19555" w:author="ETRI-김종원" w:date="2019-12-10T10:44:00Z">
            <w:rPr>
              <w:ins w:id="19556" w:author="박 진상" w:date="2019-10-08T06:10:00Z"/>
              <w:del w:id="19557" w:author="ETRI-김종원" w:date="2019-11-04T20:00:00Z"/>
              <w:color w:val="000000" w:themeColor="text1"/>
              <w:lang w:val="de-DE"/>
            </w:rPr>
          </w:rPrChange>
        </w:rPr>
      </w:pPr>
    </w:p>
    <w:p w14:paraId="6D8576EE" w14:textId="77777777" w:rsidR="00087689" w:rsidRPr="002646CB" w:rsidRDefault="00087689" w:rsidP="00087689">
      <w:pPr>
        <w:widowControl/>
        <w:wordWrap/>
        <w:autoSpaceDE/>
        <w:spacing w:line="240" w:lineRule="auto"/>
        <w:jc w:val="left"/>
        <w:rPr>
          <w:ins w:id="19558" w:author="박 진상" w:date="2019-10-08T06:10:00Z"/>
          <w:rFonts w:eastAsia="돋움"/>
          <w:b/>
          <w:lang w:val="de-DE"/>
          <w:rPrChange w:id="19559" w:author="ETRI-김종원" w:date="2019-12-10T10:44:00Z">
            <w:rPr>
              <w:ins w:id="19560" w:author="박 진상" w:date="2019-10-08T06:10:00Z"/>
              <w:rFonts w:eastAsia="돋움"/>
              <w:b/>
              <w:color w:val="000000" w:themeColor="text1"/>
              <w:lang w:val="de-DE"/>
            </w:rPr>
          </w:rPrChange>
        </w:rPr>
      </w:pPr>
      <w:ins w:id="19561" w:author="박 진상" w:date="2019-10-08T06:10:00Z">
        <w:del w:id="19562" w:author="ETRI-김종원" w:date="2019-11-04T20:00:00Z">
          <w:r w:rsidRPr="002646CB" w:rsidDel="00A17B9B">
            <w:rPr>
              <w:rPrChange w:id="19563" w:author="ETRI-김종원" w:date="2019-12-10T10:44:00Z">
                <w:rPr>
                  <w:color w:val="000000" w:themeColor="text1"/>
                </w:rPr>
              </w:rPrChange>
            </w:rPr>
            <w:br w:type="page"/>
          </w:r>
        </w:del>
      </w:ins>
    </w:p>
    <w:p w14:paraId="34306812" w14:textId="242BAC0D" w:rsidR="00087689" w:rsidRPr="002646CB" w:rsidRDefault="00DC4888" w:rsidP="00087689">
      <w:pPr>
        <w:pStyle w:val="24"/>
        <w:numPr>
          <w:ilvl w:val="1"/>
          <w:numId w:val="18"/>
        </w:numPr>
        <w:tabs>
          <w:tab w:val="clear" w:pos="0"/>
          <w:tab w:val="num" w:pos="1985"/>
        </w:tabs>
        <w:ind w:leftChars="-1" w:left="-2" w:firstLine="1"/>
        <w:rPr>
          <w:ins w:id="19564" w:author="박 진상" w:date="2019-10-08T06:10:00Z"/>
          <w:bCs/>
          <w:lang w:eastAsia="ko-KR"/>
          <w:rPrChange w:id="19565" w:author="ETRI-김종원" w:date="2019-12-10T10:44:00Z">
            <w:rPr>
              <w:ins w:id="19566" w:author="박 진상" w:date="2019-10-08T06:10:00Z"/>
              <w:b w:val="0"/>
              <w:color w:val="000000" w:themeColor="text1"/>
              <w:lang w:eastAsia="ko-KR"/>
            </w:rPr>
          </w:rPrChange>
        </w:rPr>
      </w:pPr>
      <w:bookmarkStart w:id="19567" w:name="_Toc26867864"/>
      <w:ins w:id="19568" w:author="박 진상" w:date="2019-10-28T18:26:00Z">
        <w:r w:rsidRPr="002646CB">
          <w:rPr>
            <w:rFonts w:hint="eastAsia"/>
            <w:bCs/>
            <w:lang w:eastAsia="ko-KR"/>
            <w:rPrChange w:id="19569" w:author="ETRI-김종원" w:date="2019-12-10T10:44:00Z">
              <w:rPr>
                <w:rFonts w:hint="eastAsia"/>
                <w:bCs/>
                <w:color w:val="000000" w:themeColor="text1"/>
                <w:lang w:eastAsia="ko-KR"/>
              </w:rPr>
            </w:rPrChange>
          </w:rPr>
          <w:lastRenderedPageBreak/>
          <w:t>변동지표</w:t>
        </w:r>
      </w:ins>
      <w:ins w:id="19570" w:author="박 진상" w:date="2019-10-15T20:30:00Z">
        <w:r w:rsidR="00C90D2D" w:rsidRPr="002646CB">
          <w:rPr>
            <w:rFonts w:hint="eastAsia"/>
            <w:bCs/>
            <w:lang w:eastAsia="ko-KR"/>
            <w:rPrChange w:id="19571" w:author="ETRI-김종원" w:date="2019-12-10T10:44:00Z">
              <w:rPr>
                <w:rFonts w:hint="eastAsia"/>
                <w:bCs/>
                <w:color w:val="000000" w:themeColor="text1"/>
                <w:lang w:eastAsia="ko-KR"/>
              </w:rPr>
            </w:rPrChange>
          </w:rPr>
          <w:t>(</w:t>
        </w:r>
        <w:r w:rsidR="00C90D2D" w:rsidRPr="002646CB">
          <w:rPr>
            <w:bCs/>
            <w:lang w:eastAsia="ko-KR"/>
            <w:rPrChange w:id="19572" w:author="ETRI-김종원" w:date="2019-12-10T10:44:00Z">
              <w:rPr>
                <w:bCs/>
                <w:color w:val="000000" w:themeColor="text1"/>
                <w:lang w:eastAsia="ko-KR"/>
              </w:rPr>
            </w:rPrChange>
          </w:rPr>
          <w:t>VI)</w:t>
        </w:r>
      </w:ins>
      <w:bookmarkEnd w:id="19567"/>
    </w:p>
    <w:p w14:paraId="1205DCF9" w14:textId="77777777" w:rsidR="004E18D8" w:rsidRPr="002646CB" w:rsidRDefault="004E18D8" w:rsidP="00087689">
      <w:pPr>
        <w:rPr>
          <w:ins w:id="19573" w:author="박 진상" w:date="2019-10-08T06:25:00Z"/>
          <w:lang w:val="de-DE"/>
          <w:rPrChange w:id="19574" w:author="ETRI-김종원" w:date="2019-12-10T10:44:00Z">
            <w:rPr>
              <w:ins w:id="19575" w:author="박 진상" w:date="2019-10-08T06:25:00Z"/>
              <w:color w:val="000000" w:themeColor="text1"/>
              <w:lang w:val="de-DE"/>
            </w:rPr>
          </w:rPrChange>
        </w:rPr>
      </w:pPr>
    </w:p>
    <w:p w14:paraId="40154BB0" w14:textId="20D02DBC" w:rsidR="00087689" w:rsidRPr="002646CB" w:rsidRDefault="00DC4888" w:rsidP="00087689">
      <w:pPr>
        <w:rPr>
          <w:ins w:id="19576" w:author="ETRI-김종원" w:date="2019-11-04T20:52:00Z"/>
          <w:lang w:val="de-DE"/>
          <w:rPrChange w:id="19577" w:author="ETRI-김종원" w:date="2019-12-10T10:44:00Z">
            <w:rPr>
              <w:ins w:id="19578" w:author="ETRI-김종원" w:date="2019-11-04T20:52:00Z"/>
              <w:color w:val="000000" w:themeColor="text1"/>
              <w:lang w:val="de-DE"/>
            </w:rPr>
          </w:rPrChange>
        </w:rPr>
      </w:pPr>
      <w:ins w:id="19579" w:author="박 진상" w:date="2019-10-28T18:26:00Z">
        <w:r w:rsidRPr="002646CB">
          <w:rPr>
            <w:rFonts w:hint="eastAsia"/>
            <w:lang w:val="de-DE"/>
            <w:rPrChange w:id="19580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변동지표</w:t>
        </w:r>
      </w:ins>
      <w:ins w:id="19581" w:author="박 진상" w:date="2019-10-28T20:15:00Z">
        <w:r w:rsidR="005A2268" w:rsidRPr="002646CB">
          <w:rPr>
            <w:rFonts w:hint="eastAsia"/>
            <w:lang w:val="de-DE"/>
            <w:rPrChange w:id="19582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(</w:t>
        </w:r>
        <w:r w:rsidR="005A2268" w:rsidRPr="002646CB">
          <w:rPr>
            <w:lang w:val="de-DE"/>
            <w:rPrChange w:id="19583" w:author="ETRI-김종원" w:date="2019-12-10T10:44:00Z">
              <w:rPr>
                <w:color w:val="000000" w:themeColor="text1"/>
                <w:lang w:val="de-DE"/>
              </w:rPr>
            </w:rPrChange>
          </w:rPr>
          <w:t>VI)</w:t>
        </w:r>
      </w:ins>
      <w:ins w:id="19584" w:author="박 진상" w:date="2019-10-08T06:10:00Z">
        <w:r w:rsidR="00087689" w:rsidRPr="002646CB">
          <w:rPr>
            <w:rFonts w:hint="eastAsia"/>
            <w:lang w:val="de-DE"/>
            <w:rPrChange w:id="19585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lang w:val="de-DE"/>
            <w:rPrChange w:id="1958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9587" w:author="ETRI-김종원" w:date="2019-12-02T17:07:00Z">
        <w:r w:rsidR="00F2169F" w:rsidRPr="002646CB">
          <w:rPr>
            <w:rFonts w:hint="eastAsia"/>
            <w:rPrChange w:id="19588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Fonts w:hint="eastAsia"/>
            <w:rPrChange w:id="19589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9590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Fonts w:hint="eastAsia"/>
            <w:rPrChange w:id="19591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9592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 w:rsidDel="00F2169F">
          <w:rPr>
            <w:rFonts w:hint="eastAsia"/>
            <w:rPrChange w:id="19593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19594" w:author="박 진상" w:date="2019-10-28T20:14:00Z">
        <w:del w:id="19595" w:author="ETRI-김종원" w:date="2019-12-02T17:07:00Z">
          <w:r w:rsidR="005A2268" w:rsidRPr="002646CB" w:rsidDel="00F2169F">
            <w:rPr>
              <w:rFonts w:hint="eastAsia"/>
              <w:rPrChange w:id="19596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="005A2268" w:rsidRPr="002646CB" w:rsidDel="00F2169F">
            <w:rPr>
              <w:rPrChange w:id="19597" w:author="ETRI-김종원" w:date="2019-12-10T10:44:00Z">
                <w:rPr/>
              </w:rPrChange>
            </w:rPr>
            <w:delText>-</w:delText>
          </w:r>
          <w:r w:rsidR="005A2268" w:rsidRPr="002646CB" w:rsidDel="00F2169F">
            <w:rPr>
              <w:rFonts w:hint="eastAsia"/>
              <w:rPrChange w:id="19598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="005A2268" w:rsidRPr="002646CB" w:rsidDel="00F2169F">
            <w:rPr>
              <w:rPrChange w:id="19599" w:author="ETRI-김종원" w:date="2019-12-10T10:44:00Z">
                <w:rPr/>
              </w:rPrChange>
            </w:rPr>
            <w:delText xml:space="preserve"> </w:delText>
          </w:r>
          <w:r w:rsidR="005A2268" w:rsidRPr="002646CB" w:rsidDel="00F2169F">
            <w:rPr>
              <w:rFonts w:hint="eastAsia"/>
              <w:rPrChange w:id="19600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="005A2268" w:rsidRPr="002646CB" w:rsidDel="00F2169F">
            <w:rPr>
              <w:rPrChange w:id="19601" w:author="ETRI-김종원" w:date="2019-12-10T10:44:00Z">
                <w:rPr/>
              </w:rPrChange>
            </w:rPr>
            <w:delText xml:space="preserve"> </w:delText>
          </w:r>
        </w:del>
        <w:r w:rsidR="005A2268" w:rsidRPr="002646CB">
          <w:rPr>
            <w:rFonts w:hint="eastAsia"/>
            <w:rPrChange w:id="19602" w:author="ETRI-김종원" w:date="2019-12-10T10:44:00Z">
              <w:rPr>
                <w:rFonts w:hint="eastAsia"/>
              </w:rPr>
            </w:rPrChange>
          </w:rPr>
          <w:t>운영시</w:t>
        </w:r>
        <w:r w:rsidR="005A2268" w:rsidRPr="002646CB">
          <w:rPr>
            <w:rPrChange w:id="19603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04" w:author="ETRI-김종원" w:date="2019-12-10T10:44:00Z">
              <w:rPr>
                <w:rFonts w:hint="eastAsia"/>
              </w:rPr>
            </w:rPrChange>
          </w:rPr>
          <w:t>태양광</w:t>
        </w:r>
        <w:r w:rsidR="005A2268" w:rsidRPr="002646CB">
          <w:rPr>
            <w:rPrChange w:id="19605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06" w:author="ETRI-김종원" w:date="2019-12-10T10:44:00Z">
              <w:rPr>
                <w:rFonts w:hint="eastAsia"/>
              </w:rPr>
            </w:rPrChange>
          </w:rPr>
          <w:t>발전의</w:t>
        </w:r>
        <w:r w:rsidR="005A2268" w:rsidRPr="002646CB">
          <w:rPr>
            <w:rPrChange w:id="19607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08" w:author="ETRI-김종원" w:date="2019-12-10T10:44:00Z">
              <w:rPr>
                <w:rFonts w:hint="eastAsia"/>
              </w:rPr>
            </w:rPrChange>
          </w:rPr>
          <w:t>설치용량을</w:t>
        </w:r>
        <w:r w:rsidR="005A2268" w:rsidRPr="002646CB">
          <w:rPr>
            <w:rPrChange w:id="19609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10" w:author="ETRI-김종원" w:date="2019-12-10T10:44:00Z">
              <w:rPr>
                <w:rFonts w:hint="eastAsia"/>
              </w:rPr>
            </w:rPrChange>
          </w:rPr>
          <w:t>기준으로</w:t>
        </w:r>
        <w:r w:rsidR="005A2268" w:rsidRPr="002646CB">
          <w:rPr>
            <w:rPrChange w:id="19611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12" w:author="ETRI-김종원" w:date="2019-12-10T10:44:00Z">
              <w:rPr>
                <w:rFonts w:hint="eastAsia"/>
              </w:rPr>
            </w:rPrChange>
          </w:rPr>
          <w:t>실제</w:t>
        </w:r>
        <w:r w:rsidR="005A2268" w:rsidRPr="002646CB">
          <w:rPr>
            <w:rPrChange w:id="19613" w:author="ETRI-김종원" w:date="2019-12-10T10:44:00Z">
              <w:rPr/>
            </w:rPrChange>
          </w:rPr>
          <w:t xml:space="preserve"> </w:t>
        </w:r>
      </w:ins>
      <w:ins w:id="19614" w:author="ETRI-김종원" w:date="2019-12-02T17:27:00Z">
        <w:r w:rsidR="00647810" w:rsidRPr="002646CB">
          <w:rPr>
            <w:rFonts w:hint="eastAsia"/>
            <w:rPrChange w:id="19615" w:author="ETRI-김종원" w:date="2019-12-10T10:44:00Z">
              <w:rPr>
                <w:rFonts w:hint="eastAsia"/>
              </w:rPr>
            </w:rPrChange>
          </w:rPr>
          <w:t>발전</w:t>
        </w:r>
      </w:ins>
      <w:ins w:id="19616" w:author="박 진상" w:date="2019-10-28T20:14:00Z">
        <w:del w:id="19617" w:author="ETRI-김종원" w:date="2019-12-02T17:27:00Z">
          <w:r w:rsidR="005A2268" w:rsidRPr="002646CB" w:rsidDel="00647810">
            <w:rPr>
              <w:rFonts w:hint="eastAsia"/>
              <w:rPrChange w:id="19618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="005A2268" w:rsidRPr="002646CB">
          <w:rPr>
            <w:rFonts w:hint="eastAsia"/>
            <w:rPrChange w:id="19619" w:author="ETRI-김종원" w:date="2019-12-10T10:44:00Z">
              <w:rPr>
                <w:rFonts w:hint="eastAsia"/>
              </w:rPr>
            </w:rPrChange>
          </w:rPr>
          <w:t>량의</w:t>
        </w:r>
        <w:r w:rsidR="005A2268" w:rsidRPr="002646CB">
          <w:rPr>
            <w:rPrChange w:id="19620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21" w:author="ETRI-김종원" w:date="2019-12-10T10:44:00Z">
              <w:rPr>
                <w:rFonts w:hint="eastAsia"/>
              </w:rPr>
            </w:rPrChange>
          </w:rPr>
          <w:t>변화</w:t>
        </w:r>
        <w:r w:rsidR="005A2268" w:rsidRPr="002646CB">
          <w:rPr>
            <w:rPrChange w:id="19622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23" w:author="ETRI-김종원" w:date="2019-12-10T10:44:00Z">
              <w:rPr>
                <w:rFonts w:hint="eastAsia"/>
              </w:rPr>
            </w:rPrChange>
          </w:rPr>
          <w:t>정도를</w:t>
        </w:r>
        <w:r w:rsidR="005A2268" w:rsidRPr="002646CB">
          <w:rPr>
            <w:rPrChange w:id="19624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25" w:author="ETRI-김종원" w:date="2019-12-10T10:44:00Z">
              <w:rPr>
                <w:rFonts w:hint="eastAsia"/>
              </w:rPr>
            </w:rPrChange>
          </w:rPr>
          <w:t>나타내는</w:t>
        </w:r>
        <w:r w:rsidR="005A2268" w:rsidRPr="002646CB">
          <w:rPr>
            <w:rPrChange w:id="19626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27" w:author="ETRI-김종원" w:date="2019-12-10T10:44:00Z">
              <w:rPr>
                <w:rFonts w:hint="eastAsia"/>
              </w:rPr>
            </w:rPrChange>
          </w:rPr>
          <w:t>특성지표로서</w:t>
        </w:r>
        <w:r w:rsidR="005A2268" w:rsidRPr="002646CB">
          <w:rPr>
            <w:rPrChange w:id="19628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29" w:author="ETRI-김종원" w:date="2019-12-10T10:44:00Z">
              <w:rPr>
                <w:rFonts w:hint="eastAsia"/>
              </w:rPr>
            </w:rPrChange>
          </w:rPr>
          <w:t>이</w:t>
        </w:r>
        <w:r w:rsidR="005A2268" w:rsidRPr="002646CB">
          <w:rPr>
            <w:rPrChange w:id="19630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31" w:author="ETRI-김종원" w:date="2019-12-10T10:44:00Z">
              <w:rPr>
                <w:rFonts w:hint="eastAsia"/>
              </w:rPr>
            </w:rPrChange>
          </w:rPr>
          <w:t>표준에서는</w:t>
        </w:r>
        <w:r w:rsidR="005A2268" w:rsidRPr="002646CB">
          <w:rPr>
            <w:rPrChange w:id="19632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33" w:author="ETRI-김종원" w:date="2019-12-10T10:44:00Z">
              <w:rPr>
                <w:rFonts w:hint="eastAsia"/>
              </w:rPr>
            </w:rPrChange>
          </w:rPr>
          <w:t>실제</w:t>
        </w:r>
        <w:r w:rsidR="005A2268" w:rsidRPr="002646CB">
          <w:rPr>
            <w:rPrChange w:id="19634" w:author="ETRI-김종원" w:date="2019-12-10T10:44:00Z">
              <w:rPr/>
            </w:rPrChange>
          </w:rPr>
          <w:t xml:space="preserve"> </w:t>
        </w:r>
      </w:ins>
      <w:ins w:id="19635" w:author="ETRI-김종원" w:date="2019-12-02T17:27:00Z">
        <w:r w:rsidR="00647810" w:rsidRPr="002646CB">
          <w:rPr>
            <w:rFonts w:hint="eastAsia"/>
            <w:rPrChange w:id="19636" w:author="ETRI-김종원" w:date="2019-12-10T10:44:00Z">
              <w:rPr>
                <w:rFonts w:hint="eastAsia"/>
              </w:rPr>
            </w:rPrChange>
          </w:rPr>
          <w:t>발전</w:t>
        </w:r>
      </w:ins>
      <w:ins w:id="19637" w:author="박 진상" w:date="2019-10-28T20:14:00Z">
        <w:del w:id="19638" w:author="ETRI-김종원" w:date="2019-12-02T17:27:00Z">
          <w:r w:rsidR="005A2268" w:rsidRPr="002646CB" w:rsidDel="00647810">
            <w:rPr>
              <w:rFonts w:hint="eastAsia"/>
              <w:rPrChange w:id="19639" w:author="ETRI-김종원" w:date="2019-12-10T10:44:00Z">
                <w:rPr>
                  <w:rFonts w:hint="eastAsia"/>
                </w:rPr>
              </w:rPrChange>
            </w:rPr>
            <w:delText>출력</w:delText>
          </w:r>
        </w:del>
        <w:r w:rsidR="005A2268" w:rsidRPr="002646CB">
          <w:rPr>
            <w:rFonts w:hint="eastAsia"/>
            <w:rPrChange w:id="19640" w:author="ETRI-김종원" w:date="2019-12-10T10:44:00Z">
              <w:rPr>
                <w:rFonts w:hint="eastAsia"/>
              </w:rPr>
            </w:rPrChange>
          </w:rPr>
          <w:t>량의</w:t>
        </w:r>
        <w:r w:rsidR="005A2268" w:rsidRPr="002646CB">
          <w:rPr>
            <w:rPrChange w:id="19641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42" w:author="ETRI-김종원" w:date="2019-12-10T10:44:00Z">
              <w:rPr>
                <w:rFonts w:hint="eastAsia"/>
              </w:rPr>
            </w:rPrChange>
          </w:rPr>
          <w:t>변화를</w:t>
        </w:r>
        <w:r w:rsidR="005A2268" w:rsidRPr="002646CB">
          <w:rPr>
            <w:rPrChange w:id="19643" w:author="ETRI-김종원" w:date="2019-12-10T10:44:00Z">
              <w:rPr/>
            </w:rPrChange>
          </w:rPr>
          <w:t xml:space="preserve"> 1</w:t>
        </w:r>
        <w:r w:rsidR="005A2268" w:rsidRPr="002646CB">
          <w:rPr>
            <w:rFonts w:hint="eastAsia"/>
            <w:rPrChange w:id="19644" w:author="ETRI-김종원" w:date="2019-12-10T10:44:00Z">
              <w:rPr>
                <w:rFonts w:hint="eastAsia"/>
              </w:rPr>
            </w:rPrChange>
          </w:rPr>
          <w:t>분단위로</w:t>
        </w:r>
        <w:r w:rsidR="005A2268" w:rsidRPr="002646CB">
          <w:rPr>
            <w:rPrChange w:id="19645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46" w:author="ETRI-김종원" w:date="2019-12-10T10:44:00Z">
              <w:rPr>
                <w:rFonts w:hint="eastAsia"/>
              </w:rPr>
            </w:rPrChange>
          </w:rPr>
          <w:t>확인하여</w:t>
        </w:r>
        <w:r w:rsidR="005A2268" w:rsidRPr="002646CB">
          <w:rPr>
            <w:rPrChange w:id="19647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48" w:author="ETRI-김종원" w:date="2019-12-10T10:44:00Z">
              <w:rPr>
                <w:rFonts w:hint="eastAsia"/>
              </w:rPr>
            </w:rPrChange>
          </w:rPr>
          <w:t>평균절대백분률오차</w:t>
        </w:r>
      </w:ins>
      <w:ins w:id="19649" w:author="박 진상" w:date="2019-10-28T20:17:00Z">
        <w:r w:rsidR="005A2268" w:rsidRPr="002646CB">
          <w:rPr>
            <w:rFonts w:hint="eastAsia"/>
            <w:rPrChange w:id="19650" w:author="ETRI-김종원" w:date="2019-12-10T10:44:00Z">
              <w:rPr>
                <w:rFonts w:hint="eastAsia"/>
              </w:rPr>
            </w:rPrChange>
          </w:rPr>
          <w:t>(M</w:t>
        </w:r>
        <w:r w:rsidR="005A2268" w:rsidRPr="002646CB">
          <w:rPr>
            <w:rPrChange w:id="19651" w:author="ETRI-김종원" w:date="2019-12-10T10:44:00Z">
              <w:rPr/>
            </w:rPrChange>
          </w:rPr>
          <w:t>APE)</w:t>
        </w:r>
      </w:ins>
      <w:ins w:id="19652" w:author="박 진상" w:date="2019-10-28T20:14:00Z">
        <w:r w:rsidR="005A2268" w:rsidRPr="002646CB">
          <w:rPr>
            <w:rFonts w:hint="eastAsia"/>
            <w:rPrChange w:id="19653" w:author="ETRI-김종원" w:date="2019-12-10T10:44:00Z">
              <w:rPr>
                <w:rFonts w:hint="eastAsia"/>
              </w:rPr>
            </w:rPrChange>
          </w:rPr>
          <w:t>를</w:t>
        </w:r>
        <w:r w:rsidR="005A2268" w:rsidRPr="002646CB">
          <w:rPr>
            <w:rPrChange w:id="19654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55" w:author="ETRI-김종원" w:date="2019-12-10T10:44:00Z">
              <w:rPr>
                <w:rFonts w:hint="eastAsia"/>
              </w:rPr>
            </w:rPrChange>
          </w:rPr>
          <w:t>통해</w:t>
        </w:r>
        <w:r w:rsidR="005A2268" w:rsidRPr="002646CB">
          <w:rPr>
            <w:rPrChange w:id="19656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57" w:author="ETRI-김종원" w:date="2019-12-10T10:44:00Z">
              <w:rPr>
                <w:rFonts w:hint="eastAsia"/>
              </w:rPr>
            </w:rPrChange>
          </w:rPr>
          <w:t>계산되는</w:t>
        </w:r>
        <w:r w:rsidR="005A2268" w:rsidRPr="002646CB">
          <w:rPr>
            <w:rPrChange w:id="19658" w:author="ETRI-김종원" w:date="2019-12-10T10:44:00Z">
              <w:rPr/>
            </w:rPrChange>
          </w:rPr>
          <w:t xml:space="preserve"> </w:t>
        </w:r>
        <w:r w:rsidR="005A2268" w:rsidRPr="002646CB">
          <w:rPr>
            <w:rFonts w:hint="eastAsia"/>
            <w:rPrChange w:id="19659" w:author="ETRI-김종원" w:date="2019-12-10T10:44:00Z">
              <w:rPr>
                <w:rFonts w:hint="eastAsia"/>
              </w:rPr>
            </w:rPrChange>
          </w:rPr>
          <w:t>값이</w:t>
        </w:r>
      </w:ins>
      <w:ins w:id="19660" w:author="박 진상" w:date="2019-10-28T20:15:00Z">
        <w:r w:rsidR="005A2268" w:rsidRPr="002646CB">
          <w:rPr>
            <w:rFonts w:hint="eastAsia"/>
            <w:rPrChange w:id="19661" w:author="ETRI-김종원" w:date="2019-12-10T10:44:00Z">
              <w:rPr>
                <w:rFonts w:hint="eastAsia"/>
              </w:rPr>
            </w:rPrChange>
          </w:rPr>
          <w:t>며</w:t>
        </w:r>
        <w:r w:rsidR="005A2268" w:rsidRPr="002646CB">
          <w:rPr>
            <w:rFonts w:hint="eastAsia"/>
            <w:rPrChange w:id="19662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19663" w:author="박 진상" w:date="2019-10-08T06:10:00Z">
        <w:r w:rsidR="00087689" w:rsidRPr="002646CB">
          <w:rPr>
            <w:rFonts w:hint="eastAsia"/>
            <w:lang w:val="de-DE"/>
            <w:rPrChange w:id="19664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="00087689" w:rsidRPr="002646CB">
          <w:rPr>
            <w:lang w:val="de-DE"/>
            <w:rPrChange w:id="19665" w:author="ETRI-김종원" w:date="2019-12-10T10:44:00Z">
              <w:rPr>
                <w:color w:val="000000" w:themeColor="text1"/>
                <w:lang w:val="de-DE"/>
              </w:rPr>
            </w:rPrChange>
          </w:rPr>
          <w:t>(2)</w:t>
        </w:r>
        <w:r w:rsidR="00087689" w:rsidRPr="002646CB">
          <w:rPr>
            <w:rFonts w:hint="eastAsia"/>
            <w:lang w:val="de-DE"/>
            <w:rPrChange w:id="19666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와</w:t>
        </w:r>
        <w:r w:rsidR="00087689" w:rsidRPr="002646CB">
          <w:rPr>
            <w:lang w:val="de-DE"/>
            <w:rPrChange w:id="19667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9668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같다</w:t>
        </w:r>
        <w:r w:rsidR="00087689" w:rsidRPr="002646CB">
          <w:rPr>
            <w:lang w:val="de-DE"/>
            <w:rPrChange w:id="19669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. </w:t>
        </w:r>
      </w:ins>
    </w:p>
    <w:p w14:paraId="62219D2C" w14:textId="77777777" w:rsidR="00E44831" w:rsidRPr="002646CB" w:rsidRDefault="00E44831" w:rsidP="00087689">
      <w:pPr>
        <w:rPr>
          <w:ins w:id="19670" w:author="박 진상" w:date="2019-10-28T20:15:00Z"/>
          <w:lang w:val="de-DE"/>
          <w:rPrChange w:id="19671" w:author="ETRI-김종원" w:date="2019-12-10T10:44:00Z">
            <w:rPr>
              <w:ins w:id="19672" w:author="박 진상" w:date="2019-10-28T20:15:00Z"/>
              <w:color w:val="000000" w:themeColor="text1"/>
              <w:lang w:val="de-DE"/>
            </w:rPr>
          </w:rPrChange>
        </w:rPr>
      </w:pPr>
    </w:p>
    <w:p w14:paraId="3E23210B" w14:textId="521103A8" w:rsidR="005A2268" w:rsidRPr="002646CB" w:rsidDel="00E44831" w:rsidRDefault="00860663" w:rsidP="00087689">
      <w:pPr>
        <w:rPr>
          <w:ins w:id="19673" w:author="박 진상" w:date="2019-10-08T06:10:00Z"/>
          <w:del w:id="19674" w:author="ETRI-김종원" w:date="2019-11-04T20:52:00Z"/>
          <w:lang w:val="de-DE"/>
          <w:rPrChange w:id="19675" w:author="ETRI-김종원" w:date="2019-12-10T10:44:00Z">
            <w:rPr>
              <w:ins w:id="19676" w:author="박 진상" w:date="2019-10-08T06:10:00Z"/>
              <w:del w:id="19677" w:author="ETRI-김종원" w:date="2019-11-04T20:52:00Z"/>
              <w:color w:val="000000" w:themeColor="text1"/>
              <w:lang w:val="de-DE"/>
            </w:rPr>
          </w:rPrChange>
        </w:rPr>
      </w:pPr>
      <w:ins w:id="19678" w:author="ETRI-김종원" w:date="2019-11-04T20:53:00Z">
        <w:r w:rsidRPr="002646CB">
          <w:rPr>
            <w:rFonts w:eastAsia="맑은 고딕"/>
            <w:position w:val="-30"/>
            <w:rPrChange w:id="19679" w:author="ETRI-김종원" w:date="2019-12-10T10:44:00Z">
              <w:rPr>
                <w:rFonts w:eastAsia="맑은 고딕"/>
                <w:position w:val="-30"/>
              </w:rPr>
            </w:rPrChange>
          </w:rPr>
          <w:object w:dxaOrig="4239" w:dyaOrig="720" w14:anchorId="04386173">
            <v:shape id="_x0000_i1028" type="#_x0000_t75" style="width:211.5pt;height:36pt" o:ole="">
              <v:imagedata r:id="rId30" o:title=""/>
            </v:shape>
            <o:OLEObject Type="Embed" ProgID="Equation.3" ShapeID="_x0000_i1028" DrawAspect="Content" ObjectID="_1637480326" r:id="rId31"/>
          </w:object>
        </w:r>
      </w:ins>
      <w:ins w:id="19680" w:author="ETRI-김종원" w:date="2019-11-04T20:53:00Z">
        <w:r w:rsidR="00E44831" w:rsidRPr="002646CB">
          <w:rPr>
            <w:rFonts w:eastAsia="맑은 고딕"/>
            <w:rPrChange w:id="19681" w:author="ETRI-김종원" w:date="2019-12-10T10:44:00Z">
              <w:rPr>
                <w:rFonts w:eastAsia="맑은 고딕"/>
              </w:rPr>
            </w:rPrChange>
          </w:rPr>
          <w:t xml:space="preserve">   </w:t>
        </w:r>
      </w:ins>
      <w:ins w:id="19682" w:author="ETRI-김종원" w:date="2019-11-04T20:56:00Z">
        <w:r w:rsidR="00E44831" w:rsidRPr="002646CB">
          <w:rPr>
            <w:rFonts w:eastAsia="맑은 고딕"/>
            <w:rPrChange w:id="19683" w:author="ETRI-김종원" w:date="2019-12-10T10:44:00Z">
              <w:rPr>
                <w:rFonts w:eastAsia="맑은 고딕"/>
              </w:rPr>
            </w:rPrChange>
          </w:rPr>
          <w:t xml:space="preserve">  </w:t>
        </w:r>
      </w:ins>
      <w:ins w:id="19684" w:author="ETRI-김종원" w:date="2019-11-04T20:53:00Z">
        <w:r w:rsidR="00E44831" w:rsidRPr="002646CB">
          <w:rPr>
            <w:rFonts w:eastAsia="맑은 고딕"/>
            <w:rPrChange w:id="19685" w:author="ETRI-김종원" w:date="2019-12-10T10:44:00Z">
              <w:rPr>
                <w:rFonts w:eastAsia="맑은 고딕"/>
              </w:rPr>
            </w:rPrChange>
          </w:rPr>
          <w:t xml:space="preserve">                           </w:t>
        </w:r>
      </w:ins>
    </w:p>
    <w:p w14:paraId="0C056DEA" w14:textId="0D10E6E0" w:rsidR="00087689" w:rsidRPr="002646CB" w:rsidRDefault="000E4F03">
      <w:pPr>
        <w:jc w:val="right"/>
        <w:rPr>
          <w:ins w:id="19686" w:author="박 진상" w:date="2019-10-08T06:10:00Z"/>
          <w:lang w:val="de-DE"/>
          <w:rPrChange w:id="19687" w:author="ETRI-김종원" w:date="2019-12-10T10:44:00Z">
            <w:rPr>
              <w:ins w:id="19688" w:author="박 진상" w:date="2019-10-08T06:10:00Z"/>
              <w:color w:val="000000" w:themeColor="text1"/>
              <w:lang w:val="de-DE"/>
            </w:rPr>
          </w:rPrChange>
        </w:rPr>
      </w:pPr>
      <m:oMath>
        <m:sSub>
          <m:sSubPr>
            <m:ctrlPr>
              <w:ins w:id="19689" w:author="박 진상" w:date="2019-10-08T09:16:00Z">
                <w:del w:id="19690" w:author="ETRI-김종원" w:date="2019-11-04T20:52:00Z">
                  <w:rPr>
                    <w:rFonts w:ascii="Cambria Math" w:eastAsia="맑은 고딕" w:hAnsi="Cambria Math"/>
                    <w:i/>
                    <w:sz w:val="28"/>
                    <w:szCs w:val="28"/>
                    <w:rPrChange w:id="19691" w:author="ETRI-김종원" w:date="2019-12-10T10:44:00Z">
                      <w:rPr>
                        <w:rFonts w:ascii="Cambria Math" w:eastAsia="맑은 고딕" w:hAnsi="Cambria Math"/>
                        <w:i/>
                        <w:sz w:val="28"/>
                        <w:szCs w:val="28"/>
                      </w:rPr>
                    </w:rPrChange>
                  </w:rPr>
                </w:del>
              </w:ins>
            </m:ctrlPr>
          </m:sSubPr>
          <m:e>
            <m:r>
              <w:ins w:id="19692" w:author="박 진상" w:date="2019-10-15T15:23:00Z">
                <w:del w:id="19693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9694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VI</m:t>
                </w:del>
              </w:ins>
            </m:r>
          </m:e>
          <m:sub>
            <m:r>
              <w:ins w:id="19695" w:author="박 진상" w:date="2019-10-08T09:16:00Z">
                <w:del w:id="19696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9697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MAPE</m:t>
                </w:del>
              </w:ins>
            </m:r>
          </m:sub>
        </m:sSub>
        <m:r>
          <w:ins w:id="19698" w:author="박 진상" w:date="2019-10-08T09:16:00Z">
            <w:del w:id="19699" w:author="ETRI-김종원" w:date="2019-11-04T20:52:00Z">
              <w:rPr>
                <w:rFonts w:ascii="Cambria Math" w:eastAsia="맑은 고딕"/>
                <w:sz w:val="28"/>
                <w:szCs w:val="28"/>
                <w:lang w:val="de-DE"/>
                <w:rPrChange w:id="19700" w:author="ETRI-김종원" w:date="2019-12-10T10:44:00Z">
                  <w:rPr>
                    <w:rFonts w:ascii="Cambria Math" w:eastAsia="맑은 고딕"/>
                  </w:rPr>
                </w:rPrChange>
              </w:rPr>
              <m:t>=</m:t>
            </w:del>
          </w:ins>
        </m:r>
        <m:f>
          <m:fPr>
            <m:ctrlPr>
              <w:ins w:id="19701" w:author="박 진상" w:date="2019-10-08T09:16:00Z">
                <w:del w:id="19702" w:author="ETRI-김종원" w:date="2019-11-04T20:52:00Z">
                  <w:rPr>
                    <w:rFonts w:ascii="Cambria Math" w:eastAsia="맑은 고딕" w:hAnsi="Cambria Math"/>
                    <w:i/>
                    <w:sz w:val="28"/>
                    <w:szCs w:val="28"/>
                    <w:rPrChange w:id="19703" w:author="ETRI-김종원" w:date="2019-12-10T10:44:00Z">
                      <w:rPr>
                        <w:rFonts w:ascii="Cambria Math" w:eastAsia="맑은 고딕" w:hAnsi="Cambria Math"/>
                        <w:i/>
                        <w:sz w:val="28"/>
                        <w:szCs w:val="28"/>
                      </w:rPr>
                    </w:rPrChange>
                  </w:rPr>
                </w:del>
              </w:ins>
            </m:ctrlPr>
          </m:fPr>
          <m:num>
            <m:r>
              <w:ins w:id="19704" w:author="박 진상" w:date="2019-10-08T09:16:00Z">
                <w:del w:id="19705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9706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100</m:t>
                </w:del>
              </w:ins>
            </m:r>
          </m:num>
          <m:den>
            <m:r>
              <w:ins w:id="19707" w:author="박 진상" w:date="2019-10-08T09:16:00Z">
                <w:del w:id="19708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9709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n</m:t>
                </w:del>
              </w:ins>
            </m:r>
          </m:den>
        </m:f>
        <m:nary>
          <m:naryPr>
            <m:chr m:val="∑"/>
            <m:ctrlPr>
              <w:ins w:id="19710" w:author="박 진상" w:date="2019-10-08T09:16:00Z">
                <w:del w:id="19711" w:author="ETRI-김종원" w:date="2019-11-04T20:52:00Z">
                  <w:rPr>
                    <w:rFonts w:ascii="Cambria Math" w:eastAsia="맑은 고딕" w:hAnsi="Cambria Math"/>
                    <w:i/>
                    <w:sz w:val="28"/>
                    <w:szCs w:val="28"/>
                    <w:rPrChange w:id="19712" w:author="ETRI-김종원" w:date="2019-12-10T10:44:00Z">
                      <w:rPr>
                        <w:rFonts w:ascii="Cambria Math" w:eastAsia="맑은 고딕" w:hAnsi="Cambria Math"/>
                        <w:i/>
                        <w:sz w:val="28"/>
                        <w:szCs w:val="28"/>
                      </w:rPr>
                    </w:rPrChange>
                  </w:rPr>
                </w:del>
              </w:ins>
            </m:ctrlPr>
          </m:naryPr>
          <m:sub>
            <m:r>
              <w:ins w:id="19713" w:author="박 진상" w:date="2019-10-08T09:16:00Z">
                <w:del w:id="19714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9715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i</m:t>
                </w:del>
              </w:ins>
            </m:r>
            <m:r>
              <w:ins w:id="19716" w:author="박 진상" w:date="2019-10-08T09:16:00Z">
                <w:del w:id="19717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9718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=1</m:t>
                </w:del>
              </w:ins>
            </m:r>
          </m:sub>
          <m:sup>
            <m:r>
              <w:ins w:id="19719" w:author="박 진상" w:date="2019-10-15T15:24:00Z">
                <w:del w:id="19720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9721" w:author="ETRI-김종원" w:date="2019-12-10T10:44:00Z">
                      <w:rPr>
                        <w:rFonts w:ascii="Cambria Math" w:eastAsia="맑은 고딕"/>
                        <w:lang w:val="de-DE"/>
                      </w:rPr>
                    </w:rPrChange>
                  </w:rPr>
                  <m:t>n</m:t>
                </w:del>
              </w:ins>
            </m:r>
          </m:sup>
          <m:e>
            <m:r>
              <w:ins w:id="19722" w:author="박 진상" w:date="2019-10-08T09:16:00Z">
                <w:del w:id="19723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9724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  <m:f>
              <m:fPr>
                <m:ctrlPr>
                  <w:ins w:id="19725" w:author="박 진상" w:date="2019-10-08T09:16:00Z">
                    <w:del w:id="19726" w:author="ETRI-김종원" w:date="2019-11-04T20:52:00Z">
                      <w:rPr>
                        <w:rFonts w:ascii="Cambria Math" w:eastAsia="맑은 고딕" w:hAnsi="Cambria Math"/>
                        <w:i/>
                        <w:sz w:val="28"/>
                        <w:szCs w:val="28"/>
                        <w:rPrChange w:id="19727" w:author="ETRI-김종원" w:date="2019-12-10T10:44:00Z">
                          <w:rPr>
                            <w:rFonts w:ascii="Cambria Math" w:eastAsia="맑은 고딕" w:hAnsi="Cambria Math"/>
                            <w:i/>
                            <w:sz w:val="28"/>
                            <w:szCs w:val="28"/>
                          </w:rPr>
                        </w:rPrChange>
                      </w:rPr>
                    </w:del>
                  </w:ins>
                </m:ctrlPr>
              </m:fPr>
              <m:num>
                <m:r>
                  <w:ins w:id="19728" w:author="박 진상" w:date="2019-10-28T20:15:00Z">
                    <w:del w:id="19729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30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D</m:t>
                    </w:del>
                  </w:ins>
                </m:r>
                <m:r>
                  <w:ins w:id="19731" w:author="박 진상" w:date="2019-10-08T09:16:00Z">
                    <w:del w:id="19732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33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P</m:t>
                    </w:del>
                  </w:ins>
                </m:r>
                <m:r>
                  <w:ins w:id="19734" w:author="박 진상" w:date="2019-10-28T20:15:00Z">
                    <w:del w:id="19735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lang w:val="de-DE"/>
                        <w:rPrChange w:id="19736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_</m:t>
                    </w:del>
                  </w:ins>
                </m:r>
                <m:r>
                  <w:ins w:id="19737" w:author="박 진상" w:date="2019-10-28T20:15:00Z">
                    <w:del w:id="19738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39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ACT</m:t>
                    </w:del>
                  </w:ins>
                </m:r>
              </m:num>
              <m:den>
                <m:r>
                  <w:ins w:id="19740" w:author="박 진상" w:date="2019-10-08T09:16:00Z">
                    <w:del w:id="19741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42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P</m:t>
                    </w:del>
                  </w:ins>
                </m:r>
                <m:r>
                  <w:ins w:id="19743" w:author="박 진상" w:date="2019-10-28T20:16:00Z">
                    <w:del w:id="19744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45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V</m:t>
                    </w:del>
                  </w:ins>
                </m:r>
                <m:r>
                  <w:ins w:id="19746" w:author="박 진상" w:date="2019-10-28T20:16:00Z">
                    <w:del w:id="19747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lang w:val="de-DE"/>
                        <w:rPrChange w:id="19748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_</m:t>
                    </w:del>
                  </w:ins>
                </m:r>
                <m:r>
                  <w:ins w:id="19749" w:author="박 진상" w:date="2019-10-28T20:16:00Z">
                    <w:del w:id="19750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51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CA</m:t>
                    </w:del>
                  </w:ins>
                </m:r>
                <m:r>
                  <w:ins w:id="19752" w:author="박 진상" w:date="2019-10-28T20:15:00Z">
                    <w:del w:id="19753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9754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P</m:t>
                    </w:del>
                  </w:ins>
                </m:r>
              </m:den>
            </m:f>
            <m:r>
              <w:ins w:id="19755" w:author="박 진상" w:date="2019-10-08T09:16:00Z">
                <w:del w:id="19756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9757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</m:e>
        </m:nary>
      </m:oMath>
      <w:del w:id="19758" w:author="ETRI-김종원" w:date="2019-11-04T20:52:00Z">
        <w:r w:rsidR="00087689" w:rsidRPr="002646CB" w:rsidDel="00E44831">
          <w:rPr>
            <w:rFonts w:eastAsia="맑은 고딕"/>
            <w:rPrChange w:id="19759" w:author="ETRI-김종원" w:date="2019-12-10T10:44:00Z">
              <w:rPr>
                <w:rFonts w:eastAsia="맑은 고딕"/>
              </w:rPr>
            </w:rPrChange>
          </w:rPr>
          <w:fldChar w:fldCharType="begin"/>
        </w:r>
        <w:r w:rsidR="00087689" w:rsidRPr="002646CB" w:rsidDel="00E44831">
          <w:rPr>
            <w:rFonts w:eastAsia="맑은 고딕"/>
            <w:rPrChange w:id="19760" w:author="ETRI-김종원" w:date="2019-12-10T10:44:00Z">
              <w:rPr>
                <w:rFonts w:eastAsia="맑은 고딕"/>
              </w:rPr>
            </w:rPrChange>
          </w:rPr>
          <w:fldChar w:fldCharType="end"/>
        </w:r>
      </w:del>
      <w:ins w:id="19761" w:author="박 진상" w:date="2019-10-08T06:10:00Z">
        <w:del w:id="19762" w:author="ETRI-김종원" w:date="2019-11-04T20:52:00Z">
          <w:r w:rsidR="00087689" w:rsidRPr="002646CB" w:rsidDel="00E44831">
            <w:rPr>
              <w:rFonts w:eastAsia="맑은 고딕"/>
              <w:lang w:val="de-DE"/>
              <w:rPrChange w:id="19763" w:author="ETRI-김종원" w:date="2019-12-10T10:44:00Z">
                <w:rPr>
                  <w:rFonts w:eastAsia="맑은 고딕"/>
                </w:rPr>
              </w:rPrChange>
            </w:rPr>
            <w:delText xml:space="preserve">                             </w:delText>
          </w:r>
        </w:del>
        <w:r w:rsidR="00087689" w:rsidRPr="002646CB">
          <w:rPr>
            <w:rFonts w:eastAsia="맑은 고딕"/>
            <w:lang w:val="de-DE"/>
            <w:rPrChange w:id="19764" w:author="ETRI-김종원" w:date="2019-12-10T10:44:00Z">
              <w:rPr>
                <w:rFonts w:eastAsia="맑은 고딕"/>
              </w:rPr>
            </w:rPrChange>
          </w:rPr>
          <w:t>(2</w:t>
        </w:r>
        <w:r w:rsidR="00087689" w:rsidRPr="002646CB">
          <w:rPr>
            <w:rFonts w:eastAsia="맑은 고딕"/>
            <w:i/>
            <w:lang w:val="de-DE"/>
            <w:rPrChange w:id="19765" w:author="ETRI-김종원" w:date="2019-12-10T10:44:00Z">
              <w:rPr>
                <w:rFonts w:eastAsia="맑은 고딕"/>
                <w:i/>
              </w:rPr>
            </w:rPrChange>
          </w:rPr>
          <w:t>)</w:t>
        </w:r>
      </w:ins>
    </w:p>
    <w:p w14:paraId="0EC96B29" w14:textId="77777777" w:rsidR="005A2268" w:rsidRPr="002646CB" w:rsidRDefault="005A2268" w:rsidP="00087689">
      <w:pPr>
        <w:rPr>
          <w:ins w:id="19766" w:author="박 진상" w:date="2019-10-28T20:17:00Z"/>
          <w:rFonts w:ascii="바탕" w:hAnsi="바탕"/>
          <w:lang w:val="de-DE"/>
          <w:rPrChange w:id="19767" w:author="ETRI-김종원" w:date="2019-12-10T10:44:00Z">
            <w:rPr>
              <w:ins w:id="19768" w:author="박 진상" w:date="2019-10-28T20:17:00Z"/>
              <w:rFonts w:ascii="바탕" w:hAnsi="바탕"/>
              <w:color w:val="000000" w:themeColor="text1"/>
              <w:lang w:val="de-DE"/>
            </w:rPr>
          </w:rPrChange>
        </w:rPr>
      </w:pPr>
    </w:p>
    <w:p w14:paraId="091E3135" w14:textId="7D44DCAD" w:rsidR="005A2268" w:rsidRPr="002646CB" w:rsidRDefault="00087689" w:rsidP="005A2268">
      <w:pPr>
        <w:rPr>
          <w:ins w:id="19769" w:author="박 진상" w:date="2019-10-28T20:17:00Z"/>
          <w:rPrChange w:id="19770" w:author="ETRI-김종원" w:date="2019-12-10T10:44:00Z">
            <w:rPr>
              <w:ins w:id="19771" w:author="박 진상" w:date="2019-10-28T20:17:00Z"/>
              <w:rFonts w:ascii="바탕" w:hAnsi="바탕" w:cs="맑은 고딕"/>
              <w:color w:val="000000" w:themeColor="text1"/>
              <w:lang w:val="de-DE"/>
            </w:rPr>
          </w:rPrChange>
        </w:rPr>
      </w:pPr>
      <w:ins w:id="19772" w:author="박 진상" w:date="2019-10-08T06:10:00Z">
        <w:r w:rsidRPr="002646CB">
          <w:rPr>
            <w:rFonts w:hint="eastAsia"/>
            <w:rPrChange w:id="19773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Pr="002646CB">
          <w:rPr>
            <w:rPrChange w:id="19774" w:author="ETRI-김종원" w:date="2019-12-10T10:44:00Z">
              <w:rPr>
                <w:color w:val="000000" w:themeColor="text1"/>
                <w:lang w:val="de-DE"/>
              </w:rPr>
            </w:rPrChange>
          </w:rPr>
          <w:t>(2)</w:t>
        </w:r>
        <w:r w:rsidRPr="002646CB">
          <w:rPr>
            <w:rFonts w:hint="eastAsia"/>
            <w:rPrChange w:id="19775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에서</w:t>
        </w:r>
        <w:r w:rsidRPr="002646CB">
          <w:rPr>
            <w:rPrChange w:id="1977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9777" w:author="박 진상" w:date="2019-10-15T20:31:00Z">
        <w:r w:rsidR="00C90D2D" w:rsidRPr="002646CB">
          <w:rPr>
            <w:rPrChange w:id="19778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VI</w:t>
        </w:r>
      </w:ins>
      <w:ins w:id="19779" w:author="박 진상" w:date="2019-10-08T06:10:00Z">
        <w:r w:rsidRPr="002646CB">
          <w:rPr>
            <w:vertAlign w:val="subscript"/>
            <w:rPrChange w:id="19780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MAPE</w:t>
        </w:r>
        <w:r w:rsidRPr="002646CB">
          <w:rPr>
            <w:rFonts w:hint="eastAsia"/>
            <w:rPrChange w:id="1978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rPrChange w:id="1978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9783" w:author="박 진상" w:date="2019-10-28T18:26:00Z">
        <w:r w:rsidR="00DC4888" w:rsidRPr="002646CB">
          <w:rPr>
            <w:rFonts w:hint="eastAsia"/>
            <w:rPrChange w:id="19784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변동지표</w:t>
        </w:r>
      </w:ins>
      <w:ins w:id="19785" w:author="박 진상" w:date="2019-10-28T20:18:00Z">
        <w:r w:rsidR="005A2268" w:rsidRPr="002646CB">
          <w:rPr>
            <w:rFonts w:hint="eastAsia"/>
            <w:rPrChange w:id="19786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이</w:t>
        </w:r>
      </w:ins>
      <w:ins w:id="19787" w:author="박 진상" w:date="2019-10-28T18:26:00Z">
        <w:r w:rsidR="00DC4888" w:rsidRPr="002646CB">
          <w:rPr>
            <w:rPrChange w:id="19788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고</w:t>
        </w:r>
      </w:ins>
      <w:ins w:id="19789" w:author="박 진상" w:date="2019-10-08T06:10:00Z">
        <w:r w:rsidRPr="002646CB">
          <w:rPr>
            <w:rPrChange w:id="19790" w:author="ETRI-김종원" w:date="2019-12-10T10:44:00Z">
              <w:rPr>
                <w:color w:val="000000" w:themeColor="text1"/>
                <w:lang w:val="de-DE"/>
              </w:rPr>
            </w:rPrChange>
          </w:rPr>
          <w:t>, 1</w:t>
        </w:r>
        <w:r w:rsidRPr="002646CB">
          <w:rPr>
            <w:rFonts w:hint="eastAsia"/>
            <w:rPrChange w:id="1979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시간</w:t>
        </w:r>
        <w:r w:rsidRPr="002646CB">
          <w:rPr>
            <w:rPrChange w:id="1979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979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단위로</w:t>
        </w:r>
        <w:r w:rsidRPr="002646CB">
          <w:rPr>
            <w:rPrChange w:id="1979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979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계산하는</w:t>
        </w:r>
        <w:r w:rsidRPr="002646CB">
          <w:rPr>
            <w:rPrChange w:id="1979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979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값이며</w:t>
        </w:r>
        <w:r w:rsidRPr="002646CB">
          <w:rPr>
            <w:rPrChange w:id="19798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rPrChange w:id="1979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Pr="002646CB">
          <w:rPr>
            <w:rPrChange w:id="1980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%</w:t>
        </w:r>
        <w:r w:rsidRPr="002646CB">
          <w:rPr>
            <w:rFonts w:hint="eastAsia"/>
            <w:rPrChange w:id="1980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이고</w:t>
        </w:r>
        <w:r w:rsidRPr="002646CB">
          <w:rPr>
            <w:rPrChange w:id="1980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rPrChange w:id="19803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값의</w:t>
        </w:r>
        <w:r w:rsidRPr="002646CB">
          <w:rPr>
            <w:rPrChange w:id="19804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980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범위는</w:t>
        </w:r>
        <w:r w:rsidRPr="002646CB">
          <w:rPr>
            <w:rPrChange w:id="1980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0 ~ 100 %</w:t>
        </w:r>
        <w:r w:rsidRPr="002646CB">
          <w:rPr>
            <w:rFonts w:hint="eastAsia"/>
            <w:rPrChange w:id="1980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이다</w:t>
        </w:r>
        <w:r w:rsidRPr="002646CB">
          <w:rPr>
            <w:rPrChange w:id="1980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.</w:t>
        </w:r>
      </w:ins>
      <w:ins w:id="19809" w:author="박 진상" w:date="2019-10-28T20:17:00Z">
        <w:r w:rsidR="005A2268" w:rsidRPr="002646CB">
          <w:rPr>
            <w:rPrChange w:id="19810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 xml:space="preserve"> </w:t>
        </w:r>
      </w:ins>
      <w:ins w:id="19811" w:author="박 진상" w:date="2019-10-08T06:10:00Z">
        <w:r w:rsidRPr="002646CB">
          <w:rPr>
            <w:rPrChange w:id="1981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그림</w:t>
        </w:r>
        <w:r w:rsidRPr="002646CB">
          <w:rPr>
            <w:rPrChange w:id="19813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3</w:t>
        </w:r>
        <w:r w:rsidRPr="002646CB">
          <w:rPr>
            <w:rPrChange w:id="19814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에서</w:t>
        </w:r>
        <w:r w:rsidRPr="002646CB">
          <w:rPr>
            <w:rPrChange w:id="19815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</w:ins>
      <w:ins w:id="19816" w:author="박 진상" w:date="2019-10-15T20:31:00Z">
        <w:r w:rsidR="00C90D2D" w:rsidRPr="002646CB">
          <w:rPr>
            <w:rPrChange w:id="19817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VI</w:t>
        </w:r>
      </w:ins>
      <w:ins w:id="19818" w:author="박 진상" w:date="2019-10-08T06:10:00Z">
        <w:r w:rsidRPr="002646CB">
          <w:rPr>
            <w:vertAlign w:val="subscript"/>
            <w:rPrChange w:id="19819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MAPE</w:t>
        </w:r>
        <w:r w:rsidRPr="002646CB">
          <w:rPr>
            <w:rFonts w:hint="eastAsia"/>
            <w:rPrChange w:id="1982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rPrChange w:id="19821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982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식</w:t>
        </w:r>
        <w:r w:rsidRPr="002646CB">
          <w:rPr>
            <w:rPrChange w:id="19823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(2)</w:t>
        </w:r>
        <w:r w:rsidRPr="002646CB">
          <w:rPr>
            <w:rPrChange w:id="19824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와</w:t>
        </w:r>
        <w:r w:rsidRPr="002646CB">
          <w:rPr>
            <w:rPrChange w:id="19825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9826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같이</w:t>
        </w:r>
        <w:r w:rsidRPr="002646CB">
          <w:rPr>
            <w:rPrChange w:id="19827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9828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매</w:t>
        </w:r>
        <w:r w:rsidRPr="002646CB">
          <w:rPr>
            <w:rPrChange w:id="19829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9830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시간</w:t>
        </w:r>
        <w:r w:rsidRPr="002646CB">
          <w:rPr>
            <w:rPrChange w:id="19831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60</w:t>
        </w:r>
        <w:r w:rsidRPr="002646CB">
          <w:rPr>
            <w:rPrChange w:id="1983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개의</w:t>
        </w:r>
      </w:ins>
      <w:ins w:id="19833" w:author="ETRI-김종원" w:date="2019-12-03T11:21:00Z">
        <w:r w:rsidR="00D352F4" w:rsidRPr="002646CB">
          <w:rPr>
            <w:vertAlign w:val="subscript"/>
            <w:rPrChange w:id="19834" w:author="ETRI-김종원" w:date="2019-12-10T10:44:00Z">
              <w:rPr>
                <w:vertAlign w:val="subscript"/>
              </w:rPr>
            </w:rPrChange>
          </w:rPr>
          <w:t xml:space="preserve"> </w:t>
        </w:r>
        <w:r w:rsidR="00D352F4" w:rsidRPr="002646CB">
          <w:rPr>
            <w:rPrChange w:id="19835" w:author="ETRI-김종원" w:date="2019-12-10T10:44:00Z">
              <w:rPr/>
            </w:rPrChange>
          </w:rPr>
          <w:t>(PO</w:t>
        </w:r>
        <w:r w:rsidR="00D352F4" w:rsidRPr="002646CB">
          <w:rPr>
            <w:vertAlign w:val="subscript"/>
            <w:rPrChange w:id="19836" w:author="ETRI-김종원" w:date="2019-12-10T10:44:00Z">
              <w:rPr/>
            </w:rPrChange>
          </w:rPr>
          <w:t>ACT</w:t>
        </w:r>
        <w:r w:rsidR="00D352F4" w:rsidRPr="002646CB">
          <w:rPr>
            <w:rPrChange w:id="19837" w:author="ETRI-김종원" w:date="2019-12-10T10:44:00Z">
              <w:rPr/>
            </w:rPrChange>
          </w:rPr>
          <w:t>,i – PO</w:t>
        </w:r>
        <w:r w:rsidR="00D352F4" w:rsidRPr="002646CB">
          <w:rPr>
            <w:vertAlign w:val="subscript"/>
            <w:rPrChange w:id="19838" w:author="ETRI-김종원" w:date="2019-12-10T10:44:00Z">
              <w:rPr/>
            </w:rPrChange>
          </w:rPr>
          <w:t>ACT</w:t>
        </w:r>
        <w:r w:rsidR="00D352F4" w:rsidRPr="002646CB">
          <w:rPr>
            <w:rPrChange w:id="19839" w:author="ETRI-김종원" w:date="2019-12-10T10:44:00Z">
              <w:rPr/>
            </w:rPrChange>
          </w:rPr>
          <w:t>, i-1</w:t>
        </w:r>
      </w:ins>
      <w:ins w:id="19840" w:author="ETRI-김종원" w:date="2019-12-03T11:22:00Z">
        <w:r w:rsidR="00D352F4" w:rsidRPr="002646CB">
          <w:rPr>
            <w:rPrChange w:id="19841" w:author="ETRI-김종원" w:date="2019-12-10T10:44:00Z">
              <w:rPr/>
            </w:rPrChange>
          </w:rPr>
          <w:t>)</w:t>
        </w:r>
      </w:ins>
      <w:ins w:id="19842" w:author="박 진상" w:date="2019-10-08T06:10:00Z">
        <w:del w:id="19843" w:author="ETRI-김종원" w:date="2019-12-03T11:21:00Z">
          <w:r w:rsidRPr="002646CB" w:rsidDel="00D352F4">
            <w:rPr>
              <w:rPrChange w:id="19844" w:author="ETRI-김종원" w:date="2019-12-10T10:44:00Z">
                <w:rPr>
                  <w:rFonts w:ascii="맑은 고딕" w:eastAsia="맑은 고딕" w:hAnsi="맑은 고딕" w:cs="맑은 고딕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</w:ins>
      <w:ins w:id="19845" w:author="박 진상" w:date="2019-10-28T20:18:00Z">
        <w:del w:id="19846" w:author="ETRI-김종원" w:date="2019-12-03T11:21:00Z">
          <w:r w:rsidR="005A2268" w:rsidRPr="002646CB" w:rsidDel="00D352F4">
            <w:rPr>
              <w:rPrChange w:id="19847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D</w:delText>
          </w:r>
        </w:del>
      </w:ins>
      <w:ins w:id="19848" w:author="박 진상" w:date="2019-10-08T06:10:00Z">
        <w:del w:id="19849" w:author="ETRI-김종원" w:date="2019-12-03T11:21:00Z">
          <w:r w:rsidRPr="002646CB" w:rsidDel="00D352F4">
            <w:rPr>
              <w:rPrChange w:id="19850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P</w:delText>
          </w:r>
        </w:del>
      </w:ins>
      <w:ins w:id="19851" w:author="박 진상" w:date="2019-10-28T20:18:00Z">
        <w:del w:id="19852" w:author="ETRI-김종원" w:date="2019-11-04T20:56:00Z">
          <w:r w:rsidR="005A2268" w:rsidRPr="002646CB" w:rsidDel="00E44831">
            <w:rPr>
              <w:vertAlign w:val="subscript"/>
              <w:rPrChange w:id="19853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del w:id="19854" w:author="ETRI-김종원" w:date="2019-12-03T11:21:00Z">
          <w:r w:rsidR="005A2268" w:rsidRPr="002646CB" w:rsidDel="00D352F4">
            <w:rPr>
              <w:vertAlign w:val="subscript"/>
              <w:rPrChange w:id="19855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ACT</w:delText>
          </w:r>
        </w:del>
      </w:ins>
      <w:ins w:id="19856" w:author="ETRI-김종원" w:date="2019-11-04T20:57:00Z">
        <w:r w:rsidR="00E44831" w:rsidRPr="002646CB">
          <w:rPr>
            <w:rFonts w:hint="eastAsia"/>
            <w:rPrChange w:id="19857" w:author="ETRI-김종원" w:date="2019-12-10T10:44:00Z">
              <w:rPr>
                <w:rFonts w:hint="eastAsia"/>
              </w:rPr>
            </w:rPrChange>
          </w:rPr>
          <w:t>를</w:t>
        </w:r>
      </w:ins>
      <w:ins w:id="19858" w:author="박 진상" w:date="2019-10-08T06:10:00Z">
        <w:del w:id="19859" w:author="ETRI-김종원" w:date="2019-11-04T20:57:00Z">
          <w:r w:rsidRPr="002646CB" w:rsidDel="00E44831">
            <w:rPr>
              <w:rFonts w:hint="eastAsia"/>
              <w:rPrChange w:id="19860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와</w:delText>
          </w:r>
        </w:del>
        <w:r w:rsidRPr="002646CB">
          <w:rPr>
            <w:rPrChange w:id="19861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986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PV</w:t>
        </w:r>
      </w:ins>
      <w:ins w:id="19863" w:author="박 진상" w:date="2019-10-28T20:18:00Z">
        <w:del w:id="19864" w:author="ETRI-김종원" w:date="2019-11-04T20:57:00Z">
          <w:r w:rsidR="005A2268" w:rsidRPr="002646CB" w:rsidDel="00E44831">
            <w:rPr>
              <w:vertAlign w:val="subscript"/>
              <w:rPrChange w:id="1986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_</w:delText>
          </w:r>
        </w:del>
        <w:r w:rsidR="005A2268" w:rsidRPr="002646CB">
          <w:rPr>
            <w:vertAlign w:val="subscript"/>
            <w:rPrChange w:id="19866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CAP</w:t>
        </w:r>
      </w:ins>
      <w:ins w:id="19867" w:author="ETRI-김종원" w:date="2019-11-04T20:57:00Z">
        <w:r w:rsidR="00E44831" w:rsidRPr="002646CB">
          <w:rPr>
            <w:rFonts w:hint="eastAsia"/>
            <w:rPrChange w:id="19868" w:author="ETRI-김종원" w:date="2019-12-10T10:44:00Z">
              <w:rPr>
                <w:rFonts w:hint="eastAsia"/>
              </w:rPr>
            </w:rPrChange>
          </w:rPr>
          <w:t>로</w:t>
        </w:r>
      </w:ins>
      <w:ins w:id="19869" w:author="박 진상" w:date="2019-10-08T06:10:00Z">
        <w:del w:id="19870" w:author="ETRI-김종원" w:date="2019-11-04T20:57:00Z">
          <w:r w:rsidRPr="002646CB" w:rsidDel="00E44831">
            <w:rPr>
              <w:rFonts w:hint="eastAsia"/>
              <w:rPrChange w:id="19871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를</w:delText>
          </w:r>
        </w:del>
        <w:r w:rsidRPr="002646CB">
          <w:rPr>
            <w:rPrChange w:id="1987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</w:ins>
      <w:ins w:id="19873" w:author="ETRI-김종원" w:date="2019-11-04T20:57:00Z">
        <w:r w:rsidR="00E44831" w:rsidRPr="002646CB">
          <w:rPr>
            <w:rFonts w:hint="eastAsia"/>
            <w:rPrChange w:id="19874" w:author="ETRI-김종원" w:date="2019-12-10T10:44:00Z">
              <w:rPr>
                <w:rFonts w:hint="eastAsia"/>
              </w:rPr>
            </w:rPrChange>
          </w:rPr>
          <w:t>나누어서</w:t>
        </w:r>
      </w:ins>
      <w:ins w:id="19875" w:author="박 진상" w:date="2019-10-08T06:10:00Z">
        <w:del w:id="19876" w:author="ETRI-김종원" w:date="2019-11-04T20:57:00Z">
          <w:r w:rsidRPr="002646CB" w:rsidDel="00E44831">
            <w:rPr>
              <w:rFonts w:hint="eastAsia"/>
              <w:rPrChange w:id="19877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연산하여</w:delText>
          </w:r>
        </w:del>
        <w:r w:rsidRPr="002646CB">
          <w:rPr>
            <w:rPrChange w:id="19878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987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합친</w:t>
        </w:r>
      </w:ins>
      <w:ins w:id="19880" w:author="ETRI-김종원" w:date="2019-12-03T12:38:00Z">
        <w:r w:rsidR="0072739B" w:rsidRPr="002646CB">
          <w:rPr>
            <w:rFonts w:hint="eastAsia"/>
            <w:rPrChange w:id="19881" w:author="ETRI-김종원" w:date="2019-12-10T10:44:00Z">
              <w:rPr>
                <w:rFonts w:hint="eastAsia"/>
              </w:rPr>
            </w:rPrChange>
          </w:rPr>
          <w:t>후</w:t>
        </w:r>
        <w:r w:rsidR="0072739B" w:rsidRPr="002646CB">
          <w:rPr>
            <w:rPrChange w:id="19882" w:author="ETRI-김종원" w:date="2019-12-10T10:44:00Z">
              <w:rPr/>
            </w:rPrChange>
          </w:rPr>
          <w:t xml:space="preserve"> </w:t>
        </w:r>
        <w:r w:rsidR="0072739B" w:rsidRPr="002646CB">
          <w:rPr>
            <w:rFonts w:hint="eastAsia"/>
            <w:rPrChange w:id="19883" w:author="ETRI-김종원" w:date="2019-12-10T10:44:00Z">
              <w:rPr>
                <w:rFonts w:hint="eastAsia"/>
              </w:rPr>
            </w:rPrChange>
          </w:rPr>
          <w:t>평균을</w:t>
        </w:r>
        <w:r w:rsidR="0072739B" w:rsidRPr="002646CB">
          <w:rPr>
            <w:rPrChange w:id="19884" w:author="ETRI-김종원" w:date="2019-12-10T10:44:00Z">
              <w:rPr/>
            </w:rPrChange>
          </w:rPr>
          <w:t xml:space="preserve"> </w:t>
        </w:r>
        <w:r w:rsidR="0072739B" w:rsidRPr="002646CB">
          <w:rPr>
            <w:rFonts w:hint="eastAsia"/>
            <w:rPrChange w:id="19885" w:author="ETRI-김종원" w:date="2019-12-10T10:44:00Z">
              <w:rPr>
                <w:rFonts w:hint="eastAsia"/>
              </w:rPr>
            </w:rPrChange>
          </w:rPr>
          <w:t>낸다</w:t>
        </w:r>
        <w:r w:rsidR="0072739B" w:rsidRPr="002646CB">
          <w:rPr>
            <w:rPrChange w:id="19886" w:author="ETRI-김종원" w:date="2019-12-10T10:44:00Z">
              <w:rPr/>
            </w:rPrChange>
          </w:rPr>
          <w:t>.</w:t>
        </w:r>
      </w:ins>
      <w:ins w:id="19887" w:author="박 진상" w:date="2019-10-08T06:10:00Z">
        <w:del w:id="19888" w:author="ETRI-김종원" w:date="2019-12-03T12:38:00Z">
          <w:r w:rsidRPr="002646CB" w:rsidDel="0072739B">
            <w:rPr>
              <w:rFonts w:hint="eastAsia"/>
              <w:rPrChange w:id="19889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다</w:delText>
          </w:r>
          <w:r w:rsidRPr="002646CB" w:rsidDel="0072739B">
            <w:rPr>
              <w:rPrChange w:id="19890" w:author="ETRI-김종원" w:date="2019-12-10T10:44:00Z">
                <w:rPr>
                  <w:rFonts w:ascii="맑은 고딕" w:eastAsia="맑은 고딕" w:hAnsi="맑은 고딕" w:cs="맑은 고딕"/>
                  <w:color w:val="000000" w:themeColor="text1"/>
                  <w:lang w:val="de-DE"/>
                </w:rPr>
              </w:rPrChange>
            </w:rPr>
            <w:delText>.</w:delText>
          </w:r>
        </w:del>
      </w:ins>
      <w:ins w:id="19891" w:author="박 진상" w:date="2019-10-28T20:17:00Z">
        <w:del w:id="19892" w:author="ETRI-김종원" w:date="2019-12-03T12:38:00Z">
          <w:r w:rsidR="005A2268" w:rsidRPr="002646CB" w:rsidDel="0072739B">
            <w:rPr>
              <w:rPrChange w:id="19893" w:author="ETRI-김종원" w:date="2019-12-10T10:44:00Z">
                <w:rPr>
                  <w:rFonts w:ascii="바탕" w:hAnsi="바탕" w:cs="맑은 고딕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</w:ins>
    </w:p>
    <w:p w14:paraId="058E3157" w14:textId="77777777" w:rsidR="005A2268" w:rsidRPr="002646CB" w:rsidRDefault="005A2268" w:rsidP="005A2268">
      <w:pPr>
        <w:rPr>
          <w:ins w:id="19894" w:author="박 진상" w:date="2019-10-28T20:17:00Z"/>
          <w:rPrChange w:id="19895" w:author="ETRI-김종원" w:date="2019-12-10T10:44:00Z">
            <w:rPr>
              <w:ins w:id="19896" w:author="박 진상" w:date="2019-10-28T20:17:00Z"/>
              <w:rFonts w:ascii="바탕" w:hAnsi="바탕" w:cs="맑은 고딕"/>
              <w:color w:val="000000" w:themeColor="text1"/>
              <w:lang w:val="de-DE"/>
            </w:rPr>
          </w:rPrChange>
        </w:rPr>
      </w:pPr>
    </w:p>
    <w:p w14:paraId="3AFFEB88" w14:textId="731ADCE0" w:rsidR="005A2268" w:rsidRPr="002646CB" w:rsidRDefault="005E26E9" w:rsidP="005A2268">
      <w:pPr>
        <w:rPr>
          <w:ins w:id="19897" w:author="박 진상" w:date="2019-10-28T20:17:00Z"/>
          <w:rPrChange w:id="19898" w:author="ETRI-김종원" w:date="2019-12-10T10:44:00Z">
            <w:rPr>
              <w:ins w:id="19899" w:author="박 진상" w:date="2019-10-28T20:17:00Z"/>
              <w:rFonts w:ascii="바탕" w:hAnsi="바탕"/>
              <w:color w:val="000000" w:themeColor="text1"/>
              <w:lang w:val="de-DE"/>
            </w:rPr>
          </w:rPrChange>
        </w:rPr>
      </w:pPr>
      <w:ins w:id="19900" w:author="ETRI-김종원" w:date="2019-12-03T11:26:00Z">
        <w:r w:rsidRPr="002646CB">
          <w:rPr>
            <w:rPrChange w:id="19901" w:author="ETRI-김종원" w:date="2019-12-10T10:44:00Z">
              <w:rPr>
                <w:color w:val="FF0000"/>
              </w:rPr>
            </w:rPrChange>
          </w:rPr>
          <w:t>(PO</w:t>
        </w:r>
        <w:r w:rsidRPr="002646CB">
          <w:rPr>
            <w:vertAlign w:val="subscript"/>
            <w:rPrChange w:id="19902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9903" w:author="ETRI-김종원" w:date="2019-12-10T10:44:00Z">
              <w:rPr>
                <w:color w:val="FF0000"/>
              </w:rPr>
            </w:rPrChange>
          </w:rPr>
          <w:t>,i – PO</w:t>
        </w:r>
        <w:r w:rsidRPr="002646CB">
          <w:rPr>
            <w:vertAlign w:val="subscript"/>
            <w:rPrChange w:id="19904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9905" w:author="ETRI-김종원" w:date="2019-12-10T10:44:00Z">
              <w:rPr>
                <w:color w:val="FF0000"/>
              </w:rPr>
            </w:rPrChange>
          </w:rPr>
          <w:t>, i-1)</w:t>
        </w:r>
      </w:ins>
      <w:ins w:id="19906" w:author="박 진상" w:date="2019-10-28T20:19:00Z">
        <w:del w:id="19907" w:author="ETRI-김종원" w:date="2019-12-03T11:26:00Z">
          <w:r w:rsidR="003B52F5" w:rsidRPr="002646CB" w:rsidDel="005E26E9">
            <w:rPr>
              <w:rPrChange w:id="19908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DP</w:delText>
          </w:r>
        </w:del>
        <w:del w:id="19909" w:author="ETRI-김종원" w:date="2019-11-04T21:24:00Z">
          <w:r w:rsidR="003B52F5" w:rsidRPr="002646CB" w:rsidDel="002E647F">
            <w:rPr>
              <w:vertAlign w:val="subscript"/>
              <w:rPrChange w:id="19910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del w:id="19911" w:author="ETRI-김종원" w:date="2019-12-03T11:26:00Z">
          <w:r w:rsidR="003B52F5" w:rsidRPr="002646CB" w:rsidDel="005E26E9">
            <w:rPr>
              <w:vertAlign w:val="subscript"/>
              <w:rPrChange w:id="19912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ACT</w:delText>
          </w:r>
        </w:del>
      </w:ins>
      <w:ins w:id="19913" w:author="박 진상" w:date="2019-10-08T06:10:00Z">
        <w:r w:rsidR="00087689" w:rsidRPr="002646CB">
          <w:rPr>
            <w:rFonts w:hint="eastAsia"/>
            <w:rPrChange w:id="1991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rPrChange w:id="1991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1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전력</w:t>
        </w:r>
        <w:r w:rsidR="00087689" w:rsidRPr="002646CB">
          <w:rPr>
            <w:rPrChange w:id="1991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1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계통으로</w:t>
        </w:r>
        <w:r w:rsidR="00087689" w:rsidRPr="002646CB">
          <w:rPr>
            <w:rPrChange w:id="1991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9920" w:author="ETRI-김종원" w:date="2019-12-02T17:28:00Z">
        <w:r w:rsidR="00647810" w:rsidRPr="002646CB">
          <w:rPr>
            <w:rFonts w:hint="eastAsia"/>
            <w:rPrChange w:id="19921" w:author="ETRI-김종원" w:date="2019-12-10T10:44:00Z">
              <w:rPr>
                <w:rFonts w:hint="eastAsia"/>
              </w:rPr>
            </w:rPrChange>
          </w:rPr>
          <w:t>발전</w:t>
        </w:r>
      </w:ins>
      <w:ins w:id="19922" w:author="박 진상" w:date="2019-10-08T06:10:00Z">
        <w:del w:id="19923" w:author="ETRI-김종원" w:date="2019-12-02T17:28:00Z">
          <w:r w:rsidR="00087689" w:rsidRPr="002646CB" w:rsidDel="00647810">
            <w:rPr>
              <w:rFonts w:hint="eastAsia"/>
              <w:rPrChange w:id="1992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출력</w:delText>
          </w:r>
        </w:del>
        <w:r w:rsidR="00087689" w:rsidRPr="002646CB">
          <w:rPr>
            <w:rFonts w:hint="eastAsia"/>
            <w:rPrChange w:id="1992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되는</w:t>
        </w:r>
        <w:r w:rsidR="00087689" w:rsidRPr="002646CB">
          <w:rPr>
            <w:rPrChange w:id="1992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2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분당</w:t>
        </w:r>
        <w:r w:rsidR="00087689" w:rsidRPr="002646CB">
          <w:rPr>
            <w:rPrChange w:id="1992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9929" w:author="박 진상" w:date="2019-10-28T18:28:00Z">
        <w:r w:rsidR="00DC4888" w:rsidRPr="002646CB">
          <w:rPr>
            <w:rFonts w:hint="eastAsia"/>
            <w:rPrChange w:id="19930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연계시스템</w:t>
        </w:r>
      </w:ins>
      <w:ins w:id="19931" w:author="박 진상" w:date="2019-10-08T06:10:00Z">
        <w:r w:rsidR="00087689" w:rsidRPr="002646CB">
          <w:rPr>
            <w:rPrChange w:id="19932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33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r w:rsidR="00087689" w:rsidRPr="002646CB">
          <w:rPr>
            <w:rPrChange w:id="19934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3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전력의</w:t>
        </w:r>
        <w:r w:rsidR="00087689" w:rsidRPr="002646CB">
          <w:rPr>
            <w:rPrChange w:id="1993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3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변화량이고</w:t>
        </w:r>
        <w:r w:rsidR="00087689" w:rsidRPr="002646CB">
          <w:rPr>
            <w:rPrChange w:id="1993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, 1</w:t>
        </w:r>
        <w:r w:rsidR="00087689" w:rsidRPr="002646CB">
          <w:rPr>
            <w:rFonts w:hint="eastAsia"/>
            <w:rPrChange w:id="1993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분</w:t>
        </w:r>
        <w:r w:rsidR="00087689" w:rsidRPr="002646CB">
          <w:rPr>
            <w:rPrChange w:id="1994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4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단위</w:t>
        </w:r>
        <w:r w:rsidR="00087689" w:rsidRPr="002646CB">
          <w:rPr>
            <w:rPrChange w:id="19942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43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변동형</w:t>
        </w:r>
        <w:r w:rsidR="00087689" w:rsidRPr="002646CB">
          <w:rPr>
            <w:rPrChange w:id="19944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4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파라미터이며</w:t>
        </w:r>
        <w:r w:rsidR="00087689" w:rsidRPr="002646CB">
          <w:rPr>
            <w:rPrChange w:id="1994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, </w:t>
        </w:r>
        <w:r w:rsidR="00087689" w:rsidRPr="002646CB">
          <w:rPr>
            <w:rFonts w:hint="eastAsia"/>
            <w:rPrChange w:id="1994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1994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kW</w:t>
        </w:r>
        <w:r w:rsidR="00087689" w:rsidRPr="002646CB">
          <w:rPr>
            <w:rFonts w:hint="eastAsia"/>
            <w:rPrChange w:id="1994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이고</w:t>
        </w:r>
        <w:r w:rsidR="00087689" w:rsidRPr="002646CB">
          <w:rPr>
            <w:rPrChange w:id="1995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19951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값의</w:t>
        </w:r>
        <w:r w:rsidR="00087689" w:rsidRPr="002646CB">
          <w:rPr>
            <w:rPrChange w:id="1995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53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범위는</w:t>
        </w:r>
        <w:r w:rsidR="00087689" w:rsidRPr="002646CB">
          <w:rPr>
            <w:rPrChange w:id="1995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0 </w:t>
        </w:r>
        <w:r w:rsidR="00087689" w:rsidRPr="002646CB">
          <w:rPr>
            <w:rFonts w:hint="eastAsia"/>
            <w:rPrChange w:id="19955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이상</w:t>
        </w:r>
        <w:r w:rsidR="00087689" w:rsidRPr="002646CB">
          <w:rPr>
            <w:rPrChange w:id="1995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995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또는</w:t>
        </w:r>
        <w:r w:rsidR="00087689" w:rsidRPr="002646CB">
          <w:rPr>
            <w:rPrChange w:id="1995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0 </w:t>
        </w:r>
        <w:r w:rsidR="00087689" w:rsidRPr="002646CB">
          <w:rPr>
            <w:rFonts w:hint="eastAsia"/>
            <w:rPrChange w:id="1995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이하이다</w:t>
        </w:r>
        <w:r w:rsidR="00087689" w:rsidRPr="002646CB">
          <w:rPr>
            <w:rPrChange w:id="1996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.</w:t>
        </w:r>
      </w:ins>
      <w:ins w:id="19961" w:author="박 진상" w:date="2019-10-28T20:17:00Z">
        <w:r w:rsidR="005A2268" w:rsidRPr="002646CB">
          <w:rPr>
            <w:rPrChange w:id="19962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 xml:space="preserve"> </w:t>
        </w:r>
      </w:ins>
      <w:ins w:id="19963" w:author="박 진상" w:date="2019-10-08T06:10:00Z">
        <w:r w:rsidR="00087689" w:rsidRPr="002646CB">
          <w:rPr>
            <w:rFonts w:hint="eastAsia"/>
            <w:rPrChange w:id="1996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그림</w:t>
        </w:r>
        <w:r w:rsidR="00087689" w:rsidRPr="002646CB">
          <w:rPr>
            <w:rPrChange w:id="1996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3</w:t>
        </w:r>
        <w:r w:rsidR="00087689" w:rsidRPr="002646CB">
          <w:rPr>
            <w:rFonts w:hint="eastAsia"/>
            <w:rPrChange w:id="1996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에서</w:t>
        </w:r>
        <w:r w:rsidR="00087689" w:rsidRPr="002646CB">
          <w:rPr>
            <w:rPrChange w:id="1996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9968" w:author="ETRI-김종원" w:date="2019-12-03T11:27:00Z">
        <w:r w:rsidRPr="002646CB">
          <w:rPr>
            <w:rPrChange w:id="19969" w:author="ETRI-김종원" w:date="2019-12-10T10:44:00Z">
              <w:rPr>
                <w:color w:val="FF0000"/>
              </w:rPr>
            </w:rPrChange>
          </w:rPr>
          <w:t>(PO</w:t>
        </w:r>
        <w:r w:rsidRPr="002646CB">
          <w:rPr>
            <w:vertAlign w:val="subscript"/>
            <w:rPrChange w:id="19970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9971" w:author="ETRI-김종원" w:date="2019-12-10T10:44:00Z">
              <w:rPr>
                <w:color w:val="FF0000"/>
              </w:rPr>
            </w:rPrChange>
          </w:rPr>
          <w:t>,i – PO</w:t>
        </w:r>
        <w:r w:rsidRPr="002646CB">
          <w:rPr>
            <w:vertAlign w:val="subscript"/>
            <w:rPrChange w:id="19972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9973" w:author="ETRI-김종원" w:date="2019-12-10T10:44:00Z">
              <w:rPr>
                <w:color w:val="FF0000"/>
              </w:rPr>
            </w:rPrChange>
          </w:rPr>
          <w:t>, i-1)</w:t>
        </w:r>
      </w:ins>
      <w:ins w:id="19974" w:author="박 진상" w:date="2019-10-28T20:19:00Z">
        <w:del w:id="19975" w:author="ETRI-김종원" w:date="2019-12-03T11:27:00Z">
          <w:r w:rsidR="003B52F5" w:rsidRPr="002646CB" w:rsidDel="005E26E9">
            <w:rPr>
              <w:rPrChange w:id="1997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D</w:delText>
          </w:r>
        </w:del>
      </w:ins>
      <w:ins w:id="19977" w:author="박 진상" w:date="2019-10-08T06:10:00Z">
        <w:del w:id="19978" w:author="ETRI-김종원" w:date="2019-12-03T11:27:00Z">
          <w:r w:rsidR="00087689" w:rsidRPr="002646CB" w:rsidDel="005E26E9">
            <w:rPr>
              <w:rPrChange w:id="1997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P</w:delText>
          </w:r>
        </w:del>
      </w:ins>
      <w:ins w:id="19980" w:author="박 진상" w:date="2019-10-28T20:19:00Z">
        <w:del w:id="19981" w:author="ETRI-김종원" w:date="2019-11-04T21:24:00Z">
          <w:r w:rsidR="003B52F5" w:rsidRPr="002646CB" w:rsidDel="002E647F">
            <w:rPr>
              <w:vertAlign w:val="subscript"/>
              <w:rPrChange w:id="19982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del w:id="19983" w:author="ETRI-김종원" w:date="2019-12-03T11:27:00Z">
          <w:r w:rsidR="003B52F5" w:rsidRPr="002646CB" w:rsidDel="005E26E9">
            <w:rPr>
              <w:vertAlign w:val="subscript"/>
              <w:rPrChange w:id="19984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ACT</w:delText>
          </w:r>
        </w:del>
      </w:ins>
      <w:ins w:id="19985" w:author="박 진상" w:date="2019-10-08T06:10:00Z">
        <w:r w:rsidR="00087689" w:rsidRPr="002646CB">
          <w:rPr>
            <w:rFonts w:hint="eastAsia"/>
            <w:rPrChange w:id="1998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rPrChange w:id="1998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9988" w:author="ETRI-김종원" w:date="2019-11-04T20:57:00Z">
        <w:r w:rsidR="00E44831" w:rsidRPr="002646CB">
          <w:rPr>
            <w:rFonts w:hint="eastAsia"/>
            <w:rPrChange w:id="19989" w:author="ETRI-김종원" w:date="2019-12-10T10:44:00Z">
              <w:rPr>
                <w:rFonts w:hint="eastAsia"/>
              </w:rPr>
            </w:rPrChange>
          </w:rPr>
          <w:t>현재</w:t>
        </w:r>
      </w:ins>
      <w:ins w:id="19990" w:author="박 진상" w:date="2019-10-08T06:10:00Z">
        <w:del w:id="19991" w:author="ETRI-김종원" w:date="2019-11-04T20:57:00Z">
          <w:r w:rsidR="00087689" w:rsidRPr="002646CB" w:rsidDel="00E44831">
            <w:rPr>
              <w:rPrChange w:id="19992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1</w:delText>
          </w:r>
          <w:r w:rsidR="00087689" w:rsidRPr="002646CB" w:rsidDel="00E44831">
            <w:rPr>
              <w:rFonts w:hint="eastAsia"/>
              <w:rPrChange w:id="1999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분</w:delText>
          </w:r>
          <w:r w:rsidR="00087689" w:rsidRPr="002646CB" w:rsidDel="00E44831">
            <w:rPr>
              <w:rPrChange w:id="19994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rPrChange w:id="19995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후</w:delText>
          </w:r>
        </w:del>
        <w:r w:rsidR="00087689" w:rsidRPr="002646CB">
          <w:rPr>
            <w:rFonts w:hint="eastAsia"/>
            <w:rPrChange w:id="1999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의</w:t>
        </w:r>
        <w:r w:rsidR="00087689" w:rsidRPr="002646CB">
          <w:rPr>
            <w:rPrChange w:id="1999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P</w:t>
        </w:r>
      </w:ins>
      <w:ins w:id="19998" w:author="박 진상" w:date="2019-10-28T20:19:00Z">
        <w:r w:rsidR="003B52F5" w:rsidRPr="002646CB">
          <w:rPr>
            <w:rPrChange w:id="19999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O</w:t>
        </w:r>
        <w:del w:id="20000" w:author="ETRI-김종원" w:date="2019-11-04T21:25:00Z">
          <w:r w:rsidR="003B52F5" w:rsidRPr="002646CB" w:rsidDel="002E647F">
            <w:rPr>
              <w:vertAlign w:val="subscript"/>
              <w:rPrChange w:id="20001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r w:rsidR="003B52F5" w:rsidRPr="002646CB">
          <w:rPr>
            <w:vertAlign w:val="subscript"/>
            <w:rPrChange w:id="20002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ACT</w:t>
        </w:r>
      </w:ins>
      <w:ins w:id="20003" w:author="박 진상" w:date="2019-10-08T06:10:00Z">
        <w:r w:rsidR="00087689" w:rsidRPr="002646CB">
          <w:rPr>
            <w:rFonts w:hint="eastAsia"/>
            <w:rPrChange w:id="2000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를</w:t>
        </w:r>
        <w:r w:rsidR="00087689" w:rsidRPr="002646CB">
          <w:rPr>
            <w:rPrChange w:id="2000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20006" w:author="ETRI-김종원" w:date="2019-11-04T20:57:00Z">
        <w:r w:rsidR="00E44831" w:rsidRPr="002646CB">
          <w:rPr>
            <w:rFonts w:hint="eastAsia"/>
            <w:rPrChange w:id="20007" w:author="ETRI-김종원" w:date="2019-12-10T10:44:00Z">
              <w:rPr>
                <w:rFonts w:hint="eastAsia"/>
              </w:rPr>
            </w:rPrChange>
          </w:rPr>
          <w:t>1</w:t>
        </w:r>
        <w:r w:rsidR="00E44831" w:rsidRPr="002646CB">
          <w:rPr>
            <w:rFonts w:hint="eastAsia"/>
            <w:rPrChange w:id="20008" w:author="ETRI-김종원" w:date="2019-12-10T10:44:00Z">
              <w:rPr>
                <w:rFonts w:hint="eastAsia"/>
              </w:rPr>
            </w:rPrChange>
          </w:rPr>
          <w:t>분</w:t>
        </w:r>
        <w:r w:rsidR="00E44831" w:rsidRPr="002646CB">
          <w:rPr>
            <w:rFonts w:hint="eastAsia"/>
            <w:rPrChange w:id="20009" w:author="ETRI-김종원" w:date="2019-12-10T10:44:00Z">
              <w:rPr>
                <w:rFonts w:hint="eastAsia"/>
              </w:rPr>
            </w:rPrChange>
          </w:rPr>
          <w:t xml:space="preserve"> </w:t>
        </w:r>
        <w:r w:rsidR="00E44831" w:rsidRPr="002646CB">
          <w:rPr>
            <w:rFonts w:hint="eastAsia"/>
            <w:rPrChange w:id="20010" w:author="ETRI-김종원" w:date="2019-12-10T10:44:00Z">
              <w:rPr>
                <w:rFonts w:hint="eastAsia"/>
              </w:rPr>
            </w:rPrChange>
          </w:rPr>
          <w:t>전</w:t>
        </w:r>
      </w:ins>
      <w:ins w:id="20011" w:author="박 진상" w:date="2019-10-08T06:10:00Z">
        <w:del w:id="20012" w:author="ETRI-김종원" w:date="2019-11-04T20:57:00Z">
          <w:r w:rsidR="00087689" w:rsidRPr="002646CB" w:rsidDel="00E44831">
            <w:rPr>
              <w:rFonts w:hint="eastAsia"/>
              <w:rPrChange w:id="2001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현재</w:delText>
          </w:r>
        </w:del>
        <w:r w:rsidR="00087689" w:rsidRPr="002646CB">
          <w:rPr>
            <w:rFonts w:hint="eastAsia"/>
            <w:rPrChange w:id="2001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의</w:t>
        </w:r>
        <w:r w:rsidR="00087689" w:rsidRPr="002646CB">
          <w:rPr>
            <w:rPrChange w:id="2001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P</w:t>
        </w:r>
      </w:ins>
      <w:ins w:id="20016" w:author="박 진상" w:date="2019-10-28T20:19:00Z">
        <w:r w:rsidR="003B52F5" w:rsidRPr="002646CB">
          <w:rPr>
            <w:rPrChange w:id="20017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O</w:t>
        </w:r>
        <w:del w:id="20018" w:author="ETRI-김종원" w:date="2019-11-04T21:25:00Z">
          <w:r w:rsidR="003B52F5" w:rsidRPr="002646CB" w:rsidDel="002E647F">
            <w:rPr>
              <w:vertAlign w:val="subscript"/>
              <w:rPrChange w:id="20019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r w:rsidR="003B52F5" w:rsidRPr="002646CB">
          <w:rPr>
            <w:vertAlign w:val="subscript"/>
            <w:rPrChange w:id="20020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ACT</w:t>
        </w:r>
      </w:ins>
      <w:ins w:id="20021" w:author="박 진상" w:date="2019-10-08T06:10:00Z">
        <w:r w:rsidR="00087689" w:rsidRPr="002646CB">
          <w:rPr>
            <w:rFonts w:hint="eastAsia"/>
            <w:rPrChange w:id="2002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로</w:t>
        </w:r>
        <w:r w:rsidR="00087689" w:rsidRPr="002646CB">
          <w:rPr>
            <w:rPrChange w:id="2002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2002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뺀</w:t>
        </w:r>
        <w:r w:rsidR="00087689" w:rsidRPr="002646CB">
          <w:rPr>
            <w:rPrChange w:id="2002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2002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값이다</w:t>
        </w:r>
        <w:r w:rsidR="00087689" w:rsidRPr="002646CB">
          <w:rPr>
            <w:rPrChange w:id="2002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.</w:t>
        </w:r>
      </w:ins>
      <w:ins w:id="20028" w:author="박 진상" w:date="2019-10-28T20:17:00Z">
        <w:r w:rsidR="005A2268" w:rsidRPr="002646CB">
          <w:rPr>
            <w:rPrChange w:id="20029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 xml:space="preserve"> </w:t>
        </w:r>
      </w:ins>
    </w:p>
    <w:p w14:paraId="7C1FE2A7" w14:textId="77777777" w:rsidR="005A2268" w:rsidRPr="002646CB" w:rsidRDefault="005A2268" w:rsidP="005A2268">
      <w:pPr>
        <w:rPr>
          <w:ins w:id="20030" w:author="박 진상" w:date="2019-10-28T20:17:00Z"/>
          <w:rPrChange w:id="20031" w:author="ETRI-김종원" w:date="2019-12-10T10:44:00Z">
            <w:rPr>
              <w:ins w:id="20032" w:author="박 진상" w:date="2019-10-28T20:17:00Z"/>
              <w:rFonts w:ascii="바탕" w:hAnsi="바탕"/>
              <w:color w:val="000000" w:themeColor="text1"/>
              <w:lang w:val="de-DE"/>
            </w:rPr>
          </w:rPrChange>
        </w:rPr>
      </w:pPr>
    </w:p>
    <w:p w14:paraId="13530532" w14:textId="7B883FAB" w:rsidR="00660107" w:rsidRPr="002646CB" w:rsidRDefault="00087689">
      <w:pPr>
        <w:rPr>
          <w:ins w:id="20033" w:author="박 진상" w:date="2019-10-08T06:10:00Z"/>
          <w:rPrChange w:id="20034" w:author="ETRI-김종원" w:date="2019-12-10T10:44:00Z">
            <w:rPr>
              <w:ins w:id="20035" w:author="박 진상" w:date="2019-10-08T06:10:00Z"/>
              <w:rFonts w:eastAsiaTheme="minorEastAsia"/>
              <w:color w:val="000000" w:themeColor="text1"/>
              <w:lang w:val="de-DE"/>
            </w:rPr>
          </w:rPrChange>
        </w:rPr>
        <w:pPrChange w:id="20036" w:author="박 진상" w:date="2019-10-28T20:17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20037" w:author="박 진상" w:date="2019-10-08T06:10:00Z">
        <w:r w:rsidRPr="002646CB">
          <w:rPr>
            <w:rPrChange w:id="2003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PV</w:t>
        </w:r>
      </w:ins>
      <w:ins w:id="20039" w:author="박 진상" w:date="2019-10-28T20:19:00Z">
        <w:del w:id="20040" w:author="ETRI-김종원" w:date="2019-11-04T21:25:00Z">
          <w:r w:rsidR="003B52F5" w:rsidRPr="002646CB" w:rsidDel="002E647F">
            <w:rPr>
              <w:vertAlign w:val="subscript"/>
              <w:rPrChange w:id="20041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_</w:delText>
          </w:r>
        </w:del>
        <w:r w:rsidR="003B52F5" w:rsidRPr="002646CB">
          <w:rPr>
            <w:vertAlign w:val="subscript"/>
            <w:rPrChange w:id="20042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CAP</w:t>
        </w:r>
      </w:ins>
      <w:ins w:id="20043" w:author="박 진상" w:date="2019-10-08T06:10:00Z">
        <w:r w:rsidRPr="002646CB">
          <w:rPr>
            <w:rFonts w:hint="eastAsia"/>
            <w:rPrChange w:id="2004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는</w:t>
        </w:r>
        <w:r w:rsidRPr="002646CB">
          <w:rPr>
            <w:rPrChange w:id="2004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004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태양광발전</w:t>
        </w:r>
        <w:r w:rsidRPr="002646CB">
          <w:rPr>
            <w:rPrChange w:id="2004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004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용량이고</w:t>
        </w:r>
        <w:r w:rsidRPr="002646CB">
          <w:rPr>
            <w:rPrChange w:id="2004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005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고정형</w:t>
        </w:r>
        <w:r w:rsidRPr="002646CB">
          <w:rPr>
            <w:rPrChange w:id="2005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005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파라미터이며</w:t>
        </w:r>
        <w:r w:rsidRPr="002646CB">
          <w:rPr>
            <w:rPrChange w:id="2005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005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Pr="002646CB">
          <w:rPr>
            <w:rPrChange w:id="2005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kW</w:t>
        </w:r>
        <w:r w:rsidRPr="002646CB">
          <w:rPr>
            <w:rFonts w:hint="eastAsia"/>
            <w:rPrChange w:id="2005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이고</w:t>
        </w:r>
        <w:r w:rsidRPr="002646CB">
          <w:rPr>
            <w:rPrChange w:id="2005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005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값의</w:t>
        </w:r>
        <w:r w:rsidRPr="002646CB">
          <w:rPr>
            <w:rPrChange w:id="2005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006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범위는</w:t>
        </w:r>
        <w:r w:rsidRPr="002646CB">
          <w:rPr>
            <w:rPrChange w:id="2006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0 </w:t>
        </w:r>
        <w:r w:rsidRPr="002646CB">
          <w:rPr>
            <w:rFonts w:hint="eastAsia"/>
            <w:rPrChange w:id="2006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이상이다</w:t>
        </w:r>
        <w:r w:rsidRPr="002646CB">
          <w:rPr>
            <w:rPrChange w:id="2006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.</w:t>
        </w:r>
      </w:ins>
      <w:ins w:id="20064" w:author="박 진상" w:date="2019-10-15T20:31:00Z">
        <w:r w:rsidR="00AC337B" w:rsidRPr="002646CB">
          <w:rPr>
            <w:rPrChange w:id="20065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 xml:space="preserve"> </w:t>
        </w:r>
      </w:ins>
      <w:ins w:id="20066" w:author="박 진상" w:date="2019-10-28T18:24:00Z">
        <w:del w:id="20067" w:author="ETRI-김종원" w:date="2019-12-03T11:25:00Z">
          <w:r w:rsidR="00DC4888" w:rsidRPr="002646CB" w:rsidDel="00D352F4">
            <w:rPr>
              <w:rFonts w:hint="eastAsia"/>
              <w:rPrChange w:id="20068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변동</w:delText>
          </w:r>
        </w:del>
      </w:ins>
      <w:ins w:id="20069" w:author="박 진상" w:date="2019-10-15T20:31:00Z">
        <w:del w:id="20070" w:author="ETRI-김종원" w:date="2019-12-03T11:25:00Z">
          <w:r w:rsidR="00AC337B" w:rsidRPr="002646CB" w:rsidDel="00D352F4">
            <w:rPr>
              <w:rFonts w:hint="eastAsia"/>
              <w:rPrChange w:id="20071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지표</w:delText>
          </w:r>
          <w:r w:rsidR="00AC337B" w:rsidRPr="002646CB" w:rsidDel="00D352F4">
            <w:rPr>
              <w:rPrChange w:id="2007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073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설정과</w:delText>
          </w:r>
          <w:r w:rsidR="00AC337B" w:rsidRPr="002646CB" w:rsidDel="00D352F4">
            <w:rPr>
              <w:rPrChange w:id="2007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07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관련하여</w:delText>
          </w:r>
          <w:r w:rsidR="00AC337B" w:rsidRPr="002646CB" w:rsidDel="00D352F4">
            <w:rPr>
              <w:rPrChange w:id="2007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</w:del>
      </w:ins>
      <w:ins w:id="20077" w:author="박 진상" w:date="2019-10-15T20:32:00Z">
        <w:del w:id="20078" w:author="ETRI-김종원" w:date="2019-12-03T11:25:00Z">
          <w:r w:rsidR="00AC337B" w:rsidRPr="002646CB" w:rsidDel="00D352F4">
            <w:rPr>
              <w:rFonts w:hint="eastAsia"/>
              <w:rPrChange w:id="20079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발전기의</w:delText>
          </w:r>
          <w:r w:rsidR="00AC337B" w:rsidRPr="002646CB" w:rsidDel="00D352F4">
            <w:rPr>
              <w:rPrChange w:id="2008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081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유효전력</w:delText>
          </w:r>
          <w:r w:rsidR="00AC337B" w:rsidRPr="002646CB" w:rsidDel="00D352F4">
            <w:rPr>
              <w:rPrChange w:id="2008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083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증가율</w:delText>
          </w:r>
          <w:r w:rsidR="00AC337B" w:rsidRPr="002646CB" w:rsidDel="00D352F4">
            <w:rPr>
              <w:rPrChange w:id="2008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08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속도를</w:delText>
          </w:r>
          <w:r w:rsidR="00AC337B" w:rsidRPr="002646CB" w:rsidDel="00D352F4">
            <w:rPr>
              <w:rPrChange w:id="2008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08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정격의</w:delText>
          </w:r>
          <w:r w:rsidR="00AC337B" w:rsidRPr="002646CB" w:rsidDel="00D352F4">
            <w:rPr>
              <w:rPrChange w:id="2008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</w:del>
      </w:ins>
      <w:ins w:id="20089" w:author="박 진상" w:date="2019-10-28T21:03:00Z">
        <w:del w:id="20090" w:author="ETRI-김종원" w:date="2019-12-03T11:25:00Z">
          <w:r w:rsidR="005D6AAC" w:rsidRPr="002646CB" w:rsidDel="00D352F4">
            <w:rPr>
              <w:rPrChange w:id="20091" w:author="ETRI-김종원" w:date="2019-12-10T10:44:00Z">
                <w:rPr/>
              </w:rPrChange>
            </w:rPr>
            <w:delText>‘</w:delText>
          </w:r>
        </w:del>
      </w:ins>
      <w:ins w:id="20092" w:author="박 진상" w:date="2019-10-15T20:32:00Z">
        <w:del w:id="20093" w:author="ETRI-김종원" w:date="2019-12-03T11:25:00Z">
          <w:r w:rsidR="00AC337B" w:rsidRPr="002646CB" w:rsidDel="00D352F4">
            <w:rPr>
              <w:rPrChange w:id="2009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10%/</w:delText>
          </w:r>
          <w:r w:rsidR="00AC337B" w:rsidRPr="002646CB" w:rsidDel="00D352F4">
            <w:rPr>
              <w:rFonts w:hint="eastAsia"/>
              <w:rPrChange w:id="20095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분</w:delText>
          </w:r>
        </w:del>
      </w:ins>
      <w:ins w:id="20096" w:author="박 진상" w:date="2019-10-28T21:03:00Z">
        <w:del w:id="20097" w:author="ETRI-김종원" w:date="2019-12-03T11:25:00Z">
          <w:r w:rsidR="005D6AAC" w:rsidRPr="002646CB" w:rsidDel="00D352F4">
            <w:rPr>
              <w:rPrChange w:id="20098" w:author="ETRI-김종원" w:date="2019-12-10T10:44:00Z">
                <w:rPr/>
              </w:rPrChange>
            </w:rPr>
            <w:delText xml:space="preserve">’ </w:delText>
          </w:r>
        </w:del>
      </w:ins>
      <w:ins w:id="20099" w:author="박 진상" w:date="2019-10-15T20:32:00Z">
        <w:del w:id="20100" w:author="ETRI-김종원" w:date="2019-12-03T11:25:00Z">
          <w:r w:rsidR="00AC337B" w:rsidRPr="002646CB" w:rsidDel="00D352F4">
            <w:rPr>
              <w:rFonts w:hint="eastAsia"/>
              <w:rPrChange w:id="20101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까지</w:delText>
          </w:r>
          <w:r w:rsidR="00AC337B" w:rsidRPr="002646CB" w:rsidDel="00D352F4">
            <w:rPr>
              <w:rPrChange w:id="2010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03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제한하는</w:delText>
          </w:r>
          <w:r w:rsidR="00AC337B" w:rsidRPr="002646CB" w:rsidDel="00D352F4">
            <w:rPr>
              <w:rPrChange w:id="2010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0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것이</w:delText>
          </w:r>
          <w:r w:rsidR="00AC337B" w:rsidRPr="002646CB" w:rsidDel="00D352F4">
            <w:rPr>
              <w:rPrChange w:id="2010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0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가능해야</w:delText>
          </w:r>
          <w:r w:rsidR="00AC337B" w:rsidRPr="002646CB" w:rsidDel="00D352F4">
            <w:rPr>
              <w:rPrChange w:id="2010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09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한다는</w:delText>
          </w:r>
          <w:r w:rsidR="00AC337B" w:rsidRPr="002646CB" w:rsidDel="00D352F4">
            <w:rPr>
              <w:rPrChange w:id="2011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11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규정이</w:delText>
          </w:r>
          <w:r w:rsidR="00AC337B" w:rsidRPr="002646CB" w:rsidDel="00D352F4">
            <w:rPr>
              <w:rPrChange w:id="2011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13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있는</w:delText>
          </w:r>
          <w:r w:rsidR="00AC337B" w:rsidRPr="002646CB" w:rsidDel="00D352F4">
            <w:rPr>
              <w:rPrChange w:id="2011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1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경우</w:delText>
          </w:r>
          <w:r w:rsidR="00AC337B" w:rsidRPr="002646CB" w:rsidDel="00D352F4">
            <w:rPr>
              <w:rPrChange w:id="2011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2011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상수값으로</w:delText>
          </w:r>
          <w:r w:rsidR="00AC337B" w:rsidRPr="002646CB" w:rsidDel="00D352F4">
            <w:rPr>
              <w:rPrChange w:id="2011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0.1</w:delText>
          </w:r>
          <w:r w:rsidR="00AC337B" w:rsidRPr="002646CB" w:rsidDel="00D352F4">
            <w:rPr>
              <w:rFonts w:hint="eastAsia"/>
              <w:rPrChange w:id="20119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을</w:delText>
          </w:r>
          <w:r w:rsidR="00AC337B" w:rsidRPr="002646CB" w:rsidDel="00D352F4">
            <w:rPr>
              <w:rPrChange w:id="2012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Fonts w:hint="eastAsia"/>
              <w:rPrChange w:id="20121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곱한다</w:delText>
          </w:r>
          <w:r w:rsidR="00AC337B" w:rsidRPr="002646CB" w:rsidDel="00D352F4">
            <w:rPr>
              <w:rPrChange w:id="2012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. </w:delText>
          </w:r>
        </w:del>
      </w:ins>
      <w:ins w:id="20123" w:author="박 진상" w:date="2019-10-15T15:23:00Z">
        <w:del w:id="20124" w:author="ETRI-김종원" w:date="2019-12-03T11:25:00Z">
          <w:r w:rsidR="00660107" w:rsidRPr="002646CB" w:rsidDel="00D352F4">
            <w:rPr>
              <w:rPrChange w:id="20125" w:author="ETRI-김종원" w:date="2019-12-10T10:44:00Z">
                <w:rPr>
                  <w:rFonts w:ascii="바탕" w:hAnsi="바탕"/>
                  <w:color w:val="000000" w:themeColor="text1"/>
                  <w:highlight w:val="yellow"/>
                </w:rPr>
              </w:rPrChange>
            </w:rPr>
            <w:delText xml:space="preserve"> </w:delText>
          </w:r>
        </w:del>
      </w:ins>
    </w:p>
    <w:p w14:paraId="45478CE1" w14:textId="0E5AEA98" w:rsidR="00087689" w:rsidRPr="002646CB" w:rsidDel="005E26E9" w:rsidRDefault="00087689" w:rsidP="00087689">
      <w:pPr>
        <w:rPr>
          <w:del w:id="20126" w:author="ETRI-김종원" w:date="2019-12-03T11:25:00Z"/>
          <w:lang w:val="de-DE"/>
          <w:rPrChange w:id="20127" w:author="ETRI-김종원" w:date="2019-12-10T10:44:00Z">
            <w:rPr>
              <w:del w:id="20128" w:author="ETRI-김종원" w:date="2019-12-03T11:25:00Z"/>
              <w:lang w:val="de-DE"/>
            </w:rPr>
          </w:rPrChange>
        </w:rPr>
      </w:pPr>
    </w:p>
    <w:p w14:paraId="50E67E0B" w14:textId="77777777" w:rsidR="005E26E9" w:rsidRPr="002646CB" w:rsidRDefault="005E26E9" w:rsidP="00087689">
      <w:pPr>
        <w:rPr>
          <w:ins w:id="20129" w:author="ETRI-김종원" w:date="2019-12-03T11:26:00Z"/>
          <w:lang w:val="de-DE"/>
          <w:rPrChange w:id="20130" w:author="ETRI-김종원" w:date="2019-12-10T10:44:00Z">
            <w:rPr>
              <w:ins w:id="20131" w:author="ETRI-김종원" w:date="2019-12-03T11:26:00Z"/>
              <w:lang w:val="de-DE"/>
            </w:rPr>
          </w:rPrChange>
        </w:rPr>
      </w:pPr>
    </w:p>
    <w:p w14:paraId="40C33353" w14:textId="77777777" w:rsidR="00A7689A" w:rsidRPr="002646CB" w:rsidRDefault="00A7689A" w:rsidP="00087689">
      <w:pPr>
        <w:rPr>
          <w:ins w:id="20132" w:author="박 진상" w:date="2019-10-08T06:10:00Z"/>
          <w:lang w:val="de-DE"/>
          <w:rPrChange w:id="20133" w:author="ETRI-김종원" w:date="2019-12-10T10:44:00Z">
            <w:rPr>
              <w:ins w:id="20134" w:author="박 진상" w:date="2019-10-08T06:10:00Z"/>
              <w:lang w:val="de-DE"/>
            </w:rPr>
          </w:rPrChange>
        </w:rPr>
      </w:pPr>
    </w:p>
    <w:p w14:paraId="64F478E4" w14:textId="748DD6A0" w:rsidR="00087689" w:rsidRPr="002646CB" w:rsidRDefault="00542840" w:rsidP="00087689">
      <w:pPr>
        <w:jc w:val="center"/>
        <w:rPr>
          <w:ins w:id="20135" w:author="박 진상" w:date="2019-10-08T06:10:00Z"/>
          <w:rPrChange w:id="20136" w:author="ETRI-김종원" w:date="2019-12-10T10:44:00Z">
            <w:rPr>
              <w:ins w:id="20137" w:author="박 진상" w:date="2019-10-08T06:10:00Z"/>
            </w:rPr>
          </w:rPrChange>
        </w:rPr>
      </w:pPr>
      <w:ins w:id="20138" w:author="박 진상" w:date="2019-10-28T21:00:00Z">
        <w:del w:id="20139" w:author="ETRI-김종원" w:date="2019-11-04T20:00:00Z">
          <w:r w:rsidRPr="002646CB" w:rsidDel="00A17B9B">
            <w:rPr>
              <w:rPrChange w:id="20140" w:author="ETRI-김종원" w:date="2019-12-10T10:44:00Z">
                <w:rPr/>
              </w:rPrChange>
            </w:rPr>
            <w:object w:dxaOrig="12789" w:dyaOrig="8994" w14:anchorId="62E1B817">
              <v:shape id="_x0000_i1029" type="#_x0000_t75" style="width:467.25pt;height:289.5pt" o:ole="">
                <v:imagedata r:id="rId32" o:title=""/>
              </v:shape>
              <o:OLEObject Type="Embed" ProgID="Visio.Drawing.11" ShapeID="_x0000_i1029" DrawAspect="Content" ObjectID="_1637480327" r:id="rId33"/>
            </w:object>
          </w:r>
        </w:del>
      </w:ins>
      <w:ins w:id="20141" w:author="ETRI-김종원" w:date="2019-12-03T12:36:00Z">
        <w:r w:rsidR="0072739B" w:rsidRPr="002646CB">
          <w:rPr>
            <w:lang w:val="en-US"/>
            <w:rPrChange w:id="20142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1D082ADE" wp14:editId="7A786929">
              <wp:extent cx="5939790" cy="4143625"/>
              <wp:effectExtent l="0" t="0" r="3810" b="0"/>
              <wp:docPr id="5" name="그림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4143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1CEA4EA" w14:textId="262F2AD3" w:rsidR="00087689" w:rsidRPr="002646CB" w:rsidRDefault="00087689" w:rsidP="00087689">
      <w:pPr>
        <w:pStyle w:val="aff"/>
        <w:jc w:val="center"/>
        <w:rPr>
          <w:ins w:id="20143" w:author="박 진상" w:date="2019-10-08T06:10:00Z"/>
          <w:lang w:bidi="ko-KR"/>
          <w:rPrChange w:id="20144" w:author="ETRI-김종원" w:date="2019-12-10T10:44:00Z">
            <w:rPr>
              <w:ins w:id="20145" w:author="박 진상" w:date="2019-10-08T06:10:00Z"/>
              <w:color w:val="FF0000"/>
              <w:lang w:bidi="ko-KR"/>
            </w:rPr>
          </w:rPrChange>
        </w:rPr>
      </w:pPr>
      <w:ins w:id="20146" w:author="박 진상" w:date="2019-10-08T06:10:00Z">
        <w:r w:rsidRPr="002646CB">
          <w:rPr>
            <w:rFonts w:hint="eastAsia"/>
            <w:rPrChange w:id="20147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20148" w:author="ETRI-김종원" w:date="2019-12-10T10:44:00Z">
              <w:rPr/>
            </w:rPrChange>
          </w:rPr>
          <w:t xml:space="preserve"> 3  </w:t>
        </w:r>
      </w:ins>
      <w:ins w:id="20149" w:author="박 진상" w:date="2019-10-28T18:26:00Z">
        <w:r w:rsidR="00DC4888" w:rsidRPr="002646CB">
          <w:rPr>
            <w:rFonts w:hint="eastAsia"/>
            <w:lang w:bidi="ko-KR"/>
            <w:rPrChange w:id="2015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변동지표</w:t>
        </w:r>
      </w:ins>
    </w:p>
    <w:p w14:paraId="3F994F91" w14:textId="77777777" w:rsidR="00087689" w:rsidRPr="002646CB" w:rsidRDefault="00087689" w:rsidP="00087689">
      <w:pPr>
        <w:jc w:val="center"/>
        <w:rPr>
          <w:ins w:id="20151" w:author="박 진상" w:date="2019-10-08T06:10:00Z"/>
          <w:lang w:val="de-DE"/>
          <w:rPrChange w:id="20152" w:author="ETRI-김종원" w:date="2019-12-10T10:44:00Z">
            <w:rPr>
              <w:ins w:id="20153" w:author="박 진상" w:date="2019-10-08T06:10:00Z"/>
              <w:lang w:val="de-DE"/>
            </w:rPr>
          </w:rPrChange>
        </w:rPr>
      </w:pPr>
    </w:p>
    <w:p w14:paraId="38162127" w14:textId="44029F32" w:rsidR="00087689" w:rsidRPr="002646CB" w:rsidDel="007A01CF" w:rsidRDefault="00087689" w:rsidP="00BA3A72">
      <w:pPr>
        <w:rPr>
          <w:ins w:id="20154" w:author="박 진상" w:date="2019-10-08T06:10:00Z"/>
          <w:del w:id="20155" w:author="ETRI-김종원" w:date="2019-11-04T20:02:00Z"/>
          <w:rPrChange w:id="20156" w:author="ETRI-김종원" w:date="2019-12-10T10:44:00Z">
            <w:rPr>
              <w:ins w:id="20157" w:author="박 진상" w:date="2019-10-08T06:10:00Z"/>
              <w:del w:id="20158" w:author="ETRI-김종원" w:date="2019-11-04T20:02:00Z"/>
            </w:rPr>
          </w:rPrChange>
        </w:rPr>
      </w:pPr>
    </w:p>
    <w:p w14:paraId="33A22CB0" w14:textId="77777777" w:rsidR="00087689" w:rsidRPr="002646CB" w:rsidDel="007A01CF" w:rsidRDefault="00087689" w:rsidP="00BA3A72">
      <w:pPr>
        <w:rPr>
          <w:ins w:id="20159" w:author="박 진상" w:date="2019-10-08T06:00:00Z"/>
          <w:del w:id="20160" w:author="ETRI-김종원" w:date="2019-11-04T20:02:00Z"/>
          <w:rPrChange w:id="20161" w:author="ETRI-김종원" w:date="2019-12-10T10:44:00Z">
            <w:rPr>
              <w:ins w:id="20162" w:author="박 진상" w:date="2019-10-08T06:00:00Z"/>
              <w:del w:id="20163" w:author="ETRI-김종원" w:date="2019-11-04T20:02:00Z"/>
            </w:rPr>
          </w:rPrChange>
        </w:rPr>
      </w:pPr>
    </w:p>
    <w:p w14:paraId="7A1FC549" w14:textId="0C8ADAF6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20164" w:author="박 진상" w:date="2019-10-08T06:09:00Z"/>
          <w:rPrChange w:id="20165" w:author="ETRI-김종원" w:date="2019-12-10T10:44:00Z">
            <w:rPr>
              <w:ins w:id="20166" w:author="박 진상" w:date="2019-10-08T06:09:00Z"/>
            </w:rPr>
          </w:rPrChange>
        </w:rPr>
      </w:pPr>
      <w:ins w:id="20167" w:author="박 진상" w:date="2019-10-08T06:09:00Z">
        <w:del w:id="20168" w:author="ETRI-김종원" w:date="2019-11-04T20:02:00Z">
          <w:r w:rsidRPr="002646CB" w:rsidDel="007A01CF">
            <w:rPr>
              <w:rPrChange w:id="20169" w:author="ETRI-김종원" w:date="2019-12-10T10:44:00Z">
                <w:rPr/>
              </w:rPrChange>
            </w:rPr>
            <w:br w:type="page"/>
          </w:r>
        </w:del>
      </w:ins>
    </w:p>
    <w:p w14:paraId="45FED114" w14:textId="1FC4D32C" w:rsidR="00930BC1" w:rsidRPr="002646CB" w:rsidRDefault="00930BC1" w:rsidP="00BA3A72">
      <w:pPr>
        <w:rPr>
          <w:ins w:id="20170" w:author="ETRI-김종원" w:date="2019-12-03T11:25:00Z"/>
          <w:rPrChange w:id="20171" w:author="ETRI-김종원" w:date="2019-12-10T10:44:00Z">
            <w:rPr>
              <w:ins w:id="20172" w:author="ETRI-김종원" w:date="2019-12-03T11:25:00Z"/>
            </w:rPr>
          </w:rPrChange>
        </w:rPr>
      </w:pPr>
    </w:p>
    <w:p w14:paraId="5CE60E55" w14:textId="77777777" w:rsidR="00D352F4" w:rsidRPr="002646CB" w:rsidRDefault="00D352F4" w:rsidP="00BA3A72">
      <w:pPr>
        <w:rPr>
          <w:ins w:id="20173" w:author="ETRI-김종원" w:date="2019-11-04T20:15:00Z"/>
          <w:rPrChange w:id="20174" w:author="ETRI-김종원" w:date="2019-12-10T10:44:00Z">
            <w:rPr>
              <w:ins w:id="20175" w:author="ETRI-김종원" w:date="2019-11-04T20:15:00Z"/>
            </w:rPr>
          </w:rPrChange>
        </w:rPr>
      </w:pPr>
    </w:p>
    <w:p w14:paraId="6D80AEFF" w14:textId="77777777" w:rsidR="00314A58" w:rsidRPr="002646CB" w:rsidRDefault="00314A58" w:rsidP="00314A58">
      <w:pPr>
        <w:widowControl/>
        <w:wordWrap/>
        <w:autoSpaceDE/>
        <w:autoSpaceDN/>
        <w:spacing w:line="240" w:lineRule="auto"/>
        <w:jc w:val="left"/>
        <w:rPr>
          <w:ins w:id="20176" w:author="ETRI-김종원" w:date="2019-11-04T20:15:00Z"/>
          <w:rPrChange w:id="20177" w:author="ETRI-김종원" w:date="2019-12-10T10:44:00Z">
            <w:rPr>
              <w:ins w:id="20178" w:author="ETRI-김종원" w:date="2019-11-04T20:15:00Z"/>
              <w:color w:val="1F497D" w:themeColor="text2"/>
            </w:rPr>
          </w:rPrChange>
        </w:rPr>
      </w:pPr>
    </w:p>
    <w:p w14:paraId="7CC65E60" w14:textId="7619188E" w:rsidR="00314A58" w:rsidRPr="002646CB" w:rsidRDefault="00314A58" w:rsidP="00314A58">
      <w:pPr>
        <w:pStyle w:val="KSDTA"/>
        <w:keepNext w:val="0"/>
        <w:pageBreakBefore w:val="0"/>
        <w:widowControl w:val="0"/>
        <w:rPr>
          <w:ins w:id="20179" w:author="ETRI-김종원" w:date="2019-11-04T20:15:00Z"/>
          <w:lang w:eastAsia="ko-KR"/>
          <w:rPrChange w:id="20180" w:author="ETRI-김종원" w:date="2019-12-10T10:44:00Z">
            <w:rPr>
              <w:ins w:id="20181" w:author="ETRI-김종원" w:date="2019-11-04T20:15:00Z"/>
              <w:lang w:eastAsia="ko-KR"/>
            </w:rPr>
          </w:rPrChange>
        </w:rPr>
      </w:pPr>
      <w:bookmarkStart w:id="20182" w:name="_Toc404775850"/>
      <w:bookmarkStart w:id="20183" w:name="_Toc421126165"/>
      <w:bookmarkEnd w:id="20182"/>
      <w:ins w:id="20184" w:author="ETRI-김종원" w:date="2019-11-04T20:15:00Z">
        <w:r w:rsidRPr="002646CB">
          <w:rPr>
            <w:rFonts w:hint="eastAsia"/>
            <w:lang w:eastAsia="ko-KR"/>
            <w:rPrChange w:id="20185" w:author="ETRI-김종원" w:date="2019-12-10T10:44:00Z">
              <w:rPr>
                <w:rFonts w:hint="eastAsia"/>
                <w:lang w:eastAsia="ko-KR"/>
              </w:rPr>
            </w:rPrChange>
          </w:rPr>
          <w:br/>
        </w:r>
        <w:bookmarkStart w:id="20186" w:name="_Toc14099409"/>
        <w:bookmarkStart w:id="20187" w:name="_Toc26867865"/>
        <w:r w:rsidRPr="002646CB">
          <w:rPr>
            <w:b w:val="0"/>
            <w:lang w:eastAsia="ko-KR"/>
            <w:rPrChange w:id="20188" w:author="ETRI-김종원" w:date="2019-12-10T10:44:00Z">
              <w:rPr>
                <w:b w:val="0"/>
                <w:lang w:eastAsia="ko-KR"/>
              </w:rPr>
            </w:rPrChange>
          </w:rPr>
          <w:t>(</w:t>
        </w:r>
        <w:r w:rsidRPr="002646CB">
          <w:rPr>
            <w:rFonts w:hint="eastAsia"/>
            <w:b w:val="0"/>
            <w:lang w:eastAsia="ko-KR"/>
            <w:rPrChange w:id="20189" w:author="ETRI-김종원" w:date="2019-12-10T10:44:00Z">
              <w:rPr>
                <w:rFonts w:hint="eastAsia"/>
                <w:b w:val="0"/>
                <w:lang w:eastAsia="ko-KR"/>
              </w:rPr>
            </w:rPrChange>
          </w:rPr>
          <w:t>참고</w:t>
        </w:r>
        <w:r w:rsidRPr="002646CB">
          <w:rPr>
            <w:b w:val="0"/>
            <w:lang w:eastAsia="ko-KR"/>
            <w:rPrChange w:id="20190" w:author="ETRI-김종원" w:date="2019-12-10T10:44:00Z">
              <w:rPr>
                <w:b w:val="0"/>
                <w:lang w:eastAsia="ko-KR"/>
              </w:rPr>
            </w:rPrChange>
          </w:rPr>
          <w:t>)</w:t>
        </w:r>
        <w:r w:rsidRPr="002646CB">
          <w:rPr>
            <w:rFonts w:hint="eastAsia"/>
            <w:b w:val="0"/>
            <w:lang w:eastAsia="ko-KR"/>
            <w:rPrChange w:id="20191" w:author="ETRI-김종원" w:date="2019-12-10T10:44:00Z">
              <w:rPr>
                <w:rFonts w:hint="eastAsia"/>
                <w:b w:val="0"/>
                <w:lang w:eastAsia="ko-KR"/>
              </w:rPr>
            </w:rPrChange>
          </w:rPr>
          <w:br/>
        </w:r>
        <w:r w:rsidRPr="002646CB">
          <w:rPr>
            <w:rFonts w:hint="eastAsia"/>
            <w:lang w:eastAsia="ko-KR"/>
            <w:rPrChange w:id="20192" w:author="ETRI-김종원" w:date="2019-12-10T10:44:00Z">
              <w:rPr>
                <w:rFonts w:hint="eastAsia"/>
                <w:lang w:eastAsia="ko-KR"/>
              </w:rPr>
            </w:rPrChange>
          </w:rPr>
          <w:br/>
        </w:r>
      </w:ins>
      <w:bookmarkEnd w:id="20183"/>
      <w:bookmarkEnd w:id="20186"/>
      <w:ins w:id="20193" w:author="ETRI-김종원" w:date="2019-11-04T20:16:00Z">
        <w:r w:rsidRPr="002646CB">
          <w:rPr>
            <w:rFonts w:hint="eastAsia"/>
            <w:lang w:eastAsia="ko-KR"/>
            <w:rPrChange w:id="20194" w:author="ETRI-김종원" w:date="2019-12-10T10:44:00Z">
              <w:rPr>
                <w:rFonts w:hint="eastAsia"/>
                <w:lang w:eastAsia="ko-KR"/>
              </w:rPr>
            </w:rPrChange>
          </w:rPr>
          <w:t>특성지표를</w:t>
        </w:r>
        <w:r w:rsidRPr="002646CB">
          <w:rPr>
            <w:rFonts w:hint="eastAsia"/>
            <w:lang w:eastAsia="ko-KR"/>
            <w:rPrChange w:id="20195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0196" w:author="ETRI-김종원" w:date="2019-12-10T10:44:00Z">
              <w:rPr>
                <w:rFonts w:hint="eastAsia"/>
                <w:lang w:eastAsia="ko-KR"/>
              </w:rPr>
            </w:rPrChange>
          </w:rPr>
          <w:t>활용한</w:t>
        </w:r>
        <w:r w:rsidRPr="002646CB">
          <w:rPr>
            <w:rFonts w:hint="eastAsia"/>
            <w:lang w:eastAsia="ko-KR"/>
            <w:rPrChange w:id="20197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0198" w:author="ETRI-김종원" w:date="2019-12-10T10:44:00Z">
              <w:rPr>
                <w:rFonts w:hint="eastAsia"/>
                <w:lang w:eastAsia="ko-KR"/>
              </w:rPr>
            </w:rPrChange>
          </w:rPr>
          <w:t>인센티브지급률</w:t>
        </w:r>
        <w:r w:rsidRPr="002646CB">
          <w:rPr>
            <w:rFonts w:hint="eastAsia"/>
            <w:lang w:eastAsia="ko-KR"/>
            <w:rPrChange w:id="20199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0200" w:author="ETRI-김종원" w:date="2019-12-10T10:44:00Z">
              <w:rPr>
                <w:rFonts w:hint="eastAsia"/>
                <w:lang w:eastAsia="ko-KR"/>
              </w:rPr>
            </w:rPrChange>
          </w:rPr>
          <w:t>산정</w:t>
        </w:r>
      </w:ins>
      <w:bookmarkEnd w:id="20187"/>
    </w:p>
    <w:p w14:paraId="611F95D0" w14:textId="77777777" w:rsidR="00314A58" w:rsidRPr="002646CB" w:rsidRDefault="00314A58" w:rsidP="00314A58">
      <w:pPr>
        <w:rPr>
          <w:ins w:id="20201" w:author="ETRI-김종원" w:date="2019-11-04T20:15:00Z"/>
          <w:rPrChange w:id="20202" w:author="ETRI-김종원" w:date="2019-12-10T10:44:00Z">
            <w:rPr>
              <w:ins w:id="20203" w:author="ETRI-김종원" w:date="2019-11-04T20:15:00Z"/>
            </w:rPr>
          </w:rPrChange>
        </w:rPr>
      </w:pPr>
    </w:p>
    <w:p w14:paraId="60AF3534" w14:textId="051C312D" w:rsidR="00314A58" w:rsidRPr="002646CB" w:rsidRDefault="00314A58" w:rsidP="00314A58">
      <w:pPr>
        <w:rPr>
          <w:ins w:id="20204" w:author="ETRI-김종원" w:date="2019-11-04T20:18:00Z"/>
          <w:rPrChange w:id="20205" w:author="ETRI-김종원" w:date="2019-12-10T10:44:00Z">
            <w:rPr>
              <w:ins w:id="20206" w:author="ETRI-김종원" w:date="2019-11-04T20:18:00Z"/>
            </w:rPr>
          </w:rPrChange>
        </w:rPr>
      </w:pPr>
      <w:ins w:id="20207" w:author="ETRI-김종원" w:date="2019-11-04T20:15:00Z">
        <w:r w:rsidRPr="002646CB">
          <w:rPr>
            <w:rFonts w:hint="eastAsia"/>
            <w:rPrChange w:id="20208" w:author="ETRI-김종원" w:date="2019-12-10T10:44:00Z">
              <w:rPr>
                <w:rFonts w:hint="eastAsia"/>
              </w:rPr>
            </w:rPrChange>
          </w:rPr>
          <w:t>이</w:t>
        </w:r>
        <w:r w:rsidRPr="002646CB">
          <w:rPr>
            <w:rPrChange w:id="2020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10" w:author="ETRI-김종원" w:date="2019-12-10T10:44:00Z">
              <w:rPr>
                <w:rFonts w:hint="eastAsia"/>
              </w:rPr>
            </w:rPrChange>
          </w:rPr>
          <w:t>부속서는</w:t>
        </w:r>
        <w:r w:rsidRPr="002646CB">
          <w:rPr>
            <w:rPrChange w:id="20211" w:author="ETRI-김종원" w:date="2019-12-10T10:44:00Z">
              <w:rPr/>
            </w:rPrChange>
          </w:rPr>
          <w:t xml:space="preserve"> </w:t>
        </w:r>
      </w:ins>
      <w:ins w:id="20212" w:author="ETRI-김종원" w:date="2019-11-04T20:18:00Z">
        <w:r w:rsidRPr="002646CB">
          <w:rPr>
            <w:rFonts w:hint="eastAsia"/>
            <w:rPrChange w:id="20213" w:author="ETRI-김종원" w:date="2019-12-10T10:44:00Z">
              <w:rPr>
                <w:rFonts w:hint="eastAsia"/>
              </w:rPr>
            </w:rPrChange>
          </w:rPr>
          <w:t>이</w:t>
        </w:r>
        <w:r w:rsidRPr="002646CB">
          <w:rPr>
            <w:rPrChange w:id="20214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15" w:author="ETRI-김종원" w:date="2019-12-10T10:44:00Z">
              <w:rPr>
                <w:rFonts w:hint="eastAsia"/>
              </w:rPr>
            </w:rPrChange>
          </w:rPr>
          <w:t>표준에서</w:t>
        </w:r>
        <w:r w:rsidRPr="002646CB">
          <w:rPr>
            <w:rPrChange w:id="2021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17" w:author="ETRI-김종원" w:date="2019-12-10T10:44:00Z">
              <w:rPr>
                <w:rFonts w:hint="eastAsia"/>
              </w:rPr>
            </w:rPrChange>
          </w:rPr>
          <w:t>다루어진</w:t>
        </w:r>
        <w:r w:rsidRPr="002646CB">
          <w:rPr>
            <w:rPrChange w:id="20218" w:author="ETRI-김종원" w:date="2019-12-10T10:44:00Z">
              <w:rPr/>
            </w:rPrChange>
          </w:rPr>
          <w:t xml:space="preserve"> </w:t>
        </w:r>
      </w:ins>
      <w:ins w:id="20219" w:author="ETRI-김종원" w:date="2019-12-02T17:08:00Z">
        <w:r w:rsidR="00F2169F" w:rsidRPr="002646CB">
          <w:rPr>
            <w:rFonts w:hint="eastAsia"/>
            <w:rPrChange w:id="20220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Fonts w:hint="eastAsia"/>
            <w:rPrChange w:id="20221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20222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Fonts w:hint="eastAsia"/>
            <w:rPrChange w:id="20223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20224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>
          <w:rPr>
            <w:rFonts w:hint="eastAsia"/>
            <w:rPrChange w:id="20225" w:author="ETRI-김종원" w:date="2019-12-10T10:44:00Z">
              <w:rPr>
                <w:rFonts w:hint="eastAsia"/>
              </w:rPr>
            </w:rPrChange>
          </w:rPr>
          <w:t>의</w:t>
        </w:r>
        <w:r w:rsidR="00F2169F" w:rsidRPr="002646CB">
          <w:rPr>
            <w:rFonts w:hint="eastAsia"/>
            <w:rPrChange w:id="20226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20227" w:author="ETRI-김종원" w:date="2019-11-04T20:18:00Z">
        <w:r w:rsidRPr="002646CB">
          <w:rPr>
            <w:rFonts w:hint="eastAsia"/>
            <w:rPrChange w:id="20228" w:author="ETRI-김종원" w:date="2019-12-10T10:44:00Z">
              <w:rPr>
                <w:rFonts w:hint="eastAsia"/>
              </w:rPr>
            </w:rPrChange>
          </w:rPr>
          <w:t>그리드</w:t>
        </w:r>
        <w:r w:rsidRPr="002646CB">
          <w:rPr>
            <w:rPrChange w:id="2022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30" w:author="ETRI-김종원" w:date="2019-12-10T10:44:00Z">
              <w:rPr>
                <w:rFonts w:hint="eastAsia"/>
              </w:rPr>
            </w:rPrChange>
          </w:rPr>
          <w:t>안정화</w:t>
        </w:r>
        <w:r w:rsidRPr="002646CB">
          <w:rPr>
            <w:rPrChange w:id="2023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32" w:author="ETRI-김종원" w:date="2019-12-10T10:44:00Z">
              <w:rPr>
                <w:rFonts w:hint="eastAsia"/>
              </w:rPr>
            </w:rPrChange>
          </w:rPr>
          <w:t>특성지표들을</w:t>
        </w:r>
        <w:r w:rsidRPr="002646CB">
          <w:rPr>
            <w:rPrChange w:id="2023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34" w:author="ETRI-김종원" w:date="2019-12-10T10:44:00Z">
              <w:rPr>
                <w:rFonts w:hint="eastAsia"/>
              </w:rPr>
            </w:rPrChange>
          </w:rPr>
          <w:t>활용하여</w:t>
        </w:r>
        <w:r w:rsidRPr="002646CB">
          <w:rPr>
            <w:rPrChange w:id="20235" w:author="ETRI-김종원" w:date="2019-12-10T10:44:00Z">
              <w:rPr/>
            </w:rPrChange>
          </w:rPr>
          <w:t xml:space="preserve"> </w:t>
        </w:r>
      </w:ins>
      <w:ins w:id="20236" w:author="ETRI-김종원" w:date="2019-12-02T17:08:00Z">
        <w:r w:rsidR="00F2169F" w:rsidRPr="002646CB">
          <w:rPr>
            <w:rFonts w:hint="eastAsia"/>
            <w:rPrChange w:id="20237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Fonts w:hint="eastAsia"/>
            <w:rPrChange w:id="20238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20239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Fonts w:hint="eastAsia"/>
            <w:rPrChange w:id="20240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20241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>
          <w:rPr>
            <w:rFonts w:hint="eastAsia"/>
            <w:rPrChange w:id="20242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20243" w:author="ETRI-김종원" w:date="2019-11-04T20:18:00Z">
        <w:r w:rsidRPr="002646CB">
          <w:rPr>
            <w:rFonts w:hint="eastAsia"/>
            <w:rPrChange w:id="20244" w:author="ETRI-김종원" w:date="2019-12-10T10:44:00Z">
              <w:rPr>
                <w:rFonts w:hint="eastAsia"/>
              </w:rPr>
            </w:rPrChange>
          </w:rPr>
          <w:t>사업자에게</w:t>
        </w:r>
        <w:r w:rsidRPr="002646CB">
          <w:rPr>
            <w:rPrChange w:id="2024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46" w:author="ETRI-김종원" w:date="2019-12-10T10:44:00Z">
              <w:rPr>
                <w:rFonts w:hint="eastAsia"/>
              </w:rPr>
            </w:rPrChange>
          </w:rPr>
          <w:t>인센티브를</w:t>
        </w:r>
        <w:r w:rsidRPr="002646CB">
          <w:rPr>
            <w:rPrChange w:id="2024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48" w:author="ETRI-김종원" w:date="2019-12-10T10:44:00Z">
              <w:rPr>
                <w:rFonts w:hint="eastAsia"/>
              </w:rPr>
            </w:rPrChange>
          </w:rPr>
          <w:t>지급하는</w:t>
        </w:r>
        <w:r w:rsidRPr="002646CB">
          <w:rPr>
            <w:rPrChange w:id="2024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50" w:author="ETRI-김종원" w:date="2019-12-10T10:44:00Z">
              <w:rPr>
                <w:rFonts w:hint="eastAsia"/>
              </w:rPr>
            </w:rPrChange>
          </w:rPr>
          <w:t>방법을</w:t>
        </w:r>
        <w:r w:rsidRPr="002646CB">
          <w:rPr>
            <w:rPrChange w:id="2025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52" w:author="ETRI-김종원" w:date="2019-12-10T10:44:00Z">
              <w:rPr>
                <w:rFonts w:hint="eastAsia"/>
              </w:rPr>
            </w:rPrChange>
          </w:rPr>
          <w:t>설명함으로써</w:t>
        </w:r>
        <w:r w:rsidRPr="002646CB">
          <w:rPr>
            <w:rPrChange w:id="2025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54" w:author="ETRI-김종원" w:date="2019-12-10T10:44:00Z">
              <w:rPr>
                <w:rFonts w:hint="eastAsia"/>
              </w:rPr>
            </w:rPrChange>
          </w:rPr>
          <w:t>본문의</w:t>
        </w:r>
        <w:r w:rsidRPr="002646CB">
          <w:rPr>
            <w:rPrChange w:id="2025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56" w:author="ETRI-김종원" w:date="2019-12-10T10:44:00Z">
              <w:rPr>
                <w:rFonts w:hint="eastAsia"/>
              </w:rPr>
            </w:rPrChange>
          </w:rPr>
          <w:t>이해를</w:t>
        </w:r>
        <w:r w:rsidRPr="002646CB">
          <w:rPr>
            <w:rPrChange w:id="2025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58" w:author="ETRI-김종원" w:date="2019-12-10T10:44:00Z">
              <w:rPr>
                <w:rFonts w:hint="eastAsia"/>
              </w:rPr>
            </w:rPrChange>
          </w:rPr>
          <w:t>돕고자</w:t>
        </w:r>
        <w:r w:rsidRPr="002646CB">
          <w:rPr>
            <w:rPrChange w:id="2025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60" w:author="ETRI-김종원" w:date="2019-12-10T10:44:00Z">
              <w:rPr>
                <w:rFonts w:hint="eastAsia"/>
              </w:rPr>
            </w:rPrChange>
          </w:rPr>
          <w:t>한다</w:t>
        </w:r>
        <w:r w:rsidRPr="002646CB">
          <w:rPr>
            <w:rPrChange w:id="20261" w:author="ETRI-김종원" w:date="2019-12-10T10:44:00Z">
              <w:rPr/>
            </w:rPrChange>
          </w:rPr>
          <w:t xml:space="preserve">. </w:t>
        </w:r>
      </w:ins>
    </w:p>
    <w:p w14:paraId="3C98E92D" w14:textId="77777777" w:rsidR="00314A58" w:rsidRPr="002646CB" w:rsidRDefault="00314A58" w:rsidP="00314A58">
      <w:pPr>
        <w:rPr>
          <w:ins w:id="20262" w:author="ETRI-김종원" w:date="2019-11-04T20:18:00Z"/>
          <w:rPrChange w:id="20263" w:author="ETRI-김종원" w:date="2019-12-10T10:44:00Z">
            <w:rPr>
              <w:ins w:id="20264" w:author="ETRI-김종원" w:date="2019-11-04T20:18:00Z"/>
            </w:rPr>
          </w:rPrChange>
        </w:rPr>
      </w:pPr>
    </w:p>
    <w:p w14:paraId="513642A8" w14:textId="16A5CFC1" w:rsidR="00314A58" w:rsidRPr="002646CB" w:rsidRDefault="00314A58" w:rsidP="00314A58">
      <w:pPr>
        <w:rPr>
          <w:ins w:id="20265" w:author="ETRI-김종원" w:date="2019-11-04T20:18:00Z"/>
          <w:rPrChange w:id="20266" w:author="ETRI-김종원" w:date="2019-12-10T10:44:00Z">
            <w:rPr>
              <w:ins w:id="20267" w:author="ETRI-김종원" w:date="2019-11-04T20:18:00Z"/>
            </w:rPr>
          </w:rPrChange>
        </w:rPr>
      </w:pPr>
      <w:ins w:id="20268" w:author="ETRI-김종원" w:date="2019-11-04T20:18:00Z">
        <w:r w:rsidRPr="002646CB">
          <w:rPr>
            <w:rFonts w:hint="eastAsia"/>
            <w:rPrChange w:id="20269" w:author="ETRI-김종원" w:date="2019-12-10T10:44:00Z">
              <w:rPr>
                <w:rFonts w:hint="eastAsia"/>
              </w:rPr>
            </w:rPrChange>
          </w:rPr>
          <w:t>첫번째</w:t>
        </w:r>
        <w:r w:rsidRPr="002646CB">
          <w:rPr>
            <w:rPrChange w:id="2027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71" w:author="ETRI-김종원" w:date="2019-12-10T10:44:00Z">
              <w:rPr>
                <w:rFonts w:hint="eastAsia"/>
              </w:rPr>
            </w:rPrChange>
          </w:rPr>
          <w:t>절은</w:t>
        </w:r>
        <w:r w:rsidRPr="002646CB">
          <w:rPr>
            <w:lang w:bidi="ko-KR"/>
            <w:rPrChange w:id="2027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20273" w:author="ETRI-김종원" w:date="2019-12-02T17:08:00Z">
        <w:r w:rsidR="00F2169F" w:rsidRPr="002646CB">
          <w:rPr>
            <w:rFonts w:hint="eastAsia"/>
            <w:rPrChange w:id="2027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Fonts w:hint="eastAsia"/>
            <w:rPrChange w:id="20275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2027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Fonts w:hint="eastAsia"/>
            <w:rPrChange w:id="20277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2027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20279" w:author="ETRI-김종원" w:date="2019-11-04T20:18:00Z">
        <w:r w:rsidRPr="002646CB">
          <w:rPr>
            <w:rFonts w:hint="eastAsia"/>
            <w:lang w:bidi="ko-KR"/>
            <w:rPrChange w:id="2028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Pr="002646CB">
          <w:rPr>
            <w:lang w:bidi="ko-KR"/>
            <w:rPrChange w:id="2028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lang w:bidi="ko-KR"/>
            <w:rPrChange w:id="2028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Pr="002646CB">
          <w:rPr>
            <w:lang w:bidi="ko-KR"/>
            <w:rPrChange w:id="2028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lang w:bidi="ko-KR"/>
            <w:rPrChange w:id="2028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인센티브지급률들을</w:t>
        </w:r>
        <w:r w:rsidRPr="002646CB">
          <w:rPr>
            <w:lang w:bidi="ko-KR"/>
            <w:rPrChange w:id="2028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lang w:bidi="ko-KR"/>
            <w:rPrChange w:id="2028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정의하고</w:t>
        </w:r>
        <w:r w:rsidRPr="002646CB">
          <w:rPr>
            <w:rPrChange w:id="20287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20288" w:author="ETRI-김종원" w:date="2019-12-10T10:44:00Z">
              <w:rPr>
                <w:rFonts w:hint="eastAsia"/>
              </w:rPr>
            </w:rPrChange>
          </w:rPr>
          <w:t>두번째</w:t>
        </w:r>
        <w:r w:rsidRPr="002646CB">
          <w:rPr>
            <w:rPrChange w:id="2028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90" w:author="ETRI-김종원" w:date="2019-12-10T10:44:00Z">
              <w:rPr>
                <w:rFonts w:hint="eastAsia"/>
              </w:rPr>
            </w:rPrChange>
          </w:rPr>
          <w:t>절은</w:t>
        </w:r>
        <w:r w:rsidRPr="002646CB">
          <w:rPr>
            <w:rPrChange w:id="2029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92" w:author="ETRI-김종원" w:date="2019-12-10T10:44:00Z">
              <w:rPr>
                <w:rFonts w:hint="eastAsia"/>
              </w:rPr>
            </w:rPrChange>
          </w:rPr>
          <w:t>신뢰지표에</w:t>
        </w:r>
        <w:r w:rsidRPr="002646CB">
          <w:rPr>
            <w:rPrChange w:id="2029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94" w:author="ETRI-김종원" w:date="2019-12-10T10:44:00Z">
              <w:rPr>
                <w:rFonts w:hint="eastAsia"/>
              </w:rPr>
            </w:rPrChange>
          </w:rPr>
          <w:t>의하여</w:t>
        </w:r>
        <w:r w:rsidRPr="002646CB">
          <w:rPr>
            <w:rPrChange w:id="2029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96" w:author="ETRI-김종원" w:date="2019-12-10T10:44:00Z">
              <w:rPr>
                <w:rFonts w:hint="eastAsia"/>
              </w:rPr>
            </w:rPrChange>
          </w:rPr>
          <w:t>인센티브를</w:t>
        </w:r>
        <w:r w:rsidRPr="002646CB">
          <w:rPr>
            <w:rPrChange w:id="2029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298" w:author="ETRI-김종원" w:date="2019-12-10T10:44:00Z">
              <w:rPr>
                <w:rFonts w:hint="eastAsia"/>
              </w:rPr>
            </w:rPrChange>
          </w:rPr>
          <w:t>지급하는</w:t>
        </w:r>
        <w:r w:rsidRPr="002646CB">
          <w:rPr>
            <w:rPrChange w:id="2029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00" w:author="ETRI-김종원" w:date="2019-12-10T10:44:00Z">
              <w:rPr>
                <w:rFonts w:hint="eastAsia"/>
              </w:rPr>
            </w:rPrChange>
          </w:rPr>
          <w:t>방법을</w:t>
        </w:r>
        <w:r w:rsidRPr="002646CB">
          <w:rPr>
            <w:rPrChange w:id="2030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02" w:author="ETRI-김종원" w:date="2019-12-10T10:44:00Z">
              <w:rPr>
                <w:rFonts w:hint="eastAsia"/>
              </w:rPr>
            </w:rPrChange>
          </w:rPr>
          <w:t>기술하며</w:t>
        </w:r>
        <w:r w:rsidRPr="002646CB">
          <w:rPr>
            <w:rPrChange w:id="20303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20304" w:author="ETRI-김종원" w:date="2019-12-10T10:44:00Z">
              <w:rPr>
                <w:rFonts w:hint="eastAsia"/>
              </w:rPr>
            </w:rPrChange>
          </w:rPr>
          <w:t>세번째</w:t>
        </w:r>
        <w:r w:rsidRPr="002646CB">
          <w:rPr>
            <w:rPrChange w:id="2030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06" w:author="ETRI-김종원" w:date="2019-12-10T10:44:00Z">
              <w:rPr>
                <w:rFonts w:hint="eastAsia"/>
              </w:rPr>
            </w:rPrChange>
          </w:rPr>
          <w:t>절은</w:t>
        </w:r>
        <w:r w:rsidRPr="002646CB">
          <w:rPr>
            <w:rPrChange w:id="2030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08" w:author="ETRI-김종원" w:date="2019-12-10T10:44:00Z">
              <w:rPr>
                <w:rFonts w:hint="eastAsia"/>
              </w:rPr>
            </w:rPrChange>
          </w:rPr>
          <w:t>변동지표에</w:t>
        </w:r>
        <w:r w:rsidRPr="002646CB">
          <w:rPr>
            <w:rPrChange w:id="2030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10" w:author="ETRI-김종원" w:date="2019-12-10T10:44:00Z">
              <w:rPr>
                <w:rFonts w:hint="eastAsia"/>
              </w:rPr>
            </w:rPrChange>
          </w:rPr>
          <w:t>의하여</w:t>
        </w:r>
        <w:r w:rsidRPr="002646CB">
          <w:rPr>
            <w:rPrChange w:id="2031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12" w:author="ETRI-김종원" w:date="2019-12-10T10:44:00Z">
              <w:rPr>
                <w:rFonts w:hint="eastAsia"/>
              </w:rPr>
            </w:rPrChange>
          </w:rPr>
          <w:t>인센티브를</w:t>
        </w:r>
        <w:r w:rsidRPr="002646CB">
          <w:rPr>
            <w:rPrChange w:id="2031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14" w:author="ETRI-김종원" w:date="2019-12-10T10:44:00Z">
              <w:rPr>
                <w:rFonts w:hint="eastAsia"/>
              </w:rPr>
            </w:rPrChange>
          </w:rPr>
          <w:t>지급하는</w:t>
        </w:r>
        <w:r w:rsidRPr="002646CB">
          <w:rPr>
            <w:rPrChange w:id="2031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16" w:author="ETRI-김종원" w:date="2019-12-10T10:44:00Z">
              <w:rPr>
                <w:rFonts w:hint="eastAsia"/>
              </w:rPr>
            </w:rPrChange>
          </w:rPr>
          <w:t>방법을</w:t>
        </w:r>
        <w:r w:rsidRPr="002646CB">
          <w:rPr>
            <w:rPrChange w:id="2031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18" w:author="ETRI-김종원" w:date="2019-12-10T10:44:00Z">
              <w:rPr>
                <w:rFonts w:hint="eastAsia"/>
              </w:rPr>
            </w:rPrChange>
          </w:rPr>
          <w:t>기술하고</w:t>
        </w:r>
        <w:r w:rsidRPr="002646CB">
          <w:rPr>
            <w:rPrChange w:id="20319" w:author="ETRI-김종원" w:date="2019-12-10T10:44:00Z">
              <w:rPr/>
            </w:rPrChange>
          </w:rPr>
          <w:t xml:space="preserve">, </w:t>
        </w:r>
        <w:r w:rsidRPr="002646CB">
          <w:rPr>
            <w:rFonts w:hint="eastAsia"/>
            <w:rPrChange w:id="20320" w:author="ETRI-김종원" w:date="2019-12-10T10:44:00Z">
              <w:rPr>
                <w:rFonts w:hint="eastAsia"/>
              </w:rPr>
            </w:rPrChange>
          </w:rPr>
          <w:t>네번째</w:t>
        </w:r>
        <w:r w:rsidRPr="002646CB">
          <w:rPr>
            <w:rPrChange w:id="2032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22" w:author="ETRI-김종원" w:date="2019-12-10T10:44:00Z">
              <w:rPr>
                <w:rFonts w:hint="eastAsia"/>
              </w:rPr>
            </w:rPrChange>
          </w:rPr>
          <w:t>절은</w:t>
        </w:r>
        <w:r w:rsidRPr="002646CB">
          <w:rPr>
            <w:rPrChange w:id="2032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24" w:author="ETRI-김종원" w:date="2019-12-10T10:44:00Z">
              <w:rPr>
                <w:rFonts w:hint="eastAsia"/>
              </w:rPr>
            </w:rPrChange>
          </w:rPr>
          <w:t>신뢰지표와</w:t>
        </w:r>
        <w:r w:rsidRPr="002646CB">
          <w:rPr>
            <w:rPrChange w:id="2032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26" w:author="ETRI-김종원" w:date="2019-12-10T10:44:00Z">
              <w:rPr>
                <w:rFonts w:hint="eastAsia"/>
              </w:rPr>
            </w:rPrChange>
          </w:rPr>
          <w:t>변동지표의</w:t>
        </w:r>
        <w:r w:rsidRPr="002646CB">
          <w:rPr>
            <w:rPrChange w:id="2032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28" w:author="ETRI-김종원" w:date="2019-12-10T10:44:00Z">
              <w:rPr>
                <w:rFonts w:hint="eastAsia"/>
              </w:rPr>
            </w:rPrChange>
          </w:rPr>
          <w:t>결합에</w:t>
        </w:r>
        <w:r w:rsidRPr="002646CB">
          <w:rPr>
            <w:rPrChange w:id="2032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30" w:author="ETRI-김종원" w:date="2019-12-10T10:44:00Z">
              <w:rPr>
                <w:rFonts w:hint="eastAsia"/>
              </w:rPr>
            </w:rPrChange>
          </w:rPr>
          <w:t>의하여</w:t>
        </w:r>
        <w:r w:rsidRPr="002646CB">
          <w:rPr>
            <w:rPrChange w:id="20331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32" w:author="ETRI-김종원" w:date="2019-12-10T10:44:00Z">
              <w:rPr>
                <w:rFonts w:hint="eastAsia"/>
              </w:rPr>
            </w:rPrChange>
          </w:rPr>
          <w:t>인센티브를</w:t>
        </w:r>
        <w:r w:rsidRPr="002646CB">
          <w:rPr>
            <w:rPrChange w:id="20333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34" w:author="ETRI-김종원" w:date="2019-12-10T10:44:00Z">
              <w:rPr>
                <w:rFonts w:hint="eastAsia"/>
              </w:rPr>
            </w:rPrChange>
          </w:rPr>
          <w:t>지급하는</w:t>
        </w:r>
        <w:r w:rsidRPr="002646CB">
          <w:rPr>
            <w:rPrChange w:id="2033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36" w:author="ETRI-김종원" w:date="2019-12-10T10:44:00Z">
              <w:rPr>
                <w:rFonts w:hint="eastAsia"/>
              </w:rPr>
            </w:rPrChange>
          </w:rPr>
          <w:t>방법을</w:t>
        </w:r>
        <w:r w:rsidRPr="002646CB">
          <w:rPr>
            <w:rPrChange w:id="2033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338" w:author="ETRI-김종원" w:date="2019-12-10T10:44:00Z">
              <w:rPr>
                <w:rFonts w:hint="eastAsia"/>
              </w:rPr>
            </w:rPrChange>
          </w:rPr>
          <w:t>기술한다</w:t>
        </w:r>
        <w:r w:rsidRPr="002646CB">
          <w:rPr>
            <w:rPrChange w:id="20339" w:author="ETRI-김종원" w:date="2019-12-10T10:44:00Z">
              <w:rPr/>
            </w:rPrChange>
          </w:rPr>
          <w:t>.</w:t>
        </w:r>
      </w:ins>
    </w:p>
    <w:p w14:paraId="447C22DC" w14:textId="77777777" w:rsidR="00314A58" w:rsidRPr="002646CB" w:rsidRDefault="00314A58" w:rsidP="00314A58">
      <w:pPr>
        <w:pStyle w:val="KSDTA1"/>
        <w:numPr>
          <w:ilvl w:val="0"/>
          <w:numId w:val="0"/>
        </w:numPr>
        <w:rPr>
          <w:ins w:id="20340" w:author="ETRI-김종원" w:date="2019-11-04T20:15:00Z"/>
          <w:szCs w:val="24"/>
          <w:lang w:val="en-GB" w:eastAsia="ko-KR"/>
          <w:rPrChange w:id="20341" w:author="ETRI-김종원" w:date="2019-12-10T10:44:00Z">
            <w:rPr>
              <w:ins w:id="20342" w:author="ETRI-김종원" w:date="2019-11-04T20:15:00Z"/>
              <w:szCs w:val="24"/>
              <w:lang w:val="en-GB" w:eastAsia="ko-KR"/>
            </w:rPr>
          </w:rPrChange>
        </w:rPr>
      </w:pPr>
    </w:p>
    <w:p w14:paraId="69523559" w14:textId="0AF1026D" w:rsidR="00314A58" w:rsidRPr="002646CB" w:rsidRDefault="00314A58" w:rsidP="00314A58">
      <w:pPr>
        <w:pStyle w:val="KSDTA1"/>
        <w:numPr>
          <w:ilvl w:val="0"/>
          <w:numId w:val="0"/>
        </w:numPr>
        <w:rPr>
          <w:ins w:id="20343" w:author="ETRI-김종원" w:date="2019-11-04T20:15:00Z"/>
          <w:rFonts w:eastAsia="MS Mincho"/>
          <w:lang w:eastAsia="ko-KR"/>
          <w:rPrChange w:id="20344" w:author="ETRI-김종원" w:date="2019-12-10T10:44:00Z">
            <w:rPr>
              <w:ins w:id="20345" w:author="ETRI-김종원" w:date="2019-11-04T20:15:00Z"/>
              <w:rFonts w:eastAsia="MS Mincho"/>
              <w:lang w:eastAsia="ko-KR"/>
            </w:rPr>
          </w:rPrChange>
        </w:rPr>
      </w:pPr>
      <w:bookmarkStart w:id="20346" w:name="_Toc26867866"/>
      <w:ins w:id="20347" w:author="ETRI-김종원" w:date="2019-11-04T20:15:00Z">
        <w:r w:rsidRPr="002646CB">
          <w:rPr>
            <w:szCs w:val="24"/>
            <w:lang w:eastAsia="ko-KR"/>
            <w:rPrChange w:id="20348" w:author="ETRI-김종원" w:date="2019-12-10T10:44:00Z">
              <w:rPr>
                <w:szCs w:val="24"/>
                <w:lang w:eastAsia="ko-KR"/>
              </w:rPr>
            </w:rPrChange>
          </w:rPr>
          <w:t>A.1</w:t>
        </w:r>
        <w:r w:rsidRPr="002646CB">
          <w:rPr>
            <w:b w:val="0"/>
            <w:szCs w:val="24"/>
            <w:lang w:eastAsia="ko-KR"/>
            <w:rPrChange w:id="20349" w:author="ETRI-김종원" w:date="2019-12-10T10:44:00Z">
              <w:rPr>
                <w:b w:val="0"/>
                <w:szCs w:val="24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rPrChange w:id="20350" w:author="ETRI-김종원" w:date="2019-12-10T10:44:00Z">
              <w:rPr>
                <w:rFonts w:hint="eastAsia"/>
              </w:rPr>
            </w:rPrChange>
          </w:rPr>
          <w:t>인센티브</w:t>
        </w:r>
        <w:bookmarkStart w:id="20351" w:name="_Toc14099410"/>
        <w:r w:rsidRPr="002646CB">
          <w:rPr>
            <w:rFonts w:hint="eastAsia"/>
            <w:lang w:eastAsia="ko-KR"/>
            <w:rPrChange w:id="20352" w:author="ETRI-김종원" w:date="2019-12-10T10:44:00Z">
              <w:rPr>
                <w:rFonts w:hint="eastAsia"/>
                <w:lang w:eastAsia="ko-KR"/>
              </w:rPr>
            </w:rPrChange>
          </w:rPr>
          <w:t>지급률</w:t>
        </w:r>
      </w:ins>
      <w:bookmarkEnd w:id="20351"/>
      <w:ins w:id="20353" w:author="ETRI-김종원" w:date="2019-11-04T20:17:00Z">
        <w:r w:rsidRPr="002646CB">
          <w:rPr>
            <w:rFonts w:hint="eastAsia"/>
            <w:lang w:eastAsia="ko-KR"/>
            <w:rPrChange w:id="20354" w:author="ETRI-김종원" w:date="2019-12-10T10:44:00Z">
              <w:rPr>
                <w:rFonts w:hint="eastAsia"/>
                <w:lang w:eastAsia="ko-KR"/>
              </w:rPr>
            </w:rPrChange>
          </w:rPr>
          <w:t>(I</w:t>
        </w:r>
        <w:r w:rsidR="00891657" w:rsidRPr="002646CB">
          <w:rPr>
            <w:lang w:eastAsia="ko-KR"/>
            <w:rPrChange w:id="20355" w:author="ETRI-김종원" w:date="2019-12-10T10:44:00Z">
              <w:rPr>
                <w:lang w:eastAsia="ko-KR"/>
              </w:rPr>
            </w:rPrChange>
          </w:rPr>
          <w:t>ncentive Rat</w:t>
        </w:r>
      </w:ins>
      <w:ins w:id="20356" w:author="ETRI-김종원" w:date="2019-11-05T15:45:00Z">
        <w:r w:rsidR="00891657" w:rsidRPr="002646CB">
          <w:rPr>
            <w:rFonts w:hint="eastAsia"/>
            <w:lang w:eastAsia="ko-KR"/>
            <w:rPrChange w:id="20357" w:author="ETRI-김종원" w:date="2019-12-10T10:44:00Z">
              <w:rPr>
                <w:rFonts w:hint="eastAsia"/>
                <w:lang w:eastAsia="ko-KR"/>
              </w:rPr>
            </w:rPrChange>
          </w:rPr>
          <w:t>e</w:t>
        </w:r>
      </w:ins>
      <w:ins w:id="20358" w:author="ETRI-김종원" w:date="2019-11-04T20:17:00Z">
        <w:r w:rsidRPr="002646CB">
          <w:rPr>
            <w:lang w:eastAsia="ko-KR"/>
            <w:rPrChange w:id="20359" w:author="ETRI-김종원" w:date="2019-12-10T10:44:00Z">
              <w:rPr>
                <w:lang w:eastAsia="ko-KR"/>
              </w:rPr>
            </w:rPrChange>
          </w:rPr>
          <w:t>;</w:t>
        </w:r>
      </w:ins>
      <w:ins w:id="20360" w:author="ETRI-김종원" w:date="2019-11-05T15:45:00Z">
        <w:r w:rsidR="00891657" w:rsidRPr="002646CB">
          <w:rPr>
            <w:lang w:eastAsia="ko-KR"/>
            <w:rPrChange w:id="20361" w:author="ETRI-김종원" w:date="2019-12-10T10:44:00Z">
              <w:rPr>
                <w:lang w:eastAsia="ko-KR"/>
              </w:rPr>
            </w:rPrChange>
          </w:rPr>
          <w:t xml:space="preserve"> </w:t>
        </w:r>
      </w:ins>
      <w:ins w:id="20362" w:author="ETRI-김종원" w:date="2019-11-04T20:17:00Z">
        <w:r w:rsidRPr="002646CB">
          <w:rPr>
            <w:lang w:eastAsia="ko-KR"/>
            <w:rPrChange w:id="20363" w:author="ETRI-김종원" w:date="2019-12-10T10:44:00Z">
              <w:rPr>
                <w:lang w:eastAsia="ko-KR"/>
              </w:rPr>
            </w:rPrChange>
          </w:rPr>
          <w:t>IR)</w:t>
        </w:r>
      </w:ins>
      <w:bookmarkEnd w:id="20346"/>
    </w:p>
    <w:p w14:paraId="04A3C0A0" w14:textId="603E8255" w:rsidR="00314A58" w:rsidRPr="002646CB" w:rsidDel="00314A58" w:rsidRDefault="00314A58" w:rsidP="00BA3A72">
      <w:pPr>
        <w:rPr>
          <w:ins w:id="20364" w:author="박 진상" w:date="2019-10-08T06:00:00Z"/>
          <w:del w:id="20365" w:author="ETRI-김종원" w:date="2019-11-04T20:18:00Z"/>
          <w:lang w:val="de-DE"/>
          <w:rPrChange w:id="20366" w:author="ETRI-김종원" w:date="2019-12-10T10:44:00Z">
            <w:rPr>
              <w:ins w:id="20367" w:author="박 진상" w:date="2019-10-08T06:00:00Z"/>
              <w:del w:id="20368" w:author="ETRI-김종원" w:date="2019-11-04T20:18:00Z"/>
            </w:rPr>
          </w:rPrChange>
        </w:rPr>
      </w:pPr>
    </w:p>
    <w:p w14:paraId="223433C4" w14:textId="04FCEC2F" w:rsidR="00930BC1" w:rsidRPr="002646CB" w:rsidDel="00314A58" w:rsidRDefault="00930BC1" w:rsidP="00930BC1">
      <w:pPr>
        <w:pStyle w:val="13"/>
        <w:widowControl/>
        <w:wordWrap/>
        <w:autoSpaceDE/>
        <w:autoSpaceDN/>
        <w:snapToGrid w:val="0"/>
        <w:rPr>
          <w:ins w:id="20369" w:author="박 진상" w:date="2019-10-08T06:00:00Z"/>
          <w:del w:id="20370" w:author="ETRI-김종원" w:date="2019-11-04T20:18:00Z"/>
          <w:lang w:eastAsia="ko-KR"/>
          <w:rPrChange w:id="20371" w:author="ETRI-김종원" w:date="2019-12-10T10:44:00Z">
            <w:rPr>
              <w:ins w:id="20372" w:author="박 진상" w:date="2019-10-08T06:00:00Z"/>
              <w:del w:id="20373" w:author="ETRI-김종원" w:date="2019-11-04T20:18:00Z"/>
              <w:lang w:eastAsia="ko-KR"/>
            </w:rPr>
          </w:rPrChange>
        </w:rPr>
      </w:pPr>
      <w:ins w:id="20374" w:author="박 진상" w:date="2019-10-08T06:00:00Z">
        <w:del w:id="20375" w:author="ETRI-김종원" w:date="2019-11-04T20:18:00Z">
          <w:r w:rsidRPr="002646CB" w:rsidDel="00314A58">
            <w:rPr>
              <w:rFonts w:hint="eastAsia"/>
              <w:lang w:eastAsia="ko-KR"/>
              <w:rPrChange w:id="20376" w:author="ETRI-김종원" w:date="2019-12-10T10:44:00Z">
                <w:rPr>
                  <w:rFonts w:hint="eastAsia"/>
                  <w:lang w:eastAsia="ko-KR"/>
                </w:rPr>
              </w:rPrChange>
            </w:rPr>
            <w:delText>특성지표를</w:delText>
          </w:r>
          <w:r w:rsidRPr="002646CB" w:rsidDel="00314A58">
            <w:rPr>
              <w:rFonts w:hint="eastAsia"/>
              <w:lang w:eastAsia="ko-KR"/>
              <w:rPrChange w:id="20377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eastAsia="ko-KR"/>
              <w:rPrChange w:id="20378" w:author="ETRI-김종원" w:date="2019-12-10T10:44:00Z">
                <w:rPr>
                  <w:rFonts w:hint="eastAsia"/>
                  <w:lang w:eastAsia="ko-KR"/>
                </w:rPr>
              </w:rPrChange>
            </w:rPr>
            <w:delText>활용한</w:delText>
          </w:r>
          <w:r w:rsidRPr="002646CB" w:rsidDel="00314A58">
            <w:rPr>
              <w:rFonts w:hint="eastAsia"/>
              <w:lang w:eastAsia="ko-KR"/>
              <w:rPrChange w:id="20379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</w:del>
      </w:ins>
      <w:ins w:id="20380" w:author="박 진상" w:date="2019-10-29T12:15:00Z">
        <w:del w:id="20381" w:author="ETRI-김종원" w:date="2019-11-04T20:18:00Z">
          <w:r w:rsidR="005B6627" w:rsidRPr="002646CB" w:rsidDel="00314A58">
            <w:rPr>
              <w:rFonts w:hint="eastAsia"/>
              <w:lang w:eastAsia="ko-KR"/>
              <w:rPrChange w:id="20382" w:author="ETRI-김종원" w:date="2019-12-10T10:44:00Z">
                <w:rPr>
                  <w:rFonts w:hint="eastAsia"/>
                  <w:lang w:eastAsia="ko-KR"/>
                </w:rPr>
              </w:rPrChange>
            </w:rPr>
            <w:delText>인센티브지급률</w:delText>
          </w:r>
        </w:del>
      </w:ins>
      <w:ins w:id="20383" w:author="박 진상" w:date="2019-10-08T06:00:00Z">
        <w:del w:id="20384" w:author="ETRI-김종원" w:date="2019-11-04T20:18:00Z">
          <w:r w:rsidRPr="002646CB" w:rsidDel="00314A58">
            <w:rPr>
              <w:rFonts w:hint="eastAsia"/>
              <w:lang w:eastAsia="ko-KR"/>
              <w:rPrChange w:id="20385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eastAsia="ko-KR"/>
              <w:rPrChange w:id="20386" w:author="ETRI-김종원" w:date="2019-12-10T10:44:00Z">
                <w:rPr>
                  <w:rFonts w:hint="eastAsia"/>
                  <w:lang w:eastAsia="ko-KR"/>
                </w:rPr>
              </w:rPrChange>
            </w:rPr>
            <w:delText>산정</w:delText>
          </w:r>
        </w:del>
      </w:ins>
    </w:p>
    <w:p w14:paraId="47B2BC98" w14:textId="4925FEC9" w:rsidR="00930BC1" w:rsidRPr="002646CB" w:rsidDel="00314A58" w:rsidRDefault="00930BC1" w:rsidP="00930BC1">
      <w:pPr>
        <w:rPr>
          <w:ins w:id="20387" w:author="박 진상" w:date="2019-10-08T06:11:00Z"/>
          <w:del w:id="20388" w:author="ETRI-김종원" w:date="2019-11-04T20:18:00Z"/>
          <w:rPrChange w:id="20389" w:author="ETRI-김종원" w:date="2019-12-10T10:44:00Z">
            <w:rPr>
              <w:ins w:id="20390" w:author="박 진상" w:date="2019-10-08T06:11:00Z"/>
              <w:del w:id="20391" w:author="ETRI-김종원" w:date="2019-11-04T20:18:00Z"/>
            </w:rPr>
          </w:rPrChange>
        </w:rPr>
      </w:pPr>
    </w:p>
    <w:p w14:paraId="6EE50364" w14:textId="264F10F5" w:rsidR="005D6AAC" w:rsidRPr="002646CB" w:rsidDel="00314A58" w:rsidRDefault="00087689" w:rsidP="00930BC1">
      <w:pPr>
        <w:rPr>
          <w:ins w:id="20392" w:author="박 진상" w:date="2019-10-28T21:04:00Z"/>
          <w:del w:id="20393" w:author="ETRI-김종원" w:date="2019-11-04T20:18:00Z"/>
          <w:rPrChange w:id="20394" w:author="ETRI-김종원" w:date="2019-12-10T10:44:00Z">
            <w:rPr>
              <w:ins w:id="20395" w:author="박 진상" w:date="2019-10-28T21:04:00Z"/>
              <w:del w:id="20396" w:author="ETRI-김종원" w:date="2019-11-04T20:18:00Z"/>
            </w:rPr>
          </w:rPrChange>
        </w:rPr>
      </w:pPr>
      <w:ins w:id="20397" w:author="박 진상" w:date="2019-10-08T06:11:00Z">
        <w:del w:id="20398" w:author="ETRI-김종원" w:date="2019-11-04T20:18:00Z">
          <w:r w:rsidRPr="002646CB" w:rsidDel="00314A58">
            <w:rPr>
              <w:rFonts w:hint="eastAsia"/>
              <w:rPrChange w:id="20399" w:author="ETRI-김종원" w:date="2019-12-10T10:44:00Z">
                <w:rPr>
                  <w:rFonts w:hint="eastAsia"/>
                </w:rPr>
              </w:rPrChange>
            </w:rPr>
            <w:delText>이</w:delText>
          </w:r>
          <w:r w:rsidRPr="002646CB" w:rsidDel="00314A58">
            <w:rPr>
              <w:rPrChange w:id="20400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01" w:author="ETRI-김종원" w:date="2019-12-10T10:44:00Z">
                <w:rPr>
                  <w:rFonts w:hint="eastAsia"/>
                </w:rPr>
              </w:rPrChange>
            </w:rPr>
            <w:delText>표준에서</w:delText>
          </w:r>
          <w:r w:rsidRPr="002646CB" w:rsidDel="00314A58">
            <w:rPr>
              <w:rPrChange w:id="20402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03" w:author="ETRI-김종원" w:date="2019-12-10T10:44:00Z">
                <w:rPr>
                  <w:rFonts w:hint="eastAsia"/>
                </w:rPr>
              </w:rPrChange>
            </w:rPr>
            <w:delText>다루어진</w:delText>
          </w:r>
          <w:r w:rsidRPr="002646CB" w:rsidDel="00314A58">
            <w:rPr>
              <w:rPrChange w:id="20404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05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314A58">
            <w:rPr>
              <w:rPrChange w:id="20406" w:author="ETRI-김종원" w:date="2019-12-10T10:44:00Z">
                <w:rPr/>
              </w:rPrChange>
            </w:rPr>
            <w:delText>-</w:delText>
          </w:r>
          <w:r w:rsidRPr="002646CB" w:rsidDel="00314A58">
            <w:rPr>
              <w:rFonts w:hint="eastAsia"/>
              <w:rPrChange w:id="20407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Pr="002646CB" w:rsidDel="00314A58">
            <w:rPr>
              <w:rPrChange w:id="20408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09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314A58">
            <w:rPr>
              <w:rPrChange w:id="20410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11" w:author="ETRI-김종원" w:date="2019-12-10T10:44:00Z">
                <w:rPr>
                  <w:rFonts w:hint="eastAsia"/>
                </w:rPr>
              </w:rPrChange>
            </w:rPr>
            <w:delText>그리드</w:delText>
          </w:r>
          <w:r w:rsidRPr="002646CB" w:rsidDel="00314A58">
            <w:rPr>
              <w:rPrChange w:id="20412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13" w:author="ETRI-김종원" w:date="2019-12-10T10:44:00Z">
                <w:rPr>
                  <w:rFonts w:hint="eastAsia"/>
                </w:rPr>
              </w:rPrChange>
            </w:rPr>
            <w:delText>안정화</w:delText>
          </w:r>
          <w:r w:rsidRPr="002646CB" w:rsidDel="00314A58">
            <w:rPr>
              <w:rPrChange w:id="20414" w:author="ETRI-김종원" w:date="2019-12-10T10:44:00Z">
                <w:rPr/>
              </w:rPrChange>
            </w:rPr>
            <w:delText xml:space="preserve"> </w:delText>
          </w:r>
        </w:del>
      </w:ins>
      <w:ins w:id="20415" w:author="박 진상" w:date="2019-10-28T18:27:00Z">
        <w:del w:id="20416" w:author="ETRI-김종원" w:date="2019-11-04T20:18:00Z">
          <w:r w:rsidR="00DC4888" w:rsidRPr="002646CB" w:rsidDel="00314A58">
            <w:rPr>
              <w:rFonts w:hint="eastAsia"/>
              <w:rPrChange w:id="20417" w:author="ETRI-김종원" w:date="2019-12-10T10:44:00Z">
                <w:rPr>
                  <w:rFonts w:hint="eastAsia"/>
                </w:rPr>
              </w:rPrChange>
            </w:rPr>
            <w:delText>특성지표</w:delText>
          </w:r>
        </w:del>
      </w:ins>
      <w:ins w:id="20418" w:author="박 진상" w:date="2019-10-08T06:11:00Z">
        <w:del w:id="20419" w:author="ETRI-김종원" w:date="2019-11-04T20:18:00Z">
          <w:r w:rsidRPr="002646CB" w:rsidDel="00314A58">
            <w:rPr>
              <w:rFonts w:hint="eastAsia"/>
              <w:rPrChange w:id="20420" w:author="ETRI-김종원" w:date="2019-12-10T10:44:00Z">
                <w:rPr>
                  <w:rFonts w:hint="eastAsia"/>
                </w:rPr>
              </w:rPrChange>
            </w:rPr>
            <w:delText>들을</w:delText>
          </w:r>
          <w:r w:rsidRPr="002646CB" w:rsidDel="00314A58">
            <w:rPr>
              <w:rPrChange w:id="20421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22" w:author="ETRI-김종원" w:date="2019-12-10T10:44:00Z">
                <w:rPr>
                  <w:rFonts w:hint="eastAsia"/>
                </w:rPr>
              </w:rPrChange>
            </w:rPr>
            <w:delText>활용하여</w:delText>
          </w:r>
          <w:r w:rsidRPr="002646CB" w:rsidDel="00314A58">
            <w:rPr>
              <w:rPrChange w:id="20423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24" w:author="ETRI-김종원" w:date="2019-12-10T10:44:00Z">
                <w:rPr>
                  <w:rFonts w:hint="eastAsia"/>
                </w:rPr>
              </w:rPrChange>
            </w:rPr>
            <w:delText>태양광발전</w:delText>
          </w:r>
          <w:r w:rsidRPr="002646CB" w:rsidDel="00314A58">
            <w:rPr>
              <w:rPrChange w:id="20425" w:author="ETRI-김종원" w:date="2019-12-10T10:44:00Z">
                <w:rPr/>
              </w:rPrChange>
            </w:rPr>
            <w:delText>-</w:delText>
          </w:r>
          <w:r w:rsidRPr="002646CB" w:rsidDel="00314A58">
            <w:rPr>
              <w:rFonts w:hint="eastAsia"/>
              <w:rPrChange w:id="20426" w:author="ETRI-김종원" w:date="2019-12-10T10:44:00Z">
                <w:rPr>
                  <w:rFonts w:hint="eastAsia"/>
                </w:rPr>
              </w:rPrChange>
            </w:rPr>
            <w:delText>에너지저장장치</w:delText>
          </w:r>
          <w:r w:rsidRPr="002646CB" w:rsidDel="00314A58">
            <w:rPr>
              <w:rPrChange w:id="20427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28" w:author="ETRI-김종원" w:date="2019-12-10T10:44:00Z">
                <w:rPr>
                  <w:rFonts w:hint="eastAsia"/>
                </w:rPr>
              </w:rPrChange>
            </w:rPr>
            <w:delText>연계</w:delText>
          </w:r>
          <w:r w:rsidRPr="002646CB" w:rsidDel="00314A58">
            <w:rPr>
              <w:rPrChange w:id="20429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30" w:author="ETRI-김종원" w:date="2019-12-10T10:44:00Z">
                <w:rPr>
                  <w:rFonts w:hint="eastAsia"/>
                </w:rPr>
              </w:rPrChange>
            </w:rPr>
            <w:delText>사업자에게</w:delText>
          </w:r>
          <w:r w:rsidRPr="002646CB" w:rsidDel="00314A58">
            <w:rPr>
              <w:rPrChange w:id="20431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32" w:author="ETRI-김종원" w:date="2019-12-10T10:44:00Z">
                <w:rPr>
                  <w:rFonts w:hint="eastAsia"/>
                </w:rPr>
              </w:rPrChange>
            </w:rPr>
            <w:delText>인센티브를</w:delText>
          </w:r>
          <w:r w:rsidRPr="002646CB" w:rsidDel="00314A58">
            <w:rPr>
              <w:rPrChange w:id="20433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34" w:author="ETRI-김종원" w:date="2019-12-10T10:44:00Z">
                <w:rPr>
                  <w:rFonts w:hint="eastAsia"/>
                </w:rPr>
              </w:rPrChange>
            </w:rPr>
            <w:delText>지급하는</w:delText>
          </w:r>
          <w:r w:rsidRPr="002646CB" w:rsidDel="00314A58">
            <w:rPr>
              <w:rPrChange w:id="20435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36" w:author="ETRI-김종원" w:date="2019-12-10T10:44:00Z">
                <w:rPr>
                  <w:rFonts w:hint="eastAsia"/>
                </w:rPr>
              </w:rPrChange>
            </w:rPr>
            <w:delText>방법을</w:delText>
          </w:r>
          <w:r w:rsidRPr="002646CB" w:rsidDel="00314A58">
            <w:rPr>
              <w:rPrChange w:id="20437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38" w:author="ETRI-김종원" w:date="2019-12-10T10:44:00Z">
                <w:rPr>
                  <w:rFonts w:hint="eastAsia"/>
                </w:rPr>
              </w:rPrChange>
            </w:rPr>
            <w:delText>설명함으로써</w:delText>
          </w:r>
          <w:r w:rsidRPr="002646CB" w:rsidDel="00314A58">
            <w:rPr>
              <w:rPrChange w:id="20439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40" w:author="ETRI-김종원" w:date="2019-12-10T10:44:00Z">
                <w:rPr>
                  <w:rFonts w:hint="eastAsia"/>
                </w:rPr>
              </w:rPrChange>
            </w:rPr>
            <w:delText>본문의</w:delText>
          </w:r>
          <w:r w:rsidRPr="002646CB" w:rsidDel="00314A58">
            <w:rPr>
              <w:rPrChange w:id="20441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42" w:author="ETRI-김종원" w:date="2019-12-10T10:44:00Z">
                <w:rPr>
                  <w:rFonts w:hint="eastAsia"/>
                </w:rPr>
              </w:rPrChange>
            </w:rPr>
            <w:delText>이해를</w:delText>
          </w:r>
          <w:r w:rsidRPr="002646CB" w:rsidDel="00314A58">
            <w:rPr>
              <w:rPrChange w:id="20443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44" w:author="ETRI-김종원" w:date="2019-12-10T10:44:00Z">
                <w:rPr>
                  <w:rFonts w:hint="eastAsia"/>
                </w:rPr>
              </w:rPrChange>
            </w:rPr>
            <w:delText>돕고자</w:delText>
          </w:r>
          <w:r w:rsidRPr="002646CB" w:rsidDel="00314A58">
            <w:rPr>
              <w:rPrChange w:id="20445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46" w:author="ETRI-김종원" w:date="2019-12-10T10:44:00Z">
                <w:rPr>
                  <w:rFonts w:hint="eastAsia"/>
                </w:rPr>
              </w:rPrChange>
            </w:rPr>
            <w:delText>한다</w:delText>
          </w:r>
          <w:r w:rsidRPr="002646CB" w:rsidDel="00314A58">
            <w:rPr>
              <w:rPrChange w:id="20447" w:author="ETRI-김종원" w:date="2019-12-10T10:44:00Z">
                <w:rPr/>
              </w:rPrChange>
            </w:rPr>
            <w:delText xml:space="preserve">. </w:delText>
          </w:r>
        </w:del>
      </w:ins>
    </w:p>
    <w:p w14:paraId="7DBA1A26" w14:textId="424A4F63" w:rsidR="005D6AAC" w:rsidRPr="002646CB" w:rsidDel="00314A58" w:rsidRDefault="005D6AAC" w:rsidP="00930BC1">
      <w:pPr>
        <w:rPr>
          <w:ins w:id="20448" w:author="박 진상" w:date="2019-10-28T21:04:00Z"/>
          <w:del w:id="20449" w:author="ETRI-김종원" w:date="2019-11-04T20:18:00Z"/>
          <w:rPrChange w:id="20450" w:author="ETRI-김종원" w:date="2019-12-10T10:44:00Z">
            <w:rPr>
              <w:ins w:id="20451" w:author="박 진상" w:date="2019-10-28T21:04:00Z"/>
              <w:del w:id="20452" w:author="ETRI-김종원" w:date="2019-11-04T20:18:00Z"/>
            </w:rPr>
          </w:rPrChange>
        </w:rPr>
      </w:pPr>
    </w:p>
    <w:p w14:paraId="561965BD" w14:textId="0CD400AD" w:rsidR="00087689" w:rsidRPr="002646CB" w:rsidDel="00314A58" w:rsidRDefault="00087689" w:rsidP="00930BC1">
      <w:pPr>
        <w:rPr>
          <w:ins w:id="20453" w:author="박 진상" w:date="2019-10-08T06:11:00Z"/>
          <w:del w:id="20454" w:author="ETRI-김종원" w:date="2019-11-04T20:18:00Z"/>
          <w:rPrChange w:id="20455" w:author="ETRI-김종원" w:date="2019-12-10T10:44:00Z">
            <w:rPr>
              <w:ins w:id="20456" w:author="박 진상" w:date="2019-10-08T06:11:00Z"/>
              <w:del w:id="20457" w:author="ETRI-김종원" w:date="2019-11-04T20:18:00Z"/>
            </w:rPr>
          </w:rPrChange>
        </w:rPr>
      </w:pPr>
      <w:ins w:id="20458" w:author="박 진상" w:date="2019-10-08T06:11:00Z">
        <w:del w:id="20459" w:author="ETRI-김종원" w:date="2019-11-04T20:18:00Z">
          <w:r w:rsidRPr="002646CB" w:rsidDel="00314A58">
            <w:rPr>
              <w:rFonts w:hint="eastAsia"/>
              <w:rPrChange w:id="20460" w:author="ETRI-김종원" w:date="2019-12-10T10:44:00Z">
                <w:rPr>
                  <w:rFonts w:hint="eastAsia"/>
                </w:rPr>
              </w:rPrChange>
            </w:rPr>
            <w:delText>첫번째</w:delText>
          </w:r>
          <w:r w:rsidRPr="002646CB" w:rsidDel="00314A58">
            <w:rPr>
              <w:rPrChange w:id="20461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62" w:author="ETRI-김종원" w:date="2019-12-10T10:44:00Z">
                <w:rPr>
                  <w:rFonts w:hint="eastAsia"/>
                </w:rPr>
              </w:rPrChange>
            </w:rPr>
            <w:delText>절은</w:delText>
          </w:r>
          <w:r w:rsidRPr="002646CB" w:rsidDel="00314A58">
            <w:rPr>
              <w:lang w:bidi="ko-KR"/>
              <w:rPrChange w:id="20463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bidi="ko-KR"/>
              <w:rPrChange w:id="20464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Pr="002646CB" w:rsidDel="00314A58">
            <w:rPr>
              <w:lang w:bidi="ko-KR"/>
              <w:rPrChange w:id="20465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Pr="002646CB" w:rsidDel="00314A58">
            <w:rPr>
              <w:rFonts w:hint="eastAsia"/>
              <w:lang w:bidi="ko-KR"/>
              <w:rPrChange w:id="20466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Pr="002646CB" w:rsidDel="00314A58">
            <w:rPr>
              <w:lang w:bidi="ko-KR"/>
              <w:rPrChange w:id="20467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20468" w:author="박 진상" w:date="2019-10-28T18:28:00Z">
        <w:del w:id="20469" w:author="ETRI-김종원" w:date="2019-11-04T20:18:00Z">
          <w:r w:rsidR="00DC4888" w:rsidRPr="002646CB" w:rsidDel="00314A58">
            <w:rPr>
              <w:rFonts w:hint="eastAsia"/>
              <w:lang w:bidi="ko-KR"/>
              <w:rPrChange w:id="20470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20471" w:author="박 진상" w:date="2019-10-08T06:11:00Z">
        <w:del w:id="20472" w:author="ETRI-김종원" w:date="2019-11-04T20:18:00Z">
          <w:r w:rsidRPr="002646CB" w:rsidDel="00314A58">
            <w:rPr>
              <w:rFonts w:hint="eastAsia"/>
              <w:lang w:bidi="ko-KR"/>
              <w:rPrChange w:id="2047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에서</w:delText>
          </w:r>
          <w:r w:rsidRPr="002646CB" w:rsidDel="00314A58">
            <w:rPr>
              <w:lang w:bidi="ko-KR"/>
              <w:rPrChange w:id="20474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bidi="ko-KR"/>
              <w:rPrChange w:id="2047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사용하는</w:delText>
          </w:r>
          <w:r w:rsidRPr="002646CB" w:rsidDel="00314A58">
            <w:rPr>
              <w:lang w:bidi="ko-KR"/>
              <w:rPrChange w:id="20476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20477" w:author="박 진상" w:date="2019-10-29T12:15:00Z">
        <w:del w:id="20478" w:author="ETRI-김종원" w:date="2019-11-04T20:18:00Z">
          <w:r w:rsidR="005B6627" w:rsidRPr="002646CB" w:rsidDel="00314A58">
            <w:rPr>
              <w:rFonts w:hint="eastAsia"/>
              <w:lang w:bidi="ko-KR"/>
              <w:rPrChange w:id="2047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인센티브지급률</w:delText>
          </w:r>
        </w:del>
      </w:ins>
      <w:ins w:id="20480" w:author="박 진상" w:date="2019-10-08T06:11:00Z">
        <w:del w:id="20481" w:author="ETRI-김종원" w:date="2019-11-04T20:18:00Z">
          <w:r w:rsidRPr="002646CB" w:rsidDel="00314A58">
            <w:rPr>
              <w:rFonts w:hint="eastAsia"/>
              <w:lang w:bidi="ko-KR"/>
              <w:rPrChange w:id="20482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들을</w:delText>
          </w:r>
          <w:r w:rsidRPr="002646CB" w:rsidDel="00314A58">
            <w:rPr>
              <w:lang w:bidi="ko-KR"/>
              <w:rPrChange w:id="20483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bidi="ko-KR"/>
              <w:rPrChange w:id="20484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정의하고</w:delText>
          </w:r>
          <w:r w:rsidRPr="002646CB" w:rsidDel="00314A58">
            <w:rPr>
              <w:rPrChange w:id="20485" w:author="ETRI-김종원" w:date="2019-12-10T10:44:00Z">
                <w:rPr/>
              </w:rPrChange>
            </w:rPr>
            <w:delText xml:space="preserve">, </w:delText>
          </w:r>
          <w:r w:rsidRPr="002646CB" w:rsidDel="00314A58">
            <w:rPr>
              <w:rFonts w:hint="eastAsia"/>
              <w:rPrChange w:id="20486" w:author="ETRI-김종원" w:date="2019-12-10T10:44:00Z">
                <w:rPr>
                  <w:rFonts w:hint="eastAsia"/>
                </w:rPr>
              </w:rPrChange>
            </w:rPr>
            <w:delText>두번째</w:delText>
          </w:r>
          <w:r w:rsidRPr="002646CB" w:rsidDel="00314A58">
            <w:rPr>
              <w:rPrChange w:id="20487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88" w:author="ETRI-김종원" w:date="2019-12-10T10:44:00Z">
                <w:rPr>
                  <w:rFonts w:hint="eastAsia"/>
                </w:rPr>
              </w:rPrChange>
            </w:rPr>
            <w:delText>절은</w:delText>
          </w:r>
          <w:r w:rsidRPr="002646CB" w:rsidDel="00314A58">
            <w:rPr>
              <w:rPrChange w:id="20489" w:author="ETRI-김종원" w:date="2019-12-10T10:44:00Z">
                <w:rPr/>
              </w:rPrChange>
            </w:rPr>
            <w:delText xml:space="preserve"> </w:delText>
          </w:r>
        </w:del>
      </w:ins>
      <w:ins w:id="20490" w:author="박 진상" w:date="2019-10-28T18:25:00Z">
        <w:del w:id="20491" w:author="ETRI-김종원" w:date="2019-11-04T20:18:00Z">
          <w:r w:rsidR="00DC4888" w:rsidRPr="002646CB" w:rsidDel="00314A58">
            <w:rPr>
              <w:rFonts w:hint="eastAsia"/>
              <w:rPrChange w:id="20492" w:author="ETRI-김종원" w:date="2019-12-10T10:44:00Z">
                <w:rPr>
                  <w:rFonts w:hint="eastAsia"/>
                </w:rPr>
              </w:rPrChange>
            </w:rPr>
            <w:delText>신뢰지표</w:delText>
          </w:r>
        </w:del>
      </w:ins>
      <w:ins w:id="20493" w:author="박 진상" w:date="2019-10-08T06:11:00Z">
        <w:del w:id="20494" w:author="ETRI-김종원" w:date="2019-11-04T20:18:00Z">
          <w:r w:rsidRPr="002646CB" w:rsidDel="00314A58">
            <w:rPr>
              <w:rFonts w:hint="eastAsia"/>
              <w:rPrChange w:id="20495" w:author="ETRI-김종원" w:date="2019-12-10T10:44:00Z">
                <w:rPr>
                  <w:rFonts w:hint="eastAsia"/>
                </w:rPr>
              </w:rPrChange>
            </w:rPr>
            <w:delText>에</w:delText>
          </w:r>
          <w:r w:rsidRPr="002646CB" w:rsidDel="00314A58">
            <w:rPr>
              <w:rPrChange w:id="20496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97" w:author="ETRI-김종원" w:date="2019-12-10T10:44:00Z">
                <w:rPr>
                  <w:rFonts w:hint="eastAsia"/>
                </w:rPr>
              </w:rPrChange>
            </w:rPr>
            <w:delText>의하여</w:delText>
          </w:r>
          <w:r w:rsidRPr="002646CB" w:rsidDel="00314A58">
            <w:rPr>
              <w:rPrChange w:id="20498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499" w:author="ETRI-김종원" w:date="2019-12-10T10:44:00Z">
                <w:rPr>
                  <w:rFonts w:hint="eastAsia"/>
                </w:rPr>
              </w:rPrChange>
            </w:rPr>
            <w:delText>인센티브를</w:delText>
          </w:r>
          <w:r w:rsidRPr="002646CB" w:rsidDel="00314A58">
            <w:rPr>
              <w:rPrChange w:id="20500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01" w:author="ETRI-김종원" w:date="2019-12-10T10:44:00Z">
                <w:rPr>
                  <w:rFonts w:hint="eastAsia"/>
                </w:rPr>
              </w:rPrChange>
            </w:rPr>
            <w:delText>지급하는</w:delText>
          </w:r>
          <w:r w:rsidRPr="002646CB" w:rsidDel="00314A58">
            <w:rPr>
              <w:rPrChange w:id="20502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03" w:author="ETRI-김종원" w:date="2019-12-10T10:44:00Z">
                <w:rPr>
                  <w:rFonts w:hint="eastAsia"/>
                </w:rPr>
              </w:rPrChange>
            </w:rPr>
            <w:delText>방법을</w:delText>
          </w:r>
          <w:r w:rsidRPr="002646CB" w:rsidDel="00314A58">
            <w:rPr>
              <w:rPrChange w:id="20504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05" w:author="ETRI-김종원" w:date="2019-12-10T10:44:00Z">
                <w:rPr>
                  <w:rFonts w:hint="eastAsia"/>
                </w:rPr>
              </w:rPrChange>
            </w:rPr>
            <w:delText>기술하며</w:delText>
          </w:r>
          <w:r w:rsidRPr="002646CB" w:rsidDel="00314A58">
            <w:rPr>
              <w:rPrChange w:id="20506" w:author="ETRI-김종원" w:date="2019-12-10T10:44:00Z">
                <w:rPr/>
              </w:rPrChange>
            </w:rPr>
            <w:delText xml:space="preserve">, </w:delText>
          </w:r>
          <w:r w:rsidRPr="002646CB" w:rsidDel="00314A58">
            <w:rPr>
              <w:rFonts w:hint="eastAsia"/>
              <w:rPrChange w:id="20507" w:author="ETRI-김종원" w:date="2019-12-10T10:44:00Z">
                <w:rPr>
                  <w:rFonts w:hint="eastAsia"/>
                </w:rPr>
              </w:rPrChange>
            </w:rPr>
            <w:delText>세번째</w:delText>
          </w:r>
          <w:r w:rsidRPr="002646CB" w:rsidDel="00314A58">
            <w:rPr>
              <w:rPrChange w:id="20508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09" w:author="ETRI-김종원" w:date="2019-12-10T10:44:00Z">
                <w:rPr>
                  <w:rFonts w:hint="eastAsia"/>
                </w:rPr>
              </w:rPrChange>
            </w:rPr>
            <w:delText>절은</w:delText>
          </w:r>
          <w:r w:rsidRPr="002646CB" w:rsidDel="00314A58">
            <w:rPr>
              <w:rPrChange w:id="20510" w:author="ETRI-김종원" w:date="2019-12-10T10:44:00Z">
                <w:rPr/>
              </w:rPrChange>
            </w:rPr>
            <w:delText xml:space="preserve"> </w:delText>
          </w:r>
        </w:del>
      </w:ins>
      <w:ins w:id="20511" w:author="박 진상" w:date="2019-10-28T18:26:00Z">
        <w:del w:id="20512" w:author="ETRI-김종원" w:date="2019-11-04T20:18:00Z">
          <w:r w:rsidR="00DC4888" w:rsidRPr="002646CB" w:rsidDel="00314A58">
            <w:rPr>
              <w:rFonts w:hint="eastAsia"/>
              <w:rPrChange w:id="20513" w:author="ETRI-김종원" w:date="2019-12-10T10:44:00Z">
                <w:rPr>
                  <w:rFonts w:hint="eastAsia"/>
                </w:rPr>
              </w:rPrChange>
            </w:rPr>
            <w:delText>변동지표</w:delText>
          </w:r>
        </w:del>
      </w:ins>
      <w:ins w:id="20514" w:author="박 진상" w:date="2019-10-08T06:11:00Z">
        <w:del w:id="20515" w:author="ETRI-김종원" w:date="2019-11-04T20:18:00Z">
          <w:r w:rsidRPr="002646CB" w:rsidDel="00314A58">
            <w:rPr>
              <w:rFonts w:hint="eastAsia"/>
              <w:rPrChange w:id="20516" w:author="ETRI-김종원" w:date="2019-12-10T10:44:00Z">
                <w:rPr>
                  <w:rFonts w:hint="eastAsia"/>
                </w:rPr>
              </w:rPrChange>
            </w:rPr>
            <w:delText>에</w:delText>
          </w:r>
          <w:r w:rsidRPr="002646CB" w:rsidDel="00314A58">
            <w:rPr>
              <w:rPrChange w:id="20517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18" w:author="ETRI-김종원" w:date="2019-12-10T10:44:00Z">
                <w:rPr>
                  <w:rFonts w:hint="eastAsia"/>
                </w:rPr>
              </w:rPrChange>
            </w:rPr>
            <w:delText>의하여</w:delText>
          </w:r>
          <w:r w:rsidRPr="002646CB" w:rsidDel="00314A58">
            <w:rPr>
              <w:rPrChange w:id="20519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20" w:author="ETRI-김종원" w:date="2019-12-10T10:44:00Z">
                <w:rPr>
                  <w:rFonts w:hint="eastAsia"/>
                </w:rPr>
              </w:rPrChange>
            </w:rPr>
            <w:delText>인센티브를</w:delText>
          </w:r>
          <w:r w:rsidRPr="002646CB" w:rsidDel="00314A58">
            <w:rPr>
              <w:rPrChange w:id="20521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22" w:author="ETRI-김종원" w:date="2019-12-10T10:44:00Z">
                <w:rPr>
                  <w:rFonts w:hint="eastAsia"/>
                </w:rPr>
              </w:rPrChange>
            </w:rPr>
            <w:delText>지급하는</w:delText>
          </w:r>
          <w:r w:rsidRPr="002646CB" w:rsidDel="00314A58">
            <w:rPr>
              <w:rPrChange w:id="20523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24" w:author="ETRI-김종원" w:date="2019-12-10T10:44:00Z">
                <w:rPr>
                  <w:rFonts w:hint="eastAsia"/>
                </w:rPr>
              </w:rPrChange>
            </w:rPr>
            <w:delText>방법을</w:delText>
          </w:r>
          <w:r w:rsidRPr="002646CB" w:rsidDel="00314A58">
            <w:rPr>
              <w:rPrChange w:id="20525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26" w:author="ETRI-김종원" w:date="2019-12-10T10:44:00Z">
                <w:rPr>
                  <w:rFonts w:hint="eastAsia"/>
                </w:rPr>
              </w:rPrChange>
            </w:rPr>
            <w:delText>기술하고</w:delText>
          </w:r>
          <w:r w:rsidRPr="002646CB" w:rsidDel="00314A58">
            <w:rPr>
              <w:rPrChange w:id="20527" w:author="ETRI-김종원" w:date="2019-12-10T10:44:00Z">
                <w:rPr/>
              </w:rPrChange>
            </w:rPr>
            <w:delText xml:space="preserve">, </w:delText>
          </w:r>
          <w:r w:rsidRPr="002646CB" w:rsidDel="00314A58">
            <w:rPr>
              <w:rFonts w:hint="eastAsia"/>
              <w:rPrChange w:id="20528" w:author="ETRI-김종원" w:date="2019-12-10T10:44:00Z">
                <w:rPr>
                  <w:rFonts w:hint="eastAsia"/>
                </w:rPr>
              </w:rPrChange>
            </w:rPr>
            <w:delText>네번째</w:delText>
          </w:r>
          <w:r w:rsidRPr="002646CB" w:rsidDel="00314A58">
            <w:rPr>
              <w:rPrChange w:id="20529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30" w:author="ETRI-김종원" w:date="2019-12-10T10:44:00Z">
                <w:rPr>
                  <w:rFonts w:hint="eastAsia"/>
                </w:rPr>
              </w:rPrChange>
            </w:rPr>
            <w:delText>절은</w:delText>
          </w:r>
          <w:r w:rsidRPr="002646CB" w:rsidDel="00314A58">
            <w:rPr>
              <w:rPrChange w:id="20531" w:author="ETRI-김종원" w:date="2019-12-10T10:44:00Z">
                <w:rPr/>
              </w:rPrChange>
            </w:rPr>
            <w:delText xml:space="preserve"> </w:delText>
          </w:r>
        </w:del>
      </w:ins>
      <w:ins w:id="20532" w:author="박 진상" w:date="2019-10-28T18:25:00Z">
        <w:del w:id="20533" w:author="ETRI-김종원" w:date="2019-11-04T20:18:00Z">
          <w:r w:rsidR="00DC4888" w:rsidRPr="002646CB" w:rsidDel="00314A58">
            <w:rPr>
              <w:rFonts w:hint="eastAsia"/>
              <w:rPrChange w:id="20534" w:author="ETRI-김종원" w:date="2019-12-10T10:44:00Z">
                <w:rPr>
                  <w:rFonts w:hint="eastAsia"/>
                </w:rPr>
              </w:rPrChange>
            </w:rPr>
            <w:delText>신뢰지표</w:delText>
          </w:r>
        </w:del>
      </w:ins>
      <w:ins w:id="20535" w:author="박 진상" w:date="2019-10-08T06:11:00Z">
        <w:del w:id="20536" w:author="ETRI-김종원" w:date="2019-11-04T20:18:00Z">
          <w:r w:rsidRPr="002646CB" w:rsidDel="00314A58">
            <w:rPr>
              <w:rFonts w:hint="eastAsia"/>
              <w:rPrChange w:id="20537" w:author="ETRI-김종원" w:date="2019-12-10T10:44:00Z">
                <w:rPr>
                  <w:rFonts w:hint="eastAsia"/>
                </w:rPr>
              </w:rPrChange>
            </w:rPr>
            <w:delText>와</w:delText>
          </w:r>
          <w:r w:rsidRPr="002646CB" w:rsidDel="00314A58">
            <w:rPr>
              <w:rPrChange w:id="20538" w:author="ETRI-김종원" w:date="2019-12-10T10:44:00Z">
                <w:rPr/>
              </w:rPrChange>
            </w:rPr>
            <w:delText xml:space="preserve"> </w:delText>
          </w:r>
        </w:del>
      </w:ins>
      <w:ins w:id="20539" w:author="박 진상" w:date="2019-10-28T18:26:00Z">
        <w:del w:id="20540" w:author="ETRI-김종원" w:date="2019-11-04T20:18:00Z">
          <w:r w:rsidR="00DC4888" w:rsidRPr="002646CB" w:rsidDel="00314A58">
            <w:rPr>
              <w:rFonts w:hint="eastAsia"/>
              <w:rPrChange w:id="20541" w:author="ETRI-김종원" w:date="2019-12-10T10:44:00Z">
                <w:rPr>
                  <w:rFonts w:hint="eastAsia"/>
                </w:rPr>
              </w:rPrChange>
            </w:rPr>
            <w:delText>변동지표</w:delText>
          </w:r>
        </w:del>
      </w:ins>
      <w:ins w:id="20542" w:author="박 진상" w:date="2019-10-08T06:11:00Z">
        <w:del w:id="20543" w:author="ETRI-김종원" w:date="2019-11-04T20:18:00Z">
          <w:r w:rsidRPr="002646CB" w:rsidDel="00314A58">
            <w:rPr>
              <w:rFonts w:hint="eastAsia"/>
              <w:rPrChange w:id="20544" w:author="ETRI-김종원" w:date="2019-12-10T10:44:00Z">
                <w:rPr>
                  <w:rFonts w:hint="eastAsia"/>
                </w:rPr>
              </w:rPrChange>
            </w:rPr>
            <w:delText>의</w:delText>
          </w:r>
          <w:r w:rsidRPr="002646CB" w:rsidDel="00314A58">
            <w:rPr>
              <w:rPrChange w:id="20545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46" w:author="ETRI-김종원" w:date="2019-12-10T10:44:00Z">
                <w:rPr>
                  <w:rFonts w:hint="eastAsia"/>
                </w:rPr>
              </w:rPrChange>
            </w:rPr>
            <w:delText>결합에</w:delText>
          </w:r>
          <w:r w:rsidRPr="002646CB" w:rsidDel="00314A58">
            <w:rPr>
              <w:rPrChange w:id="20547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48" w:author="ETRI-김종원" w:date="2019-12-10T10:44:00Z">
                <w:rPr>
                  <w:rFonts w:hint="eastAsia"/>
                </w:rPr>
              </w:rPrChange>
            </w:rPr>
            <w:delText>의하여</w:delText>
          </w:r>
          <w:r w:rsidRPr="002646CB" w:rsidDel="00314A58">
            <w:rPr>
              <w:rPrChange w:id="20549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50" w:author="ETRI-김종원" w:date="2019-12-10T10:44:00Z">
                <w:rPr>
                  <w:rFonts w:hint="eastAsia"/>
                </w:rPr>
              </w:rPrChange>
            </w:rPr>
            <w:delText>인센티브를</w:delText>
          </w:r>
          <w:r w:rsidRPr="002646CB" w:rsidDel="00314A58">
            <w:rPr>
              <w:rPrChange w:id="20551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52" w:author="ETRI-김종원" w:date="2019-12-10T10:44:00Z">
                <w:rPr>
                  <w:rFonts w:hint="eastAsia"/>
                </w:rPr>
              </w:rPrChange>
            </w:rPr>
            <w:delText>지급하는</w:delText>
          </w:r>
          <w:r w:rsidRPr="002646CB" w:rsidDel="00314A58">
            <w:rPr>
              <w:rPrChange w:id="20553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54" w:author="ETRI-김종원" w:date="2019-12-10T10:44:00Z">
                <w:rPr>
                  <w:rFonts w:hint="eastAsia"/>
                </w:rPr>
              </w:rPrChange>
            </w:rPr>
            <w:delText>방법을</w:delText>
          </w:r>
          <w:r w:rsidRPr="002646CB" w:rsidDel="00314A58">
            <w:rPr>
              <w:rPrChange w:id="20555" w:author="ETRI-김종원" w:date="2019-12-10T10:44:00Z">
                <w:rPr/>
              </w:rPrChange>
            </w:rPr>
            <w:delText xml:space="preserve"> </w:delText>
          </w:r>
          <w:r w:rsidRPr="002646CB" w:rsidDel="00314A58">
            <w:rPr>
              <w:rFonts w:hint="eastAsia"/>
              <w:rPrChange w:id="20556" w:author="ETRI-김종원" w:date="2019-12-10T10:44:00Z">
                <w:rPr>
                  <w:rFonts w:hint="eastAsia"/>
                </w:rPr>
              </w:rPrChange>
            </w:rPr>
            <w:delText>기술한다</w:delText>
          </w:r>
          <w:r w:rsidRPr="002646CB" w:rsidDel="00314A58">
            <w:rPr>
              <w:rPrChange w:id="20557" w:author="ETRI-김종원" w:date="2019-12-10T10:44:00Z">
                <w:rPr/>
              </w:rPrChange>
            </w:rPr>
            <w:delText>.</w:delText>
          </w:r>
        </w:del>
      </w:ins>
    </w:p>
    <w:p w14:paraId="4CCD4A43" w14:textId="3C2A9190" w:rsidR="00087689" w:rsidRPr="002646CB" w:rsidDel="00314A58" w:rsidRDefault="00087689" w:rsidP="00930BC1">
      <w:pPr>
        <w:rPr>
          <w:ins w:id="20558" w:author="박 진상" w:date="2019-10-08T06:00:00Z"/>
          <w:del w:id="20559" w:author="ETRI-김종원" w:date="2019-11-04T20:18:00Z"/>
          <w:rPrChange w:id="20560" w:author="ETRI-김종원" w:date="2019-12-10T10:44:00Z">
            <w:rPr>
              <w:ins w:id="20561" w:author="박 진상" w:date="2019-10-08T06:00:00Z"/>
              <w:del w:id="20562" w:author="ETRI-김종원" w:date="2019-11-04T20:18:00Z"/>
            </w:rPr>
          </w:rPrChange>
        </w:rPr>
      </w:pPr>
    </w:p>
    <w:p w14:paraId="2EF9FD9E" w14:textId="334AB926" w:rsidR="00930BC1" w:rsidRPr="002646CB" w:rsidDel="00314A58" w:rsidRDefault="005B6627" w:rsidP="00930BC1">
      <w:pPr>
        <w:pStyle w:val="24"/>
        <w:wordWrap/>
        <w:rPr>
          <w:ins w:id="20563" w:author="박 진상" w:date="2019-10-08T06:00:00Z"/>
          <w:del w:id="20564" w:author="ETRI-김종원" w:date="2019-11-04T20:18:00Z"/>
          <w:lang w:eastAsia="ko-KR"/>
          <w:rPrChange w:id="20565" w:author="ETRI-김종원" w:date="2019-12-10T10:44:00Z">
            <w:rPr>
              <w:ins w:id="20566" w:author="박 진상" w:date="2019-10-08T06:00:00Z"/>
              <w:del w:id="20567" w:author="ETRI-김종원" w:date="2019-11-04T20:18:00Z"/>
              <w:lang w:eastAsia="ko-KR"/>
            </w:rPr>
          </w:rPrChange>
        </w:rPr>
      </w:pPr>
      <w:ins w:id="20568" w:author="박 진상" w:date="2019-10-29T12:15:00Z">
        <w:del w:id="20569" w:author="ETRI-김종원" w:date="2019-11-04T20:18:00Z">
          <w:r w:rsidRPr="002646CB" w:rsidDel="00314A58">
            <w:rPr>
              <w:rFonts w:hint="eastAsia"/>
              <w:lang w:eastAsia="ko-KR"/>
              <w:rPrChange w:id="20570" w:author="ETRI-김종원" w:date="2019-12-10T10:44:00Z">
                <w:rPr>
                  <w:rFonts w:hint="eastAsia"/>
                  <w:lang w:eastAsia="ko-KR"/>
                </w:rPr>
              </w:rPrChange>
            </w:rPr>
            <w:delText>인센티브지급률</w:delText>
          </w:r>
        </w:del>
      </w:ins>
      <w:ins w:id="20571" w:author="박 진상" w:date="2019-10-28T21:05:00Z">
        <w:del w:id="20572" w:author="ETRI-김종원" w:date="2019-11-04T20:18:00Z">
          <w:r w:rsidR="005D6AAC" w:rsidRPr="002646CB" w:rsidDel="00314A58">
            <w:rPr>
              <w:rFonts w:hint="eastAsia"/>
              <w:lang w:eastAsia="ko-KR"/>
              <w:rPrChange w:id="20573" w:author="ETRI-김종원" w:date="2019-12-10T10:44:00Z">
                <w:rPr>
                  <w:rFonts w:hint="eastAsia"/>
                  <w:lang w:eastAsia="ko-KR"/>
                </w:rPr>
              </w:rPrChange>
            </w:rPr>
            <w:delText>(</w:delText>
          </w:r>
          <w:r w:rsidR="005D6AAC" w:rsidRPr="002646CB" w:rsidDel="00314A58">
            <w:rPr>
              <w:lang w:eastAsia="ko-KR"/>
              <w:rPrChange w:id="20574" w:author="ETRI-김종원" w:date="2019-12-10T10:44:00Z">
                <w:rPr>
                  <w:lang w:eastAsia="ko-KR"/>
                </w:rPr>
              </w:rPrChange>
            </w:rPr>
            <w:delText>I</w:delText>
          </w:r>
        </w:del>
      </w:ins>
      <w:ins w:id="20575" w:author="박 진상" w:date="2019-10-28T21:06:00Z">
        <w:del w:id="20576" w:author="ETRI-김종원" w:date="2019-11-04T20:18:00Z">
          <w:r w:rsidR="005D6AAC" w:rsidRPr="002646CB" w:rsidDel="00314A58">
            <w:rPr>
              <w:lang w:eastAsia="ko-KR"/>
              <w:rPrChange w:id="20577" w:author="ETRI-김종원" w:date="2019-12-10T10:44:00Z">
                <w:rPr>
                  <w:lang w:eastAsia="ko-KR"/>
                </w:rPr>
              </w:rPrChange>
            </w:rPr>
            <w:delText>ncentive Rate;IR)</w:delText>
          </w:r>
        </w:del>
      </w:ins>
    </w:p>
    <w:p w14:paraId="47836D8A" w14:textId="7E2B7C48" w:rsidR="00930BC1" w:rsidRPr="002646CB" w:rsidRDefault="00930BC1" w:rsidP="00930BC1">
      <w:pPr>
        <w:rPr>
          <w:ins w:id="20578" w:author="박 진상" w:date="2019-10-08T06:00:00Z"/>
          <w:rPrChange w:id="20579" w:author="ETRI-김종원" w:date="2019-12-10T10:44:00Z">
            <w:rPr>
              <w:ins w:id="20580" w:author="박 진상" w:date="2019-10-08T06:00:00Z"/>
            </w:rPr>
          </w:rPrChange>
        </w:rPr>
      </w:pPr>
    </w:p>
    <w:p w14:paraId="2865EE57" w14:textId="0470E0B2" w:rsidR="00087689" w:rsidRPr="002646CB" w:rsidRDefault="00F2169F" w:rsidP="00087689">
      <w:pPr>
        <w:rPr>
          <w:ins w:id="20581" w:author="박 진상" w:date="2019-10-08T06:11:00Z"/>
          <w:rFonts w:ascii="바탕" w:hAnsi="바탕"/>
          <w:noProof w:val="0"/>
          <w:lang w:val="de-DE"/>
          <w:rPrChange w:id="20582" w:author="ETRI-김종원" w:date="2019-12-10T10:44:00Z">
            <w:rPr>
              <w:ins w:id="20583" w:author="박 진상" w:date="2019-10-08T06:11:00Z"/>
              <w:noProof w:val="0"/>
              <w:lang w:val="de-DE"/>
            </w:rPr>
          </w:rPrChange>
        </w:rPr>
      </w:pPr>
      <w:ins w:id="20584" w:author="ETRI-김종원" w:date="2019-12-02T17:09:00Z">
        <w:r w:rsidRPr="002646CB">
          <w:rPr>
            <w:rFonts w:hint="eastAsia"/>
            <w:rPrChange w:id="20585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Fonts w:hint="eastAsia"/>
            <w:rPrChange w:id="20586" w:author="ETRI-김종원" w:date="2019-12-10T10:44:00Z">
              <w:rPr>
                <w:rFonts w:hint="eastAsia"/>
                <w:color w:val="FF0000"/>
              </w:rPr>
            </w:rPrChange>
          </w:rPr>
          <w:t>-</w:t>
        </w:r>
        <w:r w:rsidRPr="002646CB">
          <w:rPr>
            <w:rFonts w:hint="eastAsia"/>
            <w:rPrChange w:id="20587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Fonts w:hint="eastAsia"/>
            <w:rPrChange w:id="20588" w:author="ETRI-김종원" w:date="2019-12-10T10:44:00Z">
              <w:rPr>
                <w:rFonts w:hint="eastAsia"/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20589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20590" w:author="박 진상" w:date="2019-10-08T06:11:00Z">
        <w:del w:id="20591" w:author="ETRI-김종원" w:date="2019-12-02T17:09:00Z">
          <w:r w:rsidR="00087689" w:rsidRPr="002646CB" w:rsidDel="00F2169F">
            <w:rPr>
              <w:rFonts w:ascii="바탕" w:hAnsi="바탕" w:hint="eastAsia"/>
              <w:lang w:bidi="ko-KR"/>
              <w:rPrChange w:id="20592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087689" w:rsidRPr="002646CB" w:rsidDel="00F2169F">
            <w:rPr>
              <w:rFonts w:ascii="바탕" w:hAnsi="바탕"/>
              <w:lang w:bidi="ko-KR"/>
              <w:rPrChange w:id="20593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087689" w:rsidRPr="002646CB" w:rsidDel="00F2169F">
            <w:rPr>
              <w:rFonts w:ascii="바탕" w:hAnsi="바탕" w:hint="eastAsia"/>
              <w:lang w:bidi="ko-KR"/>
              <w:rPrChange w:id="20594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087689" w:rsidRPr="002646CB" w:rsidDel="00F2169F">
            <w:rPr>
              <w:rFonts w:ascii="바탕" w:hAnsi="바탕"/>
              <w:lang w:bidi="ko-KR"/>
              <w:rPrChange w:id="20595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20596" w:author="박 진상" w:date="2019-10-28T18:28:00Z">
        <w:del w:id="20597" w:author="ETRI-김종원" w:date="2019-12-02T17:09:00Z">
          <w:r w:rsidR="00DC4888" w:rsidRPr="002646CB" w:rsidDel="00F2169F">
            <w:rPr>
              <w:rFonts w:ascii="바탕" w:hAnsi="바탕" w:hint="eastAsia"/>
              <w:lang w:bidi="ko-KR"/>
              <w:rPrChange w:id="20598" w:author="ETRI-김종원" w:date="2019-12-10T10:44:00Z">
                <w:rPr>
                  <w:rFonts w:ascii="바탕" w:hAnsi="바탕"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20599" w:author="박 진상" w:date="2019-10-08T06:11:00Z">
        <w:r w:rsidR="00087689" w:rsidRPr="002646CB">
          <w:rPr>
            <w:rFonts w:ascii="바탕" w:hAnsi="바탕" w:hint="eastAsia"/>
            <w:lang w:bidi="ko-KR"/>
            <w:rPrChange w:id="2060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087689" w:rsidRPr="002646CB">
          <w:rPr>
            <w:rFonts w:ascii="바탕" w:hAnsi="바탕"/>
            <w:lang w:bidi="ko-KR"/>
            <w:rPrChange w:id="2060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087689" w:rsidRPr="002646CB">
          <w:rPr>
            <w:rFonts w:ascii="바탕" w:hAnsi="바탕" w:hint="eastAsia"/>
            <w:lang w:bidi="ko-KR"/>
            <w:rPrChange w:id="2060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="00087689" w:rsidRPr="002646CB">
          <w:rPr>
            <w:rFonts w:ascii="바탕" w:hAnsi="바탕"/>
            <w:lang w:bidi="ko-KR"/>
            <w:rPrChange w:id="2060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20604" w:author="박 진상" w:date="2019-10-29T12:15:00Z">
        <w:r w:rsidR="005B6627" w:rsidRPr="002646CB">
          <w:rPr>
            <w:rFonts w:ascii="바탕" w:hAnsi="바탕" w:hint="eastAsia"/>
            <w:lang w:bidi="ko-KR"/>
            <w:rPrChange w:id="20605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인센티브지급률</w:t>
        </w:r>
      </w:ins>
      <w:ins w:id="20606" w:author="박 진상" w:date="2019-10-08T06:11:00Z">
        <w:r w:rsidR="00087689" w:rsidRPr="002646CB">
          <w:rPr>
            <w:rFonts w:ascii="바탕" w:hAnsi="바탕" w:hint="eastAsia"/>
            <w:lang w:bidi="ko-KR"/>
            <w:rPrChange w:id="2060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들은</w:t>
        </w:r>
        <w:r w:rsidR="00087689" w:rsidRPr="002646CB">
          <w:rPr>
            <w:rFonts w:ascii="바탕" w:hAnsi="바탕"/>
            <w:lang w:bidi="ko-KR"/>
            <w:rPrChange w:id="2060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087689" w:rsidRPr="002646CB">
          <w:rPr>
            <w:rFonts w:ascii="바탕" w:hAnsi="바탕" w:hint="eastAsia"/>
            <w:lang w:bidi="ko-KR"/>
            <w:rPrChange w:id="2060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다음과</w:t>
        </w:r>
        <w:r w:rsidR="00087689" w:rsidRPr="002646CB">
          <w:rPr>
            <w:rFonts w:ascii="바탕" w:hAnsi="바탕"/>
            <w:lang w:bidi="ko-KR"/>
            <w:rPrChange w:id="2061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087689" w:rsidRPr="002646CB">
          <w:rPr>
            <w:rFonts w:ascii="바탕" w:hAnsi="바탕" w:hint="eastAsia"/>
            <w:lang w:bidi="ko-KR"/>
            <w:rPrChange w:id="2061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같다</w:t>
        </w:r>
        <w:r w:rsidR="00087689" w:rsidRPr="002646CB">
          <w:rPr>
            <w:rFonts w:ascii="바탕" w:hAnsi="바탕"/>
            <w:lang w:bidi="ko-KR"/>
            <w:rPrChange w:id="20612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69754AC2" w14:textId="77777777" w:rsidR="00087689" w:rsidRPr="002646CB" w:rsidRDefault="00087689" w:rsidP="00087689">
      <w:pPr>
        <w:rPr>
          <w:ins w:id="20613" w:author="박 진상" w:date="2019-10-08T06:11:00Z"/>
          <w:rPrChange w:id="20614" w:author="ETRI-김종원" w:date="2019-12-10T10:44:00Z">
            <w:rPr>
              <w:ins w:id="20615" w:author="박 진상" w:date="2019-10-08T06:11:00Z"/>
              <w:color w:val="000000" w:themeColor="text1"/>
              <w:lang w:val="de-DE" w:bidi="ko-KR"/>
            </w:rPr>
          </w:rPrChange>
        </w:rPr>
      </w:pPr>
    </w:p>
    <w:p w14:paraId="53C1D56F" w14:textId="56C66521" w:rsidR="00087689" w:rsidRPr="002646CB" w:rsidRDefault="00DC4888" w:rsidP="00087689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20616" w:author="박 진상" w:date="2019-10-08T06:11:00Z"/>
          <w:rPrChange w:id="20617" w:author="ETRI-김종원" w:date="2019-12-10T10:44:00Z">
            <w:rPr>
              <w:ins w:id="20618" w:author="박 진상" w:date="2019-10-08T06:11:00Z"/>
              <w:rFonts w:eastAsiaTheme="minorEastAsia"/>
              <w:color w:val="000000" w:themeColor="text1"/>
              <w:lang w:val="de-DE" w:bidi="ko-KR"/>
            </w:rPr>
          </w:rPrChange>
        </w:rPr>
      </w:pPr>
      <w:ins w:id="20619" w:author="박 진상" w:date="2019-10-28T18:25:00Z">
        <w:r w:rsidRPr="002646CB">
          <w:rPr>
            <w:rFonts w:hint="eastAsia"/>
            <w:rPrChange w:id="20620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신뢰지표</w:t>
        </w:r>
      </w:ins>
      <w:ins w:id="20621" w:author="박 진상" w:date="2019-10-28T21:09:00Z">
        <w:r w:rsidR="005D6AAC" w:rsidRPr="002646CB">
          <w:rPr>
            <w:rFonts w:hint="eastAsia"/>
            <w:rPrChange w:id="20622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20623" w:author="박 진상" w:date="2019-10-08T06:11:00Z">
        <w:r w:rsidR="00087689" w:rsidRPr="002646CB">
          <w:rPr>
            <w:rFonts w:hint="eastAsia"/>
            <w:rPrChange w:id="2062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인센티브지급률</w:t>
        </w:r>
      </w:ins>
      <w:ins w:id="20625" w:author="박 진상" w:date="2019-10-28T21:05:00Z">
        <w:r w:rsidR="005D6AAC" w:rsidRPr="002646CB">
          <w:rPr>
            <w:rFonts w:hint="eastAsia"/>
            <w:rPrChange w:id="20626" w:author="ETRI-김종원" w:date="2019-12-10T10:44:00Z">
              <w:rPr>
                <w:rFonts w:hint="eastAsia"/>
              </w:rPr>
            </w:rPrChange>
          </w:rPr>
          <w:t>(</w:t>
        </w:r>
      </w:ins>
      <w:ins w:id="20627" w:author="박 진상" w:date="2019-10-08T06:11:00Z">
        <w:r w:rsidR="00087689" w:rsidRPr="002646CB">
          <w:rPr>
            <w:rPrChange w:id="2062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IRRI</w:t>
        </w:r>
      </w:ins>
      <w:ins w:id="20629" w:author="박 진상" w:date="2019-10-28T21:05:00Z">
        <w:r w:rsidR="005D6AAC" w:rsidRPr="002646CB">
          <w:rPr>
            <w:rPrChange w:id="20630" w:author="ETRI-김종원" w:date="2019-12-10T10:44:00Z">
              <w:rPr/>
            </w:rPrChange>
          </w:rPr>
          <w:t>)</w:t>
        </w:r>
      </w:ins>
      <w:ins w:id="20631" w:author="박 진상" w:date="2019-10-08T06:11:00Z">
        <w:r w:rsidR="00087689" w:rsidRPr="002646CB">
          <w:rPr>
            <w:rPrChange w:id="2063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: </w:t>
        </w:r>
      </w:ins>
      <w:ins w:id="20633" w:author="박 진상" w:date="2019-10-28T18:25:00Z">
        <w:r w:rsidRPr="002646CB">
          <w:rPr>
            <w:rFonts w:hint="eastAsia"/>
            <w:rPrChange w:id="20634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신뢰지표</w:t>
        </w:r>
      </w:ins>
      <w:ins w:id="20635" w:author="박 진상" w:date="2019-10-08T06:11:00Z">
        <w:r w:rsidR="00087689" w:rsidRPr="002646CB">
          <w:rPr>
            <w:rFonts w:hint="eastAsia"/>
            <w:rPrChange w:id="2063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</w:t>
        </w:r>
        <w:r w:rsidR="00087689" w:rsidRPr="002646CB">
          <w:rPr>
            <w:rPrChange w:id="2063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63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의한</w:t>
        </w:r>
        <w:r w:rsidR="00087689" w:rsidRPr="002646CB">
          <w:rPr>
            <w:rPrChange w:id="2063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640" w:author="박 진상" w:date="2019-10-29T12:15:00Z">
        <w:r w:rsidR="005B6627" w:rsidRPr="002646CB">
          <w:rPr>
            <w:rFonts w:hint="eastAsia"/>
            <w:rPrChange w:id="20641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0642" w:author="박 진상" w:date="2019-10-08T06:11:00Z">
        <w:r w:rsidR="00087689" w:rsidRPr="002646CB">
          <w:rPr>
            <w:rPrChange w:id="2064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2064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2064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646" w:author="박 진상" w:date="2019-10-29T12:20:00Z">
        <w:r w:rsidR="005B6627" w:rsidRPr="002646CB">
          <w:rPr>
            <w:rFonts w:hint="eastAsia"/>
            <w:rPrChange w:id="20647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0648" w:author="박 진상" w:date="2019-10-08T06:11:00Z">
        <w:r w:rsidR="00087689" w:rsidRPr="002646CB">
          <w:rPr>
            <w:rFonts w:hint="eastAsia"/>
            <w:rPrChange w:id="2064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</w:t>
        </w:r>
        <w:r w:rsidR="00087689" w:rsidRPr="002646CB">
          <w:rPr>
            <w:rPrChange w:id="2065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651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배수</w:t>
        </w:r>
      </w:ins>
    </w:p>
    <w:p w14:paraId="4E25DED0" w14:textId="778C0219" w:rsidR="00087689" w:rsidRPr="002646CB" w:rsidRDefault="00DC4888" w:rsidP="00087689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20652" w:author="박 진상" w:date="2019-10-08T06:11:00Z"/>
          <w:rPrChange w:id="20653" w:author="ETRI-김종원" w:date="2019-12-10T10:44:00Z">
            <w:rPr>
              <w:ins w:id="20654" w:author="박 진상" w:date="2019-10-08T06:11:00Z"/>
              <w:rFonts w:eastAsiaTheme="minorEastAsia"/>
              <w:color w:val="000000" w:themeColor="text1"/>
              <w:lang w:val="de-DE"/>
            </w:rPr>
          </w:rPrChange>
        </w:rPr>
      </w:pPr>
      <w:ins w:id="20655" w:author="박 진상" w:date="2019-10-28T18:26:00Z">
        <w:r w:rsidRPr="002646CB">
          <w:rPr>
            <w:rFonts w:hint="eastAsia"/>
            <w:rPrChange w:id="20656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변동지표</w:t>
        </w:r>
      </w:ins>
      <w:ins w:id="20657" w:author="박 진상" w:date="2019-10-28T21:09:00Z">
        <w:r w:rsidR="005D6AAC" w:rsidRPr="002646CB">
          <w:rPr>
            <w:rFonts w:hint="eastAsia"/>
            <w:rPrChange w:id="20658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20659" w:author="박 진상" w:date="2019-10-08T06:11:00Z">
        <w:r w:rsidR="00087689" w:rsidRPr="002646CB">
          <w:rPr>
            <w:rFonts w:hint="eastAsia"/>
            <w:rPrChange w:id="2066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인센티브지급률</w:t>
        </w:r>
      </w:ins>
      <w:ins w:id="20661" w:author="박 진상" w:date="2019-10-28T21:05:00Z">
        <w:r w:rsidR="005D6AAC" w:rsidRPr="002646CB">
          <w:rPr>
            <w:rFonts w:hint="eastAsia"/>
            <w:rPrChange w:id="20662" w:author="ETRI-김종원" w:date="2019-12-10T10:44:00Z">
              <w:rPr>
                <w:rFonts w:hint="eastAsia"/>
              </w:rPr>
            </w:rPrChange>
          </w:rPr>
          <w:t>(</w:t>
        </w:r>
      </w:ins>
      <w:ins w:id="20663" w:author="박 진상" w:date="2019-10-08T06:11:00Z">
        <w:r w:rsidR="00087689" w:rsidRPr="002646CB">
          <w:rPr>
            <w:rPrChange w:id="2066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IR</w:t>
        </w:r>
      </w:ins>
      <w:ins w:id="20665" w:author="박 진상" w:date="2019-10-15T20:04:00Z">
        <w:r w:rsidR="00E34BCB" w:rsidRPr="002646CB">
          <w:rPr>
            <w:rPrChange w:id="20666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VI</w:t>
        </w:r>
      </w:ins>
      <w:ins w:id="20667" w:author="박 진상" w:date="2019-10-28T21:05:00Z">
        <w:r w:rsidR="005D6AAC" w:rsidRPr="002646CB">
          <w:rPr>
            <w:rPrChange w:id="20668" w:author="ETRI-김종원" w:date="2019-12-10T10:44:00Z">
              <w:rPr/>
            </w:rPrChange>
          </w:rPr>
          <w:t>)</w:t>
        </w:r>
      </w:ins>
      <w:ins w:id="20669" w:author="박 진상" w:date="2019-10-08T06:11:00Z">
        <w:r w:rsidR="00087689" w:rsidRPr="002646CB">
          <w:rPr>
            <w:rPrChange w:id="2067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: </w:t>
        </w:r>
      </w:ins>
      <w:ins w:id="20671" w:author="박 진상" w:date="2019-10-28T18:26:00Z">
        <w:r w:rsidRPr="002646CB">
          <w:rPr>
            <w:rFonts w:hint="eastAsia"/>
            <w:rPrChange w:id="20672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변동지표</w:t>
        </w:r>
      </w:ins>
      <w:ins w:id="20673" w:author="박 진상" w:date="2019-10-08T06:11:00Z">
        <w:r w:rsidR="00087689" w:rsidRPr="002646CB">
          <w:rPr>
            <w:rFonts w:hint="eastAsia"/>
            <w:rPrChange w:id="2067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</w:t>
        </w:r>
        <w:r w:rsidR="00087689" w:rsidRPr="002646CB">
          <w:rPr>
            <w:rPrChange w:id="2067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67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의한</w:t>
        </w:r>
        <w:r w:rsidR="00087689" w:rsidRPr="002646CB">
          <w:rPr>
            <w:rPrChange w:id="2067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678" w:author="박 진상" w:date="2019-10-29T12:15:00Z">
        <w:r w:rsidR="005B6627" w:rsidRPr="002646CB">
          <w:rPr>
            <w:rFonts w:hint="eastAsia"/>
            <w:rPrChange w:id="20679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0680" w:author="박 진상" w:date="2019-10-08T06:11:00Z">
        <w:r w:rsidR="00087689" w:rsidRPr="002646CB">
          <w:rPr>
            <w:rPrChange w:id="2068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2068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2068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684" w:author="박 진상" w:date="2019-10-29T12:20:00Z">
        <w:r w:rsidR="005B6627" w:rsidRPr="002646CB">
          <w:rPr>
            <w:rFonts w:hint="eastAsia"/>
            <w:rPrChange w:id="20685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0686" w:author="박 진상" w:date="2019-10-08T06:11:00Z">
        <w:r w:rsidR="00087689" w:rsidRPr="002646CB">
          <w:rPr>
            <w:rFonts w:hint="eastAsia"/>
            <w:rPrChange w:id="2068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</w:t>
        </w:r>
        <w:r w:rsidR="00087689" w:rsidRPr="002646CB">
          <w:rPr>
            <w:rPrChange w:id="2068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68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배수</w:t>
        </w:r>
      </w:ins>
    </w:p>
    <w:p w14:paraId="1DE1A316" w14:textId="3D906C79" w:rsidR="00087689" w:rsidRPr="002646CB" w:rsidRDefault="00AC337B" w:rsidP="00087689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20690" w:author="박 진상" w:date="2019-10-08T06:11:00Z"/>
          <w:rPrChange w:id="20691" w:author="ETRI-김종원" w:date="2019-12-10T10:44:00Z">
            <w:rPr>
              <w:ins w:id="20692" w:author="박 진상" w:date="2019-10-08T06:11:00Z"/>
              <w:rFonts w:eastAsiaTheme="minorEastAsia"/>
              <w:color w:val="000000" w:themeColor="text1"/>
              <w:lang w:val="de-DE"/>
            </w:rPr>
          </w:rPrChange>
        </w:rPr>
      </w:pPr>
      <w:ins w:id="20693" w:author="박 진상" w:date="2019-10-15T20:34:00Z">
        <w:r w:rsidRPr="002646CB">
          <w:rPr>
            <w:rFonts w:hint="eastAsia"/>
            <w:rPrChange w:id="20694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결합지표</w:t>
        </w:r>
      </w:ins>
      <w:ins w:id="20695" w:author="박 진상" w:date="2019-10-28T21:09:00Z">
        <w:r w:rsidR="005D6AAC" w:rsidRPr="002646CB">
          <w:rPr>
            <w:rFonts w:hint="eastAsia"/>
            <w:rPrChange w:id="20696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20697" w:author="박 진상" w:date="2019-10-08T06:11:00Z">
        <w:r w:rsidR="00087689" w:rsidRPr="002646CB">
          <w:rPr>
            <w:rFonts w:hint="eastAsia"/>
            <w:rPrChange w:id="2069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인센티브지급률</w:t>
        </w:r>
      </w:ins>
      <w:ins w:id="20699" w:author="박 진상" w:date="2019-10-28T21:05:00Z">
        <w:r w:rsidR="005D6AAC" w:rsidRPr="002646CB">
          <w:rPr>
            <w:rFonts w:hint="eastAsia"/>
            <w:rPrChange w:id="20700" w:author="ETRI-김종원" w:date="2019-12-10T10:44:00Z">
              <w:rPr>
                <w:rFonts w:hint="eastAsia"/>
              </w:rPr>
            </w:rPrChange>
          </w:rPr>
          <w:t>(</w:t>
        </w:r>
      </w:ins>
      <w:ins w:id="20701" w:author="박 진상" w:date="2019-10-15T20:34:00Z">
        <w:r w:rsidRPr="002646CB">
          <w:rPr>
            <w:rPrChange w:id="20702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IRCI</w:t>
        </w:r>
      </w:ins>
      <w:ins w:id="20703" w:author="박 진상" w:date="2019-10-28T21:05:00Z">
        <w:r w:rsidR="005D6AAC" w:rsidRPr="002646CB">
          <w:rPr>
            <w:rPrChange w:id="20704" w:author="ETRI-김종원" w:date="2019-12-10T10:44:00Z">
              <w:rPr/>
            </w:rPrChange>
          </w:rPr>
          <w:t>)</w:t>
        </w:r>
      </w:ins>
      <w:ins w:id="20705" w:author="박 진상" w:date="2019-10-08T06:11:00Z">
        <w:r w:rsidR="00087689" w:rsidRPr="002646CB">
          <w:rPr>
            <w:rPrChange w:id="2070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: </w:t>
        </w:r>
      </w:ins>
      <w:ins w:id="20707" w:author="박 진상" w:date="2019-10-28T18:26:00Z">
        <w:r w:rsidR="00DC4888" w:rsidRPr="002646CB">
          <w:rPr>
            <w:rFonts w:hint="eastAsia"/>
            <w:rPrChange w:id="20708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변동지표</w:t>
        </w:r>
      </w:ins>
      <w:ins w:id="20709" w:author="박 진상" w:date="2019-10-08T06:11:00Z">
        <w:r w:rsidR="00087689" w:rsidRPr="002646CB">
          <w:rPr>
            <w:rFonts w:hint="eastAsia"/>
            <w:rPrChange w:id="2071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가</w:t>
        </w:r>
        <w:r w:rsidR="00087689" w:rsidRPr="002646CB">
          <w:rPr>
            <w:rPrChange w:id="2071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1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미리</w:t>
        </w:r>
        <w:r w:rsidR="00087689" w:rsidRPr="002646CB">
          <w:rPr>
            <w:rPrChange w:id="2071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1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정해진</w:t>
        </w:r>
        <w:r w:rsidR="00087689" w:rsidRPr="002646CB">
          <w:rPr>
            <w:rPrChange w:id="2071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1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범위</w:t>
        </w:r>
        <w:r w:rsidR="00087689" w:rsidRPr="002646CB">
          <w:rPr>
            <w:rPrChange w:id="2071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1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이내의</w:t>
        </w:r>
        <w:r w:rsidR="00087689" w:rsidRPr="002646CB">
          <w:rPr>
            <w:rPrChange w:id="2071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2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조건에서</w:t>
        </w:r>
        <w:r w:rsidR="00087689" w:rsidRPr="002646CB">
          <w:rPr>
            <w:rPrChange w:id="2072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722" w:author="박 진상" w:date="2019-10-28T18:25:00Z">
        <w:r w:rsidR="00DC4888" w:rsidRPr="002646CB">
          <w:rPr>
            <w:rFonts w:hint="eastAsia"/>
            <w:rPrChange w:id="20723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신뢰지표</w:t>
        </w:r>
      </w:ins>
      <w:ins w:id="20724" w:author="박 진상" w:date="2019-10-08T06:11:00Z">
        <w:r w:rsidR="00087689" w:rsidRPr="002646CB">
          <w:rPr>
            <w:rFonts w:hint="eastAsia"/>
            <w:rPrChange w:id="20725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</w:t>
        </w:r>
        <w:r w:rsidR="00087689" w:rsidRPr="002646CB">
          <w:rPr>
            <w:rPrChange w:id="2072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2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의한</w:t>
        </w:r>
        <w:r w:rsidR="00087689" w:rsidRPr="002646CB">
          <w:rPr>
            <w:rPrChange w:id="2072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729" w:author="ETRI-김종원" w:date="2019-11-04T20:20:00Z">
        <w:r w:rsidR="00314A58" w:rsidRPr="002646CB">
          <w:rPr>
            <w:rFonts w:hint="eastAsia"/>
            <w:rPrChange w:id="20730" w:author="ETRI-김종원" w:date="2019-12-10T10:44:00Z">
              <w:rPr>
                <w:rFonts w:hint="eastAsia"/>
              </w:rPr>
            </w:rPrChange>
          </w:rPr>
          <w:t>결합</w:t>
        </w:r>
      </w:ins>
      <w:ins w:id="20731" w:author="박 진상" w:date="2019-10-08T06:11:00Z">
        <w:del w:id="20732" w:author="ETRI-김종원" w:date="2019-11-04T20:20:00Z">
          <w:r w:rsidR="00087689" w:rsidRPr="002646CB" w:rsidDel="00314A58">
            <w:rPr>
              <w:rFonts w:hint="eastAsia"/>
              <w:rPrChange w:id="2073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전체</w:delText>
          </w:r>
        </w:del>
        <w:r w:rsidR="00087689" w:rsidRPr="002646CB">
          <w:rPr>
            <w:rPrChange w:id="2073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735" w:author="박 진상" w:date="2019-10-29T12:15:00Z">
        <w:r w:rsidR="005B6627" w:rsidRPr="002646CB">
          <w:rPr>
            <w:rFonts w:hint="eastAsia"/>
            <w:rPrChange w:id="20736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0737" w:author="박 진상" w:date="2019-10-08T06:11:00Z">
        <w:r w:rsidR="00087689" w:rsidRPr="002646CB">
          <w:rPr>
            <w:rPrChange w:id="2073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2073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2074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20741" w:author="박 진상" w:date="2019-10-29T12:20:00Z">
        <w:r w:rsidR="005B6627" w:rsidRPr="002646CB">
          <w:rPr>
            <w:rFonts w:hint="eastAsia"/>
            <w:rPrChange w:id="20742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0743" w:author="박 진상" w:date="2019-10-08T06:11:00Z">
        <w:r w:rsidR="00087689" w:rsidRPr="002646CB">
          <w:rPr>
            <w:rFonts w:hint="eastAsia"/>
            <w:rPrChange w:id="2074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</w:t>
        </w:r>
        <w:r w:rsidR="00087689" w:rsidRPr="002646CB">
          <w:rPr>
            <w:rPrChange w:id="2074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2074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배수</w:t>
        </w:r>
      </w:ins>
    </w:p>
    <w:p w14:paraId="58BFDCB8" w14:textId="5BE46CC8" w:rsidR="00314A58" w:rsidRPr="002646CB" w:rsidRDefault="00314A58" w:rsidP="00314A58">
      <w:pPr>
        <w:pStyle w:val="KSDTA1"/>
        <w:numPr>
          <w:ilvl w:val="0"/>
          <w:numId w:val="0"/>
        </w:numPr>
        <w:rPr>
          <w:ins w:id="20747" w:author="ETRI-김종원" w:date="2019-11-04T20:19:00Z"/>
          <w:szCs w:val="24"/>
          <w:lang w:val="en-GB" w:eastAsia="ko-KR"/>
          <w:rPrChange w:id="20748" w:author="ETRI-김종원" w:date="2019-12-10T10:44:00Z">
            <w:rPr>
              <w:ins w:id="20749" w:author="ETRI-김종원" w:date="2019-11-04T20:19:00Z"/>
              <w:szCs w:val="24"/>
              <w:lang w:val="en-GB" w:eastAsia="ko-KR"/>
            </w:rPr>
          </w:rPrChange>
        </w:rPr>
      </w:pPr>
    </w:p>
    <w:p w14:paraId="53836E43" w14:textId="1468348D" w:rsidR="00314A58" w:rsidRPr="002646CB" w:rsidRDefault="00314A58" w:rsidP="00314A58">
      <w:pPr>
        <w:pStyle w:val="KSDTA1"/>
        <w:numPr>
          <w:ilvl w:val="0"/>
          <w:numId w:val="0"/>
        </w:numPr>
        <w:rPr>
          <w:ins w:id="20750" w:author="ETRI-김종원" w:date="2019-11-04T20:19:00Z"/>
          <w:rFonts w:eastAsia="MS Mincho"/>
          <w:lang w:eastAsia="ko-KR"/>
          <w:rPrChange w:id="20751" w:author="ETRI-김종원" w:date="2019-12-10T10:44:00Z">
            <w:rPr>
              <w:ins w:id="20752" w:author="ETRI-김종원" w:date="2019-11-04T20:19:00Z"/>
              <w:rFonts w:eastAsia="MS Mincho"/>
              <w:lang w:eastAsia="ko-KR"/>
            </w:rPr>
          </w:rPrChange>
        </w:rPr>
      </w:pPr>
      <w:bookmarkStart w:id="20753" w:name="_Toc26867867"/>
      <w:ins w:id="20754" w:author="ETRI-김종원" w:date="2019-11-04T20:19:00Z">
        <w:r w:rsidRPr="002646CB">
          <w:rPr>
            <w:szCs w:val="24"/>
            <w:lang w:eastAsia="ko-KR"/>
            <w:rPrChange w:id="20755" w:author="ETRI-김종원" w:date="2019-12-10T10:44:00Z">
              <w:rPr>
                <w:szCs w:val="24"/>
                <w:lang w:eastAsia="ko-KR"/>
              </w:rPr>
            </w:rPrChange>
          </w:rPr>
          <w:t>A.2</w:t>
        </w:r>
        <w:r w:rsidRPr="002646CB">
          <w:rPr>
            <w:b w:val="0"/>
            <w:szCs w:val="24"/>
            <w:lang w:eastAsia="ko-KR"/>
            <w:rPrChange w:id="20756" w:author="ETRI-김종원" w:date="2019-12-10T10:44:00Z">
              <w:rPr>
                <w:b w:val="0"/>
                <w:szCs w:val="24"/>
                <w:lang w:eastAsia="ko-KR"/>
              </w:rPr>
            </w:rPrChange>
          </w:rPr>
          <w:t xml:space="preserve"> </w:t>
        </w:r>
      </w:ins>
      <w:ins w:id="20757" w:author="ETRI-김종원" w:date="2019-11-04T20:20:00Z">
        <w:r w:rsidRPr="002646CB">
          <w:rPr>
            <w:rFonts w:hint="eastAsia"/>
            <w:lang w:eastAsia="ko-KR"/>
            <w:rPrChange w:id="20758" w:author="ETRI-김종원" w:date="2019-12-10T10:44:00Z">
              <w:rPr>
                <w:rFonts w:hint="eastAsia"/>
                <w:lang w:eastAsia="ko-KR"/>
              </w:rPr>
            </w:rPrChange>
          </w:rPr>
          <w:t>신뢰지표</w:t>
        </w:r>
        <w:r w:rsidRPr="002646CB">
          <w:rPr>
            <w:rFonts w:hint="eastAsia"/>
            <w:lang w:eastAsia="ko-KR"/>
            <w:rPrChange w:id="20759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0760" w:author="ETRI-김종원" w:date="2019-12-10T10:44:00Z">
              <w:rPr>
                <w:rFonts w:hint="eastAsia"/>
                <w:lang w:eastAsia="ko-KR"/>
              </w:rPr>
            </w:rPrChange>
          </w:rPr>
          <w:t>인센티브지급률</w:t>
        </w:r>
        <w:r w:rsidRPr="002646CB">
          <w:rPr>
            <w:rFonts w:hint="eastAsia"/>
            <w:lang w:eastAsia="ko-KR"/>
            <w:rPrChange w:id="20761" w:author="ETRI-김종원" w:date="2019-12-10T10:44:00Z">
              <w:rPr>
                <w:rFonts w:hint="eastAsia"/>
                <w:lang w:eastAsia="ko-KR"/>
              </w:rPr>
            </w:rPrChange>
          </w:rPr>
          <w:t>(</w:t>
        </w:r>
        <w:r w:rsidRPr="002646CB">
          <w:rPr>
            <w:lang w:eastAsia="ko-KR"/>
            <w:rPrChange w:id="20762" w:author="ETRI-김종원" w:date="2019-12-10T10:44:00Z">
              <w:rPr>
                <w:lang w:eastAsia="ko-KR"/>
              </w:rPr>
            </w:rPrChange>
          </w:rPr>
          <w:t xml:space="preserve">IRRI) </w:t>
        </w:r>
        <w:r w:rsidRPr="002646CB">
          <w:rPr>
            <w:rFonts w:hint="eastAsia"/>
            <w:lang w:eastAsia="ko-KR"/>
            <w:rPrChange w:id="20763" w:author="ETRI-김종원" w:date="2019-12-10T10:44:00Z">
              <w:rPr>
                <w:rFonts w:hint="eastAsia"/>
                <w:lang w:eastAsia="ko-KR"/>
              </w:rPr>
            </w:rPrChange>
          </w:rPr>
          <w:t>산정</w:t>
        </w:r>
        <w:r w:rsidRPr="002646CB">
          <w:rPr>
            <w:rFonts w:hint="eastAsia"/>
            <w:lang w:eastAsia="ko-KR"/>
            <w:rPrChange w:id="20764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0765" w:author="ETRI-김종원" w:date="2019-12-10T10:44:00Z">
              <w:rPr>
                <w:rFonts w:hint="eastAsia"/>
                <w:lang w:eastAsia="ko-KR"/>
              </w:rPr>
            </w:rPrChange>
          </w:rPr>
          <w:t>방법</w:t>
        </w:r>
      </w:ins>
      <w:bookmarkEnd w:id="20753"/>
    </w:p>
    <w:p w14:paraId="1E66139D" w14:textId="77777777" w:rsidR="00314A58" w:rsidRPr="002646CB" w:rsidDel="00314A58" w:rsidRDefault="00314A58" w:rsidP="00930BC1">
      <w:pPr>
        <w:rPr>
          <w:ins w:id="20766" w:author="박 진상" w:date="2019-10-08T06:11:00Z"/>
          <w:del w:id="20767" w:author="ETRI-김종원" w:date="2019-11-04T20:20:00Z"/>
          <w:rPrChange w:id="20768" w:author="ETRI-김종원" w:date="2019-12-10T10:44:00Z">
            <w:rPr>
              <w:ins w:id="20769" w:author="박 진상" w:date="2019-10-08T06:11:00Z"/>
              <w:del w:id="20770" w:author="ETRI-김종원" w:date="2019-11-04T20:20:00Z"/>
            </w:rPr>
          </w:rPrChange>
        </w:rPr>
      </w:pPr>
    </w:p>
    <w:p w14:paraId="52F9CD7E" w14:textId="7697DC90" w:rsidR="00930BC1" w:rsidRPr="002646CB" w:rsidDel="00314A58" w:rsidRDefault="00DC4888">
      <w:pPr>
        <w:pStyle w:val="24"/>
        <w:numPr>
          <w:ilvl w:val="0"/>
          <w:numId w:val="0"/>
        </w:numPr>
        <w:wordWrap/>
        <w:rPr>
          <w:ins w:id="20771" w:author="박 진상" w:date="2019-10-08T06:00:00Z"/>
          <w:del w:id="20772" w:author="ETRI-김종원" w:date="2019-11-04T20:20:00Z"/>
          <w:rFonts w:ascii="바탕" w:eastAsia="바탕" w:hAnsi="바탕"/>
          <w:lang w:eastAsia="ko-KR"/>
          <w:rPrChange w:id="20773" w:author="ETRI-김종원" w:date="2019-12-10T10:44:00Z">
            <w:rPr>
              <w:ins w:id="20774" w:author="박 진상" w:date="2019-10-08T06:00:00Z"/>
              <w:del w:id="20775" w:author="ETRI-김종원" w:date="2019-11-04T20:20:00Z"/>
              <w:lang w:eastAsia="ko-KR"/>
            </w:rPr>
          </w:rPrChange>
        </w:rPr>
        <w:pPrChange w:id="20776" w:author="ETRI-김종원" w:date="2019-11-04T20:20:00Z">
          <w:pPr>
            <w:pStyle w:val="24"/>
            <w:wordWrap/>
          </w:pPr>
        </w:pPrChange>
      </w:pPr>
      <w:ins w:id="20777" w:author="박 진상" w:date="2019-10-28T18:24:00Z">
        <w:del w:id="20778" w:author="ETRI-김종원" w:date="2019-11-04T20:20:00Z">
          <w:r w:rsidRPr="002646CB" w:rsidDel="00314A58">
            <w:rPr>
              <w:rFonts w:ascii="바탕" w:eastAsia="바탕" w:hAnsi="바탕" w:hint="eastAsia"/>
              <w:lang w:eastAsia="ko-KR"/>
              <w:rPrChange w:id="20779" w:author="ETRI-김종원" w:date="2019-12-10T10:44:00Z">
                <w:rPr>
                  <w:rFonts w:ascii="바탕" w:eastAsia="바탕" w:hAnsi="바탕" w:hint="eastAsia"/>
                  <w:lang w:eastAsia="ko-KR"/>
                </w:rPr>
              </w:rPrChange>
            </w:rPr>
            <w:delText>신뢰</w:delText>
          </w:r>
        </w:del>
      </w:ins>
      <w:ins w:id="20780" w:author="박 진상" w:date="2019-10-08T06:01:00Z">
        <w:del w:id="20781" w:author="ETRI-김종원" w:date="2019-11-04T20:20:00Z">
          <w:r w:rsidR="00930BC1" w:rsidRPr="002646CB" w:rsidDel="00314A58">
            <w:rPr>
              <w:rFonts w:ascii="바탕" w:eastAsia="바탕" w:hAnsi="바탕" w:hint="eastAsia"/>
              <w:rPrChange w:id="20782" w:author="ETRI-김종원" w:date="2019-12-10T10:44:00Z">
                <w:rPr>
                  <w:rFonts w:hint="eastAsia"/>
                </w:rPr>
              </w:rPrChange>
            </w:rPr>
            <w:delText>지표</w:delText>
          </w:r>
          <w:r w:rsidR="00930BC1" w:rsidRPr="002646CB" w:rsidDel="00314A58">
            <w:rPr>
              <w:rFonts w:ascii="바탕" w:eastAsia="바탕" w:hAnsi="바탕"/>
              <w:rPrChange w:id="20783" w:author="ETRI-김종원" w:date="2019-12-10T10:44:00Z">
                <w:rPr/>
              </w:rPrChange>
            </w:rPr>
            <w:delText xml:space="preserve"> </w:delText>
          </w:r>
          <w:r w:rsidR="00930BC1" w:rsidRPr="002646CB" w:rsidDel="00314A58">
            <w:rPr>
              <w:rFonts w:ascii="바탕" w:eastAsia="바탕" w:hAnsi="바탕" w:hint="eastAsia"/>
              <w:rPrChange w:id="20784" w:author="ETRI-김종원" w:date="2019-12-10T10:44:00Z">
                <w:rPr>
                  <w:rFonts w:hint="eastAsia"/>
                </w:rPr>
              </w:rPrChange>
            </w:rPr>
            <w:delText>인센티브지급률</w:delText>
          </w:r>
        </w:del>
      </w:ins>
      <w:ins w:id="20785" w:author="박 진상" w:date="2019-10-28T21:07:00Z">
        <w:del w:id="20786" w:author="ETRI-김종원" w:date="2019-11-04T20:20:00Z">
          <w:r w:rsidR="005D6AAC" w:rsidRPr="002646CB" w:rsidDel="00314A58">
            <w:rPr>
              <w:rFonts w:ascii="바탕" w:eastAsia="바탕" w:hAnsi="바탕" w:hint="eastAsia"/>
              <w:lang w:eastAsia="ko-KR"/>
              <w:rPrChange w:id="20787" w:author="ETRI-김종원" w:date="2019-12-10T10:44:00Z">
                <w:rPr>
                  <w:rFonts w:ascii="바탕" w:eastAsia="바탕" w:hAnsi="바탕" w:hint="eastAsia"/>
                  <w:lang w:eastAsia="ko-KR"/>
                </w:rPr>
              </w:rPrChange>
            </w:rPr>
            <w:delText>(</w:delText>
          </w:r>
          <w:r w:rsidR="005D6AAC" w:rsidRPr="002646CB" w:rsidDel="00314A58">
            <w:rPr>
              <w:rFonts w:ascii="바탕" w:eastAsia="바탕" w:hAnsi="바탕"/>
              <w:lang w:eastAsia="ko-KR"/>
              <w:rPrChange w:id="20788" w:author="ETRI-김종원" w:date="2019-12-10T10:44:00Z">
                <w:rPr>
                  <w:rFonts w:ascii="바탕" w:eastAsia="바탕" w:hAnsi="바탕"/>
                  <w:lang w:eastAsia="ko-KR"/>
                </w:rPr>
              </w:rPrChange>
            </w:rPr>
            <w:delText>IRRI)</w:delText>
          </w:r>
        </w:del>
      </w:ins>
      <w:ins w:id="20789" w:author="박 진상" w:date="2019-10-08T06:01:00Z">
        <w:del w:id="20790" w:author="ETRI-김종원" w:date="2019-11-04T20:20:00Z">
          <w:r w:rsidR="00930BC1" w:rsidRPr="002646CB" w:rsidDel="00314A58">
            <w:rPr>
              <w:rFonts w:ascii="바탕" w:eastAsia="바탕" w:hAnsi="바탕"/>
              <w:rPrChange w:id="20791" w:author="ETRI-김종원" w:date="2019-12-10T10:44:00Z">
                <w:rPr/>
              </w:rPrChange>
            </w:rPr>
            <w:delText xml:space="preserve"> </w:delText>
          </w:r>
          <w:r w:rsidR="00930BC1" w:rsidRPr="002646CB" w:rsidDel="00314A58">
            <w:rPr>
              <w:rFonts w:ascii="바탕" w:eastAsia="바탕" w:hAnsi="바탕" w:hint="eastAsia"/>
              <w:rPrChange w:id="20792" w:author="ETRI-김종원" w:date="2019-12-10T10:44:00Z">
                <w:rPr>
                  <w:rFonts w:hint="eastAsia"/>
                </w:rPr>
              </w:rPrChange>
            </w:rPr>
            <w:delText>산정</w:delText>
          </w:r>
          <w:r w:rsidR="00930BC1" w:rsidRPr="002646CB" w:rsidDel="00314A58">
            <w:rPr>
              <w:rFonts w:ascii="바탕" w:eastAsia="바탕" w:hAnsi="바탕"/>
              <w:rPrChange w:id="20793" w:author="ETRI-김종원" w:date="2019-12-10T10:44:00Z">
                <w:rPr/>
              </w:rPrChange>
            </w:rPr>
            <w:delText xml:space="preserve"> </w:delText>
          </w:r>
          <w:r w:rsidR="00930BC1" w:rsidRPr="002646CB" w:rsidDel="00314A58">
            <w:rPr>
              <w:rFonts w:ascii="바탕" w:eastAsia="바탕" w:hAnsi="바탕" w:hint="eastAsia"/>
              <w:rPrChange w:id="20794" w:author="ETRI-김종원" w:date="2019-12-10T10:44:00Z">
                <w:rPr>
                  <w:rFonts w:hint="eastAsia"/>
                </w:rPr>
              </w:rPrChange>
            </w:rPr>
            <w:delText>방법</w:delText>
          </w:r>
        </w:del>
      </w:ins>
    </w:p>
    <w:p w14:paraId="544D3237" w14:textId="4B89B50F" w:rsidR="00930BC1" w:rsidRPr="002646CB" w:rsidRDefault="00930BC1">
      <w:pPr>
        <w:pStyle w:val="24"/>
        <w:numPr>
          <w:ilvl w:val="0"/>
          <w:numId w:val="0"/>
        </w:numPr>
        <w:wordWrap/>
        <w:rPr>
          <w:ins w:id="20795" w:author="박 진상" w:date="2019-10-08T06:00:00Z"/>
          <w:rFonts w:ascii="바탕" w:hAnsi="바탕"/>
          <w:rPrChange w:id="20796" w:author="ETRI-김종원" w:date="2019-12-10T10:44:00Z">
            <w:rPr>
              <w:ins w:id="20797" w:author="박 진상" w:date="2019-10-08T06:00:00Z"/>
            </w:rPr>
          </w:rPrChange>
        </w:rPr>
        <w:pPrChange w:id="20798" w:author="ETRI-김종원" w:date="2019-11-04T20:20:00Z">
          <w:pPr/>
        </w:pPrChange>
      </w:pPr>
    </w:p>
    <w:p w14:paraId="1CC125E7" w14:textId="44E622C4" w:rsidR="00087689" w:rsidRPr="002646CB" w:rsidRDefault="00DC4888" w:rsidP="00087689">
      <w:pPr>
        <w:rPr>
          <w:ins w:id="20799" w:author="ETRI-김종원" w:date="2019-11-04T20:23:00Z"/>
          <w:rFonts w:ascii="바탕" w:hAnsi="바탕"/>
          <w:rPrChange w:id="20800" w:author="ETRI-김종원" w:date="2019-12-10T10:44:00Z">
            <w:rPr>
              <w:ins w:id="20801" w:author="ETRI-김종원" w:date="2019-11-04T20:23:00Z"/>
              <w:rFonts w:ascii="바탕" w:hAnsi="바탕"/>
            </w:rPr>
          </w:rPrChange>
        </w:rPr>
      </w:pPr>
      <w:ins w:id="20802" w:author="박 진상" w:date="2019-10-28T18:25:00Z">
        <w:r w:rsidRPr="002646CB">
          <w:rPr>
            <w:rFonts w:ascii="바탕" w:hAnsi="바탕" w:hint="eastAsia"/>
            <w:rPrChange w:id="20803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804" w:author="박 진상" w:date="2019-10-08T06:12:00Z">
        <w:r w:rsidR="00087689" w:rsidRPr="002646CB">
          <w:rPr>
            <w:rFonts w:ascii="바탕" w:hAnsi="바탕" w:hint="eastAsia"/>
            <w:rPrChange w:id="20805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Fonts w:ascii="바탕" w:hAnsi="바탕"/>
            <w:rPrChange w:id="20806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07" w:author="ETRI-김종원" w:date="2019-12-10T10:44:00Z">
              <w:rPr>
                <w:rFonts w:hint="eastAsia"/>
              </w:rPr>
            </w:rPrChange>
          </w:rPr>
          <w:t>의하여</w:t>
        </w:r>
        <w:r w:rsidR="00087689" w:rsidRPr="002646CB">
          <w:rPr>
            <w:rFonts w:ascii="바탕" w:hAnsi="바탕"/>
            <w:rPrChange w:id="20808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09" w:author="ETRI-김종원" w:date="2019-12-10T10:44:00Z">
              <w:rPr>
                <w:rFonts w:hint="eastAsia"/>
              </w:rPr>
            </w:rPrChange>
          </w:rPr>
          <w:t>인센티브를</w:t>
        </w:r>
        <w:r w:rsidR="00087689" w:rsidRPr="002646CB">
          <w:rPr>
            <w:rFonts w:ascii="바탕" w:hAnsi="바탕"/>
            <w:rPrChange w:id="20810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11" w:author="ETRI-김종원" w:date="2019-12-10T10:44:00Z">
              <w:rPr>
                <w:rFonts w:hint="eastAsia"/>
              </w:rPr>
            </w:rPrChange>
          </w:rPr>
          <w:t>지급하는</w:t>
        </w:r>
        <w:r w:rsidR="00087689" w:rsidRPr="002646CB">
          <w:rPr>
            <w:rFonts w:ascii="바탕" w:hAnsi="바탕"/>
            <w:rPrChange w:id="2081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13" w:author="ETRI-김종원" w:date="2019-12-10T10:44:00Z">
              <w:rPr>
                <w:rFonts w:hint="eastAsia"/>
              </w:rPr>
            </w:rPrChange>
          </w:rPr>
          <w:t>방법은</w:t>
        </w:r>
        <w:r w:rsidR="00087689" w:rsidRPr="002646CB">
          <w:rPr>
            <w:rFonts w:ascii="바탕" w:hAnsi="바탕"/>
            <w:rPrChange w:id="2081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15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Fonts w:ascii="바탕" w:hAnsi="바탕"/>
            <w:rPrChange w:id="20816" w:author="ETRI-김종원" w:date="2019-12-10T10:44:00Z">
              <w:rPr/>
            </w:rPrChange>
          </w:rPr>
          <w:t xml:space="preserve"> 4</w:t>
        </w:r>
        <w:r w:rsidR="00087689" w:rsidRPr="002646CB">
          <w:rPr>
            <w:rFonts w:ascii="바탕" w:hAnsi="바탕" w:hint="eastAsia"/>
            <w:rPrChange w:id="20817" w:author="ETRI-김종원" w:date="2019-12-10T10:44:00Z">
              <w:rPr>
                <w:rFonts w:hint="eastAsia"/>
              </w:rPr>
            </w:rPrChange>
          </w:rPr>
          <w:t>와</w:t>
        </w:r>
        <w:r w:rsidR="00087689" w:rsidRPr="002646CB">
          <w:rPr>
            <w:rFonts w:ascii="바탕" w:hAnsi="바탕"/>
            <w:rPrChange w:id="20818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19" w:author="ETRI-김종원" w:date="2019-12-10T10:44:00Z">
              <w:rPr>
                <w:rFonts w:hint="eastAsia"/>
              </w:rPr>
            </w:rPrChange>
          </w:rPr>
          <w:t>같다</w:t>
        </w:r>
        <w:r w:rsidR="00087689" w:rsidRPr="002646CB">
          <w:rPr>
            <w:rFonts w:ascii="바탕" w:hAnsi="바탕"/>
            <w:rPrChange w:id="20820" w:author="ETRI-김종원" w:date="2019-12-10T10:44:00Z">
              <w:rPr/>
            </w:rPrChange>
          </w:rPr>
          <w:t xml:space="preserve">. </w:t>
        </w:r>
        <w:r w:rsidR="00087689" w:rsidRPr="002646CB">
          <w:rPr>
            <w:rFonts w:ascii="바탕" w:hAnsi="바탕" w:hint="eastAsia"/>
            <w:rPrChange w:id="20821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Fonts w:ascii="바탕" w:hAnsi="바탕"/>
            <w:rPrChange w:id="20822" w:author="ETRI-김종원" w:date="2019-12-10T10:44:00Z">
              <w:rPr/>
            </w:rPrChange>
          </w:rPr>
          <w:t xml:space="preserve"> 4</w:t>
        </w:r>
        <w:r w:rsidR="00087689" w:rsidRPr="002646CB">
          <w:rPr>
            <w:rFonts w:ascii="바탕" w:hAnsi="바탕" w:hint="eastAsia"/>
            <w:rPrChange w:id="20823" w:author="ETRI-김종원" w:date="2019-12-10T10:44:00Z">
              <w:rPr>
                <w:rFonts w:hint="eastAsia"/>
              </w:rPr>
            </w:rPrChange>
          </w:rPr>
          <w:t>에서</w:t>
        </w:r>
        <w:r w:rsidR="00087689" w:rsidRPr="002646CB">
          <w:rPr>
            <w:rFonts w:ascii="바탕" w:hAnsi="바탕"/>
            <w:rPrChange w:id="20824" w:author="ETRI-김종원" w:date="2019-12-10T10:44:00Z">
              <w:rPr/>
            </w:rPrChange>
          </w:rPr>
          <w:t xml:space="preserve"> </w:t>
        </w:r>
      </w:ins>
      <w:ins w:id="20825" w:author="박 진상" w:date="2019-10-28T18:25:00Z">
        <w:r w:rsidRPr="002646CB">
          <w:rPr>
            <w:rFonts w:ascii="바탕" w:hAnsi="바탕" w:hint="eastAsia"/>
            <w:rPrChange w:id="20826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827" w:author="박 진상" w:date="2019-10-08T06:12:00Z">
        <w:r w:rsidR="00087689" w:rsidRPr="002646CB">
          <w:rPr>
            <w:rFonts w:ascii="바탕" w:hAnsi="바탕"/>
            <w:rPrChange w:id="20828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29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0830" w:author="박 진상" w:date="2019-10-28T21:10:00Z">
        <w:r w:rsidR="005D6AAC" w:rsidRPr="002646CB">
          <w:rPr>
            <w:rFonts w:ascii="바탕" w:hAnsi="바탕" w:hint="eastAsia"/>
            <w:rPrChange w:id="20831" w:author="ETRI-김종원" w:date="2019-12-10T10:44:00Z">
              <w:rPr>
                <w:rFonts w:ascii="바탕" w:hAnsi="바탕" w:hint="eastAsia"/>
              </w:rPr>
            </w:rPrChange>
          </w:rPr>
          <w:t>(</w:t>
        </w:r>
      </w:ins>
      <w:ins w:id="20832" w:author="박 진상" w:date="2019-10-08T06:12:00Z">
        <w:r w:rsidR="00087689" w:rsidRPr="002646CB">
          <w:rPr>
            <w:rFonts w:ascii="바탕" w:hAnsi="바탕"/>
            <w:rPrChange w:id="20833" w:author="ETRI-김종원" w:date="2019-12-10T10:44:00Z">
              <w:rPr/>
            </w:rPrChange>
          </w:rPr>
          <w:t>IRRI</w:t>
        </w:r>
      </w:ins>
      <w:ins w:id="20834" w:author="박 진상" w:date="2019-10-28T21:10:00Z">
        <w:r w:rsidR="005D6AAC" w:rsidRPr="002646CB">
          <w:rPr>
            <w:rFonts w:ascii="바탕" w:hAnsi="바탕"/>
            <w:rPrChange w:id="20835" w:author="ETRI-김종원" w:date="2019-12-10T10:44:00Z">
              <w:rPr>
                <w:rFonts w:ascii="바탕" w:hAnsi="바탕"/>
              </w:rPr>
            </w:rPrChange>
          </w:rPr>
          <w:t>)</w:t>
        </w:r>
      </w:ins>
      <w:ins w:id="20836" w:author="박 진상" w:date="2019-10-08T06:12:00Z">
        <w:r w:rsidR="00087689" w:rsidRPr="002646CB">
          <w:rPr>
            <w:rFonts w:ascii="바탕" w:hAnsi="바탕" w:hint="eastAsia"/>
            <w:rPrChange w:id="20837" w:author="ETRI-김종원" w:date="2019-12-10T10:44:00Z">
              <w:rPr>
                <w:rFonts w:hint="eastAsia"/>
              </w:rPr>
            </w:rPrChange>
          </w:rPr>
          <w:t>는</w:t>
        </w:r>
        <w:r w:rsidR="00087689" w:rsidRPr="002646CB">
          <w:rPr>
            <w:rFonts w:ascii="바탕" w:hAnsi="바탕"/>
            <w:rPrChange w:id="20838" w:author="ETRI-김종원" w:date="2019-12-10T10:44:00Z">
              <w:rPr/>
            </w:rPrChange>
          </w:rPr>
          <w:t xml:space="preserve"> </w:t>
        </w:r>
      </w:ins>
      <w:ins w:id="20839" w:author="박 진상" w:date="2019-10-28T18:25:00Z">
        <w:r w:rsidRPr="002646CB">
          <w:rPr>
            <w:rFonts w:ascii="바탕" w:hAnsi="바탕" w:hint="eastAsia"/>
            <w:rPrChange w:id="20840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841" w:author="박 진상" w:date="2019-10-28T21:10:00Z">
        <w:r w:rsidR="005D6AAC" w:rsidRPr="002646CB">
          <w:rPr>
            <w:rFonts w:ascii="바탕" w:hAnsi="바탕" w:hint="eastAsia"/>
            <w:rPrChange w:id="20842" w:author="ETRI-김종원" w:date="2019-12-10T10:44:00Z">
              <w:rPr>
                <w:rFonts w:ascii="바탕" w:hAnsi="바탕" w:hint="eastAsia"/>
              </w:rPr>
            </w:rPrChange>
          </w:rPr>
          <w:t>(</w:t>
        </w:r>
      </w:ins>
      <w:ins w:id="20843" w:author="박 진상" w:date="2019-10-08T06:12:00Z">
        <w:r w:rsidR="00087689" w:rsidRPr="002646CB">
          <w:rPr>
            <w:rFonts w:ascii="바탕" w:hAnsi="바탕"/>
            <w:rPrChange w:id="20844" w:author="ETRI-김종원" w:date="2019-12-10T10:44:00Z">
              <w:rPr/>
            </w:rPrChange>
          </w:rPr>
          <w:t>R</w:t>
        </w:r>
      </w:ins>
      <w:ins w:id="20845" w:author="박 진상" w:date="2019-10-15T20:34:00Z">
        <w:r w:rsidR="00AC337B" w:rsidRPr="002646CB">
          <w:rPr>
            <w:rFonts w:ascii="바탕" w:hAnsi="바탕" w:hint="eastAsia"/>
            <w:rPrChange w:id="20846" w:author="ETRI-김종원" w:date="2019-12-10T10:44:00Z">
              <w:rPr>
                <w:rFonts w:ascii="바탕" w:hAnsi="바탕" w:hint="eastAsia"/>
              </w:rPr>
            </w:rPrChange>
          </w:rPr>
          <w:t>I</w:t>
        </w:r>
      </w:ins>
      <w:ins w:id="20847" w:author="박 진상" w:date="2019-10-08T06:12:00Z">
        <w:r w:rsidR="00087689" w:rsidRPr="002646CB">
          <w:rPr>
            <w:rFonts w:ascii="바탕" w:hAnsi="바탕"/>
            <w:vertAlign w:val="subscript"/>
            <w:rPrChange w:id="20848" w:author="ETRI-김종원" w:date="2019-12-10T10:44:00Z">
              <w:rPr>
                <w:vertAlign w:val="subscript"/>
              </w:rPr>
            </w:rPrChange>
          </w:rPr>
          <w:t>MAPE</w:t>
        </w:r>
      </w:ins>
      <w:ins w:id="20849" w:author="박 진상" w:date="2019-10-28T21:10:00Z">
        <w:r w:rsidR="005D6AAC" w:rsidRPr="002646CB">
          <w:rPr>
            <w:rFonts w:ascii="바탕" w:hAnsi="바탕" w:hint="eastAsia"/>
            <w:rPrChange w:id="20850" w:author="ETRI-김종원" w:date="2019-12-10T10:44:00Z">
              <w:rPr>
                <w:rFonts w:ascii="바탕" w:hAnsi="바탕" w:hint="eastAsia"/>
              </w:rPr>
            </w:rPrChange>
          </w:rPr>
          <w:t>)가</w:t>
        </w:r>
      </w:ins>
      <w:ins w:id="20851" w:author="박 진상" w:date="2019-10-08T06:12:00Z">
        <w:r w:rsidR="00087689" w:rsidRPr="002646CB">
          <w:rPr>
            <w:rFonts w:ascii="바탕" w:hAnsi="바탕"/>
            <w:rPrChange w:id="20852" w:author="ETRI-김종원" w:date="2019-12-10T10:44:00Z">
              <w:rPr/>
            </w:rPrChange>
          </w:rPr>
          <w:t xml:space="preserve"> 0%</w:t>
        </w:r>
        <w:r w:rsidR="00087689" w:rsidRPr="002646CB">
          <w:rPr>
            <w:rFonts w:ascii="바탕" w:hAnsi="바탕" w:hint="eastAsia"/>
            <w:rPrChange w:id="20853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Fonts w:ascii="바탕" w:hAnsi="바탕"/>
            <w:rPrChange w:id="2085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55" w:author="ETRI-김종원" w:date="2019-12-10T10:44:00Z">
              <w:rPr>
                <w:rFonts w:hint="eastAsia"/>
              </w:rPr>
            </w:rPrChange>
          </w:rPr>
          <w:t>가까울수록</w:t>
        </w:r>
        <w:r w:rsidR="00087689" w:rsidRPr="002646CB">
          <w:rPr>
            <w:rFonts w:ascii="바탕" w:hAnsi="바탕"/>
            <w:rPrChange w:id="20856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57" w:author="ETRI-김종원" w:date="2019-12-10T10:44:00Z">
              <w:rPr>
                <w:rFonts w:hint="eastAsia"/>
              </w:rPr>
            </w:rPrChange>
          </w:rPr>
          <w:t>좋은</w:t>
        </w:r>
        <w:r w:rsidR="00087689" w:rsidRPr="002646CB">
          <w:rPr>
            <w:rFonts w:ascii="바탕" w:hAnsi="바탕"/>
            <w:rPrChange w:id="20858" w:author="ETRI-김종원" w:date="2019-12-10T10:44:00Z">
              <w:rPr/>
            </w:rPrChange>
          </w:rPr>
          <w:t xml:space="preserve"> </w:t>
        </w:r>
      </w:ins>
      <w:ins w:id="20859" w:author="박 진상" w:date="2019-10-28T18:24:00Z">
        <w:r w:rsidRPr="002646CB">
          <w:rPr>
            <w:rFonts w:ascii="바탕" w:hAnsi="바탕" w:hint="eastAsia"/>
            <w:rPrChange w:id="20860" w:author="ETRI-김종원" w:date="2019-12-10T10:44:00Z">
              <w:rPr>
                <w:rFonts w:ascii="바탕" w:hAnsi="바탕" w:hint="eastAsia"/>
              </w:rPr>
            </w:rPrChange>
          </w:rPr>
          <w:t>신뢰</w:t>
        </w:r>
        <w:r w:rsidRPr="002646CB">
          <w:rPr>
            <w:rFonts w:ascii="바탕" w:hAnsi="바탕"/>
            <w:rPrChange w:id="20861" w:author="ETRI-김종원" w:date="2019-12-10T10:44:00Z">
              <w:rPr>
                <w:rFonts w:ascii="바탕" w:hAnsi="바탕"/>
              </w:rPr>
            </w:rPrChange>
          </w:rPr>
          <w:t>를</w:t>
        </w:r>
      </w:ins>
      <w:ins w:id="20862" w:author="박 진상" w:date="2019-10-08T06:12:00Z">
        <w:r w:rsidR="00087689" w:rsidRPr="002646CB">
          <w:rPr>
            <w:rFonts w:ascii="바탕" w:hAnsi="바탕"/>
            <w:rPrChange w:id="2086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64" w:author="ETRI-김종원" w:date="2019-12-10T10:44:00Z">
              <w:rPr>
                <w:rFonts w:hint="eastAsia"/>
              </w:rPr>
            </w:rPrChange>
          </w:rPr>
          <w:t>보유하므로</w:t>
        </w:r>
        <w:r w:rsidR="00087689" w:rsidRPr="002646CB">
          <w:rPr>
            <w:rFonts w:ascii="바탕" w:hAnsi="바탕"/>
            <w:rPrChange w:id="20865" w:author="ETRI-김종원" w:date="2019-12-10T10:44:00Z">
              <w:rPr/>
            </w:rPrChange>
          </w:rPr>
          <w:t xml:space="preserve">, </w:t>
        </w:r>
        <w:r w:rsidR="00087689" w:rsidRPr="002646CB">
          <w:rPr>
            <w:rFonts w:ascii="바탕" w:hAnsi="바탕" w:hint="eastAsia"/>
            <w:rPrChange w:id="20866" w:author="ETRI-김종원" w:date="2019-12-10T10:44:00Z">
              <w:rPr>
                <w:rFonts w:hint="eastAsia"/>
              </w:rPr>
            </w:rPrChange>
          </w:rPr>
          <w:t>일례로서</w:t>
        </w:r>
        <w:r w:rsidR="00087689" w:rsidRPr="002646CB">
          <w:rPr>
            <w:rFonts w:ascii="바탕" w:hAnsi="바탕"/>
            <w:rPrChange w:id="20867" w:author="ETRI-김종원" w:date="2019-12-10T10:44:00Z">
              <w:rPr/>
            </w:rPrChange>
          </w:rPr>
          <w:t xml:space="preserve"> </w:t>
        </w:r>
      </w:ins>
      <w:ins w:id="20868" w:author="박 진상" w:date="2019-10-28T18:25:00Z">
        <w:r w:rsidRPr="002646CB">
          <w:rPr>
            <w:rFonts w:ascii="바탕" w:hAnsi="바탕" w:hint="eastAsia"/>
            <w:rPrChange w:id="20869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870" w:author="박 진상" w:date="2019-10-28T21:10:00Z">
        <w:r w:rsidR="005D6AAC" w:rsidRPr="002646CB">
          <w:rPr>
            <w:rFonts w:ascii="바탕" w:hAnsi="바탕" w:hint="eastAsia"/>
            <w:rPrChange w:id="20871" w:author="ETRI-김종원" w:date="2019-12-10T10:44:00Z">
              <w:rPr>
                <w:rFonts w:ascii="바탕" w:hAnsi="바탕" w:hint="eastAsia"/>
              </w:rPr>
            </w:rPrChange>
          </w:rPr>
          <w:t>(</w:t>
        </w:r>
      </w:ins>
      <w:ins w:id="20872" w:author="박 진상" w:date="2019-10-08T06:12:00Z">
        <w:r w:rsidR="00087689" w:rsidRPr="002646CB">
          <w:rPr>
            <w:rFonts w:ascii="바탕" w:hAnsi="바탕"/>
            <w:rPrChange w:id="20873" w:author="ETRI-김종원" w:date="2019-12-10T10:44:00Z">
              <w:rPr/>
            </w:rPrChange>
          </w:rPr>
          <w:t>R</w:t>
        </w:r>
      </w:ins>
      <w:ins w:id="20874" w:author="박 진상" w:date="2019-10-15T20:34:00Z">
        <w:r w:rsidR="00AC337B" w:rsidRPr="002646CB">
          <w:rPr>
            <w:rFonts w:ascii="바탕" w:hAnsi="바탕"/>
            <w:rPrChange w:id="20875" w:author="ETRI-김종원" w:date="2019-12-10T10:44:00Z">
              <w:rPr>
                <w:rFonts w:ascii="바탕" w:hAnsi="바탕"/>
              </w:rPr>
            </w:rPrChange>
          </w:rPr>
          <w:t>I</w:t>
        </w:r>
      </w:ins>
      <w:ins w:id="20876" w:author="박 진상" w:date="2019-10-08T06:12:00Z">
        <w:r w:rsidR="00087689" w:rsidRPr="002646CB">
          <w:rPr>
            <w:rFonts w:ascii="바탕" w:hAnsi="바탕"/>
            <w:vertAlign w:val="subscript"/>
            <w:rPrChange w:id="20877" w:author="ETRI-김종원" w:date="2019-12-10T10:44:00Z">
              <w:rPr>
                <w:vertAlign w:val="subscript"/>
              </w:rPr>
            </w:rPrChange>
          </w:rPr>
          <w:t>MAPE</w:t>
        </w:r>
      </w:ins>
      <w:ins w:id="20878" w:author="박 진상" w:date="2019-10-28T21:10:00Z">
        <w:r w:rsidR="005D6AAC" w:rsidRPr="002646CB">
          <w:rPr>
            <w:rFonts w:ascii="바탕" w:hAnsi="바탕" w:hint="eastAsia"/>
            <w:rPrChange w:id="20879" w:author="ETRI-김종원" w:date="2019-12-10T10:44:00Z">
              <w:rPr>
                <w:rFonts w:ascii="바탕" w:hAnsi="바탕" w:hint="eastAsia"/>
              </w:rPr>
            </w:rPrChange>
          </w:rPr>
          <w:t>)가</w:t>
        </w:r>
      </w:ins>
      <w:ins w:id="20880" w:author="박 진상" w:date="2019-10-08T06:12:00Z">
        <w:r w:rsidR="00087689" w:rsidRPr="002646CB">
          <w:rPr>
            <w:rFonts w:ascii="바탕" w:hAnsi="바탕"/>
            <w:rPrChange w:id="20881" w:author="ETRI-김종원" w:date="2019-12-10T10:44:00Z">
              <w:rPr/>
            </w:rPrChange>
          </w:rPr>
          <w:t xml:space="preserve"> 0%</w:t>
        </w:r>
        <w:r w:rsidR="00087689" w:rsidRPr="002646CB">
          <w:rPr>
            <w:rFonts w:ascii="바탕" w:hAnsi="바탕" w:hint="eastAsia"/>
            <w:rPrChange w:id="20882" w:author="ETRI-김종원" w:date="2019-12-10T10:44:00Z">
              <w:rPr>
                <w:rFonts w:hint="eastAsia"/>
              </w:rPr>
            </w:rPrChange>
          </w:rPr>
          <w:t>일</w:t>
        </w:r>
        <w:r w:rsidR="00087689" w:rsidRPr="002646CB">
          <w:rPr>
            <w:rFonts w:ascii="바탕" w:hAnsi="바탕"/>
            <w:rPrChange w:id="2088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84" w:author="ETRI-김종원" w:date="2019-12-10T10:44:00Z">
              <w:rPr>
                <w:rFonts w:hint="eastAsia"/>
              </w:rPr>
            </w:rPrChange>
          </w:rPr>
          <w:t>때</w:t>
        </w:r>
        <w:r w:rsidR="00087689" w:rsidRPr="002646CB">
          <w:rPr>
            <w:rFonts w:ascii="바탕" w:hAnsi="바탕"/>
            <w:rPrChange w:id="20885" w:author="ETRI-김종원" w:date="2019-12-10T10:44:00Z">
              <w:rPr/>
            </w:rPrChange>
          </w:rPr>
          <w:t xml:space="preserve"> </w:t>
        </w:r>
      </w:ins>
      <w:ins w:id="20886" w:author="박 진상" w:date="2019-10-29T12:20:00Z">
        <w:r w:rsidR="005B6627" w:rsidRPr="002646CB">
          <w:rPr>
            <w:rFonts w:ascii="바탕" w:hAnsi="바탕" w:hint="eastAsia"/>
            <w:rPrChange w:id="20887" w:author="ETRI-김종원" w:date="2019-12-10T10:44:00Z">
              <w:rPr>
                <w:rFonts w:ascii="바탕" w:hAnsi="바탕" w:hint="eastAsia"/>
              </w:rPr>
            </w:rPrChange>
          </w:rPr>
          <w:t>인센티브단가</w:t>
        </w:r>
      </w:ins>
      <w:ins w:id="20888" w:author="박 진상" w:date="2019-10-08T06:12:00Z">
        <w:r w:rsidR="00087689" w:rsidRPr="002646CB">
          <w:rPr>
            <w:rFonts w:ascii="바탕" w:hAnsi="바탕" w:hint="eastAsia"/>
            <w:rPrChange w:id="20889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Fonts w:ascii="바탕" w:hAnsi="바탕"/>
            <w:rPrChange w:id="20890" w:author="ETRI-김종원" w:date="2019-12-10T10:44:00Z">
              <w:rPr/>
            </w:rPrChange>
          </w:rPr>
          <w:t xml:space="preserve"> 1.5</w:t>
        </w:r>
        <w:r w:rsidR="00087689" w:rsidRPr="002646CB">
          <w:rPr>
            <w:rFonts w:ascii="바탕" w:hAnsi="바탕" w:hint="eastAsia"/>
            <w:rPrChange w:id="20891" w:author="ETRI-김종원" w:date="2019-12-10T10:44:00Z">
              <w:rPr>
                <w:rFonts w:hint="eastAsia"/>
              </w:rPr>
            </w:rPrChange>
          </w:rPr>
          <w:t>배를</w:t>
        </w:r>
        <w:r w:rsidR="00087689" w:rsidRPr="002646CB">
          <w:rPr>
            <w:rFonts w:ascii="바탕" w:hAnsi="바탕"/>
            <w:rPrChange w:id="2089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893" w:author="ETRI-김종원" w:date="2019-12-10T10:44:00Z">
              <w:rPr>
                <w:rFonts w:hint="eastAsia"/>
              </w:rPr>
            </w:rPrChange>
          </w:rPr>
          <w:t>지급하고</w:t>
        </w:r>
        <w:r w:rsidR="00087689" w:rsidRPr="002646CB">
          <w:rPr>
            <w:rFonts w:ascii="바탕" w:hAnsi="바탕"/>
            <w:rPrChange w:id="20894" w:author="ETRI-김종원" w:date="2019-12-10T10:44:00Z">
              <w:rPr/>
            </w:rPrChange>
          </w:rPr>
          <w:t xml:space="preserve">, </w:t>
        </w:r>
      </w:ins>
      <w:ins w:id="20895" w:author="박 진상" w:date="2019-10-28T18:25:00Z">
        <w:r w:rsidRPr="002646CB">
          <w:rPr>
            <w:rFonts w:ascii="바탕" w:hAnsi="바탕" w:hint="eastAsia"/>
            <w:rPrChange w:id="20896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897" w:author="박 진상" w:date="2019-10-08T06:12:00Z">
        <w:r w:rsidR="00087689" w:rsidRPr="002646CB">
          <w:rPr>
            <w:rFonts w:ascii="바탕" w:hAnsi="바탕" w:hint="eastAsia"/>
            <w:rPrChange w:id="20898" w:author="ETRI-김종원" w:date="2019-12-10T10:44:00Z">
              <w:rPr>
                <w:rFonts w:hint="eastAsia"/>
              </w:rPr>
            </w:rPrChange>
          </w:rPr>
          <w:t>가</w:t>
        </w:r>
        <w:r w:rsidR="00087689" w:rsidRPr="002646CB">
          <w:rPr>
            <w:rFonts w:ascii="바탕" w:hAnsi="바탕"/>
            <w:rPrChange w:id="20899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900" w:author="ETRI-김종원" w:date="2019-12-10T10:44:00Z">
              <w:rPr>
                <w:rFonts w:hint="eastAsia"/>
              </w:rPr>
            </w:rPrChange>
          </w:rPr>
          <w:t>증가할수록</w:t>
        </w:r>
        <w:r w:rsidR="00087689" w:rsidRPr="002646CB">
          <w:rPr>
            <w:rFonts w:ascii="바탕" w:hAnsi="바탕"/>
            <w:rPrChange w:id="20901" w:author="ETRI-김종원" w:date="2019-12-10T10:44:00Z">
              <w:rPr/>
            </w:rPrChange>
          </w:rPr>
          <w:t xml:space="preserve"> </w:t>
        </w:r>
      </w:ins>
      <w:ins w:id="20902" w:author="박 진상" w:date="2019-10-28T18:25:00Z">
        <w:r w:rsidRPr="002646CB">
          <w:rPr>
            <w:rFonts w:ascii="바탕" w:hAnsi="바탕" w:hint="eastAsia"/>
            <w:rPrChange w:id="20903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904" w:author="박 진상" w:date="2019-10-08T06:12:00Z">
        <w:r w:rsidR="00087689" w:rsidRPr="002646CB">
          <w:rPr>
            <w:rFonts w:ascii="바탕" w:hAnsi="바탕"/>
            <w:rPrChange w:id="20905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906" w:author="ETRI-김종원" w:date="2019-12-10T10:44:00Z">
              <w:rPr>
                <w:rFonts w:hint="eastAsia"/>
              </w:rPr>
            </w:rPrChange>
          </w:rPr>
          <w:t>인센티브지급률이</w:t>
        </w:r>
        <w:r w:rsidR="00087689" w:rsidRPr="002646CB">
          <w:rPr>
            <w:rFonts w:ascii="바탕" w:hAnsi="바탕"/>
            <w:rPrChange w:id="20907" w:author="ETRI-김종원" w:date="2019-12-10T10:44:00Z">
              <w:rPr/>
            </w:rPrChange>
          </w:rPr>
          <w:t xml:space="preserve"> </w:t>
        </w:r>
      </w:ins>
      <w:ins w:id="20908" w:author="ETRI-김종원" w:date="2019-12-03T09:16:00Z">
        <w:r w:rsidR="002A7621" w:rsidRPr="002646CB">
          <w:rPr>
            <w:rFonts w:ascii="바탕" w:hAnsi="바탕" w:hint="eastAsia"/>
            <w:rPrChange w:id="20909" w:author="ETRI-김종원" w:date="2019-12-10T10:44:00Z">
              <w:rPr>
                <w:rFonts w:ascii="바탕" w:hAnsi="바탕" w:hint="eastAsia"/>
              </w:rPr>
            </w:rPrChange>
          </w:rPr>
          <w:t>선형적</w:t>
        </w:r>
      </w:ins>
      <w:ins w:id="20910" w:author="박 진상" w:date="2019-10-08T06:12:00Z">
        <w:del w:id="20911" w:author="ETRI-김종원" w:date="2019-12-03T09:16:00Z">
          <w:r w:rsidR="00087689" w:rsidRPr="002646CB" w:rsidDel="002A7621">
            <w:rPr>
              <w:rFonts w:ascii="바탕" w:hAnsi="바탕" w:hint="eastAsia"/>
              <w:rPrChange w:id="20912" w:author="ETRI-김종원" w:date="2019-12-10T10:44:00Z">
                <w:rPr>
                  <w:rFonts w:hint="eastAsia"/>
                </w:rPr>
              </w:rPrChange>
            </w:rPr>
            <w:delText>직선적</w:delText>
          </w:r>
        </w:del>
        <w:r w:rsidR="00087689" w:rsidRPr="002646CB">
          <w:rPr>
            <w:rFonts w:ascii="바탕" w:hAnsi="바탕" w:hint="eastAsia"/>
            <w:rPrChange w:id="20913" w:author="ETRI-김종원" w:date="2019-12-10T10:44:00Z">
              <w:rPr>
                <w:rFonts w:hint="eastAsia"/>
              </w:rPr>
            </w:rPrChange>
          </w:rPr>
          <w:t>으로</w:t>
        </w:r>
        <w:r w:rsidR="00087689" w:rsidRPr="002646CB">
          <w:rPr>
            <w:rFonts w:ascii="바탕" w:hAnsi="바탕"/>
            <w:rPrChange w:id="2091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915" w:author="ETRI-김종원" w:date="2019-12-10T10:44:00Z">
              <w:rPr>
                <w:rFonts w:hint="eastAsia"/>
              </w:rPr>
            </w:rPrChange>
          </w:rPr>
          <w:t>감소하여</w:t>
        </w:r>
        <w:r w:rsidR="00087689" w:rsidRPr="002646CB">
          <w:rPr>
            <w:rFonts w:ascii="바탕" w:hAnsi="바탕"/>
            <w:rPrChange w:id="20916" w:author="ETRI-김종원" w:date="2019-12-10T10:44:00Z">
              <w:rPr/>
            </w:rPrChange>
          </w:rPr>
          <w:t xml:space="preserve">, </w:t>
        </w:r>
      </w:ins>
      <w:ins w:id="20917" w:author="박 진상" w:date="2019-10-28T18:25:00Z">
        <w:r w:rsidRPr="002646CB">
          <w:rPr>
            <w:rFonts w:ascii="바탕" w:hAnsi="바탕" w:hint="eastAsia"/>
            <w:rPrChange w:id="20918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0919" w:author="박 진상" w:date="2019-10-08T06:12:00Z">
        <w:r w:rsidR="00087689" w:rsidRPr="002646CB">
          <w:rPr>
            <w:rFonts w:ascii="바탕" w:hAnsi="바탕" w:hint="eastAsia"/>
            <w:rPrChange w:id="20920" w:author="ETRI-김종원" w:date="2019-12-10T10:44:00Z">
              <w:rPr>
                <w:rFonts w:hint="eastAsia"/>
              </w:rPr>
            </w:rPrChange>
          </w:rPr>
          <w:t>가</w:t>
        </w:r>
        <w:r w:rsidR="00087689" w:rsidRPr="002646CB">
          <w:rPr>
            <w:rFonts w:ascii="바탕" w:hAnsi="바탕"/>
            <w:rPrChange w:id="20921" w:author="ETRI-김종원" w:date="2019-12-10T10:44:00Z">
              <w:rPr/>
            </w:rPrChange>
          </w:rPr>
          <w:t xml:space="preserve"> 30 ~ 100%</w:t>
        </w:r>
        <w:r w:rsidR="00087689" w:rsidRPr="002646CB">
          <w:rPr>
            <w:rFonts w:ascii="바탕" w:hAnsi="바탕" w:hint="eastAsia"/>
            <w:rPrChange w:id="20922" w:author="ETRI-김종원" w:date="2019-12-10T10:44:00Z">
              <w:rPr>
                <w:rFonts w:hint="eastAsia"/>
              </w:rPr>
            </w:rPrChange>
          </w:rPr>
          <w:t>일</w:t>
        </w:r>
        <w:r w:rsidR="00087689" w:rsidRPr="002646CB">
          <w:rPr>
            <w:rFonts w:ascii="바탕" w:hAnsi="바탕"/>
            <w:rPrChange w:id="2092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924" w:author="ETRI-김종원" w:date="2019-12-10T10:44:00Z">
              <w:rPr>
                <w:rFonts w:hint="eastAsia"/>
              </w:rPr>
            </w:rPrChange>
          </w:rPr>
          <w:t>때</w:t>
        </w:r>
        <w:r w:rsidR="00087689" w:rsidRPr="002646CB">
          <w:rPr>
            <w:rFonts w:ascii="바탕" w:hAnsi="바탕"/>
            <w:rPrChange w:id="20925" w:author="ETRI-김종원" w:date="2019-12-10T10:44:00Z">
              <w:rPr/>
            </w:rPrChange>
          </w:rPr>
          <w:t xml:space="preserve"> </w:t>
        </w:r>
      </w:ins>
      <w:ins w:id="20926" w:author="박 진상" w:date="2019-10-29T12:20:00Z">
        <w:r w:rsidR="005B6627" w:rsidRPr="002646CB">
          <w:rPr>
            <w:rFonts w:ascii="바탕" w:hAnsi="바탕" w:hint="eastAsia"/>
            <w:rPrChange w:id="20927" w:author="ETRI-김종원" w:date="2019-12-10T10:44:00Z">
              <w:rPr>
                <w:rFonts w:ascii="바탕" w:hAnsi="바탕" w:hint="eastAsia"/>
              </w:rPr>
            </w:rPrChange>
          </w:rPr>
          <w:t>인센티브단가</w:t>
        </w:r>
      </w:ins>
      <w:ins w:id="20928" w:author="박 진상" w:date="2019-10-08T06:12:00Z">
        <w:r w:rsidR="00087689" w:rsidRPr="002646CB">
          <w:rPr>
            <w:rFonts w:ascii="바탕" w:hAnsi="바탕" w:hint="eastAsia"/>
            <w:rPrChange w:id="20929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Fonts w:ascii="바탕" w:hAnsi="바탕"/>
            <w:rPrChange w:id="20930" w:author="ETRI-김종원" w:date="2019-12-10T10:44:00Z">
              <w:rPr/>
            </w:rPrChange>
          </w:rPr>
          <w:t xml:space="preserve"> 0</w:t>
        </w:r>
        <w:r w:rsidR="00087689" w:rsidRPr="002646CB">
          <w:rPr>
            <w:rFonts w:ascii="바탕" w:hAnsi="바탕" w:hint="eastAsia"/>
            <w:rPrChange w:id="20931" w:author="ETRI-김종원" w:date="2019-12-10T10:44:00Z">
              <w:rPr>
                <w:rFonts w:hint="eastAsia"/>
              </w:rPr>
            </w:rPrChange>
          </w:rPr>
          <w:t>배를</w:t>
        </w:r>
        <w:r w:rsidR="00087689" w:rsidRPr="002646CB">
          <w:rPr>
            <w:rFonts w:ascii="바탕" w:hAnsi="바탕"/>
            <w:rPrChange w:id="2093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20933" w:author="ETRI-김종원" w:date="2019-12-10T10:44:00Z">
              <w:rPr>
                <w:rFonts w:hint="eastAsia"/>
              </w:rPr>
            </w:rPrChange>
          </w:rPr>
          <w:t>지급한다</w:t>
        </w:r>
        <w:r w:rsidR="00087689" w:rsidRPr="002646CB">
          <w:rPr>
            <w:rFonts w:ascii="바탕" w:hAnsi="바탕"/>
            <w:rPrChange w:id="20934" w:author="ETRI-김종원" w:date="2019-12-10T10:44:00Z">
              <w:rPr/>
            </w:rPrChange>
          </w:rPr>
          <w:t>.</w:t>
        </w:r>
      </w:ins>
    </w:p>
    <w:p w14:paraId="1AF45FE2" w14:textId="77777777" w:rsidR="00314A58" w:rsidRPr="002646CB" w:rsidRDefault="00314A58" w:rsidP="00087689">
      <w:pPr>
        <w:rPr>
          <w:ins w:id="20935" w:author="박 진상" w:date="2019-10-08T06:12:00Z"/>
          <w:rFonts w:ascii="바탕" w:hAnsi="바탕"/>
          <w:noProof w:val="0"/>
          <w:rPrChange w:id="20936" w:author="ETRI-김종원" w:date="2019-12-10T10:44:00Z">
            <w:rPr>
              <w:ins w:id="20937" w:author="박 진상" w:date="2019-10-08T06:12:00Z"/>
              <w:noProof w:val="0"/>
            </w:rPr>
          </w:rPrChange>
        </w:rPr>
      </w:pPr>
    </w:p>
    <w:p w14:paraId="38D7D713" w14:textId="596440E3" w:rsidR="00087689" w:rsidRPr="002646CB" w:rsidDel="00314A58" w:rsidRDefault="00087689" w:rsidP="00087689">
      <w:pPr>
        <w:rPr>
          <w:ins w:id="20938" w:author="박 진상" w:date="2019-10-08T06:18:00Z"/>
          <w:del w:id="20939" w:author="ETRI-김종원" w:date="2019-11-04T20:21:00Z"/>
          <w:rPrChange w:id="20940" w:author="ETRI-김종원" w:date="2019-12-10T10:44:00Z">
            <w:rPr>
              <w:ins w:id="20941" w:author="박 진상" w:date="2019-10-08T06:18:00Z"/>
              <w:del w:id="20942" w:author="ETRI-김종원" w:date="2019-11-04T20:21:00Z"/>
            </w:rPr>
          </w:rPrChange>
        </w:rPr>
      </w:pPr>
    </w:p>
    <w:p w14:paraId="79B7A773" w14:textId="0E0903BD" w:rsidR="00087689" w:rsidRPr="002646CB" w:rsidDel="00314A58" w:rsidRDefault="009D2574">
      <w:pPr>
        <w:jc w:val="center"/>
        <w:rPr>
          <w:ins w:id="20943" w:author="박 진상" w:date="2019-10-08T06:18:00Z"/>
          <w:del w:id="20944" w:author="ETRI-김종원" w:date="2019-11-04T20:22:00Z"/>
          <w:rPrChange w:id="20945" w:author="ETRI-김종원" w:date="2019-12-10T10:44:00Z">
            <w:rPr>
              <w:ins w:id="20946" w:author="박 진상" w:date="2019-10-08T06:18:00Z"/>
              <w:del w:id="20947" w:author="ETRI-김종원" w:date="2019-11-04T20:22:00Z"/>
            </w:rPr>
          </w:rPrChange>
        </w:rPr>
        <w:pPrChange w:id="20948" w:author="ETRI-김종원" w:date="2019-11-04T20:02:00Z">
          <w:pPr/>
        </w:pPrChange>
      </w:pPr>
      <w:ins w:id="20949" w:author="박 진상" w:date="2019-10-28T21:37:00Z">
        <w:del w:id="20950" w:author="ETRI-김종원" w:date="2019-11-04T20:02:00Z">
          <w:r w:rsidRPr="002646CB" w:rsidDel="007A01CF">
            <w:rPr>
              <w:lang w:val="en-US"/>
              <w:rPrChange w:id="20951" w:author="ETRI-김종원" w:date="2019-12-10T10:44:00Z">
                <w:rPr>
                  <w:lang w:val="en-US"/>
                </w:rPr>
              </w:rPrChange>
            </w:rPr>
            <w:drawing>
              <wp:inline distT="0" distB="0" distL="0" distR="0" wp14:anchorId="33435A98" wp14:editId="62031857">
                <wp:extent cx="5946412" cy="2717824"/>
                <wp:effectExtent l="0" t="0" r="0" b="6350"/>
                <wp:docPr id="17" name="그림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0333" cy="27287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  <w:ins w:id="20952" w:author="ETRI-김종원" w:date="2019-11-04T20:08:00Z">
        <w:r w:rsidR="008C2857" w:rsidRPr="002646CB">
          <w:rPr>
            <w:lang w:val="en-US"/>
            <w:rPrChange w:id="20953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0AE13498" wp14:editId="52A8EB3D">
              <wp:extent cx="5905500" cy="2171700"/>
              <wp:effectExtent l="0" t="0" r="0" b="0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6139" cy="2171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6D53F4" w14:textId="4CB83A41" w:rsidR="00087689" w:rsidRPr="002646CB" w:rsidRDefault="00087689">
      <w:pPr>
        <w:jc w:val="center"/>
        <w:rPr>
          <w:ins w:id="20954" w:author="박 진상" w:date="2019-10-08T06:12:00Z"/>
          <w:rPrChange w:id="20955" w:author="ETRI-김종원" w:date="2019-12-10T10:44:00Z">
            <w:rPr>
              <w:ins w:id="20956" w:author="박 진상" w:date="2019-10-08T06:12:00Z"/>
            </w:rPr>
          </w:rPrChange>
        </w:rPr>
        <w:pPrChange w:id="20957" w:author="ETRI-김종원" w:date="2019-11-04T20:22:00Z">
          <w:pPr/>
        </w:pPrChange>
      </w:pPr>
    </w:p>
    <w:p w14:paraId="2805E900" w14:textId="4547E09A" w:rsidR="00087689" w:rsidRPr="002646CB" w:rsidRDefault="00087689" w:rsidP="00087689">
      <w:pPr>
        <w:pStyle w:val="aff"/>
        <w:jc w:val="center"/>
        <w:rPr>
          <w:ins w:id="20958" w:author="박 진상" w:date="2019-10-08T06:20:00Z"/>
          <w:rPrChange w:id="20959" w:author="ETRI-김종원" w:date="2019-12-10T10:44:00Z">
            <w:rPr>
              <w:ins w:id="20960" w:author="박 진상" w:date="2019-10-08T06:20:00Z"/>
            </w:rPr>
          </w:rPrChange>
        </w:rPr>
      </w:pPr>
      <w:ins w:id="20961" w:author="박 진상" w:date="2019-10-08T06:12:00Z">
        <w:r w:rsidRPr="002646CB">
          <w:rPr>
            <w:rFonts w:hint="eastAsia"/>
            <w:rPrChange w:id="20962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20963" w:author="ETRI-김종원" w:date="2019-12-10T10:44:00Z">
              <w:rPr/>
            </w:rPrChange>
          </w:rPr>
          <w:t xml:space="preserve"> 4  </w:t>
        </w:r>
      </w:ins>
      <w:ins w:id="20964" w:author="박 진상" w:date="2019-10-28T18:25:00Z">
        <w:r w:rsidR="00DC4888" w:rsidRPr="002646CB">
          <w:rPr>
            <w:rFonts w:hint="eastAsia"/>
            <w:rPrChange w:id="20965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0966" w:author="박 진상" w:date="2019-10-08T06:12:00Z">
        <w:r w:rsidRPr="002646CB">
          <w:rPr>
            <w:rPrChange w:id="20967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0968" w:author="ETRI-김종원" w:date="2019-12-10T10:44:00Z">
              <w:rPr>
                <w:rFonts w:hint="eastAsia"/>
              </w:rPr>
            </w:rPrChange>
          </w:rPr>
          <w:t>인센티브지급률</w:t>
        </w:r>
      </w:ins>
    </w:p>
    <w:p w14:paraId="06BE8FEF" w14:textId="4C084078" w:rsidR="004E18D8" w:rsidRPr="002646CB" w:rsidRDefault="004E18D8">
      <w:pPr>
        <w:widowControl/>
        <w:wordWrap/>
        <w:autoSpaceDE/>
        <w:autoSpaceDN/>
        <w:spacing w:line="240" w:lineRule="auto"/>
        <w:jc w:val="left"/>
        <w:rPr>
          <w:ins w:id="20969" w:author="박 진상" w:date="2019-10-08T06:21:00Z"/>
          <w:rPrChange w:id="20970" w:author="ETRI-김종원" w:date="2019-12-10T10:44:00Z">
            <w:rPr>
              <w:ins w:id="20971" w:author="박 진상" w:date="2019-10-08T06:21:00Z"/>
            </w:rPr>
          </w:rPrChange>
        </w:rPr>
      </w:pPr>
      <w:ins w:id="20972" w:author="박 진상" w:date="2019-10-08T06:21:00Z">
        <w:r w:rsidRPr="002646CB">
          <w:rPr>
            <w:rPrChange w:id="20973" w:author="ETRI-김종원" w:date="2019-12-10T10:44:00Z">
              <w:rPr/>
            </w:rPrChange>
          </w:rPr>
          <w:br w:type="page"/>
        </w:r>
      </w:ins>
    </w:p>
    <w:p w14:paraId="190C1896" w14:textId="287C13FD" w:rsidR="00930BC1" w:rsidRPr="002646CB" w:rsidDel="00AD22B1" w:rsidRDefault="00DC4888" w:rsidP="00930BC1">
      <w:pPr>
        <w:pStyle w:val="24"/>
        <w:wordWrap/>
        <w:rPr>
          <w:ins w:id="20974" w:author="박 진상" w:date="2019-10-08T06:01:00Z"/>
          <w:del w:id="20975" w:author="ETRI-김종원" w:date="2019-11-04T20:24:00Z"/>
          <w:lang w:eastAsia="ko-KR"/>
          <w:rPrChange w:id="20976" w:author="ETRI-김종원" w:date="2019-12-10T10:44:00Z">
            <w:rPr>
              <w:ins w:id="20977" w:author="박 진상" w:date="2019-10-08T06:01:00Z"/>
              <w:del w:id="20978" w:author="ETRI-김종원" w:date="2019-11-04T20:24:00Z"/>
              <w:lang w:eastAsia="ko-KR"/>
            </w:rPr>
          </w:rPrChange>
        </w:rPr>
      </w:pPr>
      <w:ins w:id="20979" w:author="박 진상" w:date="2019-10-28T18:24:00Z">
        <w:del w:id="20980" w:author="ETRI-김종원" w:date="2019-11-04T20:24:00Z">
          <w:r w:rsidRPr="002646CB" w:rsidDel="00AD22B1">
            <w:rPr>
              <w:rFonts w:hint="eastAsia"/>
              <w:lang w:eastAsia="ko-KR"/>
              <w:rPrChange w:id="20981" w:author="ETRI-김종원" w:date="2019-12-10T10:44:00Z">
                <w:rPr>
                  <w:rFonts w:hint="eastAsia"/>
                  <w:lang w:eastAsia="ko-KR"/>
                </w:rPr>
              </w:rPrChange>
            </w:rPr>
            <w:lastRenderedPageBreak/>
            <w:delText>변동</w:delText>
          </w:r>
        </w:del>
      </w:ins>
      <w:ins w:id="20982" w:author="박 진상" w:date="2019-10-08T06:01:00Z">
        <w:del w:id="20983" w:author="ETRI-김종원" w:date="2019-11-04T20:24:00Z">
          <w:r w:rsidR="00930BC1" w:rsidRPr="002646CB" w:rsidDel="00AD22B1">
            <w:rPr>
              <w:rFonts w:hint="eastAsia"/>
              <w:lang w:eastAsia="ko-KR"/>
              <w:rPrChange w:id="20984" w:author="ETRI-김종원" w:date="2019-12-10T10:44:00Z">
                <w:rPr>
                  <w:rFonts w:hint="eastAsia"/>
                  <w:lang w:eastAsia="ko-KR"/>
                </w:rPr>
              </w:rPrChange>
            </w:rPr>
            <w:delText>지표</w:delText>
          </w:r>
          <w:r w:rsidR="00930BC1" w:rsidRPr="002646CB" w:rsidDel="00AD22B1">
            <w:rPr>
              <w:lang w:eastAsia="ko-KR"/>
              <w:rPrChange w:id="20985" w:author="ETRI-김종원" w:date="2019-12-10T10:44:00Z">
                <w:rPr>
                  <w:lang w:eastAsia="ko-KR"/>
                </w:rPr>
              </w:rPrChange>
            </w:rPr>
            <w:delText xml:space="preserve"> </w:delText>
          </w:r>
          <w:r w:rsidR="00930BC1" w:rsidRPr="002646CB" w:rsidDel="00AD22B1">
            <w:rPr>
              <w:rFonts w:hint="eastAsia"/>
              <w:lang w:eastAsia="ko-KR"/>
              <w:rPrChange w:id="20986" w:author="ETRI-김종원" w:date="2019-12-10T10:44:00Z">
                <w:rPr>
                  <w:rFonts w:hint="eastAsia"/>
                  <w:lang w:eastAsia="ko-KR"/>
                </w:rPr>
              </w:rPrChange>
            </w:rPr>
            <w:delText>인센티브지급률</w:delText>
          </w:r>
        </w:del>
      </w:ins>
      <w:ins w:id="20987" w:author="박 진상" w:date="2019-10-28T21:12:00Z">
        <w:del w:id="20988" w:author="ETRI-김종원" w:date="2019-11-04T20:24:00Z">
          <w:r w:rsidR="007A4B52" w:rsidRPr="002646CB" w:rsidDel="00AD22B1">
            <w:rPr>
              <w:rFonts w:hint="eastAsia"/>
              <w:lang w:eastAsia="ko-KR"/>
              <w:rPrChange w:id="20989" w:author="ETRI-김종원" w:date="2019-12-10T10:44:00Z">
                <w:rPr>
                  <w:rFonts w:hint="eastAsia"/>
                  <w:lang w:eastAsia="ko-KR"/>
                </w:rPr>
              </w:rPrChange>
            </w:rPr>
            <w:delText>(</w:delText>
          </w:r>
          <w:r w:rsidR="007A4B52" w:rsidRPr="002646CB" w:rsidDel="00AD22B1">
            <w:rPr>
              <w:lang w:eastAsia="ko-KR"/>
              <w:rPrChange w:id="20990" w:author="ETRI-김종원" w:date="2019-12-10T10:44:00Z">
                <w:rPr>
                  <w:lang w:eastAsia="ko-KR"/>
                </w:rPr>
              </w:rPrChange>
            </w:rPr>
            <w:delText>IRVI)</w:delText>
          </w:r>
        </w:del>
      </w:ins>
      <w:ins w:id="20991" w:author="박 진상" w:date="2019-10-08T06:01:00Z">
        <w:del w:id="20992" w:author="ETRI-김종원" w:date="2019-11-04T20:24:00Z">
          <w:r w:rsidR="00930BC1" w:rsidRPr="002646CB" w:rsidDel="00AD22B1">
            <w:rPr>
              <w:rFonts w:hint="eastAsia"/>
              <w:lang w:eastAsia="ko-KR"/>
              <w:rPrChange w:id="20993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="00930BC1" w:rsidRPr="002646CB" w:rsidDel="00AD22B1">
            <w:rPr>
              <w:rFonts w:hint="eastAsia"/>
              <w:lang w:eastAsia="ko-KR"/>
              <w:rPrChange w:id="20994" w:author="ETRI-김종원" w:date="2019-12-10T10:44:00Z">
                <w:rPr>
                  <w:rFonts w:hint="eastAsia"/>
                  <w:lang w:eastAsia="ko-KR"/>
                </w:rPr>
              </w:rPrChange>
            </w:rPr>
            <w:delText>산정</w:delText>
          </w:r>
          <w:r w:rsidR="00930BC1" w:rsidRPr="002646CB" w:rsidDel="00AD22B1">
            <w:rPr>
              <w:rFonts w:hint="eastAsia"/>
              <w:lang w:eastAsia="ko-KR"/>
              <w:rPrChange w:id="20995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="00930BC1" w:rsidRPr="002646CB" w:rsidDel="00AD22B1">
            <w:rPr>
              <w:rFonts w:hint="eastAsia"/>
              <w:lang w:eastAsia="ko-KR"/>
              <w:rPrChange w:id="20996" w:author="ETRI-김종원" w:date="2019-12-10T10:44:00Z">
                <w:rPr>
                  <w:rFonts w:hint="eastAsia"/>
                  <w:lang w:eastAsia="ko-KR"/>
                </w:rPr>
              </w:rPrChange>
            </w:rPr>
            <w:delText>방법</w:delText>
          </w:r>
        </w:del>
      </w:ins>
    </w:p>
    <w:p w14:paraId="714FC112" w14:textId="0E9F0012" w:rsidR="00AD22B1" w:rsidRPr="002646CB" w:rsidRDefault="00AD22B1" w:rsidP="00AD22B1">
      <w:pPr>
        <w:pStyle w:val="KSDTA1"/>
        <w:numPr>
          <w:ilvl w:val="0"/>
          <w:numId w:val="0"/>
        </w:numPr>
        <w:rPr>
          <w:ins w:id="20997" w:author="ETRI-김종원" w:date="2019-11-04T20:24:00Z"/>
          <w:rFonts w:eastAsia="MS Mincho"/>
          <w:lang w:eastAsia="ko-KR"/>
          <w:rPrChange w:id="20998" w:author="ETRI-김종원" w:date="2019-12-10T10:44:00Z">
            <w:rPr>
              <w:ins w:id="20999" w:author="ETRI-김종원" w:date="2019-11-04T20:24:00Z"/>
              <w:rFonts w:eastAsia="MS Mincho"/>
              <w:lang w:eastAsia="ko-KR"/>
            </w:rPr>
          </w:rPrChange>
        </w:rPr>
      </w:pPr>
      <w:bookmarkStart w:id="21000" w:name="_Toc26867868"/>
      <w:ins w:id="21001" w:author="ETRI-김종원" w:date="2019-11-04T20:24:00Z">
        <w:r w:rsidRPr="002646CB">
          <w:rPr>
            <w:szCs w:val="24"/>
            <w:lang w:eastAsia="ko-KR"/>
            <w:rPrChange w:id="21002" w:author="ETRI-김종원" w:date="2019-12-10T10:44:00Z">
              <w:rPr>
                <w:szCs w:val="24"/>
                <w:lang w:eastAsia="ko-KR"/>
              </w:rPr>
            </w:rPrChange>
          </w:rPr>
          <w:t>A.3</w:t>
        </w:r>
        <w:r w:rsidRPr="002646CB">
          <w:rPr>
            <w:b w:val="0"/>
            <w:szCs w:val="24"/>
            <w:lang w:eastAsia="ko-KR"/>
            <w:rPrChange w:id="21003" w:author="ETRI-김종원" w:date="2019-12-10T10:44:00Z">
              <w:rPr>
                <w:b w:val="0"/>
                <w:szCs w:val="24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1004" w:author="ETRI-김종원" w:date="2019-12-10T10:44:00Z">
              <w:rPr>
                <w:rFonts w:hint="eastAsia"/>
                <w:lang w:eastAsia="ko-KR"/>
              </w:rPr>
            </w:rPrChange>
          </w:rPr>
          <w:t>변동지표</w:t>
        </w:r>
        <w:r w:rsidRPr="002646CB">
          <w:rPr>
            <w:rFonts w:hint="eastAsia"/>
            <w:lang w:eastAsia="ko-KR"/>
            <w:rPrChange w:id="21005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1006" w:author="ETRI-김종원" w:date="2019-12-10T10:44:00Z">
              <w:rPr>
                <w:rFonts w:hint="eastAsia"/>
                <w:lang w:eastAsia="ko-KR"/>
              </w:rPr>
            </w:rPrChange>
          </w:rPr>
          <w:t>인센티브지급률</w:t>
        </w:r>
        <w:r w:rsidRPr="002646CB">
          <w:rPr>
            <w:rFonts w:hint="eastAsia"/>
            <w:lang w:eastAsia="ko-KR"/>
            <w:rPrChange w:id="21007" w:author="ETRI-김종원" w:date="2019-12-10T10:44:00Z">
              <w:rPr>
                <w:rFonts w:hint="eastAsia"/>
                <w:lang w:eastAsia="ko-KR"/>
              </w:rPr>
            </w:rPrChange>
          </w:rPr>
          <w:t>(</w:t>
        </w:r>
        <w:r w:rsidRPr="002646CB">
          <w:rPr>
            <w:lang w:eastAsia="ko-KR"/>
            <w:rPrChange w:id="21008" w:author="ETRI-김종원" w:date="2019-12-10T10:44:00Z">
              <w:rPr>
                <w:lang w:eastAsia="ko-KR"/>
              </w:rPr>
            </w:rPrChange>
          </w:rPr>
          <w:t xml:space="preserve">IRVI) </w:t>
        </w:r>
        <w:r w:rsidRPr="002646CB">
          <w:rPr>
            <w:rFonts w:hint="eastAsia"/>
            <w:lang w:eastAsia="ko-KR"/>
            <w:rPrChange w:id="21009" w:author="ETRI-김종원" w:date="2019-12-10T10:44:00Z">
              <w:rPr>
                <w:rFonts w:hint="eastAsia"/>
                <w:lang w:eastAsia="ko-KR"/>
              </w:rPr>
            </w:rPrChange>
          </w:rPr>
          <w:t>산정</w:t>
        </w:r>
        <w:r w:rsidRPr="002646CB">
          <w:rPr>
            <w:rFonts w:hint="eastAsia"/>
            <w:lang w:eastAsia="ko-KR"/>
            <w:rPrChange w:id="21010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1011" w:author="ETRI-김종원" w:date="2019-12-10T10:44:00Z">
              <w:rPr>
                <w:rFonts w:hint="eastAsia"/>
                <w:lang w:eastAsia="ko-KR"/>
              </w:rPr>
            </w:rPrChange>
          </w:rPr>
          <w:t>방법</w:t>
        </w:r>
        <w:bookmarkEnd w:id="21000"/>
      </w:ins>
    </w:p>
    <w:p w14:paraId="0017F75B" w14:textId="77777777" w:rsidR="00930BC1" w:rsidRPr="002646CB" w:rsidRDefault="00930BC1" w:rsidP="00930BC1">
      <w:pPr>
        <w:rPr>
          <w:ins w:id="21012" w:author="박 진상" w:date="2019-10-08T06:01:00Z"/>
          <w:lang w:val="de-DE"/>
          <w:rPrChange w:id="21013" w:author="ETRI-김종원" w:date="2019-12-10T10:44:00Z">
            <w:rPr>
              <w:ins w:id="21014" w:author="박 진상" w:date="2019-10-08T06:01:00Z"/>
            </w:rPr>
          </w:rPrChange>
        </w:rPr>
      </w:pPr>
    </w:p>
    <w:p w14:paraId="0F4DCCD2" w14:textId="0E3B23F4" w:rsidR="00087689" w:rsidRPr="002646CB" w:rsidRDefault="00DC4888" w:rsidP="00087689">
      <w:pPr>
        <w:rPr>
          <w:ins w:id="21015" w:author="박 진상" w:date="2019-10-08T06:12:00Z"/>
          <w:noProof w:val="0"/>
          <w:rPrChange w:id="21016" w:author="ETRI-김종원" w:date="2019-12-10T10:44:00Z">
            <w:rPr>
              <w:ins w:id="21017" w:author="박 진상" w:date="2019-10-08T06:12:00Z"/>
              <w:noProof w:val="0"/>
            </w:rPr>
          </w:rPrChange>
        </w:rPr>
      </w:pPr>
      <w:ins w:id="21018" w:author="박 진상" w:date="2019-10-28T18:26:00Z">
        <w:r w:rsidRPr="002646CB">
          <w:rPr>
            <w:rFonts w:hint="eastAsia"/>
            <w:rPrChange w:id="21019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020" w:author="박 진상" w:date="2019-10-08T06:12:00Z">
        <w:r w:rsidR="00087689" w:rsidRPr="002646CB">
          <w:rPr>
            <w:rFonts w:hint="eastAsia"/>
            <w:rPrChange w:id="21021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PrChange w:id="2102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23" w:author="ETRI-김종원" w:date="2019-12-10T10:44:00Z">
              <w:rPr>
                <w:rFonts w:hint="eastAsia"/>
              </w:rPr>
            </w:rPrChange>
          </w:rPr>
          <w:t>의하여</w:t>
        </w:r>
        <w:r w:rsidR="00087689" w:rsidRPr="002646CB">
          <w:rPr>
            <w:rPrChange w:id="2102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25" w:author="ETRI-김종원" w:date="2019-12-10T10:44:00Z">
              <w:rPr>
                <w:rFonts w:hint="eastAsia"/>
              </w:rPr>
            </w:rPrChange>
          </w:rPr>
          <w:t>인센티브를</w:t>
        </w:r>
        <w:r w:rsidR="00087689" w:rsidRPr="002646CB">
          <w:rPr>
            <w:rPrChange w:id="21026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27" w:author="ETRI-김종원" w:date="2019-12-10T10:44:00Z">
              <w:rPr>
                <w:rFonts w:hint="eastAsia"/>
              </w:rPr>
            </w:rPrChange>
          </w:rPr>
          <w:t>지급하는</w:t>
        </w:r>
        <w:r w:rsidR="00087689" w:rsidRPr="002646CB">
          <w:rPr>
            <w:rPrChange w:id="21028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29" w:author="ETRI-김종원" w:date="2019-12-10T10:44:00Z">
              <w:rPr>
                <w:rFonts w:hint="eastAsia"/>
              </w:rPr>
            </w:rPrChange>
          </w:rPr>
          <w:t>방법은</w:t>
        </w:r>
        <w:r w:rsidR="00087689" w:rsidRPr="002646CB">
          <w:rPr>
            <w:rPrChange w:id="21030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31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PrChange w:id="21032" w:author="ETRI-김종원" w:date="2019-12-10T10:44:00Z">
              <w:rPr/>
            </w:rPrChange>
          </w:rPr>
          <w:t xml:space="preserve"> 5</w:t>
        </w:r>
        <w:r w:rsidR="00087689" w:rsidRPr="002646CB">
          <w:rPr>
            <w:rFonts w:hint="eastAsia"/>
            <w:rPrChange w:id="21033" w:author="ETRI-김종원" w:date="2019-12-10T10:44:00Z">
              <w:rPr>
                <w:rFonts w:hint="eastAsia"/>
              </w:rPr>
            </w:rPrChange>
          </w:rPr>
          <w:t>와</w:t>
        </w:r>
        <w:r w:rsidR="00087689" w:rsidRPr="002646CB">
          <w:rPr>
            <w:rPrChange w:id="2103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35" w:author="ETRI-김종원" w:date="2019-12-10T10:44:00Z">
              <w:rPr>
                <w:rFonts w:hint="eastAsia"/>
              </w:rPr>
            </w:rPrChange>
          </w:rPr>
          <w:t>같다</w:t>
        </w:r>
        <w:r w:rsidR="00087689" w:rsidRPr="002646CB">
          <w:rPr>
            <w:rPrChange w:id="21036" w:author="ETRI-김종원" w:date="2019-12-10T10:44:00Z">
              <w:rPr/>
            </w:rPrChange>
          </w:rPr>
          <w:t xml:space="preserve">. </w:t>
        </w:r>
        <w:r w:rsidR="00087689" w:rsidRPr="002646CB">
          <w:rPr>
            <w:rFonts w:hint="eastAsia"/>
            <w:rPrChange w:id="21037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PrChange w:id="21038" w:author="ETRI-김종원" w:date="2019-12-10T10:44:00Z">
              <w:rPr/>
            </w:rPrChange>
          </w:rPr>
          <w:t xml:space="preserve"> 5</w:t>
        </w:r>
        <w:r w:rsidR="00087689" w:rsidRPr="002646CB">
          <w:rPr>
            <w:rFonts w:hint="eastAsia"/>
            <w:rPrChange w:id="21039" w:author="ETRI-김종원" w:date="2019-12-10T10:44:00Z">
              <w:rPr>
                <w:rFonts w:hint="eastAsia"/>
              </w:rPr>
            </w:rPrChange>
          </w:rPr>
          <w:t>에서</w:t>
        </w:r>
        <w:r w:rsidR="00087689" w:rsidRPr="002646CB">
          <w:rPr>
            <w:rPrChange w:id="21040" w:author="ETRI-김종원" w:date="2019-12-10T10:44:00Z">
              <w:rPr/>
            </w:rPrChange>
          </w:rPr>
          <w:t xml:space="preserve"> </w:t>
        </w:r>
      </w:ins>
      <w:ins w:id="21041" w:author="박 진상" w:date="2019-10-28T18:26:00Z">
        <w:r w:rsidRPr="002646CB">
          <w:rPr>
            <w:rFonts w:hint="eastAsia"/>
            <w:rPrChange w:id="21042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043" w:author="박 진상" w:date="2019-10-08T06:12:00Z">
        <w:r w:rsidR="00087689" w:rsidRPr="002646CB">
          <w:rPr>
            <w:rPrChange w:id="2104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45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1046" w:author="박 진상" w:date="2019-10-28T21:06:00Z">
        <w:r w:rsidR="005D6AAC" w:rsidRPr="002646CB">
          <w:rPr>
            <w:rFonts w:hint="eastAsia"/>
            <w:rPrChange w:id="21047" w:author="ETRI-김종원" w:date="2019-12-10T10:44:00Z">
              <w:rPr>
                <w:rFonts w:hint="eastAsia"/>
              </w:rPr>
            </w:rPrChange>
          </w:rPr>
          <w:t>(</w:t>
        </w:r>
      </w:ins>
      <w:ins w:id="21048" w:author="박 진상" w:date="2019-10-08T06:12:00Z">
        <w:r w:rsidR="00087689" w:rsidRPr="002646CB">
          <w:rPr>
            <w:rPrChange w:id="21049" w:author="ETRI-김종원" w:date="2019-12-10T10:44:00Z">
              <w:rPr/>
            </w:rPrChange>
          </w:rPr>
          <w:t>IR</w:t>
        </w:r>
      </w:ins>
      <w:ins w:id="21050" w:author="박 진상" w:date="2019-10-15T20:04:00Z">
        <w:r w:rsidR="00E34BCB" w:rsidRPr="002646CB">
          <w:rPr>
            <w:rPrChange w:id="21051" w:author="ETRI-김종원" w:date="2019-12-10T10:44:00Z">
              <w:rPr/>
            </w:rPrChange>
          </w:rPr>
          <w:t>VI</w:t>
        </w:r>
      </w:ins>
      <w:ins w:id="21052" w:author="박 진상" w:date="2019-10-28T21:06:00Z">
        <w:r w:rsidR="005D6AAC" w:rsidRPr="002646CB">
          <w:rPr>
            <w:rPrChange w:id="21053" w:author="ETRI-김종원" w:date="2019-12-10T10:44:00Z">
              <w:rPr/>
            </w:rPrChange>
          </w:rPr>
          <w:t>)</w:t>
        </w:r>
      </w:ins>
      <w:ins w:id="21054" w:author="박 진상" w:date="2019-10-08T06:12:00Z">
        <w:r w:rsidR="00087689" w:rsidRPr="002646CB">
          <w:rPr>
            <w:rFonts w:hint="eastAsia"/>
            <w:rPrChange w:id="21055" w:author="ETRI-김종원" w:date="2019-12-10T10:44:00Z">
              <w:rPr>
                <w:rFonts w:hint="eastAsia"/>
              </w:rPr>
            </w:rPrChange>
          </w:rPr>
          <w:t>는</w:t>
        </w:r>
        <w:r w:rsidR="00087689" w:rsidRPr="002646CB">
          <w:rPr>
            <w:rPrChange w:id="21056" w:author="ETRI-김종원" w:date="2019-12-10T10:44:00Z">
              <w:rPr/>
            </w:rPrChange>
          </w:rPr>
          <w:t xml:space="preserve"> </w:t>
        </w:r>
      </w:ins>
      <w:ins w:id="21057" w:author="박 진상" w:date="2019-10-28T18:26:00Z">
        <w:r w:rsidRPr="002646CB">
          <w:rPr>
            <w:rFonts w:hint="eastAsia"/>
            <w:rPrChange w:id="21058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059" w:author="박 진상" w:date="2019-10-28T21:12:00Z">
        <w:r w:rsidR="007A4B52" w:rsidRPr="002646CB">
          <w:rPr>
            <w:rFonts w:hint="eastAsia"/>
            <w:rPrChange w:id="21060" w:author="ETRI-김종원" w:date="2019-12-10T10:44:00Z">
              <w:rPr>
                <w:rFonts w:hint="eastAsia"/>
              </w:rPr>
            </w:rPrChange>
          </w:rPr>
          <w:t>(</w:t>
        </w:r>
      </w:ins>
      <w:ins w:id="21061" w:author="박 진상" w:date="2019-10-15T20:35:00Z">
        <w:r w:rsidR="00AC337B" w:rsidRPr="002646CB">
          <w:rPr>
            <w:rPrChange w:id="21062" w:author="ETRI-김종원" w:date="2019-12-10T10:44:00Z">
              <w:rPr/>
            </w:rPrChange>
          </w:rPr>
          <w:t>VI</w:t>
        </w:r>
      </w:ins>
      <w:ins w:id="21063" w:author="박 진상" w:date="2019-10-08T06:12:00Z">
        <w:r w:rsidR="00087689" w:rsidRPr="002646CB">
          <w:rPr>
            <w:vertAlign w:val="subscript"/>
            <w:rPrChange w:id="21064" w:author="ETRI-김종원" w:date="2019-12-10T10:44:00Z">
              <w:rPr>
                <w:vertAlign w:val="subscript"/>
              </w:rPr>
            </w:rPrChange>
          </w:rPr>
          <w:t>MAPE</w:t>
        </w:r>
      </w:ins>
      <w:ins w:id="21065" w:author="박 진상" w:date="2019-10-28T21:12:00Z">
        <w:r w:rsidR="007A4B52" w:rsidRPr="002646CB">
          <w:rPr>
            <w:rFonts w:hint="eastAsia"/>
            <w:rPrChange w:id="21066" w:author="ETRI-김종원" w:date="2019-12-10T10:44:00Z">
              <w:rPr>
                <w:rFonts w:hint="eastAsia"/>
              </w:rPr>
            </w:rPrChange>
          </w:rPr>
          <w:t>)</w:t>
        </w:r>
        <w:r w:rsidR="007A4B52" w:rsidRPr="002646CB">
          <w:rPr>
            <w:rFonts w:hint="eastAsia"/>
            <w:rPrChange w:id="21067" w:author="ETRI-김종원" w:date="2019-12-10T10:44:00Z">
              <w:rPr>
                <w:rFonts w:hint="eastAsia"/>
              </w:rPr>
            </w:rPrChange>
          </w:rPr>
          <w:t>가</w:t>
        </w:r>
      </w:ins>
      <w:ins w:id="21068" w:author="박 진상" w:date="2019-10-08T06:12:00Z">
        <w:r w:rsidR="00087689" w:rsidRPr="002646CB">
          <w:rPr>
            <w:rPrChange w:id="21069" w:author="ETRI-김종원" w:date="2019-12-10T10:44:00Z">
              <w:rPr/>
            </w:rPrChange>
          </w:rPr>
          <w:t xml:space="preserve"> 0%</w:t>
        </w:r>
        <w:r w:rsidR="00087689" w:rsidRPr="002646CB">
          <w:rPr>
            <w:rFonts w:hint="eastAsia"/>
            <w:rPrChange w:id="21070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PrChange w:id="21071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72" w:author="ETRI-김종원" w:date="2019-12-10T10:44:00Z">
              <w:rPr>
                <w:rFonts w:hint="eastAsia"/>
              </w:rPr>
            </w:rPrChange>
          </w:rPr>
          <w:t>가까울수록</w:t>
        </w:r>
        <w:r w:rsidR="00087689" w:rsidRPr="002646CB">
          <w:rPr>
            <w:rPrChange w:id="2107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74" w:author="ETRI-김종원" w:date="2019-12-10T10:44:00Z">
              <w:rPr>
                <w:rFonts w:hint="eastAsia"/>
              </w:rPr>
            </w:rPrChange>
          </w:rPr>
          <w:t>좋은</w:t>
        </w:r>
        <w:r w:rsidR="00087689" w:rsidRPr="002646CB">
          <w:rPr>
            <w:rPrChange w:id="21075" w:author="ETRI-김종원" w:date="2019-12-10T10:44:00Z">
              <w:rPr/>
            </w:rPrChange>
          </w:rPr>
          <w:t xml:space="preserve"> </w:t>
        </w:r>
      </w:ins>
      <w:ins w:id="21076" w:author="박 진상" w:date="2019-10-28T18:24:00Z">
        <w:r w:rsidRPr="002646CB">
          <w:rPr>
            <w:rFonts w:hint="eastAsia"/>
            <w:rPrChange w:id="21077" w:author="ETRI-김종원" w:date="2019-12-10T10:44:00Z">
              <w:rPr>
                <w:rFonts w:hint="eastAsia"/>
              </w:rPr>
            </w:rPrChange>
          </w:rPr>
          <w:t>변동</w:t>
        </w:r>
      </w:ins>
      <w:ins w:id="21078" w:author="박 진상" w:date="2019-10-28T21:12:00Z">
        <w:r w:rsidR="007A4B52" w:rsidRPr="002646CB">
          <w:rPr>
            <w:rFonts w:hint="eastAsia"/>
            <w:rPrChange w:id="21079" w:author="ETRI-김종원" w:date="2019-12-10T10:44:00Z">
              <w:rPr>
                <w:rFonts w:hint="eastAsia"/>
              </w:rPr>
            </w:rPrChange>
          </w:rPr>
          <w:t>지표를</w:t>
        </w:r>
      </w:ins>
      <w:ins w:id="21080" w:author="박 진상" w:date="2019-10-08T06:12:00Z">
        <w:r w:rsidR="00087689" w:rsidRPr="002646CB">
          <w:rPr>
            <w:rPrChange w:id="21081" w:author="ETRI-김종원" w:date="2019-12-10T10:44:00Z">
              <w:rPr/>
            </w:rPrChange>
          </w:rPr>
          <w:t xml:space="preserve"> </w:t>
        </w:r>
      </w:ins>
      <w:ins w:id="21082" w:author="박 진상" w:date="2019-10-28T21:12:00Z">
        <w:r w:rsidR="007A4B52" w:rsidRPr="002646CB">
          <w:rPr>
            <w:rFonts w:hint="eastAsia"/>
            <w:rPrChange w:id="21083" w:author="ETRI-김종원" w:date="2019-12-10T10:44:00Z">
              <w:rPr>
                <w:rFonts w:hint="eastAsia"/>
              </w:rPr>
            </w:rPrChange>
          </w:rPr>
          <w:t>나타내므로</w:t>
        </w:r>
      </w:ins>
      <w:ins w:id="21084" w:author="박 진상" w:date="2019-10-08T06:12:00Z">
        <w:r w:rsidR="00087689" w:rsidRPr="002646CB">
          <w:rPr>
            <w:rPrChange w:id="21085" w:author="ETRI-김종원" w:date="2019-12-10T10:44:00Z">
              <w:rPr/>
            </w:rPrChange>
          </w:rPr>
          <w:t xml:space="preserve">, </w:t>
        </w:r>
        <w:r w:rsidR="00087689" w:rsidRPr="002646CB">
          <w:rPr>
            <w:rFonts w:hint="eastAsia"/>
            <w:rPrChange w:id="21086" w:author="ETRI-김종원" w:date="2019-12-10T10:44:00Z">
              <w:rPr>
                <w:rFonts w:hint="eastAsia"/>
              </w:rPr>
            </w:rPrChange>
          </w:rPr>
          <w:t>일례로서</w:t>
        </w:r>
        <w:r w:rsidR="00087689" w:rsidRPr="002646CB">
          <w:rPr>
            <w:rPrChange w:id="21087" w:author="ETRI-김종원" w:date="2019-12-10T10:44:00Z">
              <w:rPr/>
            </w:rPrChange>
          </w:rPr>
          <w:t xml:space="preserve"> </w:t>
        </w:r>
      </w:ins>
      <w:ins w:id="21088" w:author="박 진상" w:date="2019-10-28T18:26:00Z">
        <w:r w:rsidRPr="002646CB">
          <w:rPr>
            <w:rFonts w:hint="eastAsia"/>
            <w:rPrChange w:id="21089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090" w:author="박 진상" w:date="2019-10-08T06:12:00Z">
        <w:r w:rsidR="00087689" w:rsidRPr="002646CB">
          <w:rPr>
            <w:rFonts w:hint="eastAsia"/>
            <w:rPrChange w:id="21091" w:author="ETRI-김종원" w:date="2019-12-10T10:44:00Z">
              <w:rPr>
                <w:rFonts w:hint="eastAsia"/>
              </w:rPr>
            </w:rPrChange>
          </w:rPr>
          <w:t>가</w:t>
        </w:r>
        <w:r w:rsidR="00087689" w:rsidRPr="002646CB">
          <w:rPr>
            <w:rPrChange w:id="21092" w:author="ETRI-김종원" w:date="2019-12-10T10:44:00Z">
              <w:rPr/>
            </w:rPrChange>
          </w:rPr>
          <w:t xml:space="preserve"> 0 ~ 30%</w:t>
        </w:r>
        <w:r w:rsidR="00087689" w:rsidRPr="002646CB">
          <w:rPr>
            <w:rFonts w:hint="eastAsia"/>
            <w:rPrChange w:id="21093" w:author="ETRI-김종원" w:date="2019-12-10T10:44:00Z">
              <w:rPr>
                <w:rFonts w:hint="eastAsia"/>
              </w:rPr>
            </w:rPrChange>
          </w:rPr>
          <w:t>일</w:t>
        </w:r>
        <w:r w:rsidR="00087689" w:rsidRPr="002646CB">
          <w:rPr>
            <w:rPrChange w:id="2109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095" w:author="ETRI-김종원" w:date="2019-12-10T10:44:00Z">
              <w:rPr>
                <w:rFonts w:hint="eastAsia"/>
              </w:rPr>
            </w:rPrChange>
          </w:rPr>
          <w:t>때</w:t>
        </w:r>
        <w:r w:rsidR="00087689" w:rsidRPr="002646CB">
          <w:rPr>
            <w:rPrChange w:id="21096" w:author="ETRI-김종원" w:date="2019-12-10T10:44:00Z">
              <w:rPr/>
            </w:rPrChange>
          </w:rPr>
          <w:t xml:space="preserve"> </w:t>
        </w:r>
      </w:ins>
      <w:ins w:id="21097" w:author="박 진상" w:date="2019-10-29T12:20:00Z">
        <w:r w:rsidR="005B6627" w:rsidRPr="002646CB">
          <w:rPr>
            <w:rFonts w:hint="eastAsia"/>
            <w:rPrChange w:id="21098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1099" w:author="박 진상" w:date="2019-10-08T06:12:00Z">
        <w:r w:rsidR="00087689" w:rsidRPr="002646CB">
          <w:rPr>
            <w:rFonts w:hint="eastAsia"/>
            <w:rPrChange w:id="21100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PrChange w:id="21101" w:author="ETRI-김종원" w:date="2019-12-10T10:44:00Z">
              <w:rPr/>
            </w:rPrChange>
          </w:rPr>
          <w:t xml:space="preserve"> 1</w:t>
        </w:r>
        <w:r w:rsidR="00087689" w:rsidRPr="002646CB">
          <w:rPr>
            <w:rFonts w:hint="eastAsia"/>
            <w:rPrChange w:id="21102" w:author="ETRI-김종원" w:date="2019-12-10T10:44:00Z">
              <w:rPr>
                <w:rFonts w:hint="eastAsia"/>
              </w:rPr>
            </w:rPrChange>
          </w:rPr>
          <w:t>배를</w:t>
        </w:r>
        <w:r w:rsidR="00087689" w:rsidRPr="002646CB">
          <w:rPr>
            <w:rPrChange w:id="2110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104" w:author="ETRI-김종원" w:date="2019-12-10T10:44:00Z">
              <w:rPr>
                <w:rFonts w:hint="eastAsia"/>
              </w:rPr>
            </w:rPrChange>
          </w:rPr>
          <w:t>지급하고</w:t>
        </w:r>
        <w:r w:rsidR="00087689" w:rsidRPr="002646CB">
          <w:rPr>
            <w:rPrChange w:id="21105" w:author="ETRI-김종원" w:date="2019-12-10T10:44:00Z">
              <w:rPr/>
            </w:rPrChange>
          </w:rPr>
          <w:t>, 30</w:t>
        </w:r>
        <w:r w:rsidR="00087689" w:rsidRPr="002646CB">
          <w:rPr>
            <w:rFonts w:hint="eastAsia"/>
            <w:rPrChange w:id="21106" w:author="ETRI-김종원" w:date="2019-12-10T10:44:00Z">
              <w:rPr>
                <w:rFonts w:hint="eastAsia"/>
              </w:rPr>
            </w:rPrChange>
          </w:rPr>
          <w:t>초과</w:t>
        </w:r>
        <w:r w:rsidR="00087689" w:rsidRPr="002646CB">
          <w:rPr>
            <w:rPrChange w:id="21107" w:author="ETRI-김종원" w:date="2019-12-10T10:44:00Z">
              <w:rPr/>
            </w:rPrChange>
          </w:rPr>
          <w:t xml:space="preserve"> ~ 100%</w:t>
        </w:r>
        <w:r w:rsidR="00087689" w:rsidRPr="002646CB">
          <w:rPr>
            <w:rFonts w:hint="eastAsia"/>
            <w:rPrChange w:id="21108" w:author="ETRI-김종원" w:date="2019-12-10T10:44:00Z">
              <w:rPr>
                <w:rFonts w:hint="eastAsia"/>
              </w:rPr>
            </w:rPrChange>
          </w:rPr>
          <w:t>일</w:t>
        </w:r>
        <w:r w:rsidR="00087689" w:rsidRPr="002646CB">
          <w:rPr>
            <w:rPrChange w:id="21109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110" w:author="ETRI-김종원" w:date="2019-12-10T10:44:00Z">
              <w:rPr>
                <w:rFonts w:hint="eastAsia"/>
              </w:rPr>
            </w:rPrChange>
          </w:rPr>
          <w:t>때</w:t>
        </w:r>
        <w:r w:rsidR="00087689" w:rsidRPr="002646CB">
          <w:rPr>
            <w:rPrChange w:id="21111" w:author="ETRI-김종원" w:date="2019-12-10T10:44:00Z">
              <w:rPr/>
            </w:rPrChange>
          </w:rPr>
          <w:t xml:space="preserve"> </w:t>
        </w:r>
      </w:ins>
      <w:ins w:id="21112" w:author="박 진상" w:date="2019-10-29T12:20:00Z">
        <w:r w:rsidR="005B6627" w:rsidRPr="002646CB">
          <w:rPr>
            <w:rFonts w:hint="eastAsia"/>
            <w:rPrChange w:id="21113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1114" w:author="박 진상" w:date="2019-10-08T06:12:00Z">
        <w:r w:rsidR="00087689" w:rsidRPr="002646CB">
          <w:rPr>
            <w:rFonts w:hint="eastAsia"/>
            <w:rPrChange w:id="21115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PrChange w:id="21116" w:author="ETRI-김종원" w:date="2019-12-10T10:44:00Z">
              <w:rPr/>
            </w:rPrChange>
          </w:rPr>
          <w:t xml:space="preserve"> 0</w:t>
        </w:r>
        <w:r w:rsidR="00087689" w:rsidRPr="002646CB">
          <w:rPr>
            <w:rFonts w:hint="eastAsia"/>
            <w:rPrChange w:id="21117" w:author="ETRI-김종원" w:date="2019-12-10T10:44:00Z">
              <w:rPr>
                <w:rFonts w:hint="eastAsia"/>
              </w:rPr>
            </w:rPrChange>
          </w:rPr>
          <w:t>배를</w:t>
        </w:r>
        <w:r w:rsidR="00087689" w:rsidRPr="002646CB">
          <w:rPr>
            <w:rPrChange w:id="21118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119" w:author="ETRI-김종원" w:date="2019-12-10T10:44:00Z">
              <w:rPr>
                <w:rFonts w:hint="eastAsia"/>
              </w:rPr>
            </w:rPrChange>
          </w:rPr>
          <w:t>지급한다</w:t>
        </w:r>
        <w:r w:rsidR="00087689" w:rsidRPr="002646CB">
          <w:rPr>
            <w:rPrChange w:id="21120" w:author="ETRI-김종원" w:date="2019-12-10T10:44:00Z">
              <w:rPr/>
            </w:rPrChange>
          </w:rPr>
          <w:t>.</w:t>
        </w:r>
      </w:ins>
    </w:p>
    <w:p w14:paraId="36B744D8" w14:textId="5160946F" w:rsidR="00087689" w:rsidRPr="002646CB" w:rsidRDefault="00087689" w:rsidP="00087689">
      <w:pPr>
        <w:rPr>
          <w:ins w:id="21121" w:author="박 진상" w:date="2019-10-08T06:17:00Z"/>
          <w:rPrChange w:id="21122" w:author="ETRI-김종원" w:date="2019-12-10T10:44:00Z">
            <w:rPr>
              <w:ins w:id="21123" w:author="박 진상" w:date="2019-10-08T06:17:00Z"/>
            </w:rPr>
          </w:rPrChange>
        </w:rPr>
      </w:pPr>
    </w:p>
    <w:p w14:paraId="012B55E6" w14:textId="7F33A4D6" w:rsidR="00087689" w:rsidRPr="002646CB" w:rsidRDefault="00356A8B">
      <w:pPr>
        <w:jc w:val="center"/>
        <w:rPr>
          <w:ins w:id="21124" w:author="박 진상" w:date="2019-10-08T06:17:00Z"/>
          <w:rPrChange w:id="21125" w:author="ETRI-김종원" w:date="2019-12-10T10:44:00Z">
            <w:rPr>
              <w:ins w:id="21126" w:author="박 진상" w:date="2019-10-08T06:17:00Z"/>
            </w:rPr>
          </w:rPrChange>
        </w:rPr>
        <w:pPrChange w:id="21127" w:author="ETRI-김종원" w:date="2019-11-04T20:04:00Z">
          <w:pPr/>
        </w:pPrChange>
      </w:pPr>
      <w:ins w:id="21128" w:author="ETRI-김종원" w:date="2019-11-05T09:46:00Z">
        <w:r w:rsidRPr="002646CB">
          <w:rPr>
            <w:lang w:val="en-US"/>
            <w:rPrChange w:id="21129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7B479FDF" wp14:editId="2FCBE569">
              <wp:extent cx="5895975" cy="3171825"/>
              <wp:effectExtent l="0" t="0" r="9525" b="9525"/>
              <wp:docPr id="3" name="그림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96594" cy="31721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1130" w:author="박 진상" w:date="2019-10-28T21:36:00Z">
        <w:del w:id="21131" w:author="ETRI-김종원" w:date="2019-11-04T20:04:00Z">
          <w:r w:rsidR="009D2574" w:rsidRPr="002646CB" w:rsidDel="00B62F48">
            <w:rPr>
              <w:lang w:val="en-US"/>
              <w:rPrChange w:id="21132" w:author="ETRI-김종원" w:date="2019-12-10T10:44:00Z">
                <w:rPr>
                  <w:lang w:val="en-US"/>
                </w:rPr>
              </w:rPrChange>
            </w:rPr>
            <w:drawing>
              <wp:inline distT="0" distB="0" distL="0" distR="0" wp14:anchorId="16335BA1" wp14:editId="125FD5B4">
                <wp:extent cx="5913755" cy="2715478"/>
                <wp:effectExtent l="0" t="0" r="0" b="8890"/>
                <wp:docPr id="16" name="그림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29902" cy="27228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</w:p>
    <w:p w14:paraId="4C42E425" w14:textId="77777777" w:rsidR="00087689" w:rsidRPr="002646CB" w:rsidRDefault="00087689" w:rsidP="00087689">
      <w:pPr>
        <w:rPr>
          <w:ins w:id="21133" w:author="박 진상" w:date="2019-10-08T06:12:00Z"/>
          <w:rPrChange w:id="21134" w:author="ETRI-김종원" w:date="2019-12-10T10:44:00Z">
            <w:rPr>
              <w:ins w:id="21135" w:author="박 진상" w:date="2019-10-08T06:12:00Z"/>
            </w:rPr>
          </w:rPrChange>
        </w:rPr>
      </w:pPr>
    </w:p>
    <w:p w14:paraId="2E397808" w14:textId="14174B0D" w:rsidR="00087689" w:rsidRPr="002646CB" w:rsidRDefault="00087689" w:rsidP="00087689">
      <w:pPr>
        <w:pStyle w:val="aff"/>
        <w:jc w:val="center"/>
        <w:rPr>
          <w:ins w:id="21136" w:author="박 진상" w:date="2019-10-08T06:12:00Z"/>
          <w:rPrChange w:id="21137" w:author="ETRI-김종원" w:date="2019-12-10T10:44:00Z">
            <w:rPr>
              <w:ins w:id="21138" w:author="박 진상" w:date="2019-10-08T06:12:00Z"/>
            </w:rPr>
          </w:rPrChange>
        </w:rPr>
      </w:pPr>
      <w:ins w:id="21139" w:author="박 진상" w:date="2019-10-08T06:12:00Z">
        <w:r w:rsidRPr="002646CB">
          <w:rPr>
            <w:rFonts w:hint="eastAsia"/>
            <w:rPrChange w:id="21140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21141" w:author="ETRI-김종원" w:date="2019-12-10T10:44:00Z">
              <w:rPr/>
            </w:rPrChange>
          </w:rPr>
          <w:t xml:space="preserve"> 5  </w:t>
        </w:r>
      </w:ins>
      <w:ins w:id="21142" w:author="박 진상" w:date="2019-10-28T18:26:00Z">
        <w:r w:rsidR="00DC4888" w:rsidRPr="002646CB">
          <w:rPr>
            <w:rFonts w:hint="eastAsia"/>
            <w:rPrChange w:id="21143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144" w:author="박 진상" w:date="2019-10-08T06:12:00Z">
        <w:r w:rsidRPr="002646CB">
          <w:rPr>
            <w:rPrChange w:id="2114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146" w:author="ETRI-김종원" w:date="2019-12-10T10:44:00Z">
              <w:rPr>
                <w:rFonts w:hint="eastAsia"/>
              </w:rPr>
            </w:rPrChange>
          </w:rPr>
          <w:t>인센티브지급률</w:t>
        </w:r>
      </w:ins>
    </w:p>
    <w:p w14:paraId="2A92D1ED" w14:textId="3C973C12" w:rsidR="004E18D8" w:rsidRPr="002646CB" w:rsidRDefault="004E18D8">
      <w:pPr>
        <w:widowControl/>
        <w:wordWrap/>
        <w:autoSpaceDE/>
        <w:autoSpaceDN/>
        <w:spacing w:line="240" w:lineRule="auto"/>
        <w:jc w:val="left"/>
        <w:rPr>
          <w:ins w:id="21147" w:author="박 진상" w:date="2019-10-08T06:20:00Z"/>
          <w:rPrChange w:id="21148" w:author="ETRI-김종원" w:date="2019-12-10T10:44:00Z">
            <w:rPr>
              <w:ins w:id="21149" w:author="박 진상" w:date="2019-10-08T06:20:00Z"/>
            </w:rPr>
          </w:rPrChange>
        </w:rPr>
      </w:pPr>
      <w:ins w:id="21150" w:author="박 진상" w:date="2019-10-08T06:20:00Z">
        <w:r w:rsidRPr="002646CB">
          <w:rPr>
            <w:rPrChange w:id="21151" w:author="ETRI-김종원" w:date="2019-12-10T10:44:00Z">
              <w:rPr/>
            </w:rPrChange>
          </w:rPr>
          <w:br w:type="page"/>
        </w:r>
      </w:ins>
    </w:p>
    <w:p w14:paraId="69382B3A" w14:textId="59E7772D" w:rsidR="00930BC1" w:rsidRPr="002646CB" w:rsidDel="00AD22B1" w:rsidRDefault="00930BC1" w:rsidP="00930BC1">
      <w:pPr>
        <w:pStyle w:val="24"/>
        <w:wordWrap/>
        <w:rPr>
          <w:ins w:id="21152" w:author="박 진상" w:date="2019-10-08T06:01:00Z"/>
          <w:del w:id="21153" w:author="ETRI-김종원" w:date="2019-11-04T20:25:00Z"/>
          <w:lang w:eastAsia="ko-KR"/>
          <w:rPrChange w:id="21154" w:author="ETRI-김종원" w:date="2019-12-10T10:44:00Z">
            <w:rPr>
              <w:ins w:id="21155" w:author="박 진상" w:date="2019-10-08T06:01:00Z"/>
              <w:del w:id="21156" w:author="ETRI-김종원" w:date="2019-11-04T20:25:00Z"/>
              <w:lang w:eastAsia="ko-KR"/>
            </w:rPr>
          </w:rPrChange>
        </w:rPr>
      </w:pPr>
      <w:ins w:id="21157" w:author="박 진상" w:date="2019-10-08T06:02:00Z">
        <w:del w:id="21158" w:author="ETRI-김종원" w:date="2019-11-04T20:25:00Z">
          <w:r w:rsidRPr="002646CB" w:rsidDel="00AD22B1">
            <w:rPr>
              <w:rFonts w:hint="eastAsia"/>
              <w:lang w:eastAsia="ko-KR"/>
              <w:rPrChange w:id="21159" w:author="ETRI-김종원" w:date="2019-12-10T10:44:00Z">
                <w:rPr>
                  <w:rFonts w:hint="eastAsia"/>
                  <w:lang w:eastAsia="ko-KR"/>
                </w:rPr>
              </w:rPrChange>
            </w:rPr>
            <w:lastRenderedPageBreak/>
            <w:delText>결합지표</w:delText>
          </w:r>
          <w:r w:rsidRPr="002646CB" w:rsidDel="00AD22B1">
            <w:rPr>
              <w:rFonts w:hint="eastAsia"/>
              <w:lang w:eastAsia="ko-KR"/>
              <w:rPrChange w:id="21160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Pr="002646CB" w:rsidDel="00AD22B1">
            <w:rPr>
              <w:rFonts w:hint="eastAsia"/>
              <w:lang w:eastAsia="ko-KR"/>
              <w:rPrChange w:id="21161" w:author="ETRI-김종원" w:date="2019-12-10T10:44:00Z">
                <w:rPr>
                  <w:rFonts w:hint="eastAsia"/>
                  <w:lang w:eastAsia="ko-KR"/>
                </w:rPr>
              </w:rPrChange>
            </w:rPr>
            <w:delText>인센티브지급률</w:delText>
          </w:r>
        </w:del>
      </w:ins>
      <w:ins w:id="21162" w:author="박 진상" w:date="2019-10-28T21:13:00Z">
        <w:del w:id="21163" w:author="ETRI-김종원" w:date="2019-11-04T20:25:00Z">
          <w:r w:rsidR="007A4B52" w:rsidRPr="002646CB" w:rsidDel="00AD22B1">
            <w:rPr>
              <w:rFonts w:hint="eastAsia"/>
              <w:lang w:eastAsia="ko-KR"/>
              <w:rPrChange w:id="21164" w:author="ETRI-김종원" w:date="2019-12-10T10:44:00Z">
                <w:rPr>
                  <w:rFonts w:hint="eastAsia"/>
                  <w:lang w:eastAsia="ko-KR"/>
                </w:rPr>
              </w:rPrChange>
            </w:rPr>
            <w:delText>(</w:delText>
          </w:r>
          <w:r w:rsidR="007A4B52" w:rsidRPr="002646CB" w:rsidDel="00AD22B1">
            <w:rPr>
              <w:lang w:eastAsia="ko-KR"/>
              <w:rPrChange w:id="21165" w:author="ETRI-김종원" w:date="2019-12-10T10:44:00Z">
                <w:rPr>
                  <w:lang w:eastAsia="ko-KR"/>
                </w:rPr>
              </w:rPrChange>
            </w:rPr>
            <w:delText>IRCI)</w:delText>
          </w:r>
        </w:del>
      </w:ins>
      <w:ins w:id="21166" w:author="박 진상" w:date="2019-10-08T06:02:00Z">
        <w:del w:id="21167" w:author="ETRI-김종원" w:date="2019-11-04T20:25:00Z">
          <w:r w:rsidRPr="002646CB" w:rsidDel="00AD22B1">
            <w:rPr>
              <w:rFonts w:hint="eastAsia"/>
              <w:lang w:eastAsia="ko-KR"/>
              <w:rPrChange w:id="21168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Pr="002646CB" w:rsidDel="00AD22B1">
            <w:rPr>
              <w:rFonts w:hint="eastAsia"/>
              <w:lang w:eastAsia="ko-KR"/>
              <w:rPrChange w:id="21169" w:author="ETRI-김종원" w:date="2019-12-10T10:44:00Z">
                <w:rPr>
                  <w:rFonts w:hint="eastAsia"/>
                  <w:lang w:eastAsia="ko-KR"/>
                </w:rPr>
              </w:rPrChange>
            </w:rPr>
            <w:delText>산정</w:delText>
          </w:r>
          <w:r w:rsidRPr="002646CB" w:rsidDel="00AD22B1">
            <w:rPr>
              <w:rFonts w:hint="eastAsia"/>
              <w:lang w:eastAsia="ko-KR"/>
              <w:rPrChange w:id="21170" w:author="ETRI-김종원" w:date="2019-12-10T10:44:00Z">
                <w:rPr>
                  <w:rFonts w:hint="eastAsia"/>
                  <w:lang w:eastAsia="ko-KR"/>
                </w:rPr>
              </w:rPrChange>
            </w:rPr>
            <w:delText xml:space="preserve"> </w:delText>
          </w:r>
          <w:r w:rsidRPr="002646CB" w:rsidDel="00AD22B1">
            <w:rPr>
              <w:rFonts w:hint="eastAsia"/>
              <w:lang w:eastAsia="ko-KR"/>
              <w:rPrChange w:id="21171" w:author="ETRI-김종원" w:date="2019-12-10T10:44:00Z">
                <w:rPr>
                  <w:rFonts w:hint="eastAsia"/>
                  <w:lang w:eastAsia="ko-KR"/>
                </w:rPr>
              </w:rPrChange>
            </w:rPr>
            <w:delText>방법</w:delText>
          </w:r>
        </w:del>
      </w:ins>
    </w:p>
    <w:p w14:paraId="0C68B6D9" w14:textId="1E6E2F04" w:rsidR="00AD22B1" w:rsidRPr="002646CB" w:rsidRDefault="00AD22B1" w:rsidP="00AD22B1">
      <w:pPr>
        <w:pStyle w:val="KSDTA1"/>
        <w:numPr>
          <w:ilvl w:val="0"/>
          <w:numId w:val="0"/>
        </w:numPr>
        <w:rPr>
          <w:ins w:id="21172" w:author="ETRI-김종원" w:date="2019-11-04T20:24:00Z"/>
          <w:rFonts w:eastAsia="MS Mincho"/>
          <w:lang w:eastAsia="ko-KR"/>
          <w:rPrChange w:id="21173" w:author="ETRI-김종원" w:date="2019-12-10T10:44:00Z">
            <w:rPr>
              <w:ins w:id="21174" w:author="ETRI-김종원" w:date="2019-11-04T20:24:00Z"/>
              <w:rFonts w:eastAsia="MS Mincho"/>
              <w:lang w:eastAsia="ko-KR"/>
            </w:rPr>
          </w:rPrChange>
        </w:rPr>
      </w:pPr>
      <w:bookmarkStart w:id="21175" w:name="_Toc26867869"/>
      <w:ins w:id="21176" w:author="ETRI-김종원" w:date="2019-11-04T20:24:00Z">
        <w:r w:rsidRPr="002646CB">
          <w:rPr>
            <w:szCs w:val="24"/>
            <w:lang w:eastAsia="ko-KR"/>
            <w:rPrChange w:id="21177" w:author="ETRI-김종원" w:date="2019-12-10T10:44:00Z">
              <w:rPr>
                <w:szCs w:val="24"/>
                <w:lang w:eastAsia="ko-KR"/>
              </w:rPr>
            </w:rPrChange>
          </w:rPr>
          <w:t>A.</w:t>
        </w:r>
      </w:ins>
      <w:ins w:id="21178" w:author="ETRI-김종원" w:date="2019-11-04T20:25:00Z">
        <w:r w:rsidRPr="002646CB">
          <w:rPr>
            <w:szCs w:val="24"/>
            <w:lang w:eastAsia="ko-KR"/>
            <w:rPrChange w:id="21179" w:author="ETRI-김종원" w:date="2019-12-10T10:44:00Z">
              <w:rPr>
                <w:szCs w:val="24"/>
                <w:lang w:eastAsia="ko-KR"/>
              </w:rPr>
            </w:rPrChange>
          </w:rPr>
          <w:t>4</w:t>
        </w:r>
      </w:ins>
      <w:ins w:id="21180" w:author="ETRI-김종원" w:date="2019-11-04T20:24:00Z">
        <w:r w:rsidRPr="002646CB">
          <w:rPr>
            <w:b w:val="0"/>
            <w:szCs w:val="24"/>
            <w:lang w:eastAsia="ko-KR"/>
            <w:rPrChange w:id="21181" w:author="ETRI-김종원" w:date="2019-12-10T10:44:00Z">
              <w:rPr>
                <w:b w:val="0"/>
                <w:szCs w:val="24"/>
                <w:lang w:eastAsia="ko-KR"/>
              </w:rPr>
            </w:rPrChange>
          </w:rPr>
          <w:t xml:space="preserve"> </w:t>
        </w:r>
      </w:ins>
      <w:ins w:id="21182" w:author="ETRI-김종원" w:date="2019-11-04T20:25:00Z">
        <w:r w:rsidRPr="002646CB">
          <w:rPr>
            <w:rFonts w:hint="eastAsia"/>
            <w:lang w:eastAsia="ko-KR"/>
            <w:rPrChange w:id="21183" w:author="ETRI-김종원" w:date="2019-12-10T10:44:00Z">
              <w:rPr>
                <w:rFonts w:hint="eastAsia"/>
                <w:lang w:eastAsia="ko-KR"/>
              </w:rPr>
            </w:rPrChange>
          </w:rPr>
          <w:t>결합</w:t>
        </w:r>
      </w:ins>
      <w:ins w:id="21184" w:author="ETRI-김종원" w:date="2019-11-04T20:24:00Z">
        <w:r w:rsidRPr="002646CB">
          <w:rPr>
            <w:rFonts w:hint="eastAsia"/>
            <w:lang w:eastAsia="ko-KR"/>
            <w:rPrChange w:id="21185" w:author="ETRI-김종원" w:date="2019-12-10T10:44:00Z">
              <w:rPr>
                <w:rFonts w:hint="eastAsia"/>
                <w:lang w:eastAsia="ko-KR"/>
              </w:rPr>
            </w:rPrChange>
          </w:rPr>
          <w:t>지표</w:t>
        </w:r>
        <w:r w:rsidRPr="002646CB">
          <w:rPr>
            <w:rFonts w:hint="eastAsia"/>
            <w:lang w:eastAsia="ko-KR"/>
            <w:rPrChange w:id="21186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1187" w:author="ETRI-김종원" w:date="2019-12-10T10:44:00Z">
              <w:rPr>
                <w:rFonts w:hint="eastAsia"/>
                <w:lang w:eastAsia="ko-KR"/>
              </w:rPr>
            </w:rPrChange>
          </w:rPr>
          <w:t>인센티브지급률</w:t>
        </w:r>
        <w:r w:rsidRPr="002646CB">
          <w:rPr>
            <w:rFonts w:hint="eastAsia"/>
            <w:lang w:eastAsia="ko-KR"/>
            <w:rPrChange w:id="21188" w:author="ETRI-김종원" w:date="2019-12-10T10:44:00Z">
              <w:rPr>
                <w:rFonts w:hint="eastAsia"/>
                <w:lang w:eastAsia="ko-KR"/>
              </w:rPr>
            </w:rPrChange>
          </w:rPr>
          <w:t>(</w:t>
        </w:r>
        <w:r w:rsidRPr="002646CB">
          <w:rPr>
            <w:lang w:eastAsia="ko-KR"/>
            <w:rPrChange w:id="21189" w:author="ETRI-김종원" w:date="2019-12-10T10:44:00Z">
              <w:rPr>
                <w:lang w:eastAsia="ko-KR"/>
              </w:rPr>
            </w:rPrChange>
          </w:rPr>
          <w:t>IR</w:t>
        </w:r>
      </w:ins>
      <w:ins w:id="21190" w:author="ETRI-김종원" w:date="2019-11-04T20:25:00Z">
        <w:r w:rsidRPr="002646CB">
          <w:rPr>
            <w:rFonts w:hint="eastAsia"/>
            <w:lang w:eastAsia="ko-KR"/>
            <w:rPrChange w:id="21191" w:author="ETRI-김종원" w:date="2019-12-10T10:44:00Z">
              <w:rPr>
                <w:rFonts w:hint="eastAsia"/>
                <w:lang w:eastAsia="ko-KR"/>
              </w:rPr>
            </w:rPrChange>
          </w:rPr>
          <w:t>C</w:t>
        </w:r>
      </w:ins>
      <w:ins w:id="21192" w:author="ETRI-김종원" w:date="2019-11-04T20:24:00Z">
        <w:r w:rsidRPr="002646CB">
          <w:rPr>
            <w:lang w:eastAsia="ko-KR"/>
            <w:rPrChange w:id="21193" w:author="ETRI-김종원" w:date="2019-12-10T10:44:00Z">
              <w:rPr>
                <w:lang w:eastAsia="ko-KR"/>
              </w:rPr>
            </w:rPrChange>
          </w:rPr>
          <w:t xml:space="preserve">I) </w:t>
        </w:r>
        <w:r w:rsidRPr="002646CB">
          <w:rPr>
            <w:rFonts w:hint="eastAsia"/>
            <w:lang w:eastAsia="ko-KR"/>
            <w:rPrChange w:id="21194" w:author="ETRI-김종원" w:date="2019-12-10T10:44:00Z">
              <w:rPr>
                <w:rFonts w:hint="eastAsia"/>
                <w:lang w:eastAsia="ko-KR"/>
              </w:rPr>
            </w:rPrChange>
          </w:rPr>
          <w:t>산정</w:t>
        </w:r>
        <w:r w:rsidRPr="002646CB">
          <w:rPr>
            <w:rFonts w:hint="eastAsia"/>
            <w:lang w:eastAsia="ko-KR"/>
            <w:rPrChange w:id="21195" w:author="ETRI-김종원" w:date="2019-12-10T10:44:00Z">
              <w:rPr>
                <w:rFonts w:hint="eastAsia"/>
                <w:lang w:eastAsia="ko-KR"/>
              </w:rPr>
            </w:rPrChange>
          </w:rPr>
          <w:t xml:space="preserve"> </w:t>
        </w:r>
        <w:r w:rsidRPr="002646CB">
          <w:rPr>
            <w:rFonts w:hint="eastAsia"/>
            <w:lang w:eastAsia="ko-KR"/>
            <w:rPrChange w:id="21196" w:author="ETRI-김종원" w:date="2019-12-10T10:44:00Z">
              <w:rPr>
                <w:rFonts w:hint="eastAsia"/>
                <w:lang w:eastAsia="ko-KR"/>
              </w:rPr>
            </w:rPrChange>
          </w:rPr>
          <w:t>방법</w:t>
        </w:r>
        <w:bookmarkEnd w:id="21175"/>
      </w:ins>
    </w:p>
    <w:p w14:paraId="283B4E38" w14:textId="77777777" w:rsidR="00AD22B1" w:rsidRPr="002646CB" w:rsidRDefault="00AD22B1" w:rsidP="00AD22B1">
      <w:pPr>
        <w:pStyle w:val="24"/>
        <w:numPr>
          <w:ilvl w:val="0"/>
          <w:numId w:val="0"/>
        </w:numPr>
        <w:wordWrap/>
        <w:rPr>
          <w:ins w:id="21197" w:author="ETRI-김종원" w:date="2019-11-04T20:24:00Z"/>
          <w:rFonts w:ascii="바탕" w:hAnsi="바탕"/>
          <w:rPrChange w:id="21198" w:author="ETRI-김종원" w:date="2019-12-10T10:44:00Z">
            <w:rPr>
              <w:ins w:id="21199" w:author="ETRI-김종원" w:date="2019-11-04T20:24:00Z"/>
              <w:rFonts w:ascii="바탕" w:hAnsi="바탕"/>
            </w:rPr>
          </w:rPrChange>
        </w:rPr>
      </w:pPr>
    </w:p>
    <w:p w14:paraId="2ADF3620" w14:textId="31489023" w:rsidR="00930BC1" w:rsidRPr="002646CB" w:rsidDel="00AD22B1" w:rsidRDefault="00930BC1" w:rsidP="00930BC1">
      <w:pPr>
        <w:rPr>
          <w:ins w:id="21200" w:author="박 진상" w:date="2019-10-08T06:01:00Z"/>
          <w:del w:id="21201" w:author="ETRI-김종원" w:date="2019-11-04T20:25:00Z"/>
          <w:lang w:val="de-DE"/>
          <w:rPrChange w:id="21202" w:author="ETRI-김종원" w:date="2019-12-10T10:44:00Z">
            <w:rPr>
              <w:ins w:id="21203" w:author="박 진상" w:date="2019-10-08T06:01:00Z"/>
              <w:del w:id="21204" w:author="ETRI-김종원" w:date="2019-11-04T20:25:00Z"/>
            </w:rPr>
          </w:rPrChange>
        </w:rPr>
      </w:pPr>
    </w:p>
    <w:p w14:paraId="2BD68801" w14:textId="35A779F6" w:rsidR="004E18D8" w:rsidRPr="002646CB" w:rsidRDefault="00DC4888" w:rsidP="00087689">
      <w:pPr>
        <w:rPr>
          <w:ins w:id="21205" w:author="박 진상" w:date="2019-10-08T06:24:00Z"/>
          <w:rPrChange w:id="21206" w:author="ETRI-김종원" w:date="2019-12-10T10:44:00Z">
            <w:rPr>
              <w:ins w:id="21207" w:author="박 진상" w:date="2019-10-08T06:24:00Z"/>
            </w:rPr>
          </w:rPrChange>
        </w:rPr>
      </w:pPr>
      <w:ins w:id="21208" w:author="박 진상" w:date="2019-10-28T18:25:00Z">
        <w:r w:rsidRPr="002646CB">
          <w:rPr>
            <w:rFonts w:hint="eastAsia"/>
            <w:rPrChange w:id="21209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1210" w:author="박 진상" w:date="2019-10-08T06:12:00Z">
        <w:r w:rsidR="00087689" w:rsidRPr="002646CB">
          <w:rPr>
            <w:rFonts w:hint="eastAsia"/>
            <w:rPrChange w:id="21211" w:author="ETRI-김종원" w:date="2019-12-10T10:44:00Z">
              <w:rPr>
                <w:rFonts w:hint="eastAsia"/>
              </w:rPr>
            </w:rPrChange>
          </w:rPr>
          <w:t>와</w:t>
        </w:r>
        <w:r w:rsidR="00087689" w:rsidRPr="002646CB">
          <w:rPr>
            <w:rPrChange w:id="21212" w:author="ETRI-김종원" w:date="2019-12-10T10:44:00Z">
              <w:rPr/>
            </w:rPrChange>
          </w:rPr>
          <w:t xml:space="preserve"> </w:t>
        </w:r>
      </w:ins>
      <w:ins w:id="21213" w:author="박 진상" w:date="2019-10-28T18:26:00Z">
        <w:r w:rsidRPr="002646CB">
          <w:rPr>
            <w:rFonts w:hint="eastAsia"/>
            <w:rPrChange w:id="21214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215" w:author="박 진상" w:date="2019-10-08T06:12:00Z">
        <w:r w:rsidR="00087689" w:rsidRPr="002646CB">
          <w:rPr>
            <w:rFonts w:hint="eastAsia"/>
            <w:rPrChange w:id="21216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PrChange w:id="21217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18" w:author="ETRI-김종원" w:date="2019-12-10T10:44:00Z">
              <w:rPr>
                <w:rFonts w:hint="eastAsia"/>
              </w:rPr>
            </w:rPrChange>
          </w:rPr>
          <w:t>결합에</w:t>
        </w:r>
        <w:r w:rsidR="00087689" w:rsidRPr="002646CB">
          <w:rPr>
            <w:rPrChange w:id="21219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20" w:author="ETRI-김종원" w:date="2019-12-10T10:44:00Z">
              <w:rPr>
                <w:rFonts w:hint="eastAsia"/>
              </w:rPr>
            </w:rPrChange>
          </w:rPr>
          <w:t>의하여</w:t>
        </w:r>
        <w:r w:rsidR="00087689" w:rsidRPr="002646CB">
          <w:rPr>
            <w:rPrChange w:id="21221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22" w:author="ETRI-김종원" w:date="2019-12-10T10:44:00Z">
              <w:rPr>
                <w:rFonts w:hint="eastAsia"/>
              </w:rPr>
            </w:rPrChange>
          </w:rPr>
          <w:t>인센티브를</w:t>
        </w:r>
        <w:r w:rsidR="00087689" w:rsidRPr="002646CB">
          <w:rPr>
            <w:rPrChange w:id="2122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24" w:author="ETRI-김종원" w:date="2019-12-10T10:44:00Z">
              <w:rPr>
                <w:rFonts w:hint="eastAsia"/>
              </w:rPr>
            </w:rPrChange>
          </w:rPr>
          <w:t>지급하는</w:t>
        </w:r>
        <w:r w:rsidR="00087689" w:rsidRPr="002646CB">
          <w:rPr>
            <w:rPrChange w:id="21225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26" w:author="ETRI-김종원" w:date="2019-12-10T10:44:00Z">
              <w:rPr>
                <w:rFonts w:hint="eastAsia"/>
              </w:rPr>
            </w:rPrChange>
          </w:rPr>
          <w:t>방법은</w:t>
        </w:r>
        <w:r w:rsidR="00087689" w:rsidRPr="002646CB">
          <w:rPr>
            <w:rPrChange w:id="21227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28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PrChange w:id="21229" w:author="ETRI-김종원" w:date="2019-12-10T10:44:00Z">
              <w:rPr/>
            </w:rPrChange>
          </w:rPr>
          <w:t xml:space="preserve"> 6</w:t>
        </w:r>
        <w:r w:rsidR="00087689" w:rsidRPr="002646CB">
          <w:rPr>
            <w:rFonts w:hint="eastAsia"/>
            <w:rPrChange w:id="21230" w:author="ETRI-김종원" w:date="2019-12-10T10:44:00Z">
              <w:rPr>
                <w:rFonts w:hint="eastAsia"/>
              </w:rPr>
            </w:rPrChange>
          </w:rPr>
          <w:t>과</w:t>
        </w:r>
        <w:r w:rsidR="00087689" w:rsidRPr="002646CB">
          <w:rPr>
            <w:rPrChange w:id="21231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232" w:author="ETRI-김종원" w:date="2019-12-10T10:44:00Z">
              <w:rPr>
                <w:rFonts w:hint="eastAsia"/>
              </w:rPr>
            </w:rPrChange>
          </w:rPr>
          <w:t>같다</w:t>
        </w:r>
        <w:r w:rsidR="00087689" w:rsidRPr="002646CB">
          <w:rPr>
            <w:rPrChange w:id="21233" w:author="ETRI-김종원" w:date="2019-12-10T10:44:00Z">
              <w:rPr/>
            </w:rPrChange>
          </w:rPr>
          <w:t xml:space="preserve">. </w:t>
        </w:r>
      </w:ins>
    </w:p>
    <w:p w14:paraId="56FD8A82" w14:textId="77777777" w:rsidR="002A3CC7" w:rsidRPr="002646CB" w:rsidRDefault="002A3CC7" w:rsidP="00087689">
      <w:pPr>
        <w:rPr>
          <w:ins w:id="21234" w:author="박 진상" w:date="2019-10-09T15:06:00Z"/>
          <w:rPrChange w:id="21235" w:author="ETRI-김종원" w:date="2019-12-10T10:44:00Z">
            <w:rPr>
              <w:ins w:id="21236" w:author="박 진상" w:date="2019-10-09T15:06:00Z"/>
            </w:rPr>
          </w:rPrChange>
        </w:rPr>
      </w:pPr>
    </w:p>
    <w:p w14:paraId="4EF2B78C" w14:textId="24B3D89B" w:rsidR="00087689" w:rsidRPr="002646CB" w:rsidRDefault="00087689" w:rsidP="00087689">
      <w:pPr>
        <w:rPr>
          <w:ins w:id="21237" w:author="박 진상" w:date="2019-10-08T06:12:00Z"/>
          <w:noProof w:val="0"/>
          <w:rPrChange w:id="21238" w:author="ETRI-김종원" w:date="2019-12-10T10:44:00Z">
            <w:rPr>
              <w:ins w:id="21239" w:author="박 진상" w:date="2019-10-08T06:12:00Z"/>
              <w:noProof w:val="0"/>
            </w:rPr>
          </w:rPrChange>
        </w:rPr>
      </w:pPr>
      <w:ins w:id="21240" w:author="박 진상" w:date="2019-10-08T06:12:00Z">
        <w:r w:rsidRPr="002646CB">
          <w:rPr>
            <w:rFonts w:hint="eastAsia"/>
            <w:rPrChange w:id="21241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21242" w:author="ETRI-김종원" w:date="2019-12-10T10:44:00Z">
              <w:rPr/>
            </w:rPrChange>
          </w:rPr>
          <w:t xml:space="preserve"> 6</w:t>
        </w:r>
        <w:r w:rsidRPr="002646CB">
          <w:rPr>
            <w:rFonts w:hint="eastAsia"/>
            <w:rPrChange w:id="21243" w:author="ETRI-김종원" w:date="2019-12-10T10:44:00Z">
              <w:rPr>
                <w:rFonts w:hint="eastAsia"/>
              </w:rPr>
            </w:rPrChange>
          </w:rPr>
          <w:t>에서</w:t>
        </w:r>
      </w:ins>
      <w:ins w:id="21244" w:author="박 진상" w:date="2019-10-28T21:13:00Z">
        <w:r w:rsidR="007A4B52" w:rsidRPr="002646CB">
          <w:rPr>
            <w:rFonts w:hint="eastAsia"/>
            <w:rPrChange w:id="21245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A4B52" w:rsidRPr="002646CB">
          <w:rPr>
            <w:rFonts w:hint="eastAsia"/>
            <w:rPrChange w:id="21246" w:author="ETRI-김종원" w:date="2019-12-10T10:44:00Z">
              <w:rPr>
                <w:rFonts w:hint="eastAsia"/>
              </w:rPr>
            </w:rPrChange>
          </w:rPr>
          <w:t>결합</w:t>
        </w:r>
      </w:ins>
      <w:ins w:id="21247" w:author="박 진상" w:date="2019-10-28T21:14:00Z">
        <w:r w:rsidR="007A4B52" w:rsidRPr="002646CB">
          <w:rPr>
            <w:rFonts w:hint="eastAsia"/>
            <w:rPrChange w:id="21248" w:author="ETRI-김종원" w:date="2019-12-10T10:44:00Z">
              <w:rPr>
                <w:rFonts w:hint="eastAsia"/>
              </w:rPr>
            </w:rPrChange>
          </w:rPr>
          <w:t>지표</w:t>
        </w:r>
        <w:r w:rsidR="007A4B52" w:rsidRPr="002646CB">
          <w:rPr>
            <w:rFonts w:hint="eastAsia"/>
            <w:rPrChange w:id="21249" w:author="ETRI-김종원" w:date="2019-12-10T10:44:00Z">
              <w:rPr>
                <w:rFonts w:hint="eastAsia"/>
              </w:rPr>
            </w:rPrChange>
          </w:rPr>
          <w:t xml:space="preserve"> </w:t>
        </w:r>
      </w:ins>
      <w:ins w:id="21250" w:author="박 진상" w:date="2019-10-08T06:12:00Z">
        <w:r w:rsidRPr="002646CB">
          <w:rPr>
            <w:rFonts w:hint="eastAsia"/>
            <w:rPrChange w:id="21251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1252" w:author="박 진상" w:date="2019-10-28T21:14:00Z">
        <w:r w:rsidR="007A4B52" w:rsidRPr="002646CB">
          <w:rPr>
            <w:rFonts w:hint="eastAsia"/>
            <w:rPrChange w:id="21253" w:author="ETRI-김종원" w:date="2019-12-10T10:44:00Z">
              <w:rPr>
                <w:rFonts w:hint="eastAsia"/>
              </w:rPr>
            </w:rPrChange>
          </w:rPr>
          <w:t>(</w:t>
        </w:r>
      </w:ins>
      <w:ins w:id="21254" w:author="박 진상" w:date="2019-10-15T20:34:00Z">
        <w:r w:rsidR="00AC337B" w:rsidRPr="002646CB">
          <w:rPr>
            <w:rPrChange w:id="21255" w:author="ETRI-김종원" w:date="2019-12-10T10:44:00Z">
              <w:rPr/>
            </w:rPrChange>
          </w:rPr>
          <w:t>IRCI</w:t>
        </w:r>
      </w:ins>
      <w:ins w:id="21256" w:author="박 진상" w:date="2019-10-28T21:14:00Z">
        <w:r w:rsidR="007A4B52" w:rsidRPr="002646CB">
          <w:rPr>
            <w:rPrChange w:id="21257" w:author="ETRI-김종원" w:date="2019-12-10T10:44:00Z">
              <w:rPr/>
            </w:rPrChange>
          </w:rPr>
          <w:t>)</w:t>
        </w:r>
      </w:ins>
      <w:ins w:id="21258" w:author="박 진상" w:date="2019-10-08T06:12:00Z">
        <w:r w:rsidRPr="002646CB">
          <w:rPr>
            <w:rFonts w:hint="eastAsia"/>
            <w:rPrChange w:id="21259" w:author="ETRI-김종원" w:date="2019-12-10T10:44:00Z">
              <w:rPr>
                <w:rFonts w:hint="eastAsia"/>
              </w:rPr>
            </w:rPrChange>
          </w:rPr>
          <w:t>은</w:t>
        </w:r>
        <w:r w:rsidRPr="002646CB">
          <w:rPr>
            <w:rPrChange w:id="2126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261" w:author="ETRI-김종원" w:date="2019-12-10T10:44:00Z">
              <w:rPr>
                <w:rFonts w:hint="eastAsia"/>
              </w:rPr>
            </w:rPrChange>
          </w:rPr>
          <w:t>일례로서</w:t>
        </w:r>
        <w:r w:rsidRPr="002646CB">
          <w:rPr>
            <w:rPrChange w:id="21262" w:author="ETRI-김종원" w:date="2019-12-10T10:44:00Z">
              <w:rPr/>
            </w:rPrChange>
          </w:rPr>
          <w:t xml:space="preserve"> </w:t>
        </w:r>
      </w:ins>
      <w:ins w:id="21263" w:author="박 진상" w:date="2019-10-28T18:26:00Z">
        <w:r w:rsidR="00DC4888" w:rsidRPr="002646CB">
          <w:rPr>
            <w:rFonts w:hint="eastAsia"/>
            <w:rPrChange w:id="21264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265" w:author="박 진상" w:date="2019-10-08T06:12:00Z">
        <w:r w:rsidRPr="002646CB">
          <w:rPr>
            <w:rFonts w:hint="eastAsia"/>
            <w:rPrChange w:id="21266" w:author="ETRI-김종원" w:date="2019-12-10T10:44:00Z">
              <w:rPr>
                <w:rFonts w:hint="eastAsia"/>
              </w:rPr>
            </w:rPrChange>
          </w:rPr>
          <w:t>가</w:t>
        </w:r>
        <w:r w:rsidRPr="002646CB">
          <w:rPr>
            <w:rPrChange w:id="21267" w:author="ETRI-김종원" w:date="2019-12-10T10:44:00Z">
              <w:rPr/>
            </w:rPrChange>
          </w:rPr>
          <w:t xml:space="preserve"> 30% </w:t>
        </w:r>
        <w:r w:rsidRPr="002646CB">
          <w:rPr>
            <w:rFonts w:hint="eastAsia"/>
            <w:rPrChange w:id="21268" w:author="ETRI-김종원" w:date="2019-12-10T10:44:00Z">
              <w:rPr>
                <w:rFonts w:hint="eastAsia"/>
              </w:rPr>
            </w:rPrChange>
          </w:rPr>
          <w:t>이내인</w:t>
        </w:r>
        <w:r w:rsidRPr="002646CB">
          <w:rPr>
            <w:rPrChange w:id="2126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270" w:author="ETRI-김종원" w:date="2019-12-10T10:44:00Z">
              <w:rPr>
                <w:rFonts w:hint="eastAsia"/>
              </w:rPr>
            </w:rPrChange>
          </w:rPr>
          <w:t>조건에서</w:t>
        </w:r>
        <w:r w:rsidRPr="002646CB">
          <w:rPr>
            <w:rPrChange w:id="21271" w:author="ETRI-김종원" w:date="2019-12-10T10:44:00Z">
              <w:rPr/>
            </w:rPrChange>
          </w:rPr>
          <w:t xml:space="preserve"> </w:t>
        </w:r>
      </w:ins>
      <w:ins w:id="21272" w:author="박 진상" w:date="2019-10-28T18:25:00Z">
        <w:r w:rsidR="00DC4888" w:rsidRPr="002646CB">
          <w:rPr>
            <w:rFonts w:hint="eastAsia"/>
            <w:rPrChange w:id="21273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1274" w:author="박 진상" w:date="2019-10-08T06:12:00Z">
        <w:r w:rsidRPr="002646CB">
          <w:rPr>
            <w:rPrChange w:id="21275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276" w:author="ETRI-김종원" w:date="2019-12-10T10:44:00Z">
              <w:rPr>
                <w:rFonts w:hint="eastAsia"/>
              </w:rPr>
            </w:rPrChange>
          </w:rPr>
          <w:t>가</w:t>
        </w:r>
        <w:r w:rsidRPr="002646CB">
          <w:rPr>
            <w:rPrChange w:id="21277" w:author="ETRI-김종원" w:date="2019-12-10T10:44:00Z">
              <w:rPr/>
            </w:rPrChange>
          </w:rPr>
          <w:t xml:space="preserve"> 0%</w:t>
        </w:r>
        <w:r w:rsidRPr="002646CB">
          <w:rPr>
            <w:rFonts w:hint="eastAsia"/>
            <w:rPrChange w:id="21278" w:author="ETRI-김종원" w:date="2019-12-10T10:44:00Z">
              <w:rPr>
                <w:rFonts w:hint="eastAsia"/>
              </w:rPr>
            </w:rPrChange>
          </w:rPr>
          <w:t>일</w:t>
        </w:r>
        <w:r w:rsidRPr="002646CB">
          <w:rPr>
            <w:rPrChange w:id="2127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280" w:author="ETRI-김종원" w:date="2019-12-10T10:44:00Z">
              <w:rPr>
                <w:rFonts w:hint="eastAsia"/>
              </w:rPr>
            </w:rPrChange>
          </w:rPr>
          <w:t>때</w:t>
        </w:r>
        <w:r w:rsidRPr="002646CB">
          <w:rPr>
            <w:rPrChange w:id="21281" w:author="ETRI-김종원" w:date="2019-12-10T10:44:00Z">
              <w:rPr/>
            </w:rPrChange>
          </w:rPr>
          <w:t xml:space="preserve"> </w:t>
        </w:r>
      </w:ins>
      <w:ins w:id="21282" w:author="박 진상" w:date="2019-10-29T12:20:00Z">
        <w:r w:rsidR="005B6627" w:rsidRPr="002646CB">
          <w:rPr>
            <w:rFonts w:hint="eastAsia"/>
            <w:rPrChange w:id="21283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1284" w:author="박 진상" w:date="2019-10-08T06:12:00Z">
        <w:r w:rsidRPr="002646CB">
          <w:rPr>
            <w:rFonts w:hint="eastAsia"/>
            <w:rPrChange w:id="21285" w:author="ETRI-김종원" w:date="2019-12-10T10:44:00Z">
              <w:rPr>
                <w:rFonts w:hint="eastAsia"/>
              </w:rPr>
            </w:rPrChange>
          </w:rPr>
          <w:t>의</w:t>
        </w:r>
        <w:r w:rsidRPr="002646CB">
          <w:rPr>
            <w:rPrChange w:id="21286" w:author="ETRI-김종원" w:date="2019-12-10T10:44:00Z">
              <w:rPr/>
            </w:rPrChange>
          </w:rPr>
          <w:t xml:space="preserve"> 1.5</w:t>
        </w:r>
        <w:r w:rsidRPr="002646CB">
          <w:rPr>
            <w:rFonts w:hint="eastAsia"/>
            <w:rPrChange w:id="21287" w:author="ETRI-김종원" w:date="2019-12-10T10:44:00Z">
              <w:rPr>
                <w:rFonts w:hint="eastAsia"/>
              </w:rPr>
            </w:rPrChange>
          </w:rPr>
          <w:t>배를</w:t>
        </w:r>
        <w:r w:rsidRPr="002646CB">
          <w:rPr>
            <w:rPrChange w:id="2128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289" w:author="ETRI-김종원" w:date="2019-12-10T10:44:00Z">
              <w:rPr>
                <w:rFonts w:hint="eastAsia"/>
              </w:rPr>
            </w:rPrChange>
          </w:rPr>
          <w:t>지급하고</w:t>
        </w:r>
        <w:r w:rsidRPr="002646CB">
          <w:rPr>
            <w:rPrChange w:id="21290" w:author="ETRI-김종원" w:date="2019-12-10T10:44:00Z">
              <w:rPr/>
            </w:rPrChange>
          </w:rPr>
          <w:t xml:space="preserve">, </w:t>
        </w:r>
      </w:ins>
      <w:ins w:id="21291" w:author="박 진상" w:date="2019-10-28T18:25:00Z">
        <w:r w:rsidR="00DC4888" w:rsidRPr="002646CB">
          <w:rPr>
            <w:rFonts w:hint="eastAsia"/>
            <w:rPrChange w:id="21292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1293" w:author="박 진상" w:date="2019-10-28T21:14:00Z">
        <w:r w:rsidR="007A4B52" w:rsidRPr="002646CB">
          <w:rPr>
            <w:rFonts w:hint="eastAsia"/>
            <w:rPrChange w:id="21294" w:author="ETRI-김종원" w:date="2019-12-10T10:44:00Z">
              <w:rPr>
                <w:rFonts w:hint="eastAsia"/>
              </w:rPr>
            </w:rPrChange>
          </w:rPr>
          <w:t>가</w:t>
        </w:r>
      </w:ins>
      <w:ins w:id="21295" w:author="박 진상" w:date="2019-10-08T06:12:00Z">
        <w:r w:rsidRPr="002646CB">
          <w:rPr>
            <w:rPrChange w:id="21296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297" w:author="ETRI-김종원" w:date="2019-12-10T10:44:00Z">
              <w:rPr>
                <w:rFonts w:hint="eastAsia"/>
              </w:rPr>
            </w:rPrChange>
          </w:rPr>
          <w:t>증가할수록</w:t>
        </w:r>
        <w:r w:rsidRPr="002646CB">
          <w:rPr>
            <w:rPrChange w:id="21298" w:author="ETRI-김종원" w:date="2019-12-10T10:44:00Z">
              <w:rPr/>
            </w:rPrChange>
          </w:rPr>
          <w:t xml:space="preserve"> </w:t>
        </w:r>
      </w:ins>
      <w:ins w:id="21299" w:author="박 진상" w:date="2019-10-28T18:25:00Z">
        <w:r w:rsidR="00DC4888" w:rsidRPr="002646CB">
          <w:rPr>
            <w:rFonts w:hint="eastAsia"/>
            <w:rPrChange w:id="21300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1301" w:author="박 진상" w:date="2019-10-08T06:12:00Z">
        <w:r w:rsidRPr="002646CB">
          <w:rPr>
            <w:rPrChange w:id="21302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303" w:author="ETRI-김종원" w:date="2019-12-10T10:44:00Z">
              <w:rPr>
                <w:rFonts w:hint="eastAsia"/>
              </w:rPr>
            </w:rPrChange>
          </w:rPr>
          <w:t>인센티브지급률</w:t>
        </w:r>
        <w:r w:rsidRPr="002646CB">
          <w:rPr>
            <w:rPrChange w:id="21304" w:author="ETRI-김종원" w:date="2019-12-10T10:44:00Z">
              <w:rPr/>
            </w:rPrChange>
          </w:rPr>
          <w:t xml:space="preserve"> </w:t>
        </w:r>
      </w:ins>
      <w:ins w:id="21305" w:author="박 진상" w:date="2019-10-28T21:14:00Z">
        <w:r w:rsidR="007A4B52" w:rsidRPr="002646CB">
          <w:rPr>
            <w:rPrChange w:id="21306" w:author="ETRI-김종원" w:date="2019-12-10T10:44:00Z">
              <w:rPr/>
            </w:rPrChange>
          </w:rPr>
          <w:t>(</w:t>
        </w:r>
      </w:ins>
      <w:ins w:id="21307" w:author="박 진상" w:date="2019-10-15T20:34:00Z">
        <w:r w:rsidR="00AC337B" w:rsidRPr="002646CB">
          <w:rPr>
            <w:rPrChange w:id="21308" w:author="ETRI-김종원" w:date="2019-12-10T10:44:00Z">
              <w:rPr/>
            </w:rPrChange>
          </w:rPr>
          <w:t>IRCI</w:t>
        </w:r>
      </w:ins>
      <w:ins w:id="21309" w:author="박 진상" w:date="2019-10-28T21:14:00Z">
        <w:r w:rsidR="007A4B52" w:rsidRPr="002646CB">
          <w:rPr>
            <w:rPrChange w:id="21310" w:author="ETRI-김종원" w:date="2019-12-10T10:44:00Z">
              <w:rPr/>
            </w:rPrChange>
          </w:rPr>
          <w:t>)</w:t>
        </w:r>
      </w:ins>
      <w:ins w:id="21311" w:author="박 진상" w:date="2019-10-08T06:12:00Z">
        <w:r w:rsidRPr="002646CB">
          <w:rPr>
            <w:rFonts w:hint="eastAsia"/>
            <w:rPrChange w:id="21312" w:author="ETRI-김종원" w:date="2019-12-10T10:44:00Z">
              <w:rPr>
                <w:rFonts w:hint="eastAsia"/>
              </w:rPr>
            </w:rPrChange>
          </w:rPr>
          <w:t>이</w:t>
        </w:r>
        <w:r w:rsidRPr="002646CB">
          <w:rPr>
            <w:rPrChange w:id="21313" w:author="ETRI-김종원" w:date="2019-12-10T10:44:00Z">
              <w:rPr/>
            </w:rPrChange>
          </w:rPr>
          <w:t xml:space="preserve"> </w:t>
        </w:r>
      </w:ins>
      <w:ins w:id="21314" w:author="ETRI-김종원" w:date="2019-12-03T09:17:00Z">
        <w:r w:rsidR="002A7621" w:rsidRPr="002646CB">
          <w:rPr>
            <w:rFonts w:hint="eastAsia"/>
            <w:rPrChange w:id="21315" w:author="ETRI-김종원" w:date="2019-12-10T10:44:00Z">
              <w:rPr>
                <w:rFonts w:hint="eastAsia"/>
              </w:rPr>
            </w:rPrChange>
          </w:rPr>
          <w:t>선형적</w:t>
        </w:r>
      </w:ins>
      <w:ins w:id="21316" w:author="박 진상" w:date="2019-10-08T06:12:00Z">
        <w:del w:id="21317" w:author="ETRI-김종원" w:date="2019-12-03T09:17:00Z">
          <w:r w:rsidRPr="002646CB" w:rsidDel="002A7621">
            <w:rPr>
              <w:rFonts w:hint="eastAsia"/>
              <w:rPrChange w:id="21318" w:author="ETRI-김종원" w:date="2019-12-10T10:44:00Z">
                <w:rPr>
                  <w:rFonts w:hint="eastAsia"/>
                </w:rPr>
              </w:rPrChange>
            </w:rPr>
            <w:delText>직선적</w:delText>
          </w:r>
        </w:del>
        <w:r w:rsidRPr="002646CB">
          <w:rPr>
            <w:rFonts w:hint="eastAsia"/>
            <w:rPrChange w:id="21319" w:author="ETRI-김종원" w:date="2019-12-10T10:44:00Z">
              <w:rPr>
                <w:rFonts w:hint="eastAsia"/>
              </w:rPr>
            </w:rPrChange>
          </w:rPr>
          <w:t>으로</w:t>
        </w:r>
        <w:r w:rsidRPr="002646CB">
          <w:rPr>
            <w:rPrChange w:id="21320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321" w:author="ETRI-김종원" w:date="2019-12-10T10:44:00Z">
              <w:rPr>
                <w:rFonts w:hint="eastAsia"/>
              </w:rPr>
            </w:rPrChange>
          </w:rPr>
          <w:t>감소하여</w:t>
        </w:r>
        <w:r w:rsidRPr="002646CB">
          <w:rPr>
            <w:rPrChange w:id="21322" w:author="ETRI-김종원" w:date="2019-12-10T10:44:00Z">
              <w:rPr/>
            </w:rPrChange>
          </w:rPr>
          <w:t xml:space="preserve">, </w:t>
        </w:r>
      </w:ins>
      <w:ins w:id="21323" w:author="박 진상" w:date="2019-10-28T18:25:00Z">
        <w:r w:rsidR="00DC4888" w:rsidRPr="002646CB">
          <w:rPr>
            <w:rFonts w:hint="eastAsia"/>
            <w:rPrChange w:id="21324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1325" w:author="박 진상" w:date="2019-10-08T06:12:00Z">
        <w:r w:rsidRPr="002646CB">
          <w:rPr>
            <w:rFonts w:hint="eastAsia"/>
            <w:rPrChange w:id="21326" w:author="ETRI-김종원" w:date="2019-12-10T10:44:00Z">
              <w:rPr>
                <w:rFonts w:hint="eastAsia"/>
              </w:rPr>
            </w:rPrChange>
          </w:rPr>
          <w:t>가</w:t>
        </w:r>
        <w:r w:rsidRPr="002646CB">
          <w:rPr>
            <w:rPrChange w:id="21327" w:author="ETRI-김종원" w:date="2019-12-10T10:44:00Z">
              <w:rPr/>
            </w:rPrChange>
          </w:rPr>
          <w:t xml:space="preserve"> 30 ~ 100%</w:t>
        </w:r>
        <w:r w:rsidRPr="002646CB">
          <w:rPr>
            <w:rFonts w:hint="eastAsia"/>
            <w:rPrChange w:id="21328" w:author="ETRI-김종원" w:date="2019-12-10T10:44:00Z">
              <w:rPr>
                <w:rFonts w:hint="eastAsia"/>
              </w:rPr>
            </w:rPrChange>
          </w:rPr>
          <w:t>일</w:t>
        </w:r>
        <w:r w:rsidRPr="002646CB">
          <w:rPr>
            <w:rPrChange w:id="21329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330" w:author="ETRI-김종원" w:date="2019-12-10T10:44:00Z">
              <w:rPr>
                <w:rFonts w:hint="eastAsia"/>
              </w:rPr>
            </w:rPrChange>
          </w:rPr>
          <w:t>때</w:t>
        </w:r>
        <w:r w:rsidRPr="002646CB">
          <w:rPr>
            <w:rPrChange w:id="21331" w:author="ETRI-김종원" w:date="2019-12-10T10:44:00Z">
              <w:rPr/>
            </w:rPrChange>
          </w:rPr>
          <w:t xml:space="preserve"> </w:t>
        </w:r>
      </w:ins>
      <w:ins w:id="21332" w:author="박 진상" w:date="2019-10-29T12:20:00Z">
        <w:r w:rsidR="005B6627" w:rsidRPr="002646CB">
          <w:rPr>
            <w:rFonts w:hint="eastAsia"/>
            <w:rPrChange w:id="21333" w:author="ETRI-김종원" w:date="2019-12-10T10:44:00Z">
              <w:rPr>
                <w:rFonts w:hint="eastAsia"/>
              </w:rPr>
            </w:rPrChange>
          </w:rPr>
          <w:t>인센티브단가</w:t>
        </w:r>
      </w:ins>
      <w:ins w:id="21334" w:author="박 진상" w:date="2019-10-08T06:12:00Z">
        <w:r w:rsidRPr="002646CB">
          <w:rPr>
            <w:rFonts w:hint="eastAsia"/>
            <w:rPrChange w:id="21335" w:author="ETRI-김종원" w:date="2019-12-10T10:44:00Z">
              <w:rPr>
                <w:rFonts w:hint="eastAsia"/>
              </w:rPr>
            </w:rPrChange>
          </w:rPr>
          <w:t>의</w:t>
        </w:r>
        <w:r w:rsidRPr="002646CB">
          <w:rPr>
            <w:rPrChange w:id="21336" w:author="ETRI-김종원" w:date="2019-12-10T10:44:00Z">
              <w:rPr/>
            </w:rPrChange>
          </w:rPr>
          <w:t xml:space="preserve"> 0</w:t>
        </w:r>
        <w:r w:rsidRPr="002646CB">
          <w:rPr>
            <w:rFonts w:hint="eastAsia"/>
            <w:rPrChange w:id="21337" w:author="ETRI-김종원" w:date="2019-12-10T10:44:00Z">
              <w:rPr>
                <w:rFonts w:hint="eastAsia"/>
              </w:rPr>
            </w:rPrChange>
          </w:rPr>
          <w:t>배를</w:t>
        </w:r>
        <w:r w:rsidRPr="002646CB">
          <w:rPr>
            <w:rPrChange w:id="21338" w:author="ETRI-김종원" w:date="2019-12-10T10:44:00Z">
              <w:rPr/>
            </w:rPrChange>
          </w:rPr>
          <w:t xml:space="preserve"> </w:t>
        </w:r>
        <w:r w:rsidRPr="002646CB">
          <w:rPr>
            <w:rFonts w:hint="eastAsia"/>
            <w:rPrChange w:id="21339" w:author="ETRI-김종원" w:date="2019-12-10T10:44:00Z">
              <w:rPr>
                <w:rFonts w:hint="eastAsia"/>
              </w:rPr>
            </w:rPrChange>
          </w:rPr>
          <w:t>지급</w:t>
        </w:r>
      </w:ins>
      <w:ins w:id="21340" w:author="ETRI-김종원" w:date="2019-12-03T09:18:00Z">
        <w:r w:rsidR="00630E17" w:rsidRPr="002646CB">
          <w:rPr>
            <w:rFonts w:hint="eastAsia"/>
            <w:rPrChange w:id="21341" w:author="ETRI-김종원" w:date="2019-12-10T10:44:00Z">
              <w:rPr>
                <w:rFonts w:hint="eastAsia"/>
              </w:rPr>
            </w:rPrChange>
          </w:rPr>
          <w:t>하</w:t>
        </w:r>
      </w:ins>
      <w:ins w:id="21342" w:author="ETRI-김종원" w:date="2019-12-03T09:19:00Z">
        <w:r w:rsidR="00630E17" w:rsidRPr="002646CB">
          <w:rPr>
            <w:rFonts w:hint="eastAsia"/>
            <w:rPrChange w:id="21343" w:author="ETRI-김종원" w:date="2019-12-10T10:44:00Z">
              <w:rPr>
                <w:rFonts w:hint="eastAsia"/>
              </w:rPr>
            </w:rPrChange>
          </w:rPr>
          <w:t>며</w:t>
        </w:r>
      </w:ins>
      <w:ins w:id="21344" w:author="ETRI-김종원" w:date="2019-12-03T09:18:00Z">
        <w:r w:rsidR="002A7621" w:rsidRPr="002646CB">
          <w:rPr>
            <w:rPrChange w:id="21345" w:author="ETRI-김종원" w:date="2019-12-10T10:44:00Z">
              <w:rPr/>
            </w:rPrChange>
          </w:rPr>
          <w:t xml:space="preserve">, </w:t>
        </w:r>
        <w:r w:rsidR="002A7621" w:rsidRPr="002646CB">
          <w:rPr>
            <w:rFonts w:hint="eastAsia"/>
            <w:rPrChange w:id="21346" w:author="ETRI-김종원" w:date="2019-12-10T10:44:00Z">
              <w:rPr>
                <w:rFonts w:hint="eastAsia"/>
              </w:rPr>
            </w:rPrChange>
          </w:rPr>
          <w:t>변동지표가</w:t>
        </w:r>
        <w:r w:rsidR="002A7621" w:rsidRPr="002646CB">
          <w:rPr>
            <w:rPrChange w:id="21347" w:author="ETRI-김종원" w:date="2019-12-10T10:44:00Z">
              <w:rPr/>
            </w:rPrChange>
          </w:rPr>
          <w:t xml:space="preserve"> 30%</w:t>
        </w:r>
        <w:r w:rsidR="002A7621" w:rsidRPr="002646CB">
          <w:rPr>
            <w:rFonts w:hint="eastAsia"/>
            <w:rPrChange w:id="21348" w:author="ETRI-김종원" w:date="2019-12-10T10:44:00Z">
              <w:rPr>
                <w:rFonts w:hint="eastAsia"/>
              </w:rPr>
            </w:rPrChange>
          </w:rPr>
          <w:t>를</w:t>
        </w:r>
        <w:r w:rsidR="002A7621" w:rsidRPr="002646CB">
          <w:rPr>
            <w:rPrChange w:id="21349" w:author="ETRI-김종원" w:date="2019-12-10T10:44:00Z">
              <w:rPr/>
            </w:rPrChange>
          </w:rPr>
          <w:t xml:space="preserve"> </w:t>
        </w:r>
        <w:r w:rsidR="002A7621" w:rsidRPr="002646CB">
          <w:rPr>
            <w:rFonts w:hint="eastAsia"/>
            <w:rPrChange w:id="21350" w:author="ETRI-김종원" w:date="2019-12-10T10:44:00Z">
              <w:rPr>
                <w:rFonts w:hint="eastAsia"/>
              </w:rPr>
            </w:rPrChange>
          </w:rPr>
          <w:t>초과하면</w:t>
        </w:r>
        <w:r w:rsidR="002A7621" w:rsidRPr="002646CB">
          <w:rPr>
            <w:rPrChange w:id="21351" w:author="ETRI-김종원" w:date="2019-12-10T10:44:00Z">
              <w:rPr/>
            </w:rPrChange>
          </w:rPr>
          <w:t xml:space="preserve"> </w:t>
        </w:r>
        <w:r w:rsidR="002A7621" w:rsidRPr="002646CB">
          <w:rPr>
            <w:rFonts w:hint="eastAsia"/>
            <w:rPrChange w:id="21352" w:author="ETRI-김종원" w:date="2019-12-10T10:44:00Z">
              <w:rPr>
                <w:rFonts w:hint="eastAsia"/>
              </w:rPr>
            </w:rPrChange>
          </w:rPr>
          <w:t>인센티브단가의</w:t>
        </w:r>
        <w:r w:rsidR="002A7621" w:rsidRPr="002646CB">
          <w:rPr>
            <w:rPrChange w:id="21353" w:author="ETRI-김종원" w:date="2019-12-10T10:44:00Z">
              <w:rPr/>
            </w:rPrChange>
          </w:rPr>
          <w:t xml:space="preserve"> </w:t>
        </w:r>
        <w:r w:rsidR="00630E17" w:rsidRPr="002646CB">
          <w:rPr>
            <w:rPrChange w:id="21354" w:author="ETRI-김종원" w:date="2019-12-10T10:44:00Z">
              <w:rPr/>
            </w:rPrChange>
          </w:rPr>
          <w:t>0</w:t>
        </w:r>
        <w:r w:rsidR="00630E17" w:rsidRPr="002646CB">
          <w:rPr>
            <w:rFonts w:hint="eastAsia"/>
            <w:rPrChange w:id="21355" w:author="ETRI-김종원" w:date="2019-12-10T10:44:00Z">
              <w:rPr>
                <w:rFonts w:hint="eastAsia"/>
              </w:rPr>
            </w:rPrChange>
          </w:rPr>
          <w:t>배를</w:t>
        </w:r>
        <w:r w:rsidR="00630E17" w:rsidRPr="002646CB">
          <w:rPr>
            <w:rPrChange w:id="21356" w:author="ETRI-김종원" w:date="2019-12-10T10:44:00Z">
              <w:rPr/>
            </w:rPrChange>
          </w:rPr>
          <w:t xml:space="preserve"> </w:t>
        </w:r>
        <w:r w:rsidR="00630E17" w:rsidRPr="002646CB">
          <w:rPr>
            <w:rFonts w:hint="eastAsia"/>
            <w:rPrChange w:id="21357" w:author="ETRI-김종원" w:date="2019-12-10T10:44:00Z">
              <w:rPr>
                <w:rFonts w:hint="eastAsia"/>
              </w:rPr>
            </w:rPrChange>
          </w:rPr>
          <w:t>지급한다</w:t>
        </w:r>
        <w:r w:rsidR="00630E17" w:rsidRPr="002646CB">
          <w:rPr>
            <w:rPrChange w:id="21358" w:author="ETRI-김종원" w:date="2019-12-10T10:44:00Z">
              <w:rPr/>
            </w:rPrChange>
          </w:rPr>
          <w:t>.</w:t>
        </w:r>
      </w:ins>
      <w:ins w:id="21359" w:author="박 진상" w:date="2019-10-08T06:12:00Z">
        <w:del w:id="21360" w:author="ETRI-김종원" w:date="2019-12-03T09:18:00Z">
          <w:r w:rsidRPr="002646CB" w:rsidDel="002A7621">
            <w:rPr>
              <w:rFonts w:hint="eastAsia"/>
              <w:rPrChange w:id="21361" w:author="ETRI-김종원" w:date="2019-12-10T10:44:00Z">
                <w:rPr>
                  <w:rFonts w:hint="eastAsia"/>
                </w:rPr>
              </w:rPrChange>
            </w:rPr>
            <w:delText>한다</w:delText>
          </w:r>
          <w:r w:rsidRPr="002646CB" w:rsidDel="002A7621">
            <w:rPr>
              <w:rPrChange w:id="21362" w:author="ETRI-김종원" w:date="2019-12-10T10:44:00Z">
                <w:rPr/>
              </w:rPrChange>
            </w:rPr>
            <w:delText>.</w:delText>
          </w:r>
        </w:del>
      </w:ins>
    </w:p>
    <w:p w14:paraId="50784D60" w14:textId="01A57542" w:rsidR="00087689" w:rsidRPr="002646CB" w:rsidRDefault="00087689" w:rsidP="00087689">
      <w:pPr>
        <w:rPr>
          <w:ins w:id="21363" w:author="박 진상" w:date="2019-10-08T06:16:00Z"/>
          <w:rPrChange w:id="21364" w:author="ETRI-김종원" w:date="2019-12-10T10:44:00Z">
            <w:rPr>
              <w:ins w:id="21365" w:author="박 진상" w:date="2019-10-08T06:16:00Z"/>
            </w:rPr>
          </w:rPrChange>
        </w:rPr>
      </w:pPr>
    </w:p>
    <w:p w14:paraId="4390184D" w14:textId="09B4CADB" w:rsidR="00087689" w:rsidRPr="002646CB" w:rsidRDefault="008C2857">
      <w:pPr>
        <w:jc w:val="center"/>
        <w:rPr>
          <w:ins w:id="21366" w:author="박 진상" w:date="2019-10-08T06:16:00Z"/>
          <w:rPrChange w:id="21367" w:author="ETRI-김종원" w:date="2019-12-10T10:44:00Z">
            <w:rPr>
              <w:ins w:id="21368" w:author="박 진상" w:date="2019-10-08T06:16:00Z"/>
            </w:rPr>
          </w:rPrChange>
        </w:rPr>
        <w:pPrChange w:id="21369" w:author="ETRI-김종원" w:date="2019-11-04T20:04:00Z">
          <w:pPr/>
        </w:pPrChange>
      </w:pPr>
      <w:ins w:id="21370" w:author="ETRI-김종원" w:date="2019-11-04T20:10:00Z">
        <w:r w:rsidRPr="002646CB">
          <w:rPr>
            <w:lang w:val="en-US"/>
            <w:rPrChange w:id="21371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77D6EE99" wp14:editId="219D3C31">
              <wp:extent cx="5924550" cy="3162300"/>
              <wp:effectExtent l="0" t="0" r="0" b="0"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5176" cy="31626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1372" w:author="박 진상" w:date="2019-10-28T21:36:00Z">
        <w:del w:id="21373" w:author="ETRI-김종원" w:date="2019-11-04T20:04:00Z">
          <w:r w:rsidR="009D2574" w:rsidRPr="002646CB" w:rsidDel="00B62F48">
            <w:rPr>
              <w:lang w:val="en-US"/>
              <w:rPrChange w:id="21374" w:author="ETRI-김종원" w:date="2019-12-10T10:44:00Z">
                <w:rPr>
                  <w:lang w:val="en-US"/>
                </w:rPr>
              </w:rPrChange>
            </w:rPr>
            <w:drawing>
              <wp:inline distT="0" distB="0" distL="0" distR="0" wp14:anchorId="76AB14F6" wp14:editId="3ABE4BA8">
                <wp:extent cx="5935527" cy="2721121"/>
                <wp:effectExtent l="0" t="0" r="8255" b="3175"/>
                <wp:docPr id="14" name="그림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4523" cy="27298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</w:p>
    <w:p w14:paraId="46228BEF" w14:textId="77777777" w:rsidR="00087689" w:rsidRPr="002646CB" w:rsidRDefault="00087689" w:rsidP="00087689">
      <w:pPr>
        <w:rPr>
          <w:ins w:id="21375" w:author="박 진상" w:date="2019-10-08T06:12:00Z"/>
          <w:rPrChange w:id="21376" w:author="ETRI-김종원" w:date="2019-12-10T10:44:00Z">
            <w:rPr>
              <w:ins w:id="21377" w:author="박 진상" w:date="2019-10-08T06:12:00Z"/>
            </w:rPr>
          </w:rPrChange>
        </w:rPr>
      </w:pPr>
    </w:p>
    <w:p w14:paraId="323D3BB6" w14:textId="10659865" w:rsidR="00087689" w:rsidRPr="002646CB" w:rsidDel="008C2857" w:rsidRDefault="00087689" w:rsidP="00087689">
      <w:pPr>
        <w:jc w:val="center"/>
        <w:rPr>
          <w:ins w:id="21378" w:author="박 진상" w:date="2019-10-08T06:12:00Z"/>
          <w:del w:id="21379" w:author="ETRI-김종원" w:date="2019-11-04T20:04:00Z"/>
          <w:rPrChange w:id="21380" w:author="ETRI-김종원" w:date="2019-12-10T10:44:00Z">
            <w:rPr>
              <w:ins w:id="21381" w:author="박 진상" w:date="2019-10-08T06:12:00Z"/>
              <w:del w:id="21382" w:author="ETRI-김종원" w:date="2019-11-04T20:04:00Z"/>
            </w:rPr>
          </w:rPrChange>
        </w:rPr>
      </w:pPr>
    </w:p>
    <w:p w14:paraId="6A0BC6E1" w14:textId="60D99F92" w:rsidR="007A4B52" w:rsidRPr="002646CB" w:rsidRDefault="00087689" w:rsidP="00087689">
      <w:pPr>
        <w:pStyle w:val="aff"/>
        <w:jc w:val="center"/>
        <w:rPr>
          <w:ins w:id="21383" w:author="박 진상" w:date="2019-10-28T21:15:00Z"/>
          <w:rPrChange w:id="21384" w:author="ETRI-김종원" w:date="2019-12-10T10:44:00Z">
            <w:rPr>
              <w:ins w:id="21385" w:author="박 진상" w:date="2019-10-28T21:15:00Z"/>
            </w:rPr>
          </w:rPrChange>
        </w:rPr>
      </w:pPr>
      <w:ins w:id="21386" w:author="박 진상" w:date="2019-10-08T06:12:00Z">
        <w:r w:rsidRPr="002646CB">
          <w:rPr>
            <w:rFonts w:hint="eastAsia"/>
            <w:rPrChange w:id="21387" w:author="ETRI-김종원" w:date="2019-12-10T10:44:00Z">
              <w:rPr>
                <w:rFonts w:hint="eastAsia"/>
              </w:rPr>
            </w:rPrChange>
          </w:rPr>
          <w:t>그림</w:t>
        </w:r>
        <w:r w:rsidRPr="002646CB">
          <w:rPr>
            <w:rPrChange w:id="21388" w:author="ETRI-김종원" w:date="2019-12-10T10:44:00Z">
              <w:rPr/>
            </w:rPrChange>
          </w:rPr>
          <w:t xml:space="preserve"> 6  </w:t>
        </w:r>
      </w:ins>
      <w:ins w:id="21389" w:author="박 진상" w:date="2019-10-28T21:15:00Z">
        <w:r w:rsidR="007A4B52" w:rsidRPr="002646CB">
          <w:rPr>
            <w:rFonts w:hint="eastAsia"/>
            <w:rPrChange w:id="21390" w:author="ETRI-김종원" w:date="2019-12-10T10:44:00Z">
              <w:rPr>
                <w:rFonts w:hint="eastAsia"/>
              </w:rPr>
            </w:rPrChange>
          </w:rPr>
          <w:t>결합지표</w:t>
        </w:r>
        <w:r w:rsidR="007A4B52" w:rsidRPr="002646CB">
          <w:rPr>
            <w:rFonts w:hint="eastAsia"/>
            <w:rPrChange w:id="21391" w:author="ETRI-김종원" w:date="2019-12-10T10:44:00Z">
              <w:rPr>
                <w:rFonts w:hint="eastAsia"/>
              </w:rPr>
            </w:rPrChange>
          </w:rPr>
          <w:t xml:space="preserve"> </w:t>
        </w:r>
        <w:r w:rsidR="007A4B52" w:rsidRPr="002646CB">
          <w:rPr>
            <w:rFonts w:hint="eastAsia"/>
            <w:rPrChange w:id="21392" w:author="ETRI-김종원" w:date="2019-12-10T10:44:00Z">
              <w:rPr>
                <w:rFonts w:hint="eastAsia"/>
              </w:rPr>
            </w:rPrChange>
          </w:rPr>
          <w:t>인센티브지급률</w:t>
        </w:r>
      </w:ins>
    </w:p>
    <w:p w14:paraId="722874CE" w14:textId="22935BF7" w:rsidR="00087689" w:rsidRPr="002646CB" w:rsidRDefault="007A4B52" w:rsidP="00087689">
      <w:pPr>
        <w:pStyle w:val="aff"/>
        <w:jc w:val="center"/>
        <w:rPr>
          <w:ins w:id="21393" w:author="박 진상" w:date="2019-10-08T06:12:00Z"/>
          <w:lang w:bidi="ko-KR"/>
          <w:rPrChange w:id="21394" w:author="ETRI-김종원" w:date="2019-12-10T10:44:00Z">
            <w:rPr>
              <w:ins w:id="21395" w:author="박 진상" w:date="2019-10-08T06:12:00Z"/>
              <w:color w:val="FF0000"/>
              <w:lang w:bidi="ko-KR"/>
            </w:rPr>
          </w:rPrChange>
        </w:rPr>
      </w:pPr>
      <w:ins w:id="21396" w:author="박 진상" w:date="2019-10-28T21:15:00Z">
        <w:r w:rsidRPr="002646CB">
          <w:rPr>
            <w:rPrChange w:id="21397" w:author="ETRI-김종원" w:date="2019-12-10T10:44:00Z">
              <w:rPr/>
            </w:rPrChange>
          </w:rPr>
          <w:t>(</w:t>
        </w:r>
      </w:ins>
      <w:ins w:id="21398" w:author="박 진상" w:date="2019-10-28T18:26:00Z">
        <w:r w:rsidR="00DC4888" w:rsidRPr="002646CB">
          <w:rPr>
            <w:rFonts w:hint="eastAsia"/>
            <w:rPrChange w:id="21399" w:author="ETRI-김종원" w:date="2019-12-10T10:44:00Z">
              <w:rPr>
                <w:rFonts w:hint="eastAsia"/>
              </w:rPr>
            </w:rPrChange>
          </w:rPr>
          <w:t>변동지표</w:t>
        </w:r>
      </w:ins>
      <w:ins w:id="21400" w:author="박 진상" w:date="2019-10-08T06:12:00Z">
        <w:r w:rsidR="00087689" w:rsidRPr="002646CB">
          <w:rPr>
            <w:rFonts w:hint="eastAsia"/>
            <w:rPrChange w:id="21401" w:author="ETRI-김종원" w:date="2019-12-10T10:44:00Z">
              <w:rPr>
                <w:rFonts w:hint="eastAsia"/>
              </w:rPr>
            </w:rPrChange>
          </w:rPr>
          <w:t>가</w:t>
        </w:r>
        <w:r w:rsidR="00087689" w:rsidRPr="002646CB">
          <w:rPr>
            <w:rPrChange w:id="21402" w:author="ETRI-김종원" w:date="2019-12-10T10:44:00Z">
              <w:rPr/>
            </w:rPrChange>
          </w:rPr>
          <w:t xml:space="preserve"> 30% </w:t>
        </w:r>
        <w:r w:rsidR="00087689" w:rsidRPr="002646CB">
          <w:rPr>
            <w:rFonts w:hint="eastAsia"/>
            <w:rPrChange w:id="21403" w:author="ETRI-김종원" w:date="2019-12-10T10:44:00Z">
              <w:rPr>
                <w:rFonts w:hint="eastAsia"/>
              </w:rPr>
            </w:rPrChange>
          </w:rPr>
          <w:t>이내인</w:t>
        </w:r>
        <w:r w:rsidR="00087689" w:rsidRPr="002646CB">
          <w:rPr>
            <w:rPrChange w:id="2140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405" w:author="ETRI-김종원" w:date="2019-12-10T10:44:00Z">
              <w:rPr>
                <w:rFonts w:hint="eastAsia"/>
              </w:rPr>
            </w:rPrChange>
          </w:rPr>
          <w:t>조건에서</w:t>
        </w:r>
        <w:r w:rsidR="00087689" w:rsidRPr="002646CB">
          <w:rPr>
            <w:rPrChange w:id="21406" w:author="ETRI-김종원" w:date="2019-12-10T10:44:00Z">
              <w:rPr/>
            </w:rPrChange>
          </w:rPr>
          <w:t xml:space="preserve"> </w:t>
        </w:r>
      </w:ins>
      <w:ins w:id="21407" w:author="박 진상" w:date="2019-10-28T18:25:00Z">
        <w:r w:rsidR="00DC4888" w:rsidRPr="002646CB">
          <w:rPr>
            <w:rFonts w:hint="eastAsia"/>
            <w:rPrChange w:id="21408" w:author="ETRI-김종원" w:date="2019-12-10T10:44:00Z">
              <w:rPr>
                <w:rFonts w:hint="eastAsia"/>
              </w:rPr>
            </w:rPrChange>
          </w:rPr>
          <w:t>신뢰지표</w:t>
        </w:r>
      </w:ins>
      <w:ins w:id="21409" w:author="박 진상" w:date="2019-10-08T06:12:00Z">
        <w:r w:rsidR="00087689" w:rsidRPr="002646CB">
          <w:rPr>
            <w:rFonts w:hint="eastAsia"/>
            <w:rPrChange w:id="21410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PrChange w:id="21411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hint="eastAsia"/>
            <w:rPrChange w:id="21412" w:author="ETRI-김종원" w:date="2019-12-10T10:44:00Z">
              <w:rPr>
                <w:rFonts w:hint="eastAsia"/>
              </w:rPr>
            </w:rPrChange>
          </w:rPr>
          <w:t>의한</w:t>
        </w:r>
        <w:r w:rsidR="00087689" w:rsidRPr="002646CB">
          <w:rPr>
            <w:rPrChange w:id="21413" w:author="ETRI-김종원" w:date="2019-12-10T10:44:00Z">
              <w:rPr/>
            </w:rPrChange>
          </w:rPr>
          <w:t xml:space="preserve"> </w:t>
        </w:r>
      </w:ins>
      <w:ins w:id="21414" w:author="ETRI-김종원" w:date="2019-11-04T20:11:00Z">
        <w:r w:rsidR="008C2857" w:rsidRPr="002646CB">
          <w:rPr>
            <w:rFonts w:hint="eastAsia"/>
            <w:rPrChange w:id="21415" w:author="ETRI-김종원" w:date="2019-12-10T10:44:00Z">
              <w:rPr>
                <w:rFonts w:hint="eastAsia"/>
              </w:rPr>
            </w:rPrChange>
          </w:rPr>
          <w:t>결합</w:t>
        </w:r>
      </w:ins>
      <w:ins w:id="21416" w:author="박 진상" w:date="2019-10-08T06:12:00Z">
        <w:del w:id="21417" w:author="ETRI-김종원" w:date="2019-11-04T20:11:00Z">
          <w:r w:rsidR="00087689" w:rsidRPr="002646CB" w:rsidDel="008C2857">
            <w:rPr>
              <w:rFonts w:hint="eastAsia"/>
              <w:rPrChange w:id="21418" w:author="ETRI-김종원" w:date="2019-12-10T10:44:00Z">
                <w:rPr>
                  <w:rFonts w:hint="eastAsia"/>
                </w:rPr>
              </w:rPrChange>
            </w:rPr>
            <w:delText>전체</w:delText>
          </w:r>
        </w:del>
        <w:r w:rsidR="00087689" w:rsidRPr="002646CB">
          <w:rPr>
            <w:rPrChange w:id="21419" w:author="ETRI-김종원" w:date="2019-12-10T10:44:00Z">
              <w:rPr/>
            </w:rPrChange>
          </w:rPr>
          <w:t xml:space="preserve"> </w:t>
        </w:r>
      </w:ins>
      <w:ins w:id="21420" w:author="박 진상" w:date="2019-10-29T12:15:00Z">
        <w:r w:rsidR="005B6627" w:rsidRPr="002646CB">
          <w:rPr>
            <w:rFonts w:hint="eastAsia"/>
            <w:rPrChange w:id="21421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21422" w:author="박 진상" w:date="2019-10-28T21:15:00Z">
        <w:r w:rsidRPr="002646CB">
          <w:rPr>
            <w:rFonts w:hint="eastAsia"/>
            <w:rPrChange w:id="21423" w:author="ETRI-김종원" w:date="2019-12-10T10:44:00Z">
              <w:rPr>
                <w:rFonts w:hint="eastAsia"/>
              </w:rPr>
            </w:rPrChange>
          </w:rPr>
          <w:t>)</w:t>
        </w:r>
      </w:ins>
    </w:p>
    <w:p w14:paraId="2C551F37" w14:textId="77777777" w:rsidR="00930BC1" w:rsidRPr="002646CB" w:rsidRDefault="00930BC1" w:rsidP="00BA3A72">
      <w:pPr>
        <w:rPr>
          <w:rPrChange w:id="21424" w:author="ETRI-김종원" w:date="2019-12-10T10:44:00Z">
            <w:rPr/>
          </w:rPrChange>
        </w:rPr>
      </w:pPr>
    </w:p>
    <w:p w14:paraId="3CEE6FC9" w14:textId="225CD800" w:rsidR="007373D3" w:rsidRPr="002646CB" w:rsidDel="00930BC1" w:rsidRDefault="007373D3" w:rsidP="007373D3">
      <w:pPr>
        <w:pStyle w:val="24"/>
        <w:wordWrap/>
        <w:rPr>
          <w:del w:id="21425" w:author="박 진상" w:date="2019-10-08T05:59:00Z"/>
          <w:lang w:eastAsia="ko-KR"/>
          <w:rPrChange w:id="21426" w:author="ETRI-김종원" w:date="2019-12-10T10:44:00Z">
            <w:rPr>
              <w:del w:id="21427" w:author="박 진상" w:date="2019-10-08T05:59:00Z"/>
              <w:lang w:eastAsia="ko-KR"/>
            </w:rPr>
          </w:rPrChange>
        </w:rPr>
      </w:pPr>
      <w:del w:id="21428" w:author="박 진상" w:date="2019-10-08T05:59:00Z">
        <w:r w:rsidRPr="002646CB" w:rsidDel="00930BC1">
          <w:rPr>
            <w:rFonts w:hint="eastAsia"/>
            <w:lang w:eastAsia="ko-KR"/>
            <w:rPrChange w:id="21429" w:author="ETRI-김종원" w:date="2019-12-10T10:44:00Z">
              <w:rPr>
                <w:rFonts w:hint="eastAsia"/>
                <w:lang w:eastAsia="ko-KR"/>
              </w:rPr>
            </w:rPrChange>
          </w:rPr>
          <w:delText>유지</w:delText>
        </w:r>
        <w:r w:rsidRPr="002646CB" w:rsidDel="00930BC1">
          <w:rPr>
            <w:rFonts w:hint="eastAsia"/>
            <w:lang w:eastAsia="ko-KR"/>
            <w:rPrChange w:id="21430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930BC1">
          <w:rPr>
            <w:rFonts w:hint="eastAsia"/>
            <w:lang w:eastAsia="ko-KR"/>
            <w:rPrChange w:id="21431" w:author="ETRI-김종원" w:date="2019-12-10T10:44:00Z">
              <w:rPr>
                <w:rFonts w:hint="eastAsia"/>
                <w:lang w:eastAsia="ko-KR"/>
              </w:rPr>
            </w:rPrChange>
          </w:rPr>
          <w:delText>보수</w:delText>
        </w:r>
        <w:r w:rsidRPr="002646CB" w:rsidDel="00930BC1">
          <w:rPr>
            <w:rFonts w:hint="eastAsia"/>
            <w:lang w:eastAsia="ko-KR"/>
            <w:rPrChange w:id="2143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930BC1">
          <w:rPr>
            <w:rFonts w:hint="eastAsia"/>
            <w:lang w:eastAsia="ko-KR"/>
            <w:rPrChange w:id="21433" w:author="ETRI-김종원" w:date="2019-12-10T10:44:00Z">
              <w:rPr>
                <w:rFonts w:hint="eastAsia"/>
                <w:lang w:eastAsia="ko-KR"/>
              </w:rPr>
            </w:rPrChange>
          </w:rPr>
          <w:delText>및</w:delText>
        </w:r>
        <w:r w:rsidRPr="002646CB" w:rsidDel="00930BC1">
          <w:rPr>
            <w:rFonts w:hint="eastAsia"/>
            <w:lang w:eastAsia="ko-KR"/>
            <w:rPrChange w:id="2143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930BC1">
          <w:rPr>
            <w:rFonts w:hint="eastAsia"/>
            <w:lang w:eastAsia="ko-KR"/>
            <w:rPrChange w:id="21435" w:author="ETRI-김종원" w:date="2019-12-10T10:44:00Z">
              <w:rPr>
                <w:rFonts w:hint="eastAsia"/>
                <w:lang w:eastAsia="ko-KR"/>
              </w:rPr>
            </w:rPrChange>
          </w:rPr>
          <w:delText>시험</w:delText>
        </w:r>
        <w:bookmarkStart w:id="21436" w:name="_Toc21408815"/>
        <w:bookmarkStart w:id="21437" w:name="_Toc21525330"/>
        <w:bookmarkStart w:id="21438" w:name="_Toc23142169"/>
        <w:bookmarkStart w:id="21439" w:name="_Toc23173415"/>
        <w:bookmarkStart w:id="21440" w:name="_Toc23189190"/>
        <w:bookmarkStart w:id="21441" w:name="_Toc23191568"/>
        <w:bookmarkStart w:id="21442" w:name="_Toc23244586"/>
        <w:bookmarkStart w:id="21443" w:name="_Toc23794116"/>
        <w:bookmarkStart w:id="21444" w:name="_Toc23794439"/>
        <w:bookmarkEnd w:id="21436"/>
        <w:bookmarkEnd w:id="21437"/>
        <w:bookmarkEnd w:id="21438"/>
        <w:bookmarkEnd w:id="21439"/>
        <w:bookmarkEnd w:id="21440"/>
        <w:bookmarkEnd w:id="21441"/>
        <w:bookmarkEnd w:id="21442"/>
        <w:bookmarkEnd w:id="21443"/>
        <w:bookmarkEnd w:id="21444"/>
      </w:del>
    </w:p>
    <w:p w14:paraId="2243481D" w14:textId="5ED73EF5" w:rsidR="007373D3" w:rsidRPr="002646CB" w:rsidDel="00930BC1" w:rsidRDefault="007373D3" w:rsidP="007373D3">
      <w:pPr>
        <w:rPr>
          <w:del w:id="21445" w:author="박 진상" w:date="2019-10-08T05:59:00Z"/>
          <w:rPrChange w:id="21446" w:author="ETRI-김종원" w:date="2019-12-10T10:44:00Z">
            <w:rPr>
              <w:del w:id="21447" w:author="박 진상" w:date="2019-10-08T05:59:00Z"/>
            </w:rPr>
          </w:rPrChange>
        </w:rPr>
      </w:pPr>
      <w:bookmarkStart w:id="21448" w:name="_Toc21408816"/>
      <w:bookmarkStart w:id="21449" w:name="_Toc21525331"/>
      <w:bookmarkStart w:id="21450" w:name="_Toc23142170"/>
      <w:bookmarkStart w:id="21451" w:name="_Toc23173416"/>
      <w:bookmarkStart w:id="21452" w:name="_Toc23189191"/>
      <w:bookmarkStart w:id="21453" w:name="_Toc23191569"/>
      <w:bookmarkStart w:id="21454" w:name="_Toc23244587"/>
      <w:bookmarkStart w:id="21455" w:name="_Toc23794117"/>
      <w:bookmarkStart w:id="21456" w:name="_Toc23794440"/>
      <w:bookmarkEnd w:id="21448"/>
      <w:bookmarkEnd w:id="21449"/>
      <w:bookmarkEnd w:id="21450"/>
      <w:bookmarkEnd w:id="21451"/>
      <w:bookmarkEnd w:id="21452"/>
      <w:bookmarkEnd w:id="21453"/>
      <w:bookmarkEnd w:id="21454"/>
      <w:bookmarkEnd w:id="21455"/>
      <w:bookmarkEnd w:id="21456"/>
    </w:p>
    <w:p w14:paraId="0A324F10" w14:textId="2A323A1B" w:rsidR="007373D3" w:rsidRPr="002646CB" w:rsidDel="00930BC1" w:rsidRDefault="008155C7" w:rsidP="007373D3">
      <w:pPr>
        <w:rPr>
          <w:del w:id="21457" w:author="박 진상" w:date="2019-10-08T05:59:00Z"/>
          <w:rPrChange w:id="21458" w:author="ETRI-김종원" w:date="2019-12-10T10:44:00Z">
            <w:rPr>
              <w:del w:id="21459" w:author="박 진상" w:date="2019-10-08T05:59:00Z"/>
            </w:rPr>
          </w:rPrChange>
        </w:rPr>
      </w:pPr>
      <w:del w:id="21460" w:author="박 진상" w:date="2019-10-08T05:59:00Z">
        <w:r w:rsidRPr="002646CB" w:rsidDel="00930BC1">
          <w:rPr>
            <w:rFonts w:hint="eastAsia"/>
            <w:rPrChange w:id="21461" w:author="ETRI-김종원" w:date="2019-12-10T10:44:00Z">
              <w:rPr>
                <w:rFonts w:hint="eastAsia"/>
              </w:rPr>
            </w:rPrChange>
          </w:rPr>
          <w:delText>CES-MG</w:delText>
        </w:r>
        <w:r w:rsidR="007373D3" w:rsidRPr="002646CB" w:rsidDel="00930BC1">
          <w:rPr>
            <w:rFonts w:hint="eastAsia"/>
            <w:rPrChange w:id="21462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930BC1">
          <w:rPr>
            <w:rFonts w:hint="eastAsia"/>
            <w:rPrChange w:id="214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73D3" w:rsidRPr="002646CB" w:rsidDel="00930BC1">
          <w:rPr>
            <w:rFonts w:hint="eastAsia"/>
            <w:rPrChange w:id="21464" w:author="ETRI-김종원" w:date="2019-12-10T10:44:00Z">
              <w:rPr>
                <w:rFonts w:hint="eastAsia"/>
              </w:rPr>
            </w:rPrChange>
          </w:rPr>
          <w:delText>유지</w:delText>
        </w:r>
        <w:r w:rsidR="007373D3" w:rsidRPr="002646CB" w:rsidDel="00930BC1">
          <w:rPr>
            <w:rFonts w:hint="eastAsia"/>
            <w:rPrChange w:id="214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73D3" w:rsidRPr="002646CB" w:rsidDel="00930BC1">
          <w:rPr>
            <w:rFonts w:hint="eastAsia"/>
            <w:rPrChange w:id="21466" w:author="ETRI-김종원" w:date="2019-12-10T10:44:00Z">
              <w:rPr>
                <w:rFonts w:hint="eastAsia"/>
              </w:rPr>
            </w:rPrChange>
          </w:rPr>
          <w:delText>보수</w:delText>
        </w:r>
        <w:r w:rsidR="007373D3" w:rsidRPr="002646CB" w:rsidDel="00930BC1">
          <w:rPr>
            <w:rFonts w:hint="eastAsia"/>
            <w:rPrChange w:id="214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73D3" w:rsidRPr="002646CB" w:rsidDel="00930BC1">
          <w:rPr>
            <w:rFonts w:hint="eastAsia"/>
            <w:rPrChange w:id="21468" w:author="ETRI-김종원" w:date="2019-12-10T10:44:00Z">
              <w:rPr>
                <w:rFonts w:hint="eastAsia"/>
              </w:rPr>
            </w:rPrChange>
          </w:rPr>
          <w:delText>및</w:delText>
        </w:r>
        <w:r w:rsidR="007373D3" w:rsidRPr="002646CB" w:rsidDel="00930BC1">
          <w:rPr>
            <w:rFonts w:hint="eastAsia"/>
            <w:rPrChange w:id="214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73D3" w:rsidRPr="002646CB" w:rsidDel="00930BC1">
          <w:rPr>
            <w:rFonts w:hint="eastAsia"/>
            <w:rPrChange w:id="21470" w:author="ETRI-김종원" w:date="2019-12-10T10:44:00Z">
              <w:rPr>
                <w:rFonts w:hint="eastAsia"/>
              </w:rPr>
            </w:rPrChange>
          </w:rPr>
          <w:delText>시험은</w:delText>
        </w:r>
        <w:r w:rsidR="007373D3" w:rsidRPr="002646CB" w:rsidDel="00930BC1">
          <w:rPr>
            <w:rFonts w:hint="eastAsia"/>
            <w:rPrChange w:id="21471" w:author="ETRI-김종원" w:date="2019-12-10T10:44:00Z">
              <w:rPr>
                <w:rFonts w:hint="eastAsia"/>
              </w:rPr>
            </w:rPrChange>
          </w:rPr>
          <w:delText xml:space="preserve"> IEC TS 62898-2</w:delText>
        </w:r>
        <w:r w:rsidR="007373D3" w:rsidRPr="002646CB" w:rsidDel="00930BC1">
          <w:rPr>
            <w:rFonts w:hint="eastAsia"/>
            <w:rPrChange w:id="21472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930BC1">
          <w:rPr>
            <w:rFonts w:hint="eastAsia"/>
            <w:rPrChange w:id="21473" w:author="ETRI-김종원" w:date="2019-12-10T10:44:00Z">
              <w:rPr>
                <w:rFonts w:hint="eastAsia"/>
              </w:rPr>
            </w:rPrChange>
          </w:rPr>
          <w:delText xml:space="preserve"> 10</w:delText>
        </w:r>
        <w:r w:rsidR="007373D3" w:rsidRPr="002646CB" w:rsidDel="00930BC1">
          <w:rPr>
            <w:rFonts w:hint="eastAsia"/>
            <w:rPrChange w:id="21474" w:author="ETRI-김종원" w:date="2019-12-10T10:44:00Z">
              <w:rPr>
                <w:rFonts w:hint="eastAsia"/>
              </w:rPr>
            </w:rPrChange>
          </w:rPr>
          <w:delText>장</w:delText>
        </w:r>
        <w:r w:rsidR="00E2631E" w:rsidRPr="002646CB" w:rsidDel="00930BC1">
          <w:rPr>
            <w:rFonts w:hint="eastAsia"/>
            <w:rPrChange w:id="21475" w:author="ETRI-김종원" w:date="2019-12-10T10:44:00Z">
              <w:rPr>
                <w:rFonts w:hint="eastAsia"/>
              </w:rPr>
            </w:rPrChange>
          </w:rPr>
          <w:delText>을</w:delText>
        </w:r>
        <w:r w:rsidR="00E2631E" w:rsidRPr="002646CB" w:rsidDel="00930BC1">
          <w:rPr>
            <w:rFonts w:hint="eastAsia"/>
            <w:rPrChange w:id="2147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E2631E" w:rsidRPr="002646CB" w:rsidDel="00930BC1">
          <w:rPr>
            <w:rFonts w:hint="eastAsia"/>
            <w:rPrChange w:id="21477" w:author="ETRI-김종원" w:date="2019-12-10T10:44:00Z">
              <w:rPr>
                <w:rFonts w:hint="eastAsia"/>
              </w:rPr>
            </w:rPrChange>
          </w:rPr>
          <w:delText>따른다</w:delText>
        </w:r>
        <w:r w:rsidR="00E2631E" w:rsidRPr="002646CB" w:rsidDel="00930BC1">
          <w:rPr>
            <w:rFonts w:hint="eastAsia"/>
            <w:rPrChange w:id="21478" w:author="ETRI-김종원" w:date="2019-12-10T10:44:00Z">
              <w:rPr>
                <w:rFonts w:hint="eastAsia"/>
              </w:rPr>
            </w:rPrChange>
          </w:rPr>
          <w:delText>.</w:delText>
        </w:r>
        <w:bookmarkStart w:id="21479" w:name="_Toc21408817"/>
        <w:bookmarkStart w:id="21480" w:name="_Toc21525332"/>
        <w:bookmarkStart w:id="21481" w:name="_Toc23142171"/>
        <w:bookmarkStart w:id="21482" w:name="_Toc23173417"/>
        <w:bookmarkStart w:id="21483" w:name="_Toc23189192"/>
        <w:bookmarkStart w:id="21484" w:name="_Toc23191570"/>
        <w:bookmarkStart w:id="21485" w:name="_Toc23244588"/>
        <w:bookmarkStart w:id="21486" w:name="_Toc23794118"/>
        <w:bookmarkStart w:id="21487" w:name="_Toc23794441"/>
        <w:bookmarkEnd w:id="21479"/>
        <w:bookmarkEnd w:id="21480"/>
        <w:bookmarkEnd w:id="21481"/>
        <w:bookmarkEnd w:id="21482"/>
        <w:bookmarkEnd w:id="21483"/>
        <w:bookmarkEnd w:id="21484"/>
        <w:bookmarkEnd w:id="21485"/>
        <w:bookmarkEnd w:id="21486"/>
        <w:bookmarkEnd w:id="21487"/>
      </w:del>
    </w:p>
    <w:p w14:paraId="470FDA13" w14:textId="129C9B3D" w:rsidR="006C014D" w:rsidRPr="002646CB" w:rsidDel="00BE5490" w:rsidRDefault="007373D3" w:rsidP="006C014D">
      <w:pPr>
        <w:pStyle w:val="KSDTA"/>
        <w:rPr>
          <w:del w:id="21488" w:author="ETRI-김종원" w:date="2019-11-04T21:06:00Z"/>
          <w:lang w:eastAsia="ko-KR"/>
          <w:rPrChange w:id="21489" w:author="ETRI-김종원" w:date="2019-12-10T10:44:00Z">
            <w:rPr>
              <w:del w:id="21490" w:author="ETRI-김종원" w:date="2019-11-04T21:06:00Z"/>
              <w:lang w:eastAsia="ko-KR"/>
            </w:rPr>
          </w:rPrChange>
        </w:rPr>
      </w:pPr>
      <w:del w:id="21491" w:author="ETRI-김종원" w:date="2019-11-04T21:06:00Z">
        <w:r w:rsidRPr="002646CB" w:rsidDel="00BE5490">
          <w:rPr>
            <w:rPrChange w:id="21492" w:author="ETRI-김종원" w:date="2019-12-10T10:44:00Z">
              <w:rPr/>
            </w:rPrChange>
          </w:rPr>
          <w:delText xml:space="preserve"> </w:delText>
        </w:r>
      </w:del>
    </w:p>
    <w:p w14:paraId="58914CE8" w14:textId="5C1E51D5" w:rsidR="00BE5490" w:rsidRPr="002646CB" w:rsidRDefault="00BE5490">
      <w:pPr>
        <w:pStyle w:val="KSDTA"/>
        <w:numPr>
          <w:ilvl w:val="0"/>
          <w:numId w:val="0"/>
        </w:numPr>
        <w:wordWrap/>
        <w:autoSpaceDE/>
        <w:autoSpaceDN/>
        <w:spacing w:line="240" w:lineRule="auto"/>
        <w:jc w:val="left"/>
        <w:rPr>
          <w:ins w:id="21493" w:author="ETRI-김종원" w:date="2019-11-04T21:05:00Z"/>
          <w:rPrChange w:id="21494" w:author="ETRI-김종원" w:date="2019-12-10T10:44:00Z">
            <w:rPr>
              <w:ins w:id="21495" w:author="ETRI-김종원" w:date="2019-11-04T21:05:00Z"/>
              <w:color w:val="1F497D" w:themeColor="text2"/>
            </w:rPr>
          </w:rPrChange>
        </w:rPr>
        <w:pPrChange w:id="21496" w:author="ETRI-김종원" w:date="2019-11-04T21:06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21497" w:author="ETRI-김종원" w:date="2019-11-04T21:04:00Z">
        <w:r w:rsidRPr="002646CB">
          <w:rPr>
            <w:lang w:eastAsia="ko-KR"/>
            <w:rPrChange w:id="21498" w:author="ETRI-김종원" w:date="2019-12-10T10:44:00Z">
              <w:rPr/>
            </w:rPrChange>
          </w:rPr>
          <w:lastRenderedPageBreak/>
          <w:br/>
        </w:r>
        <w:r w:rsidRPr="002646CB" w:rsidDel="00BE5490">
          <w:rPr>
            <w:rFonts w:hint="eastAsia"/>
            <w:rPrChange w:id="21499" w:author="ETRI-김종원" w:date="2019-12-10T10:44:00Z">
              <w:rPr>
                <w:rFonts w:hint="eastAsia"/>
              </w:rPr>
            </w:rPrChange>
          </w:rPr>
          <w:t xml:space="preserve"> </w:t>
        </w:r>
      </w:ins>
    </w:p>
    <w:p w14:paraId="462DECC2" w14:textId="3CA85624" w:rsidR="006C014D" w:rsidRPr="002646CB" w:rsidRDefault="00BE5490">
      <w:pPr>
        <w:pStyle w:val="KSDTA"/>
        <w:keepNext w:val="0"/>
        <w:pageBreakBefore w:val="0"/>
        <w:widowControl w:val="0"/>
        <w:rPr>
          <w:rPrChange w:id="21500" w:author="ETRI-김종원" w:date="2019-12-10T10:44:00Z">
            <w:rPr/>
          </w:rPrChange>
        </w:rPr>
        <w:pPrChange w:id="21501" w:author="ETRI-김종원" w:date="2019-11-04T21:06:00Z">
          <w:pPr>
            <w:pStyle w:val="KSDTff"/>
          </w:pPr>
        </w:pPrChange>
      </w:pPr>
      <w:ins w:id="21502" w:author="ETRI-김종원" w:date="2019-11-04T21:05:00Z">
        <w:r w:rsidRPr="002646CB">
          <w:rPr>
            <w:rFonts w:hint="eastAsia"/>
            <w:lang w:eastAsia="ko-KR"/>
            <w:rPrChange w:id="21503" w:author="ETRI-김종원" w:date="2019-12-10T10:44:00Z">
              <w:rPr>
                <w:rFonts w:hint="eastAsia"/>
              </w:rPr>
            </w:rPrChange>
          </w:rPr>
          <w:br/>
        </w:r>
        <w:bookmarkStart w:id="21504" w:name="_Toc26867870"/>
        <w:r w:rsidRPr="002646CB">
          <w:rPr>
            <w:b w:val="0"/>
            <w:lang w:eastAsia="ko-KR"/>
            <w:rPrChange w:id="21505" w:author="ETRI-김종원" w:date="2019-12-10T10:44:00Z">
              <w:rPr/>
            </w:rPrChange>
          </w:rPr>
          <w:t>(</w:t>
        </w:r>
        <w:r w:rsidRPr="002646CB">
          <w:rPr>
            <w:rFonts w:hint="eastAsia"/>
            <w:b w:val="0"/>
            <w:lang w:eastAsia="ko-KR"/>
            <w:rPrChange w:id="21506" w:author="ETRI-김종원" w:date="2019-12-10T10:44:00Z">
              <w:rPr>
                <w:rFonts w:hint="eastAsia"/>
              </w:rPr>
            </w:rPrChange>
          </w:rPr>
          <w:t>참고</w:t>
        </w:r>
        <w:r w:rsidRPr="002646CB">
          <w:rPr>
            <w:b w:val="0"/>
            <w:lang w:eastAsia="ko-KR"/>
            <w:rPrChange w:id="21507" w:author="ETRI-김종원" w:date="2019-12-10T10:44:00Z">
              <w:rPr/>
            </w:rPrChange>
          </w:rPr>
          <w:t>)</w:t>
        </w:r>
        <w:bookmarkEnd w:id="21504"/>
        <w:r w:rsidRPr="002646CB">
          <w:rPr>
            <w:rFonts w:hint="eastAsia"/>
            <w:b w:val="0"/>
            <w:lang w:eastAsia="ko-KR"/>
            <w:rPrChange w:id="21508" w:author="ETRI-김종원" w:date="2019-12-10T10:44:00Z">
              <w:rPr>
                <w:rFonts w:hint="eastAsia"/>
              </w:rPr>
            </w:rPrChange>
          </w:rPr>
          <w:br/>
        </w:r>
      </w:ins>
      <w:del w:id="21509" w:author="ETRI-김종원" w:date="2019-11-04T21:04:00Z">
        <w:r w:rsidR="006C014D" w:rsidRPr="002646CB" w:rsidDel="00BE5490">
          <w:rPr>
            <w:rFonts w:hint="eastAsia"/>
            <w:rPrChange w:id="21510" w:author="ETRI-김종원" w:date="2019-12-10T10:44:00Z">
              <w:rPr>
                <w:rFonts w:hint="eastAsia"/>
              </w:rPr>
            </w:rPrChange>
          </w:rPr>
          <w:delText>(</w:delText>
        </w:r>
        <w:r w:rsidR="00037D00" w:rsidRPr="002646CB" w:rsidDel="00BE5490">
          <w:rPr>
            <w:rFonts w:hint="eastAsia"/>
            <w:rPrChange w:id="21511" w:author="ETRI-김종원" w:date="2019-12-10T10:44:00Z">
              <w:rPr>
                <w:rFonts w:hint="eastAsia"/>
              </w:rPr>
            </w:rPrChange>
          </w:rPr>
          <w:delText>참고</w:delText>
        </w:r>
        <w:r w:rsidR="006C014D" w:rsidRPr="002646CB" w:rsidDel="00BE5490">
          <w:rPr>
            <w:rFonts w:hint="eastAsia"/>
            <w:rPrChange w:id="21512" w:author="ETRI-김종원" w:date="2019-12-10T10:44:00Z">
              <w:rPr>
                <w:rFonts w:hint="eastAsia"/>
              </w:rPr>
            </w:rPrChange>
          </w:rPr>
          <w:delText>)</w:delText>
        </w:r>
      </w:del>
    </w:p>
    <w:p w14:paraId="6AE0B0DB" w14:textId="77777777" w:rsidR="006C014D" w:rsidRPr="002646CB" w:rsidRDefault="006C014D" w:rsidP="006C014D">
      <w:pPr>
        <w:rPr>
          <w:rPrChange w:id="21513" w:author="ETRI-김종원" w:date="2019-12-10T10:44:00Z">
            <w:rPr/>
          </w:rPrChange>
        </w:rPr>
      </w:pPr>
    </w:p>
    <w:p w14:paraId="48EDAE5B" w14:textId="30653B2B" w:rsidR="00B471AE" w:rsidRPr="002646CB" w:rsidRDefault="003A525D">
      <w:pPr>
        <w:pStyle w:val="KSDTA1"/>
        <w:rPr>
          <w:rPrChange w:id="21514" w:author="ETRI-김종원" w:date="2019-12-10T10:44:00Z">
            <w:rPr/>
          </w:rPrChange>
        </w:rPr>
        <w:pPrChange w:id="21515" w:author="박 진상" w:date="2019-10-28T08:56:00Z">
          <w:pPr>
            <w:pStyle w:val="KSDTf9"/>
          </w:pPr>
        </w:pPrChange>
      </w:pPr>
      <w:bookmarkStart w:id="21516" w:name="_Toc26867871"/>
      <w:r w:rsidRPr="002646CB">
        <w:rPr>
          <w:rFonts w:hint="eastAsia"/>
          <w:rPrChange w:id="21517" w:author="ETRI-김종원" w:date="2019-12-10T10:44:00Z">
            <w:rPr>
              <w:rFonts w:hint="eastAsia"/>
            </w:rPr>
          </w:rPrChange>
        </w:rPr>
        <w:t>비즈니스</w:t>
      </w:r>
      <w:r w:rsidRPr="002646CB">
        <w:rPr>
          <w:rFonts w:hint="eastAsia"/>
          <w:rPrChange w:id="21518" w:author="ETRI-김종원" w:date="2019-12-10T10:44:00Z">
            <w:rPr>
              <w:rFonts w:hint="eastAsia"/>
            </w:rPr>
          </w:rPrChange>
        </w:rPr>
        <w:t xml:space="preserve"> </w:t>
      </w:r>
      <w:r w:rsidRPr="002646CB">
        <w:rPr>
          <w:rFonts w:hint="eastAsia"/>
          <w:rPrChange w:id="21519" w:author="ETRI-김종원" w:date="2019-12-10T10:44:00Z">
            <w:rPr>
              <w:rFonts w:hint="eastAsia"/>
            </w:rPr>
          </w:rPrChange>
        </w:rPr>
        <w:t>유스케이스</w:t>
      </w:r>
      <w:bookmarkEnd w:id="21516"/>
    </w:p>
    <w:p w14:paraId="6146A901" w14:textId="77777777" w:rsidR="003A525D" w:rsidRPr="002646CB" w:rsidRDefault="003A525D" w:rsidP="003A525D">
      <w:pPr>
        <w:rPr>
          <w:rPrChange w:id="21520" w:author="ETRI-김종원" w:date="2019-12-10T10:44:00Z">
            <w:rPr/>
          </w:rPrChange>
        </w:rPr>
      </w:pPr>
    </w:p>
    <w:p w14:paraId="6ECE844C" w14:textId="1ED40984" w:rsidR="003A525D" w:rsidRPr="002646CB" w:rsidRDefault="003A525D" w:rsidP="009F784A">
      <w:pPr>
        <w:ind w:left="555" w:hangingChars="283" w:hanging="555"/>
        <w:rPr>
          <w:rFonts w:ascii="바탕" w:hAnsi="바탕"/>
          <w:b/>
          <w:bCs/>
          <w:rPrChange w:id="21521" w:author="ETRI-김종원" w:date="2019-12-10T10:44:00Z">
            <w:rPr>
              <w:b/>
            </w:rPr>
          </w:rPrChange>
        </w:rPr>
      </w:pPr>
      <w:r w:rsidRPr="002646CB">
        <w:rPr>
          <w:rFonts w:ascii="바탕" w:hAnsi="바탕" w:hint="eastAsia"/>
          <w:b/>
          <w:bCs/>
          <w:rPrChange w:id="21522" w:author="ETRI-김종원" w:date="2019-12-10T10:44:00Z">
            <w:rPr>
              <w:rFonts w:hint="eastAsia"/>
            </w:rPr>
          </w:rPrChange>
        </w:rPr>
        <w:t>이름</w:t>
      </w:r>
      <w:r w:rsidRPr="002646CB">
        <w:rPr>
          <w:rFonts w:ascii="바탕" w:hAnsi="바탕"/>
          <w:b/>
          <w:bCs/>
          <w:rPrChange w:id="21523" w:author="ETRI-김종원" w:date="2019-12-10T10:44:00Z">
            <w:rPr/>
          </w:rPrChange>
        </w:rPr>
        <w:t xml:space="preserve">: </w:t>
      </w:r>
      <w:ins w:id="21524" w:author="박 진상" w:date="2019-10-09T14:33:00Z">
        <w:r w:rsidR="00CB0B14" w:rsidRPr="002646CB">
          <w:rPr>
            <w:rFonts w:ascii="바탕" w:hAnsi="바탕"/>
            <w:b/>
            <w:bCs/>
            <w:rPrChange w:id="21525" w:author="ETRI-김종원" w:date="2019-12-10T10:44:00Z">
              <w:rPr/>
            </w:rPrChange>
          </w:rPr>
          <w:t>PV-EE</w:t>
        </w:r>
      </w:ins>
      <w:ins w:id="21526" w:author="박 진상" w:date="2019-10-09T14:34:00Z">
        <w:r w:rsidR="00CB0B14" w:rsidRPr="002646CB">
          <w:rPr>
            <w:rFonts w:ascii="바탕" w:hAnsi="바탕"/>
            <w:b/>
            <w:bCs/>
            <w:rPrChange w:id="21527" w:author="ETRI-김종원" w:date="2019-12-10T10:44:00Z">
              <w:rPr/>
            </w:rPrChange>
          </w:rPr>
          <w:t>S</w:t>
        </w:r>
      </w:ins>
      <w:ins w:id="21528" w:author="박 진상" w:date="2019-10-09T14:28:00Z">
        <w:r w:rsidR="00721C26" w:rsidRPr="002646CB">
          <w:rPr>
            <w:rFonts w:ascii="바탕" w:hAnsi="바탕"/>
            <w:b/>
            <w:bCs/>
            <w:rPrChange w:id="21529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30" w:author="ETRI-김종원" w:date="2019-12-10T10:44:00Z">
              <w:rPr>
                <w:rFonts w:hint="eastAsia"/>
              </w:rPr>
            </w:rPrChange>
          </w:rPr>
          <w:t>연계</w:t>
        </w:r>
        <w:r w:rsidR="00721C26" w:rsidRPr="002646CB">
          <w:rPr>
            <w:rFonts w:ascii="바탕" w:hAnsi="바탕"/>
            <w:b/>
            <w:bCs/>
            <w:rPrChange w:id="21531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32" w:author="ETRI-김종원" w:date="2019-12-10T10:44:00Z">
              <w:rPr>
                <w:rFonts w:hint="eastAsia"/>
              </w:rPr>
            </w:rPrChange>
          </w:rPr>
          <w:t>그리드</w:t>
        </w:r>
        <w:r w:rsidR="00721C26" w:rsidRPr="002646CB">
          <w:rPr>
            <w:rFonts w:ascii="바탕" w:hAnsi="바탕"/>
            <w:b/>
            <w:bCs/>
            <w:rPrChange w:id="21533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34" w:author="ETRI-김종원" w:date="2019-12-10T10:44:00Z">
              <w:rPr>
                <w:rFonts w:hint="eastAsia"/>
              </w:rPr>
            </w:rPrChange>
          </w:rPr>
          <w:t>안정화</w:t>
        </w:r>
        <w:r w:rsidR="00721C26" w:rsidRPr="002646CB">
          <w:rPr>
            <w:rFonts w:ascii="바탕" w:hAnsi="바탕"/>
            <w:b/>
            <w:bCs/>
            <w:rPrChange w:id="21535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36" w:author="ETRI-김종원" w:date="2019-12-10T10:44:00Z">
              <w:rPr>
                <w:rFonts w:hint="eastAsia"/>
              </w:rPr>
            </w:rPrChange>
          </w:rPr>
          <w:t>특성</w:t>
        </w:r>
        <w:r w:rsidR="00721C26" w:rsidRPr="002646CB">
          <w:rPr>
            <w:rFonts w:ascii="바탕" w:hAnsi="바탕"/>
            <w:b/>
            <w:bCs/>
            <w:rPrChange w:id="21537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38" w:author="ETRI-김종원" w:date="2019-12-10T10:44:00Z">
              <w:rPr>
                <w:rFonts w:hint="eastAsia"/>
              </w:rPr>
            </w:rPrChange>
          </w:rPr>
          <w:t>분석</w:t>
        </w:r>
        <w:r w:rsidR="00721C26" w:rsidRPr="002646CB">
          <w:rPr>
            <w:rFonts w:ascii="바탕" w:hAnsi="바탕"/>
            <w:b/>
            <w:bCs/>
            <w:rPrChange w:id="21539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40" w:author="ETRI-김종원" w:date="2019-12-10T10:44:00Z">
              <w:rPr>
                <w:rFonts w:hint="eastAsia"/>
              </w:rPr>
            </w:rPrChange>
          </w:rPr>
          <w:t>시뮬레이션</w:t>
        </w:r>
        <w:r w:rsidR="00721C26" w:rsidRPr="002646CB">
          <w:rPr>
            <w:rFonts w:ascii="바탕" w:hAnsi="바탕"/>
            <w:b/>
            <w:bCs/>
            <w:rPrChange w:id="21541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42" w:author="ETRI-김종원" w:date="2019-12-10T10:44:00Z">
              <w:rPr>
                <w:rFonts w:hint="eastAsia"/>
              </w:rPr>
            </w:rPrChange>
          </w:rPr>
          <w:t>기능</w:t>
        </w:r>
        <w:r w:rsidR="00721C26" w:rsidRPr="002646CB">
          <w:rPr>
            <w:rFonts w:ascii="바탕" w:hAnsi="바탕"/>
            <w:b/>
            <w:bCs/>
            <w:rPrChange w:id="21543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21544" w:author="ETRI-김종원" w:date="2019-12-10T10:44:00Z">
              <w:rPr>
                <w:rFonts w:hint="eastAsia"/>
              </w:rPr>
            </w:rPrChange>
          </w:rPr>
          <w:t>개발</w:t>
        </w:r>
      </w:ins>
      <w:del w:id="21545" w:author="박 진상" w:date="2019-10-08T06:23:00Z">
        <w:r w:rsidRPr="002646CB" w:rsidDel="004E18D8">
          <w:rPr>
            <w:rFonts w:ascii="바탕" w:hAnsi="바탕" w:hint="eastAsia"/>
            <w:b/>
            <w:bCs/>
            <w:rPrChange w:id="21546" w:author="ETRI-김종원" w:date="2019-12-10T10:44:00Z">
              <w:rPr>
                <w:rFonts w:hint="eastAsia"/>
                <w:b/>
              </w:rPr>
            </w:rPrChange>
          </w:rPr>
          <w:delText>신뢰성</w:delText>
        </w:r>
        <w:r w:rsidRPr="002646CB" w:rsidDel="004E18D8">
          <w:rPr>
            <w:rFonts w:ascii="바탕" w:hAnsi="바탕"/>
            <w:b/>
            <w:bCs/>
            <w:rPrChange w:id="21547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48" w:author="ETRI-김종원" w:date="2019-12-10T10:44:00Z">
              <w:rPr>
                <w:rFonts w:hint="eastAsia"/>
                <w:b/>
              </w:rPr>
            </w:rPrChange>
          </w:rPr>
          <w:delText>향상과</w:delText>
        </w:r>
        <w:r w:rsidRPr="002646CB" w:rsidDel="004E18D8">
          <w:rPr>
            <w:rFonts w:ascii="바탕" w:hAnsi="바탕"/>
            <w:b/>
            <w:bCs/>
            <w:rPrChange w:id="21549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50" w:author="ETRI-김종원" w:date="2019-12-10T10:44:00Z">
              <w:rPr>
                <w:rFonts w:hint="eastAsia"/>
                <w:b/>
              </w:rPr>
            </w:rPrChange>
          </w:rPr>
          <w:delText>에너지</w:delText>
        </w:r>
        <w:r w:rsidRPr="002646CB" w:rsidDel="004E18D8">
          <w:rPr>
            <w:rFonts w:ascii="바탕" w:hAnsi="바탕"/>
            <w:b/>
            <w:bCs/>
            <w:rPrChange w:id="21551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52" w:author="ETRI-김종원" w:date="2019-12-10T10:44:00Z">
              <w:rPr>
                <w:rFonts w:hint="eastAsia"/>
                <w:b/>
              </w:rPr>
            </w:rPrChange>
          </w:rPr>
          <w:delText>공급</w:delText>
        </w:r>
        <w:r w:rsidRPr="002646CB" w:rsidDel="004E18D8">
          <w:rPr>
            <w:rFonts w:ascii="바탕" w:hAnsi="바탕"/>
            <w:b/>
            <w:bCs/>
            <w:rPrChange w:id="21553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54" w:author="ETRI-김종원" w:date="2019-12-10T10:44:00Z">
              <w:rPr>
                <w:rFonts w:hint="eastAsia"/>
                <w:b/>
              </w:rPr>
            </w:rPrChange>
          </w:rPr>
          <w:delText>확보를</w:delText>
        </w:r>
        <w:r w:rsidRPr="002646CB" w:rsidDel="004E18D8">
          <w:rPr>
            <w:rFonts w:ascii="바탕" w:hAnsi="바탕"/>
            <w:b/>
            <w:bCs/>
            <w:rPrChange w:id="21555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56" w:author="ETRI-김종원" w:date="2019-12-10T10:44:00Z">
              <w:rPr>
                <w:rFonts w:hint="eastAsia"/>
                <w:b/>
              </w:rPr>
            </w:rPrChange>
          </w:rPr>
          <w:delText>목표로</w:delText>
        </w:r>
        <w:r w:rsidRPr="002646CB" w:rsidDel="004E18D8">
          <w:rPr>
            <w:rFonts w:ascii="바탕" w:hAnsi="바탕"/>
            <w:b/>
            <w:bCs/>
            <w:rPrChange w:id="21557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58" w:author="ETRI-김종원" w:date="2019-12-10T10:44:00Z">
              <w:rPr>
                <w:rFonts w:hint="eastAsia"/>
                <w:b/>
              </w:rPr>
            </w:rPrChange>
          </w:rPr>
          <w:delText>하는</w:delText>
        </w:r>
        <w:r w:rsidRPr="002646CB" w:rsidDel="004E18D8">
          <w:rPr>
            <w:rFonts w:ascii="바탕" w:hAnsi="바탕"/>
            <w:b/>
            <w:bCs/>
            <w:rPrChange w:id="21559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60" w:author="ETRI-김종원" w:date="2019-12-10T10:44:00Z">
              <w:rPr>
                <w:rFonts w:hint="eastAsia"/>
                <w:b/>
              </w:rPr>
            </w:rPrChange>
          </w:rPr>
          <w:delText>마이크로그리드</w:delText>
        </w:r>
        <w:r w:rsidRPr="002646CB" w:rsidDel="004E18D8">
          <w:rPr>
            <w:rFonts w:ascii="바탕" w:hAnsi="바탕"/>
            <w:b/>
            <w:bCs/>
            <w:rPrChange w:id="21561" w:author="ETRI-김종원" w:date="2019-12-10T10:44:00Z">
              <w:rPr>
                <w:b/>
              </w:rPr>
            </w:rPrChange>
          </w:rPr>
          <w:delText xml:space="preserve"> </w:delText>
        </w:r>
        <w:r w:rsidR="003108B6" w:rsidRPr="002646CB" w:rsidDel="004E18D8">
          <w:rPr>
            <w:rFonts w:ascii="바탕" w:hAnsi="바탕" w:hint="eastAsia"/>
            <w:b/>
            <w:bCs/>
            <w:rPrChange w:id="21562" w:author="ETRI-김종원" w:date="2019-12-10T10:44:00Z">
              <w:rPr>
                <w:rFonts w:hint="eastAsia"/>
                <w:b/>
              </w:rPr>
            </w:rPrChange>
          </w:rPr>
          <w:delText>독</w:delText>
        </w:r>
        <w:r w:rsidR="007F6C7A" w:rsidRPr="002646CB" w:rsidDel="004E18D8">
          <w:rPr>
            <w:rFonts w:ascii="바탕" w:hAnsi="바탕" w:hint="eastAsia"/>
            <w:b/>
            <w:bCs/>
            <w:rPrChange w:id="21563" w:author="ETRI-김종원" w:date="2019-12-10T10:44:00Z">
              <w:rPr>
                <w:rFonts w:hint="eastAsia"/>
                <w:b/>
              </w:rPr>
            </w:rPrChange>
          </w:rPr>
          <w:delText>립</w:delText>
        </w:r>
        <w:r w:rsidR="009211F0" w:rsidRPr="002646CB" w:rsidDel="004E18D8">
          <w:rPr>
            <w:rFonts w:ascii="바탕" w:hAnsi="바탕" w:hint="eastAsia"/>
            <w:b/>
            <w:bCs/>
            <w:rPrChange w:id="21564" w:author="ETRI-김종원" w:date="2019-12-10T10:44:00Z">
              <w:rPr>
                <w:rFonts w:hint="eastAsia"/>
                <w:b/>
              </w:rPr>
            </w:rPrChange>
          </w:rPr>
          <w:delText>운전</w:delText>
        </w:r>
        <w:r w:rsidRPr="002646CB" w:rsidDel="004E18D8">
          <w:rPr>
            <w:rFonts w:ascii="바탕" w:hAnsi="바탕" w:hint="eastAsia"/>
            <w:b/>
            <w:bCs/>
            <w:rPrChange w:id="21565" w:author="ETRI-김종원" w:date="2019-12-10T10:44:00Z">
              <w:rPr>
                <w:rFonts w:hint="eastAsia"/>
                <w:b/>
              </w:rPr>
            </w:rPrChange>
          </w:rPr>
          <w:delText>에</w:delText>
        </w:r>
        <w:r w:rsidRPr="002646CB" w:rsidDel="004E18D8">
          <w:rPr>
            <w:rFonts w:ascii="바탕" w:hAnsi="바탕"/>
            <w:b/>
            <w:bCs/>
            <w:rPrChange w:id="21566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67" w:author="ETRI-김종원" w:date="2019-12-10T10:44:00Z">
              <w:rPr>
                <w:rFonts w:hint="eastAsia"/>
                <w:b/>
              </w:rPr>
            </w:rPrChange>
          </w:rPr>
          <w:delText>의한</w:delText>
        </w:r>
        <w:r w:rsidRPr="002646CB" w:rsidDel="004E18D8">
          <w:rPr>
            <w:rFonts w:ascii="바탕" w:hAnsi="바탕"/>
            <w:b/>
            <w:bCs/>
            <w:rPrChange w:id="21568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69" w:author="ETRI-김종원" w:date="2019-12-10T10:44:00Z">
              <w:rPr>
                <w:rFonts w:hint="eastAsia"/>
                <w:b/>
              </w:rPr>
            </w:rPrChange>
          </w:rPr>
          <w:delText>부하의</w:delText>
        </w:r>
        <w:r w:rsidRPr="002646CB" w:rsidDel="004E18D8">
          <w:rPr>
            <w:rFonts w:ascii="바탕" w:hAnsi="바탕"/>
            <w:b/>
            <w:bCs/>
            <w:rPrChange w:id="21570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71" w:author="ETRI-김종원" w:date="2019-12-10T10:44:00Z">
              <w:rPr>
                <w:rFonts w:hint="eastAsia"/>
                <w:b/>
              </w:rPr>
            </w:rPrChange>
          </w:rPr>
          <w:delText>전부</w:delText>
        </w:r>
        <w:r w:rsidRPr="002646CB" w:rsidDel="004E18D8">
          <w:rPr>
            <w:rFonts w:ascii="바탕" w:hAnsi="바탕"/>
            <w:b/>
            <w:bCs/>
            <w:rPrChange w:id="21572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73" w:author="ETRI-김종원" w:date="2019-12-10T10:44:00Z">
              <w:rPr>
                <w:rFonts w:hint="eastAsia"/>
                <w:b/>
              </w:rPr>
            </w:rPrChange>
          </w:rPr>
          <w:delText>또는</w:delText>
        </w:r>
        <w:r w:rsidRPr="002646CB" w:rsidDel="004E18D8">
          <w:rPr>
            <w:rFonts w:ascii="바탕" w:hAnsi="바탕"/>
            <w:b/>
            <w:bCs/>
            <w:rPrChange w:id="21574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21575" w:author="ETRI-김종원" w:date="2019-12-10T10:44:00Z">
              <w:rPr>
                <w:rFonts w:hint="eastAsia"/>
                <w:b/>
              </w:rPr>
            </w:rPrChange>
          </w:rPr>
          <w:delText>일부</w:delText>
        </w:r>
      </w:del>
    </w:p>
    <w:p w14:paraId="03B637E5" w14:textId="77777777" w:rsidR="003A525D" w:rsidRPr="002646CB" w:rsidRDefault="003A525D" w:rsidP="003A525D">
      <w:pPr>
        <w:rPr>
          <w:rFonts w:ascii="바탕" w:hAnsi="바탕"/>
          <w:rPrChange w:id="21576" w:author="ETRI-김종원" w:date="2019-12-10T10:44:00Z">
            <w:rPr/>
          </w:rPrChange>
        </w:rPr>
      </w:pPr>
    </w:p>
    <w:p w14:paraId="1002734B" w14:textId="3ACBE354" w:rsidR="004E18D8" w:rsidRPr="002646CB" w:rsidRDefault="003A525D" w:rsidP="004E18D8">
      <w:pPr>
        <w:rPr>
          <w:ins w:id="21577" w:author="박 진상" w:date="2019-10-09T14:29:00Z"/>
          <w:rFonts w:ascii="바탕" w:hAnsi="바탕"/>
          <w:lang w:val="en-US"/>
          <w:rPrChange w:id="21578" w:author="ETRI-김종원" w:date="2019-12-10T10:44:00Z">
            <w:rPr>
              <w:ins w:id="21579" w:author="박 진상" w:date="2019-10-09T14:29:00Z"/>
              <w:lang w:val="en-US"/>
            </w:rPr>
          </w:rPrChange>
        </w:rPr>
      </w:pPr>
      <w:del w:id="21580" w:author="박 진상" w:date="2019-10-08T06:22:00Z">
        <w:r w:rsidRPr="002646CB" w:rsidDel="004E18D8">
          <w:rPr>
            <w:rFonts w:ascii="바탕" w:hAnsi="바탕" w:hint="eastAsia"/>
            <w:rPrChange w:id="21581" w:author="ETRI-김종원" w:date="2019-12-10T10:44:00Z">
              <w:rPr>
                <w:rFonts w:hint="eastAsia"/>
              </w:rPr>
            </w:rPrChange>
          </w:rPr>
          <w:delText>이</w:delText>
        </w:r>
        <w:r w:rsidRPr="002646CB" w:rsidDel="004E18D8">
          <w:rPr>
            <w:rFonts w:ascii="바탕" w:hAnsi="바탕"/>
            <w:rPrChange w:id="21582" w:author="ETRI-김종원" w:date="2019-12-10T10:44:00Z">
              <w:rPr/>
            </w:rPrChange>
          </w:rPr>
          <w:delText xml:space="preserve"> </w:delText>
        </w:r>
        <w:r w:rsidR="00104016" w:rsidRPr="002646CB" w:rsidDel="004E18D8">
          <w:rPr>
            <w:rFonts w:ascii="바탕" w:hAnsi="바탕" w:hint="eastAsia"/>
            <w:rPrChange w:id="21583" w:author="ETRI-김종원" w:date="2019-12-10T10:44:00Z">
              <w:rPr>
                <w:rFonts w:hint="eastAsia"/>
              </w:rPr>
            </w:rPrChange>
          </w:rPr>
          <w:delText>비즈니스</w:delText>
        </w:r>
        <w:r w:rsidR="00104016" w:rsidRPr="002646CB" w:rsidDel="004E18D8">
          <w:rPr>
            <w:rFonts w:ascii="바탕" w:hAnsi="바탕"/>
            <w:rPrChange w:id="21584" w:author="ETRI-김종원" w:date="2019-12-10T10:44:00Z">
              <w:rPr/>
            </w:rPrChange>
          </w:rPr>
          <w:delText xml:space="preserve"> </w:delText>
        </w:r>
        <w:r w:rsidR="00104016" w:rsidRPr="002646CB" w:rsidDel="004E18D8">
          <w:rPr>
            <w:rFonts w:ascii="바탕" w:hAnsi="바탕" w:hint="eastAsia"/>
            <w:rPrChange w:id="21585" w:author="ETRI-김종원" w:date="2019-12-10T10:44:00Z">
              <w:rPr>
                <w:rFonts w:hint="eastAsia"/>
              </w:rPr>
            </w:rPrChange>
          </w:rPr>
          <w:delText>유스케이스</w:delText>
        </w:r>
        <w:r w:rsidR="00104016" w:rsidRPr="002646CB" w:rsidDel="004E18D8">
          <w:rPr>
            <w:rFonts w:ascii="바탕" w:hAnsi="바탕"/>
            <w:rPrChange w:id="21586" w:author="ETRI-김종원" w:date="2019-12-10T10:44:00Z">
              <w:rPr/>
            </w:rPrChange>
          </w:rPr>
          <w:delText>(</w:delText>
        </w:r>
        <w:r w:rsidRPr="002646CB" w:rsidDel="004E18D8">
          <w:rPr>
            <w:rFonts w:ascii="바탕" w:hAnsi="바탕"/>
            <w:rPrChange w:id="21587" w:author="ETRI-김종원" w:date="2019-12-10T10:44:00Z">
              <w:rPr/>
            </w:rPrChange>
          </w:rPr>
          <w:delText>BUC</w:delText>
        </w:r>
        <w:r w:rsidR="00104016" w:rsidRPr="002646CB" w:rsidDel="004E18D8">
          <w:rPr>
            <w:rFonts w:ascii="바탕" w:hAnsi="바탕"/>
            <w:rPrChange w:id="21588" w:author="ETRI-김종원" w:date="2019-12-10T10:44:00Z">
              <w:rPr/>
            </w:rPrChange>
          </w:rPr>
          <w:delText>, Business Use Case)</w:delText>
        </w:r>
        <w:r w:rsidRPr="002646CB" w:rsidDel="004E18D8">
          <w:rPr>
            <w:rFonts w:ascii="바탕" w:hAnsi="바탕" w:hint="eastAsia"/>
            <w:rPrChange w:id="21589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4E18D8">
          <w:rPr>
            <w:rFonts w:ascii="바탕" w:hAnsi="바탕"/>
            <w:rPrChange w:id="21590" w:author="ETRI-김종원" w:date="2019-12-10T10:44:00Z">
              <w:rPr/>
            </w:rPrChange>
          </w:rPr>
          <w:delText xml:space="preserve"> IEC SyCSmartEnergy/32/CD </w:delText>
        </w:r>
        <w:r w:rsidRPr="002646CB" w:rsidDel="004E18D8">
          <w:rPr>
            <w:rFonts w:ascii="바탕" w:hAnsi="바탕" w:hint="eastAsia"/>
            <w:rPrChange w:id="21591" w:author="ETRI-김종원" w:date="2019-12-10T10:44:00Z">
              <w:rPr>
                <w:rFonts w:hint="eastAsia"/>
              </w:rPr>
            </w:rPrChange>
          </w:rPr>
          <w:delText>문서를</w:delText>
        </w:r>
        <w:r w:rsidRPr="002646CB" w:rsidDel="004E18D8">
          <w:rPr>
            <w:rFonts w:ascii="바탕" w:hAnsi="바탕"/>
            <w:rPrChange w:id="21592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593" w:author="ETRI-김종원" w:date="2019-12-10T10:44:00Z">
              <w:rPr>
                <w:rFonts w:hint="eastAsia"/>
              </w:rPr>
            </w:rPrChange>
          </w:rPr>
          <w:delText>기반으로</w:delText>
        </w:r>
        <w:r w:rsidRPr="002646CB" w:rsidDel="004E18D8">
          <w:rPr>
            <w:rFonts w:ascii="바탕" w:hAnsi="바탕"/>
            <w:rPrChange w:id="21594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595" w:author="ETRI-김종원" w:date="2019-12-10T10:44:00Z">
              <w:rPr>
                <w:rFonts w:hint="eastAsia"/>
              </w:rPr>
            </w:rPrChange>
          </w:rPr>
          <w:delText>하며</w:delText>
        </w:r>
        <w:r w:rsidRPr="002646CB" w:rsidDel="004E18D8">
          <w:rPr>
            <w:rFonts w:ascii="바탕" w:hAnsi="바탕"/>
            <w:rPrChange w:id="21596" w:author="ETRI-김종원" w:date="2019-12-10T10:44:00Z">
              <w:rPr/>
            </w:rPrChange>
          </w:rPr>
          <w:delText xml:space="preserve"> </w:delText>
        </w:r>
        <w:r w:rsidR="00104016" w:rsidRPr="002646CB" w:rsidDel="004E18D8">
          <w:rPr>
            <w:rFonts w:ascii="바탕" w:hAnsi="바탕"/>
            <w:rPrChange w:id="21597" w:author="ETRI-김종원" w:date="2019-12-10T10:44:00Z">
              <w:rPr/>
            </w:rPrChange>
          </w:rPr>
          <w:delText>‘</w:delText>
        </w:r>
        <w:r w:rsidRPr="002646CB" w:rsidDel="004E18D8">
          <w:rPr>
            <w:rFonts w:ascii="바탕" w:hAnsi="바탕"/>
            <w:rPrChange w:id="21598" w:author="ETRI-김종원" w:date="2019-12-10T10:44:00Z">
              <w:rPr/>
            </w:rPrChange>
          </w:rPr>
          <w:delText xml:space="preserve">IEC/TS 62913-2-1 : </w:delText>
        </w:r>
        <w:r w:rsidRPr="002646CB" w:rsidDel="004E18D8">
          <w:rPr>
            <w:rFonts w:ascii="바탕" w:hAnsi="바탕" w:hint="eastAsia"/>
            <w:rPrChange w:id="21599" w:author="ETRI-김종원" w:date="2019-12-10T10:44:00Z">
              <w:rPr>
                <w:rFonts w:hint="eastAsia"/>
              </w:rPr>
            </w:rPrChange>
          </w:rPr>
          <w:delText>일반</w:delText>
        </w:r>
        <w:r w:rsidRPr="002646CB" w:rsidDel="004E18D8">
          <w:rPr>
            <w:rFonts w:ascii="바탕" w:hAnsi="바탕"/>
            <w:rPrChange w:id="21600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01" w:author="ETRI-김종원" w:date="2019-12-10T10:44:00Z">
              <w:rPr>
                <w:rFonts w:hint="eastAsia"/>
              </w:rPr>
            </w:rPrChange>
          </w:rPr>
          <w:delText>스마트그리드</w:delText>
        </w:r>
        <w:r w:rsidRPr="002646CB" w:rsidDel="004E18D8">
          <w:rPr>
            <w:rFonts w:ascii="바탕" w:hAnsi="바탕"/>
            <w:rPrChange w:id="21602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03" w:author="ETRI-김종원" w:date="2019-12-10T10:44:00Z">
              <w:rPr>
                <w:rFonts w:hint="eastAsia"/>
              </w:rPr>
            </w:rPrChange>
          </w:rPr>
          <w:delText>요구사항</w:delText>
        </w:r>
        <w:r w:rsidRPr="002646CB" w:rsidDel="004E18D8">
          <w:rPr>
            <w:rFonts w:ascii="바탕" w:hAnsi="바탕"/>
            <w:rPrChange w:id="21604" w:author="ETRI-김종원" w:date="2019-12-10T10:44:00Z">
              <w:rPr/>
            </w:rPrChange>
          </w:rPr>
          <w:delText xml:space="preserve"> - </w:delText>
        </w:r>
        <w:r w:rsidRPr="002646CB" w:rsidDel="004E18D8">
          <w:rPr>
            <w:rFonts w:ascii="바탕" w:hAnsi="바탕" w:hint="eastAsia"/>
            <w:rPrChange w:id="21605" w:author="ETRI-김종원" w:date="2019-12-10T10:44:00Z">
              <w:rPr>
                <w:rFonts w:hint="eastAsia"/>
              </w:rPr>
            </w:rPrChange>
          </w:rPr>
          <w:delText>제</w:delText>
        </w:r>
        <w:r w:rsidRPr="002646CB" w:rsidDel="004E18D8">
          <w:rPr>
            <w:rFonts w:ascii="바탕" w:hAnsi="바탕"/>
            <w:rPrChange w:id="21606" w:author="ETRI-김종원" w:date="2019-12-10T10:44:00Z">
              <w:rPr/>
            </w:rPrChange>
          </w:rPr>
          <w:delText xml:space="preserve"> 2-1 </w:delText>
        </w:r>
        <w:r w:rsidRPr="002646CB" w:rsidDel="004E18D8">
          <w:rPr>
            <w:rFonts w:ascii="바탕" w:hAnsi="바탕" w:hint="eastAsia"/>
            <w:rPrChange w:id="21607" w:author="ETRI-김종원" w:date="2019-12-10T10:44:00Z">
              <w:rPr>
                <w:rFonts w:hint="eastAsia"/>
              </w:rPr>
            </w:rPrChange>
          </w:rPr>
          <w:delText>부</w:delText>
        </w:r>
        <w:r w:rsidRPr="002646CB" w:rsidDel="004E18D8">
          <w:rPr>
            <w:rFonts w:ascii="바탕" w:hAnsi="바탕"/>
            <w:rPrChange w:id="21608" w:author="ETRI-김종원" w:date="2019-12-10T10:44:00Z">
              <w:rPr/>
            </w:rPrChange>
          </w:rPr>
          <w:delText xml:space="preserve">: </w:delText>
        </w:r>
        <w:r w:rsidR="00FE3106" w:rsidRPr="002646CB" w:rsidDel="004E18D8">
          <w:rPr>
            <w:rFonts w:ascii="바탕" w:hAnsi="바탕" w:hint="eastAsia"/>
            <w:rPrChange w:id="21609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4E18D8">
          <w:rPr>
            <w:rFonts w:ascii="바탕" w:hAnsi="바탕"/>
            <w:rPrChange w:id="21610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11" w:author="ETRI-김종원" w:date="2019-12-10T10:44:00Z">
              <w:rPr>
                <w:rFonts w:hint="eastAsia"/>
              </w:rPr>
            </w:rPrChange>
          </w:rPr>
          <w:delText>관련</w:delText>
        </w:r>
        <w:r w:rsidRPr="002646CB" w:rsidDel="004E18D8">
          <w:rPr>
            <w:rFonts w:ascii="바탕" w:hAnsi="바탕"/>
            <w:rPrChange w:id="21612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13" w:author="ETRI-김종원" w:date="2019-12-10T10:44:00Z">
              <w:rPr>
                <w:rFonts w:hint="eastAsia"/>
              </w:rPr>
            </w:rPrChange>
          </w:rPr>
          <w:delText>도메인과의</w:delText>
        </w:r>
        <w:r w:rsidRPr="002646CB" w:rsidDel="004E18D8">
          <w:rPr>
            <w:rFonts w:ascii="바탕" w:hAnsi="바탕"/>
            <w:rPrChange w:id="21614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15" w:author="ETRI-김종원" w:date="2019-12-10T10:44:00Z">
              <w:rPr>
                <w:rFonts w:hint="eastAsia"/>
              </w:rPr>
            </w:rPrChange>
          </w:rPr>
          <w:delText>일관성을</w:delText>
        </w:r>
        <w:r w:rsidRPr="002646CB" w:rsidDel="004E18D8">
          <w:rPr>
            <w:rFonts w:ascii="바탕" w:hAnsi="바탕"/>
            <w:rPrChange w:id="21616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17" w:author="ETRI-김종원" w:date="2019-12-10T10:44:00Z">
              <w:rPr>
                <w:rFonts w:hint="eastAsia"/>
              </w:rPr>
            </w:rPrChange>
          </w:rPr>
          <w:delText>유지하기</w:delText>
        </w:r>
        <w:r w:rsidRPr="002646CB" w:rsidDel="004E18D8">
          <w:rPr>
            <w:rFonts w:ascii="바탕" w:hAnsi="바탕"/>
            <w:rPrChange w:id="21618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19" w:author="ETRI-김종원" w:date="2019-12-10T10:44:00Z">
              <w:rPr>
                <w:rFonts w:hint="eastAsia"/>
              </w:rPr>
            </w:rPrChange>
          </w:rPr>
          <w:delText>위해</w:delText>
        </w:r>
        <w:r w:rsidRPr="002646CB" w:rsidDel="004E18D8">
          <w:rPr>
            <w:rFonts w:ascii="바탕" w:hAnsi="바탕"/>
            <w:rPrChange w:id="21620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21" w:author="ETRI-김종원" w:date="2019-12-10T10:44:00Z">
              <w:rPr>
                <w:rFonts w:hint="eastAsia"/>
              </w:rPr>
            </w:rPrChange>
          </w:rPr>
          <w:delText>검토하기</w:delText>
        </w:r>
        <w:r w:rsidRPr="002646CB" w:rsidDel="004E18D8">
          <w:rPr>
            <w:rFonts w:ascii="바탕" w:hAnsi="바탕"/>
            <w:rPrChange w:id="21622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23" w:author="ETRI-김종원" w:date="2019-12-10T10:44:00Z">
              <w:rPr>
                <w:rFonts w:hint="eastAsia"/>
              </w:rPr>
            </w:rPrChange>
          </w:rPr>
          <w:delText>위한</w:delText>
        </w:r>
        <w:r w:rsidRPr="002646CB" w:rsidDel="004E18D8">
          <w:rPr>
            <w:rFonts w:ascii="바탕" w:hAnsi="바탕"/>
            <w:rPrChange w:id="21624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21625" w:author="ETRI-김종원" w:date="2019-12-10T10:44:00Z">
              <w:rPr>
                <w:rFonts w:hint="eastAsia"/>
              </w:rPr>
            </w:rPrChange>
          </w:rPr>
          <w:delText>것이다</w:delText>
        </w:r>
        <w:r w:rsidRPr="002646CB" w:rsidDel="004E18D8">
          <w:rPr>
            <w:rFonts w:ascii="바탕" w:hAnsi="바탕"/>
            <w:rPrChange w:id="21626" w:author="ETRI-김종원" w:date="2019-12-10T10:44:00Z">
              <w:rPr/>
            </w:rPrChange>
          </w:rPr>
          <w:delText xml:space="preserve">. </w:delText>
        </w:r>
      </w:del>
      <w:ins w:id="21627" w:author="박 진상" w:date="2019-10-08T06:22:00Z">
        <w:r w:rsidR="004E18D8" w:rsidRPr="002646CB">
          <w:rPr>
            <w:rFonts w:ascii="바탕" w:hAnsi="바탕" w:hint="eastAsia"/>
            <w:lang w:val="en-US"/>
            <w:rPrChange w:id="21628" w:author="ETRI-김종원" w:date="2019-12-10T10:44:00Z">
              <w:rPr>
                <w:rFonts w:hint="eastAsia"/>
                <w:lang w:val="en-US"/>
              </w:rPr>
            </w:rPrChange>
          </w:rPr>
          <w:t>이</w:t>
        </w:r>
        <w:r w:rsidR="004E18D8" w:rsidRPr="002646CB">
          <w:rPr>
            <w:rFonts w:ascii="바탕" w:hAnsi="바탕"/>
            <w:lang w:val="en-US"/>
            <w:rPrChange w:id="21629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30" w:author="ETRI-김종원" w:date="2019-12-10T10:44:00Z">
              <w:rPr>
                <w:rFonts w:hint="eastAsia"/>
                <w:lang w:val="en-US"/>
              </w:rPr>
            </w:rPrChange>
          </w:rPr>
          <w:t>표준은</w:t>
        </w:r>
        <w:r w:rsidR="004E18D8" w:rsidRPr="002646CB">
          <w:rPr>
            <w:rFonts w:ascii="바탕" w:hAnsi="바탕"/>
            <w:lang w:val="en-US"/>
            <w:rPrChange w:id="21631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32" w:author="ETRI-김종원" w:date="2019-12-10T10:44:00Z">
              <w:rPr>
                <w:rFonts w:hint="eastAsia"/>
                <w:lang w:val="en-US"/>
              </w:rPr>
            </w:rPrChange>
          </w:rPr>
          <w:t>태양광발전시스템과</w:t>
        </w:r>
        <w:r w:rsidR="004E18D8" w:rsidRPr="002646CB">
          <w:rPr>
            <w:rFonts w:ascii="바탕" w:hAnsi="바탕"/>
            <w:lang w:val="en-US"/>
            <w:rPrChange w:id="21633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34" w:author="ETRI-김종원" w:date="2019-12-10T10:44:00Z">
              <w:rPr>
                <w:rFonts w:hint="eastAsia"/>
                <w:lang w:val="en-US"/>
              </w:rPr>
            </w:rPrChange>
          </w:rPr>
          <w:t>같이</w:t>
        </w:r>
        <w:r w:rsidR="004E18D8" w:rsidRPr="002646CB">
          <w:rPr>
            <w:rFonts w:ascii="바탕" w:hAnsi="바탕"/>
            <w:lang w:val="en-US"/>
            <w:rPrChange w:id="21635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36" w:author="ETRI-김종원" w:date="2019-12-10T10:44:00Z">
              <w:rPr>
                <w:rFonts w:hint="eastAsia"/>
                <w:lang w:val="en-US"/>
              </w:rPr>
            </w:rPrChange>
          </w:rPr>
          <w:t>간헐성과</w:t>
        </w:r>
        <w:r w:rsidR="004E18D8" w:rsidRPr="002646CB">
          <w:rPr>
            <w:rFonts w:ascii="바탕" w:hAnsi="바탕"/>
            <w:lang w:val="en-US"/>
            <w:rPrChange w:id="21637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38" w:author="ETRI-김종원" w:date="2019-12-10T10:44:00Z">
              <w:rPr>
                <w:rFonts w:hint="eastAsia"/>
                <w:lang w:val="en-US"/>
              </w:rPr>
            </w:rPrChange>
          </w:rPr>
          <w:t>더불어</w:t>
        </w:r>
        <w:r w:rsidR="004E18D8" w:rsidRPr="002646CB">
          <w:rPr>
            <w:rFonts w:ascii="바탕" w:hAnsi="바탕"/>
            <w:lang w:val="en-US"/>
            <w:rPrChange w:id="21639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40" w:author="ETRI-김종원" w:date="2019-12-10T10:44:00Z">
              <w:rPr>
                <w:rFonts w:hint="eastAsia"/>
                <w:lang w:val="en-US"/>
              </w:rPr>
            </w:rPrChange>
          </w:rPr>
          <w:t>발전출력</w:t>
        </w:r>
        <w:r w:rsidR="004E18D8" w:rsidRPr="002646CB">
          <w:rPr>
            <w:rFonts w:ascii="바탕" w:hAnsi="바탕"/>
            <w:lang w:val="en-US"/>
            <w:rPrChange w:id="21641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642" w:author="박 진상" w:date="2019-10-28T18:24:00Z">
        <w:r w:rsidR="00DC4888" w:rsidRPr="002646CB">
          <w:rPr>
            <w:rFonts w:ascii="바탕" w:hAnsi="바탕" w:hint="eastAsia"/>
            <w:lang w:val="en-US"/>
            <w:rPrChange w:id="21643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</w:t>
        </w:r>
      </w:ins>
      <w:ins w:id="21644" w:author="박 진상" w:date="2019-10-08T06:22:00Z">
        <w:r w:rsidR="004E18D8" w:rsidRPr="002646CB">
          <w:rPr>
            <w:rFonts w:ascii="바탕" w:hAnsi="바탕" w:hint="eastAsia"/>
            <w:lang w:val="en-US"/>
            <w:rPrChange w:id="21645" w:author="ETRI-김종원" w:date="2019-12-10T10:44:00Z">
              <w:rPr>
                <w:rFonts w:hint="eastAsia"/>
                <w:lang w:val="en-US"/>
              </w:rPr>
            </w:rPrChange>
          </w:rPr>
          <w:t>이</w:t>
        </w:r>
        <w:r w:rsidR="004E18D8" w:rsidRPr="002646CB">
          <w:rPr>
            <w:rFonts w:ascii="바탕" w:hAnsi="바탕"/>
            <w:lang w:val="en-US"/>
            <w:rPrChange w:id="21646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47" w:author="ETRI-김종원" w:date="2019-12-10T10:44:00Z">
              <w:rPr>
                <w:rFonts w:hint="eastAsia"/>
                <w:lang w:val="en-US"/>
              </w:rPr>
            </w:rPrChange>
          </w:rPr>
          <w:t>심한</w:t>
        </w:r>
        <w:r w:rsidR="004E18D8" w:rsidRPr="002646CB">
          <w:rPr>
            <w:rFonts w:ascii="바탕" w:hAnsi="바탕"/>
            <w:lang w:val="en-US"/>
            <w:rPrChange w:id="21648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49" w:author="ETRI-김종원" w:date="2019-12-10T10:44:00Z">
              <w:rPr>
                <w:rFonts w:hint="eastAsia"/>
                <w:lang w:val="en-US"/>
              </w:rPr>
            </w:rPrChange>
          </w:rPr>
          <w:t>분산발전원에서</w:t>
        </w:r>
        <w:r w:rsidR="004E18D8" w:rsidRPr="002646CB">
          <w:rPr>
            <w:rFonts w:ascii="바탕" w:hAnsi="바탕"/>
            <w:lang w:val="en-US"/>
            <w:rPrChange w:id="21650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51" w:author="ETRI-김종원" w:date="2019-12-10T10:44:00Z">
              <w:rPr>
                <w:rFonts w:hint="eastAsia"/>
                <w:lang w:val="en-US"/>
              </w:rPr>
            </w:rPrChange>
          </w:rPr>
          <w:t>예상발전량의</w:t>
        </w:r>
        <w:r w:rsidR="004E18D8" w:rsidRPr="002646CB">
          <w:rPr>
            <w:rFonts w:ascii="바탕" w:hAnsi="바탕"/>
            <w:lang w:val="en-US"/>
            <w:rPrChange w:id="21652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653" w:author="박 진상" w:date="2019-10-28T18:24:00Z">
        <w:r w:rsidR="00DC4888" w:rsidRPr="002646CB">
          <w:rPr>
            <w:rFonts w:ascii="바탕" w:hAnsi="바탕" w:hint="eastAsia"/>
            <w:lang w:val="en-US"/>
            <w:rPrChange w:id="21654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</w:t>
        </w:r>
      </w:ins>
      <w:ins w:id="21655" w:author="박 진상" w:date="2019-10-08T06:22:00Z">
        <w:r w:rsidR="004E18D8" w:rsidRPr="002646CB">
          <w:rPr>
            <w:rFonts w:ascii="바탕" w:hAnsi="바탕" w:hint="eastAsia"/>
            <w:lang w:val="en-US"/>
            <w:rPrChange w:id="21656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="004E18D8" w:rsidRPr="002646CB">
          <w:rPr>
            <w:rFonts w:ascii="바탕" w:hAnsi="바탕"/>
            <w:lang w:val="en-US"/>
            <w:rPrChange w:id="21657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58" w:author="ETRI-김종원" w:date="2019-12-10T10:44:00Z">
              <w:rPr>
                <w:rFonts w:hint="eastAsia"/>
                <w:lang w:val="en-US"/>
              </w:rPr>
            </w:rPrChange>
          </w:rPr>
          <w:t>제어하여</w:t>
        </w:r>
        <w:r w:rsidR="004E18D8" w:rsidRPr="002646CB">
          <w:rPr>
            <w:rFonts w:ascii="바탕" w:hAnsi="바탕"/>
            <w:lang w:val="en-US"/>
            <w:rPrChange w:id="21659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60" w:author="ETRI-김종원" w:date="2019-12-10T10:44:00Z">
              <w:rPr>
                <w:rFonts w:hint="eastAsia"/>
                <w:lang w:val="en-US"/>
              </w:rPr>
            </w:rPrChange>
          </w:rPr>
          <w:t>보상하기</w:t>
        </w:r>
        <w:r w:rsidR="004E18D8" w:rsidRPr="002646CB">
          <w:rPr>
            <w:rFonts w:ascii="바탕" w:hAnsi="바탕"/>
            <w:lang w:val="en-US"/>
            <w:rPrChange w:id="21661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62" w:author="ETRI-김종원" w:date="2019-12-10T10:44:00Z">
              <w:rPr>
                <w:rFonts w:hint="eastAsia"/>
                <w:lang w:val="en-US"/>
              </w:rPr>
            </w:rPrChange>
          </w:rPr>
          <w:t>위해</w:t>
        </w:r>
        <w:r w:rsidR="004E18D8" w:rsidRPr="002646CB">
          <w:rPr>
            <w:rFonts w:ascii="바탕" w:hAnsi="바탕"/>
            <w:lang w:val="en-US"/>
            <w:rPrChange w:id="21663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664" w:author="박 진상" w:date="2019-10-09T14:28:00Z">
        <w:r w:rsidR="00721C26" w:rsidRPr="002646CB">
          <w:rPr>
            <w:rFonts w:ascii="바탕" w:hAnsi="바탕" w:hint="eastAsia"/>
            <w:lang w:val="en-US"/>
            <w:rPrChange w:id="21665" w:author="ETRI-김종원" w:date="2019-12-10T10:44:00Z">
              <w:rPr>
                <w:rFonts w:hint="eastAsia"/>
                <w:lang w:val="en-US"/>
              </w:rPr>
            </w:rPrChange>
          </w:rPr>
          <w:t>전기</w:t>
        </w:r>
      </w:ins>
      <w:ins w:id="21666" w:author="박 진상" w:date="2019-10-08T06:22:00Z">
        <w:r w:rsidR="004E18D8" w:rsidRPr="002646CB">
          <w:rPr>
            <w:rFonts w:ascii="바탕" w:hAnsi="바탕" w:hint="eastAsia"/>
            <w:lang w:val="en-US"/>
            <w:rPrChange w:id="21667" w:author="ETRI-김종원" w:date="2019-12-10T10:44:00Z">
              <w:rPr>
                <w:rFonts w:hint="eastAsia"/>
                <w:lang w:val="en-US"/>
              </w:rPr>
            </w:rPrChange>
          </w:rPr>
          <w:t>에너지저장장치를</w:t>
        </w:r>
        <w:r w:rsidR="004E18D8" w:rsidRPr="002646CB">
          <w:rPr>
            <w:rFonts w:ascii="바탕" w:hAnsi="바탕"/>
            <w:lang w:val="en-US"/>
            <w:rPrChange w:id="21668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69" w:author="ETRI-김종원" w:date="2019-12-10T10:44:00Z">
              <w:rPr>
                <w:rFonts w:hint="eastAsia"/>
                <w:lang w:val="en-US"/>
              </w:rPr>
            </w:rPrChange>
          </w:rPr>
          <w:t>연계운영하여</w:t>
        </w:r>
        <w:r w:rsidR="004E18D8" w:rsidRPr="002646CB">
          <w:rPr>
            <w:rFonts w:ascii="바탕" w:hAnsi="바탕"/>
            <w:lang w:val="en-US"/>
            <w:rPrChange w:id="21670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671" w:author="박 진상" w:date="2019-10-09T14:29:00Z">
        <w:r w:rsidR="00721C26" w:rsidRPr="002646CB">
          <w:rPr>
            <w:rFonts w:ascii="바탕" w:hAnsi="바탕"/>
            <w:lang w:val="en-US"/>
            <w:rPrChange w:id="21672" w:author="ETRI-김종원" w:date="2019-12-10T10:44:00Z">
              <w:rPr>
                <w:lang w:val="en-US"/>
              </w:rPr>
            </w:rPrChange>
          </w:rPr>
          <w:t>PV-EES</w:t>
        </w:r>
      </w:ins>
      <w:ins w:id="21673" w:author="박 진상" w:date="2019-10-08T06:22:00Z">
        <w:r w:rsidR="004E18D8" w:rsidRPr="002646CB">
          <w:rPr>
            <w:rFonts w:ascii="바탕" w:hAnsi="바탕"/>
            <w:lang w:val="en-US"/>
            <w:rPrChange w:id="21674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75" w:author="ETRI-김종원" w:date="2019-12-10T10:44:00Z">
              <w:rPr>
                <w:rFonts w:hint="eastAsia"/>
                <w:lang w:val="en-US"/>
              </w:rPr>
            </w:rPrChange>
          </w:rPr>
          <w:t>전력량을</w:t>
        </w:r>
        <w:r w:rsidR="004E18D8" w:rsidRPr="002646CB">
          <w:rPr>
            <w:rFonts w:ascii="바탕" w:hAnsi="바탕"/>
            <w:lang w:val="en-US"/>
            <w:rPrChange w:id="21676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77" w:author="ETRI-김종원" w:date="2019-12-10T10:44:00Z">
              <w:rPr>
                <w:rFonts w:hint="eastAsia"/>
                <w:lang w:val="en-US"/>
              </w:rPr>
            </w:rPrChange>
          </w:rPr>
          <w:t>제어함으로써</w:t>
        </w:r>
        <w:r w:rsidR="004E18D8" w:rsidRPr="002646CB">
          <w:rPr>
            <w:rFonts w:ascii="바탕" w:hAnsi="바탕"/>
            <w:lang w:val="en-US"/>
            <w:rPrChange w:id="21678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79" w:author="ETRI-김종원" w:date="2019-12-10T10:44:00Z">
              <w:rPr>
                <w:rFonts w:hint="eastAsia"/>
                <w:lang w:val="en-US"/>
              </w:rPr>
            </w:rPrChange>
          </w:rPr>
          <w:t>보상하는</w:t>
        </w:r>
        <w:r w:rsidR="004E18D8" w:rsidRPr="002646CB">
          <w:rPr>
            <w:rFonts w:ascii="바탕" w:hAnsi="바탕"/>
            <w:lang w:val="en-US"/>
            <w:rPrChange w:id="21680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81" w:author="ETRI-김종원" w:date="2019-12-10T10:44:00Z">
              <w:rPr>
                <w:rFonts w:hint="eastAsia"/>
                <w:lang w:val="en-US"/>
              </w:rPr>
            </w:rPrChange>
          </w:rPr>
          <w:t>한</w:t>
        </w:r>
        <w:r w:rsidR="004E18D8" w:rsidRPr="002646CB">
          <w:rPr>
            <w:rFonts w:ascii="바탕" w:hAnsi="바탕"/>
            <w:lang w:val="en-US"/>
            <w:rPrChange w:id="21682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83" w:author="ETRI-김종원" w:date="2019-12-10T10:44:00Z">
              <w:rPr>
                <w:rFonts w:hint="eastAsia"/>
                <w:lang w:val="en-US"/>
              </w:rPr>
            </w:rPrChange>
          </w:rPr>
          <w:t>방법에</w:t>
        </w:r>
        <w:r w:rsidR="004E18D8" w:rsidRPr="002646CB">
          <w:rPr>
            <w:rFonts w:ascii="바탕" w:hAnsi="바탕"/>
            <w:lang w:val="en-US"/>
            <w:rPrChange w:id="21684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85" w:author="ETRI-김종원" w:date="2019-12-10T10:44:00Z">
              <w:rPr>
                <w:rFonts w:hint="eastAsia"/>
                <w:lang w:val="en-US"/>
              </w:rPr>
            </w:rPrChange>
          </w:rPr>
          <w:t>관한</w:t>
        </w:r>
        <w:r w:rsidR="004E18D8" w:rsidRPr="002646CB">
          <w:rPr>
            <w:rFonts w:ascii="바탕" w:hAnsi="바탕"/>
            <w:lang w:val="en-US"/>
            <w:rPrChange w:id="21686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21687" w:author="ETRI-김종원" w:date="2019-12-10T10:44:00Z">
              <w:rPr>
                <w:rFonts w:hint="eastAsia"/>
                <w:lang w:val="en-US"/>
              </w:rPr>
            </w:rPrChange>
          </w:rPr>
          <w:t>것이다</w:t>
        </w:r>
        <w:r w:rsidR="004E18D8" w:rsidRPr="002646CB">
          <w:rPr>
            <w:rFonts w:ascii="바탕" w:hAnsi="바탕"/>
            <w:lang w:val="en-US"/>
            <w:rPrChange w:id="21688" w:author="ETRI-김종원" w:date="2019-12-10T10:44:00Z">
              <w:rPr>
                <w:lang w:val="en-US"/>
              </w:rPr>
            </w:rPrChange>
          </w:rPr>
          <w:t xml:space="preserve">.  </w:t>
        </w:r>
      </w:ins>
    </w:p>
    <w:p w14:paraId="5F9B7E8A" w14:textId="7165A949" w:rsidR="00721C26" w:rsidRPr="002646CB" w:rsidRDefault="00721C26" w:rsidP="004E18D8">
      <w:pPr>
        <w:rPr>
          <w:ins w:id="21689" w:author="박 진상" w:date="2019-10-09T14:31:00Z"/>
          <w:rFonts w:ascii="바탕" w:hAnsi="바탕"/>
          <w:lang w:val="en-US"/>
          <w:rPrChange w:id="21690" w:author="ETRI-김종원" w:date="2019-12-10T10:44:00Z">
            <w:rPr>
              <w:ins w:id="21691" w:author="박 진상" w:date="2019-10-09T14:31:00Z"/>
              <w:lang w:val="en-US"/>
            </w:rPr>
          </w:rPrChange>
        </w:rPr>
      </w:pPr>
    </w:p>
    <w:p w14:paraId="2BFAC403" w14:textId="4BEA720F" w:rsidR="00721C26" w:rsidRPr="002646CB" w:rsidRDefault="00721C26" w:rsidP="00721C26">
      <w:pPr>
        <w:rPr>
          <w:ins w:id="21692" w:author="박 진상" w:date="2019-10-09T14:31:00Z"/>
          <w:rFonts w:ascii="바탕" w:hAnsi="바탕"/>
          <w:lang w:val="en-US"/>
          <w:rPrChange w:id="21693" w:author="ETRI-김종원" w:date="2019-12-10T10:44:00Z">
            <w:rPr>
              <w:ins w:id="21694" w:author="박 진상" w:date="2019-10-09T14:31:00Z"/>
              <w:lang w:val="en-US"/>
            </w:rPr>
          </w:rPrChange>
        </w:rPr>
      </w:pPr>
      <w:ins w:id="21695" w:author="박 진상" w:date="2019-10-09T14:31:00Z">
        <w:r w:rsidRPr="002646CB">
          <w:rPr>
            <w:rFonts w:ascii="바탕" w:hAnsi="바탕" w:hint="eastAsia"/>
            <w:lang w:val="en-US"/>
            <w:rPrChange w:id="21696" w:author="ETRI-김종원" w:date="2019-12-10T10:44:00Z">
              <w:rPr>
                <w:rFonts w:hint="eastAsia"/>
                <w:lang w:val="en-US"/>
              </w:rPr>
            </w:rPrChange>
          </w:rPr>
          <w:t>예상발전량의</w:t>
        </w:r>
        <w:r w:rsidRPr="002646CB">
          <w:rPr>
            <w:rFonts w:ascii="바탕" w:hAnsi="바탕"/>
            <w:lang w:val="en-US"/>
            <w:rPrChange w:id="21697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698" w:author="박 진상" w:date="2019-10-28T18:24:00Z">
        <w:r w:rsidR="00DC4888" w:rsidRPr="002646CB">
          <w:rPr>
            <w:rFonts w:ascii="바탕" w:hAnsi="바탕" w:hint="eastAsia"/>
            <w:lang w:val="en-US"/>
            <w:rPrChange w:id="21699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</w:t>
        </w:r>
      </w:ins>
      <w:ins w:id="21700" w:author="박 진상" w:date="2019-10-09T14:31:00Z">
        <w:r w:rsidRPr="002646CB">
          <w:rPr>
            <w:rFonts w:ascii="바탕" w:hAnsi="바탕" w:hint="eastAsia"/>
            <w:lang w:val="en-US"/>
            <w:rPrChange w:id="21701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Pr="002646CB">
          <w:rPr>
            <w:rFonts w:ascii="바탕" w:hAnsi="바탕"/>
            <w:lang w:val="en-US"/>
            <w:rPrChange w:id="21702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03" w:author="ETRI-김종원" w:date="2019-12-10T10:44:00Z">
              <w:rPr>
                <w:rFonts w:hint="eastAsia"/>
                <w:lang w:val="en-US"/>
              </w:rPr>
            </w:rPrChange>
          </w:rPr>
          <w:t>제어하기</w:t>
        </w:r>
        <w:r w:rsidRPr="002646CB">
          <w:rPr>
            <w:rFonts w:ascii="바탕" w:hAnsi="바탕"/>
            <w:lang w:val="en-US"/>
            <w:rPrChange w:id="21704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05" w:author="ETRI-김종원" w:date="2019-12-10T10:44:00Z">
              <w:rPr>
                <w:rFonts w:hint="eastAsia"/>
                <w:lang w:val="en-US"/>
              </w:rPr>
            </w:rPrChange>
          </w:rPr>
          <w:t>위한</w:t>
        </w:r>
        <w:r w:rsidRPr="002646CB">
          <w:rPr>
            <w:rFonts w:ascii="바탕" w:hAnsi="바탕"/>
            <w:lang w:val="en-US"/>
            <w:rPrChange w:id="21706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07" w:author="ETRI-김종원" w:date="2019-12-10T10:44:00Z">
              <w:rPr>
                <w:rFonts w:hint="eastAsia"/>
                <w:lang w:val="en-US"/>
              </w:rPr>
            </w:rPrChange>
          </w:rPr>
          <w:t>방법으로는</w:t>
        </w:r>
        <w:r w:rsidRPr="002646CB">
          <w:rPr>
            <w:rFonts w:ascii="바탕" w:hAnsi="바탕"/>
            <w:lang w:val="en-US"/>
            <w:rPrChange w:id="21708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709" w:author="박 진상" w:date="2019-10-28T18:24:00Z">
        <w:r w:rsidR="00DC4888" w:rsidRPr="002646CB">
          <w:rPr>
            <w:rFonts w:ascii="바탕" w:hAnsi="바탕" w:hint="eastAsia"/>
            <w:lang w:val="en-US"/>
            <w:rPrChange w:id="21710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</w:ins>
      <w:ins w:id="21711" w:author="박 진상" w:date="2019-10-09T14:31:00Z">
        <w:r w:rsidRPr="002646CB">
          <w:rPr>
            <w:rFonts w:ascii="바탕" w:hAnsi="바탕" w:hint="eastAsia"/>
            <w:lang w:val="en-US"/>
            <w:rPrChange w:id="21712" w:author="ETRI-김종원" w:date="2019-12-10T10:44:00Z">
              <w:rPr>
                <w:rFonts w:hint="eastAsia"/>
                <w:lang w:val="en-US"/>
              </w:rPr>
            </w:rPrChange>
          </w:rPr>
          <w:t>지표</w:t>
        </w:r>
        <w:r w:rsidRPr="002646CB">
          <w:rPr>
            <w:rFonts w:ascii="바탕" w:hAnsi="바탕"/>
            <w:lang w:val="en-US"/>
            <w:rPrChange w:id="21713" w:author="ETRI-김종원" w:date="2019-12-10T10:44:00Z">
              <w:rPr>
                <w:lang w:val="en-US"/>
              </w:rPr>
            </w:rPrChange>
          </w:rPr>
          <w:t>(RI)</w:t>
        </w:r>
        <w:r w:rsidRPr="002646CB">
          <w:rPr>
            <w:rFonts w:ascii="바탕" w:hAnsi="바탕" w:hint="eastAsia"/>
            <w:lang w:val="en-US"/>
            <w:rPrChange w:id="21714" w:author="ETRI-김종원" w:date="2019-12-10T10:44:00Z">
              <w:rPr>
                <w:rFonts w:hint="eastAsia"/>
                <w:lang w:val="en-US"/>
              </w:rPr>
            </w:rPrChange>
          </w:rPr>
          <w:t>와</w:t>
        </w:r>
        <w:r w:rsidRPr="002646CB">
          <w:rPr>
            <w:rFonts w:ascii="바탕" w:hAnsi="바탕"/>
            <w:lang w:val="en-US"/>
            <w:rPrChange w:id="21715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716" w:author="박 진상" w:date="2019-10-28T18:24:00Z">
        <w:r w:rsidR="00DC4888" w:rsidRPr="002646CB">
          <w:rPr>
            <w:rFonts w:ascii="바탕" w:hAnsi="바탕" w:hint="eastAsia"/>
            <w:lang w:val="en-US"/>
            <w:rPrChange w:id="21717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</w:t>
        </w:r>
      </w:ins>
      <w:ins w:id="21718" w:author="박 진상" w:date="2019-10-09T14:31:00Z">
        <w:r w:rsidRPr="002646CB">
          <w:rPr>
            <w:rFonts w:ascii="바탕" w:hAnsi="바탕" w:hint="eastAsia"/>
            <w:lang w:val="en-US"/>
            <w:rPrChange w:id="21719" w:author="ETRI-김종원" w:date="2019-12-10T10:44:00Z">
              <w:rPr>
                <w:rFonts w:hint="eastAsia"/>
                <w:lang w:val="en-US"/>
              </w:rPr>
            </w:rPrChange>
          </w:rPr>
          <w:t>지표</w:t>
        </w:r>
        <w:r w:rsidRPr="002646CB">
          <w:rPr>
            <w:rFonts w:ascii="바탕" w:hAnsi="바탕"/>
            <w:lang w:val="en-US"/>
            <w:rPrChange w:id="21720" w:author="ETRI-김종원" w:date="2019-12-10T10:44:00Z">
              <w:rPr>
                <w:lang w:val="en-US"/>
              </w:rPr>
            </w:rPrChange>
          </w:rPr>
          <w:t>(</w:t>
        </w:r>
      </w:ins>
      <w:ins w:id="21721" w:author="박 진상" w:date="2019-10-15T20:04:00Z">
        <w:r w:rsidR="00E34BCB" w:rsidRPr="002646CB">
          <w:rPr>
            <w:rFonts w:ascii="바탕" w:hAnsi="바탕"/>
            <w:lang w:val="en-US"/>
            <w:rPrChange w:id="21722" w:author="ETRI-김종원" w:date="2019-12-10T10:44:00Z">
              <w:rPr>
                <w:rFonts w:ascii="바탕" w:hAnsi="바탕"/>
                <w:lang w:val="en-US"/>
              </w:rPr>
            </w:rPrChange>
          </w:rPr>
          <w:t>VI</w:t>
        </w:r>
      </w:ins>
      <w:ins w:id="21723" w:author="박 진상" w:date="2019-10-09T14:31:00Z">
        <w:r w:rsidRPr="002646CB">
          <w:rPr>
            <w:rFonts w:ascii="바탕" w:hAnsi="바탕"/>
            <w:lang w:val="en-US"/>
            <w:rPrChange w:id="21724" w:author="ETRI-김종원" w:date="2019-12-10T10:44:00Z">
              <w:rPr>
                <w:lang w:val="en-US"/>
              </w:rPr>
            </w:rPrChange>
          </w:rPr>
          <w:t>)</w:t>
        </w:r>
        <w:r w:rsidRPr="002646CB">
          <w:rPr>
            <w:rFonts w:ascii="바탕" w:hAnsi="바탕" w:hint="eastAsia"/>
            <w:lang w:val="en-US"/>
            <w:rPrChange w:id="21725" w:author="ETRI-김종원" w:date="2019-12-10T10:44:00Z">
              <w:rPr>
                <w:rFonts w:hint="eastAsia"/>
                <w:lang w:val="en-US"/>
              </w:rPr>
            </w:rPrChange>
          </w:rPr>
          <w:t>로</w:t>
        </w:r>
        <w:r w:rsidRPr="002646CB">
          <w:rPr>
            <w:rFonts w:ascii="바탕" w:hAnsi="바탕"/>
            <w:lang w:val="en-US"/>
            <w:rPrChange w:id="21726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27" w:author="ETRI-김종원" w:date="2019-12-10T10:44:00Z">
              <w:rPr>
                <w:rFonts w:hint="eastAsia"/>
                <w:lang w:val="en-US"/>
              </w:rPr>
            </w:rPrChange>
          </w:rPr>
          <w:t>구분할</w:t>
        </w:r>
        <w:r w:rsidRPr="002646CB">
          <w:rPr>
            <w:rFonts w:ascii="바탕" w:hAnsi="바탕"/>
            <w:lang w:val="en-US"/>
            <w:rPrChange w:id="21728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29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1730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31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Pr="002646CB">
          <w:rPr>
            <w:rFonts w:ascii="바탕" w:hAnsi="바탕"/>
            <w:lang w:val="en-US"/>
            <w:rPrChange w:id="21732" w:author="ETRI-김종원" w:date="2019-12-10T10:44:00Z">
              <w:rPr>
                <w:lang w:val="en-US"/>
              </w:rPr>
            </w:rPrChange>
          </w:rPr>
          <w:t xml:space="preserve">. </w:t>
        </w:r>
        <w:r w:rsidRPr="002646CB">
          <w:rPr>
            <w:rFonts w:ascii="바탕" w:hAnsi="바탕" w:hint="eastAsia"/>
            <w:lang w:val="en-US"/>
            <w:rPrChange w:id="21733" w:author="ETRI-김종원" w:date="2019-12-10T10:44:00Z">
              <w:rPr>
                <w:rFonts w:hint="eastAsia"/>
                <w:lang w:val="en-US"/>
              </w:rPr>
            </w:rPrChange>
          </w:rPr>
          <w:t>이러한</w:t>
        </w:r>
        <w:r w:rsidRPr="002646CB">
          <w:rPr>
            <w:rFonts w:ascii="바탕" w:hAnsi="바탕"/>
            <w:lang w:val="en-US"/>
            <w:rPrChange w:id="21734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35" w:author="ETRI-김종원" w:date="2019-12-10T10:44:00Z">
              <w:rPr>
                <w:rFonts w:hint="eastAsia"/>
                <w:lang w:val="en-US"/>
              </w:rPr>
            </w:rPrChange>
          </w:rPr>
          <w:t>지표를</w:t>
        </w:r>
        <w:r w:rsidRPr="002646CB">
          <w:rPr>
            <w:rFonts w:ascii="바탕" w:hAnsi="바탕"/>
            <w:lang w:val="en-US"/>
            <w:rPrChange w:id="21736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37" w:author="ETRI-김종원" w:date="2019-12-10T10:44:00Z">
              <w:rPr>
                <w:rFonts w:hint="eastAsia"/>
                <w:lang w:val="en-US"/>
              </w:rPr>
            </w:rPrChange>
          </w:rPr>
          <w:t>사용하거나</w:t>
        </w:r>
        <w:r w:rsidRPr="002646CB">
          <w:rPr>
            <w:rFonts w:ascii="바탕" w:hAnsi="바탕"/>
            <w:lang w:val="en-US"/>
            <w:rPrChange w:id="21738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39" w:author="ETRI-김종원" w:date="2019-12-10T10:44:00Z">
              <w:rPr>
                <w:rFonts w:hint="eastAsia"/>
                <w:lang w:val="en-US"/>
              </w:rPr>
            </w:rPrChange>
          </w:rPr>
          <w:t>두</w:t>
        </w:r>
        <w:r w:rsidRPr="002646CB">
          <w:rPr>
            <w:rFonts w:ascii="바탕" w:hAnsi="바탕"/>
            <w:lang w:val="en-US"/>
            <w:rPrChange w:id="21740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41" w:author="ETRI-김종원" w:date="2019-12-10T10:44:00Z">
              <w:rPr>
                <w:rFonts w:hint="eastAsia"/>
                <w:lang w:val="en-US"/>
              </w:rPr>
            </w:rPrChange>
          </w:rPr>
          <w:t>지표를</w:t>
        </w:r>
        <w:r w:rsidRPr="002646CB">
          <w:rPr>
            <w:rFonts w:ascii="바탕" w:hAnsi="바탕"/>
            <w:lang w:val="en-US"/>
            <w:rPrChange w:id="21742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43" w:author="ETRI-김종원" w:date="2019-12-10T10:44:00Z">
              <w:rPr>
                <w:rFonts w:hint="eastAsia"/>
                <w:lang w:val="en-US"/>
              </w:rPr>
            </w:rPrChange>
          </w:rPr>
          <w:t>결합하여</w:t>
        </w:r>
        <w:r w:rsidRPr="002646CB">
          <w:rPr>
            <w:rFonts w:ascii="바탕" w:hAnsi="바탕"/>
            <w:lang w:val="en-US"/>
            <w:rPrChange w:id="21744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45" w:author="ETRI-김종원" w:date="2019-12-10T10:44:00Z">
              <w:rPr>
                <w:rFonts w:hint="eastAsia"/>
                <w:lang w:val="en-US"/>
              </w:rPr>
            </w:rPrChange>
          </w:rPr>
          <w:t>사용하면</w:t>
        </w:r>
        <w:r w:rsidRPr="002646CB">
          <w:rPr>
            <w:rFonts w:ascii="바탕" w:hAnsi="바탕"/>
            <w:lang w:val="en-US"/>
            <w:rPrChange w:id="21746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47" w:author="ETRI-김종원" w:date="2019-12-10T10:44:00Z">
              <w:rPr>
                <w:rFonts w:hint="eastAsia"/>
                <w:lang w:val="en-US"/>
              </w:rPr>
            </w:rPrChange>
          </w:rPr>
          <w:t>예상발전량의</w:t>
        </w:r>
        <w:r w:rsidRPr="002646CB">
          <w:rPr>
            <w:rFonts w:ascii="바탕" w:hAnsi="바탕"/>
            <w:lang w:val="en-US"/>
            <w:rPrChange w:id="21748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21749" w:author="박 진상" w:date="2019-10-28T18:24:00Z">
        <w:r w:rsidR="00DC4888" w:rsidRPr="002646CB">
          <w:rPr>
            <w:rFonts w:ascii="바탕" w:hAnsi="바탕" w:hint="eastAsia"/>
            <w:lang w:val="en-US"/>
            <w:rPrChange w:id="21750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</w:t>
        </w:r>
      </w:ins>
      <w:ins w:id="21751" w:author="박 진상" w:date="2019-10-09T14:31:00Z">
        <w:r w:rsidRPr="002646CB">
          <w:rPr>
            <w:rFonts w:ascii="바탕" w:hAnsi="바탕" w:hint="eastAsia"/>
            <w:lang w:val="en-US"/>
            <w:rPrChange w:id="21752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Pr="002646CB">
          <w:rPr>
            <w:rFonts w:ascii="바탕" w:hAnsi="바탕"/>
            <w:lang w:val="en-US"/>
            <w:rPrChange w:id="2175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54" w:author="ETRI-김종원" w:date="2019-12-10T10:44:00Z">
              <w:rPr>
                <w:rFonts w:hint="eastAsia"/>
                <w:lang w:val="en-US"/>
              </w:rPr>
            </w:rPrChange>
          </w:rPr>
          <w:t>제어할</w:t>
        </w:r>
        <w:r w:rsidRPr="002646CB">
          <w:rPr>
            <w:rFonts w:ascii="바탕" w:hAnsi="바탕"/>
            <w:lang w:val="en-US"/>
            <w:rPrChange w:id="2175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56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175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58" w:author="ETRI-김종원" w:date="2019-12-10T10:44:00Z">
              <w:rPr>
                <w:rFonts w:hint="eastAsia"/>
                <w:lang w:val="en-US"/>
              </w:rPr>
            </w:rPrChange>
          </w:rPr>
          <w:t>있고</w:t>
        </w:r>
        <w:r w:rsidRPr="002646CB">
          <w:rPr>
            <w:rFonts w:ascii="바탕" w:hAnsi="바탕"/>
            <w:lang w:val="en-US"/>
            <w:rPrChange w:id="2175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60" w:author="ETRI-김종원" w:date="2019-12-10T10:44:00Z">
              <w:rPr>
                <w:rFonts w:hint="eastAsia"/>
                <w:lang w:val="en-US"/>
              </w:rPr>
            </w:rPrChange>
          </w:rPr>
          <w:t>궁극적으로</w:t>
        </w:r>
        <w:r w:rsidRPr="002646CB">
          <w:rPr>
            <w:rFonts w:ascii="바탕" w:hAnsi="바탕"/>
            <w:lang w:val="en-US"/>
            <w:rPrChange w:id="2176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62" w:author="ETRI-김종원" w:date="2019-12-10T10:44:00Z">
              <w:rPr>
                <w:rFonts w:hint="eastAsia"/>
                <w:lang w:val="en-US"/>
              </w:rPr>
            </w:rPrChange>
          </w:rPr>
          <w:t>그리드</w:t>
        </w:r>
        <w:r w:rsidRPr="002646CB">
          <w:rPr>
            <w:rFonts w:ascii="바탕" w:hAnsi="바탕"/>
            <w:lang w:val="en-US"/>
            <w:rPrChange w:id="2176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64" w:author="ETRI-김종원" w:date="2019-12-10T10:44:00Z">
              <w:rPr>
                <w:rFonts w:hint="eastAsia"/>
                <w:lang w:val="en-US"/>
              </w:rPr>
            </w:rPrChange>
          </w:rPr>
          <w:t>안정화에</w:t>
        </w:r>
        <w:r w:rsidRPr="002646CB">
          <w:rPr>
            <w:rFonts w:ascii="바탕" w:hAnsi="바탕"/>
            <w:lang w:val="en-US"/>
            <w:rPrChange w:id="2176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66" w:author="ETRI-김종원" w:date="2019-12-10T10:44:00Z">
              <w:rPr>
                <w:rFonts w:hint="eastAsia"/>
                <w:lang w:val="en-US"/>
              </w:rPr>
            </w:rPrChange>
          </w:rPr>
          <w:t>기여할</w:t>
        </w:r>
        <w:r w:rsidRPr="002646CB">
          <w:rPr>
            <w:rFonts w:ascii="바탕" w:hAnsi="바탕"/>
            <w:lang w:val="en-US"/>
            <w:rPrChange w:id="2176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68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176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70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Pr="002646CB">
          <w:rPr>
            <w:rFonts w:ascii="바탕" w:hAnsi="바탕"/>
            <w:lang w:val="en-US"/>
            <w:rPrChange w:id="21771" w:author="ETRI-김종원" w:date="2019-12-10T10:44:00Z">
              <w:rPr>
                <w:lang w:val="en-US"/>
              </w:rPr>
            </w:rPrChange>
          </w:rPr>
          <w:t xml:space="preserve">. </w:t>
        </w:r>
        <w:r w:rsidRPr="002646CB">
          <w:rPr>
            <w:rFonts w:ascii="바탕" w:hAnsi="바탕" w:hint="eastAsia"/>
            <w:lang w:val="en-US"/>
            <w:rPrChange w:id="21772" w:author="ETRI-김종원" w:date="2019-12-10T10:44:00Z">
              <w:rPr>
                <w:rFonts w:hint="eastAsia"/>
                <w:lang w:val="en-US"/>
              </w:rPr>
            </w:rPrChange>
          </w:rPr>
          <w:t>또한</w:t>
        </w:r>
        <w:r w:rsidRPr="002646CB">
          <w:rPr>
            <w:rFonts w:ascii="바탕" w:hAnsi="바탕"/>
            <w:lang w:val="en-US"/>
            <w:rPrChange w:id="2177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74" w:author="ETRI-김종원" w:date="2019-12-10T10:44:00Z">
              <w:rPr>
                <w:rFonts w:hint="eastAsia"/>
                <w:lang w:val="en-US"/>
              </w:rPr>
            </w:rPrChange>
          </w:rPr>
          <w:t>인센티브</w:t>
        </w:r>
        <w:r w:rsidRPr="002646CB">
          <w:rPr>
            <w:rFonts w:ascii="바탕" w:hAnsi="바탕"/>
            <w:lang w:val="en-US"/>
            <w:rPrChange w:id="2177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76" w:author="ETRI-김종원" w:date="2019-12-10T10:44:00Z">
              <w:rPr>
                <w:rFonts w:hint="eastAsia"/>
                <w:lang w:val="en-US"/>
              </w:rPr>
            </w:rPrChange>
          </w:rPr>
          <w:t>기반의</w:t>
        </w:r>
        <w:r w:rsidRPr="002646CB">
          <w:rPr>
            <w:rFonts w:ascii="바탕" w:hAnsi="바탕"/>
            <w:lang w:val="en-US"/>
            <w:rPrChange w:id="2177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78" w:author="ETRI-김종원" w:date="2019-12-10T10:44:00Z">
              <w:rPr>
                <w:rFonts w:hint="eastAsia"/>
                <w:lang w:val="en-US"/>
              </w:rPr>
            </w:rPrChange>
          </w:rPr>
          <w:t>수요관리에서</w:t>
        </w:r>
        <w:r w:rsidRPr="002646CB">
          <w:rPr>
            <w:rFonts w:ascii="바탕" w:hAnsi="바탕"/>
            <w:lang w:val="en-US"/>
            <w:rPrChange w:id="2177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80" w:author="ETRI-김종원" w:date="2019-12-10T10:44:00Z">
              <w:rPr>
                <w:rFonts w:hint="eastAsia"/>
                <w:lang w:val="en-US"/>
              </w:rPr>
            </w:rPrChange>
          </w:rPr>
          <w:t>발전목표량을</w:t>
        </w:r>
        <w:r w:rsidRPr="002646CB">
          <w:rPr>
            <w:rFonts w:ascii="바탕" w:hAnsi="바탕"/>
            <w:lang w:val="en-US"/>
            <w:rPrChange w:id="2178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82" w:author="ETRI-김종원" w:date="2019-12-10T10:44:00Z">
              <w:rPr>
                <w:rFonts w:hint="eastAsia"/>
                <w:lang w:val="en-US"/>
              </w:rPr>
            </w:rPrChange>
          </w:rPr>
          <w:t>보다</w:t>
        </w:r>
        <w:r w:rsidRPr="002646CB">
          <w:rPr>
            <w:rFonts w:ascii="바탕" w:hAnsi="바탕"/>
            <w:lang w:val="en-US"/>
            <w:rPrChange w:id="2178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84" w:author="ETRI-김종원" w:date="2019-12-10T10:44:00Z">
              <w:rPr>
                <w:rFonts w:hint="eastAsia"/>
                <w:lang w:val="en-US"/>
              </w:rPr>
            </w:rPrChange>
          </w:rPr>
          <w:t>정교하게</w:t>
        </w:r>
        <w:r w:rsidRPr="002646CB">
          <w:rPr>
            <w:rFonts w:ascii="바탕" w:hAnsi="바탕"/>
            <w:lang w:val="en-US"/>
            <w:rPrChange w:id="2178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86" w:author="ETRI-김종원" w:date="2019-12-10T10:44:00Z">
              <w:rPr>
                <w:rFonts w:hint="eastAsia"/>
                <w:lang w:val="en-US"/>
              </w:rPr>
            </w:rPrChange>
          </w:rPr>
          <w:t>관리하여</w:t>
        </w:r>
        <w:r w:rsidRPr="002646CB">
          <w:rPr>
            <w:rFonts w:ascii="바탕" w:hAnsi="바탕"/>
            <w:lang w:val="en-US"/>
            <w:rPrChange w:id="2178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88" w:author="ETRI-김종원" w:date="2019-12-10T10:44:00Z">
              <w:rPr>
                <w:rFonts w:hint="eastAsia"/>
                <w:lang w:val="en-US"/>
              </w:rPr>
            </w:rPrChange>
          </w:rPr>
          <w:t>페널티를</w:t>
        </w:r>
        <w:r w:rsidRPr="002646CB">
          <w:rPr>
            <w:rFonts w:ascii="바탕" w:hAnsi="바탕"/>
            <w:lang w:val="en-US"/>
            <w:rPrChange w:id="2178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90" w:author="ETRI-김종원" w:date="2019-12-10T10:44:00Z">
              <w:rPr>
                <w:rFonts w:hint="eastAsia"/>
                <w:lang w:val="en-US"/>
              </w:rPr>
            </w:rPrChange>
          </w:rPr>
          <w:t>방지</w:t>
        </w:r>
        <w:r w:rsidRPr="002646CB">
          <w:rPr>
            <w:rFonts w:ascii="바탕" w:hAnsi="바탕"/>
            <w:lang w:val="en-US"/>
            <w:rPrChange w:id="2179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92" w:author="ETRI-김종원" w:date="2019-12-10T10:44:00Z">
              <w:rPr>
                <w:rFonts w:hint="eastAsia"/>
                <w:lang w:val="en-US"/>
              </w:rPr>
            </w:rPrChange>
          </w:rPr>
          <w:t>할</w:t>
        </w:r>
        <w:r w:rsidRPr="002646CB">
          <w:rPr>
            <w:rFonts w:ascii="바탕" w:hAnsi="바탕"/>
            <w:lang w:val="en-US"/>
            <w:rPrChange w:id="2179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94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179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796" w:author="ETRI-김종원" w:date="2019-12-10T10:44:00Z">
              <w:rPr>
                <w:rFonts w:hint="eastAsia"/>
                <w:lang w:val="en-US"/>
              </w:rPr>
            </w:rPrChange>
          </w:rPr>
          <w:t>있고</w:t>
        </w:r>
        <w:r w:rsidRPr="002646CB">
          <w:rPr>
            <w:rFonts w:ascii="바탕" w:hAnsi="바탕"/>
            <w:lang w:val="en-US"/>
            <w:rPrChange w:id="21797" w:author="ETRI-김종원" w:date="2019-12-10T10:44:00Z">
              <w:rPr>
                <w:lang w:val="en-US"/>
              </w:rPr>
            </w:rPrChange>
          </w:rPr>
          <w:t xml:space="preserve">, </w:t>
        </w:r>
      </w:ins>
      <w:ins w:id="21798" w:author="박 진상" w:date="2019-10-29T12:15:00Z">
        <w:r w:rsidR="005B6627" w:rsidRPr="002646CB">
          <w:rPr>
            <w:rFonts w:ascii="바탕" w:hAnsi="바탕" w:hint="eastAsia"/>
            <w:lang w:val="en-US"/>
            <w:rPrChange w:id="21799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인센티브지급률</w:t>
        </w:r>
      </w:ins>
      <w:ins w:id="21800" w:author="박 진상" w:date="2019-10-09T14:31:00Z">
        <w:r w:rsidRPr="002646CB">
          <w:rPr>
            <w:rFonts w:ascii="바탕" w:hAnsi="바탕" w:hint="eastAsia"/>
            <w:lang w:val="en-US"/>
            <w:rPrChange w:id="21801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Pr="002646CB">
          <w:rPr>
            <w:rFonts w:ascii="바탕" w:hAnsi="바탕"/>
            <w:lang w:val="en-US"/>
            <w:rPrChange w:id="21802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03" w:author="ETRI-김종원" w:date="2019-12-10T10:44:00Z">
              <w:rPr>
                <w:rFonts w:hint="eastAsia"/>
                <w:lang w:val="en-US"/>
              </w:rPr>
            </w:rPrChange>
          </w:rPr>
          <w:t>높일</w:t>
        </w:r>
        <w:r w:rsidRPr="002646CB">
          <w:rPr>
            <w:rFonts w:ascii="바탕" w:hAnsi="바탕"/>
            <w:lang w:val="en-US"/>
            <w:rPrChange w:id="21804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05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1806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07" w:author="ETRI-김종원" w:date="2019-12-10T10:44:00Z">
              <w:rPr>
                <w:rFonts w:hint="eastAsia"/>
                <w:lang w:val="en-US"/>
              </w:rPr>
            </w:rPrChange>
          </w:rPr>
          <w:t>있어</w:t>
        </w:r>
        <w:r w:rsidRPr="002646CB">
          <w:rPr>
            <w:rFonts w:ascii="바탕" w:hAnsi="바탕"/>
            <w:lang w:val="en-US"/>
            <w:rPrChange w:id="21808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09" w:author="ETRI-김종원" w:date="2019-12-10T10:44:00Z">
              <w:rPr>
                <w:rFonts w:hint="eastAsia"/>
                <w:lang w:val="en-US"/>
              </w:rPr>
            </w:rPrChange>
          </w:rPr>
          <w:t>사업자의</w:t>
        </w:r>
        <w:r w:rsidRPr="002646CB">
          <w:rPr>
            <w:rFonts w:ascii="바탕" w:hAnsi="바탕"/>
            <w:lang w:val="en-US"/>
            <w:rPrChange w:id="21810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11" w:author="ETRI-김종원" w:date="2019-12-10T10:44:00Z">
              <w:rPr>
                <w:rFonts w:hint="eastAsia"/>
                <w:lang w:val="en-US"/>
              </w:rPr>
            </w:rPrChange>
          </w:rPr>
          <w:t>경영수익에</w:t>
        </w:r>
        <w:r w:rsidRPr="002646CB">
          <w:rPr>
            <w:rFonts w:ascii="바탕" w:hAnsi="바탕"/>
            <w:lang w:val="en-US"/>
            <w:rPrChange w:id="21812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13" w:author="ETRI-김종원" w:date="2019-12-10T10:44:00Z">
              <w:rPr>
                <w:rFonts w:hint="eastAsia"/>
                <w:lang w:val="en-US"/>
              </w:rPr>
            </w:rPrChange>
          </w:rPr>
          <w:t>기여할</w:t>
        </w:r>
        <w:r w:rsidRPr="002646CB">
          <w:rPr>
            <w:rFonts w:ascii="바탕" w:hAnsi="바탕"/>
            <w:lang w:val="en-US"/>
            <w:rPrChange w:id="21814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15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1816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817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Pr="002646CB">
          <w:rPr>
            <w:rFonts w:ascii="바탕" w:hAnsi="바탕"/>
            <w:lang w:val="en-US"/>
            <w:rPrChange w:id="21818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4E3E6056" w14:textId="21EB1950" w:rsidR="00721C26" w:rsidRPr="002646CB" w:rsidDel="00630E17" w:rsidRDefault="00721C26" w:rsidP="00721C26">
      <w:pPr>
        <w:rPr>
          <w:ins w:id="21819" w:author="박 진상" w:date="2019-10-09T14:31:00Z"/>
          <w:del w:id="21820" w:author="ETRI-김종원" w:date="2019-12-03T09:20:00Z"/>
          <w:rFonts w:ascii="바탕" w:hAnsi="바탕"/>
          <w:lang w:val="en-US"/>
          <w:rPrChange w:id="21821" w:author="ETRI-김종원" w:date="2019-12-10T10:44:00Z">
            <w:rPr>
              <w:ins w:id="21822" w:author="박 진상" w:date="2019-10-09T14:31:00Z"/>
              <w:del w:id="21823" w:author="ETRI-김종원" w:date="2019-12-03T09:20:00Z"/>
              <w:lang w:val="en-US"/>
            </w:rPr>
          </w:rPrChange>
        </w:rPr>
      </w:pPr>
    </w:p>
    <w:p w14:paraId="4A029464" w14:textId="1E95198C" w:rsidR="00721C26" w:rsidRPr="002646CB" w:rsidDel="00630E17" w:rsidRDefault="00721C26" w:rsidP="00721C26">
      <w:pPr>
        <w:rPr>
          <w:ins w:id="21824" w:author="박 진상" w:date="2019-10-09T14:31:00Z"/>
          <w:del w:id="21825" w:author="ETRI-김종원" w:date="2019-12-03T09:20:00Z"/>
          <w:rFonts w:ascii="바탕" w:hAnsi="바탕"/>
          <w:lang w:val="en-US"/>
          <w:rPrChange w:id="21826" w:author="ETRI-김종원" w:date="2019-12-10T10:44:00Z">
            <w:rPr>
              <w:ins w:id="21827" w:author="박 진상" w:date="2019-10-09T14:31:00Z"/>
              <w:del w:id="21828" w:author="ETRI-김종원" w:date="2019-12-03T09:20:00Z"/>
              <w:lang w:val="en-US"/>
            </w:rPr>
          </w:rPrChange>
        </w:rPr>
      </w:pPr>
      <w:ins w:id="21829" w:author="박 진상" w:date="2019-10-09T14:31:00Z">
        <w:del w:id="21830" w:author="ETRI-김종원" w:date="2019-12-03T09:20:00Z">
          <w:r w:rsidRPr="002646CB" w:rsidDel="00630E17">
            <w:rPr>
              <w:rFonts w:ascii="바탕" w:hAnsi="바탕" w:hint="eastAsia"/>
              <w:lang w:val="en-US"/>
              <w:rPrChange w:id="21831" w:author="ETRI-김종원" w:date="2019-12-10T10:44:00Z">
                <w:rPr>
                  <w:rFonts w:hint="eastAsia"/>
                  <w:lang w:val="en-US"/>
                </w:rPr>
              </w:rPrChange>
            </w:rPr>
            <w:delText>현재</w:delText>
          </w:r>
          <w:r w:rsidRPr="002646CB" w:rsidDel="00630E17">
            <w:rPr>
              <w:rFonts w:ascii="바탕" w:hAnsi="바탕"/>
              <w:lang w:val="en-US"/>
              <w:rPrChange w:id="21832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33" w:author="ETRI-김종원" w:date="2019-12-10T10:44:00Z">
                <w:rPr>
                  <w:rFonts w:hint="eastAsia"/>
                  <w:lang w:val="en-US"/>
                </w:rPr>
              </w:rPrChange>
            </w:rPr>
            <w:delText>국내의</w:delText>
          </w:r>
          <w:r w:rsidRPr="002646CB" w:rsidDel="00630E17">
            <w:rPr>
              <w:rFonts w:ascii="바탕" w:hAnsi="바탕"/>
              <w:lang w:val="en-US"/>
              <w:rPrChange w:id="21834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35" w:author="ETRI-김종원" w:date="2019-12-10T10:44:00Z">
                <w:rPr>
                  <w:rFonts w:hint="eastAsia"/>
                  <w:lang w:val="en-US"/>
                </w:rPr>
              </w:rPrChange>
            </w:rPr>
            <w:delText>경우</w:delText>
          </w:r>
          <w:r w:rsidRPr="002646CB" w:rsidDel="00630E17">
            <w:rPr>
              <w:rFonts w:ascii="바탕" w:hAnsi="바탕"/>
              <w:lang w:val="en-US"/>
              <w:rPrChange w:id="21836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37" w:author="ETRI-김종원" w:date="2019-12-10T10:44:00Z">
                <w:rPr>
                  <w:rFonts w:hint="eastAsia"/>
                  <w:lang w:val="en-US"/>
                </w:rPr>
              </w:rPrChange>
            </w:rPr>
            <w:delText>수요관리</w:delText>
          </w:r>
          <w:r w:rsidRPr="002646CB" w:rsidDel="00630E17">
            <w:rPr>
              <w:rFonts w:ascii="바탕" w:hAnsi="바탕"/>
              <w:lang w:val="en-US"/>
              <w:rPrChange w:id="21838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39" w:author="ETRI-김종원" w:date="2019-12-10T10:44:00Z">
                <w:rPr>
                  <w:rFonts w:hint="eastAsia"/>
                  <w:lang w:val="en-US"/>
                </w:rPr>
              </w:rPrChange>
            </w:rPr>
            <w:delText>서비스에서</w:delText>
          </w:r>
          <w:r w:rsidRPr="002646CB" w:rsidDel="00630E17">
            <w:rPr>
              <w:rFonts w:ascii="바탕" w:hAnsi="바탕"/>
              <w:lang w:val="en-US"/>
              <w:rPrChange w:id="21840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41" w:author="ETRI-김종원" w:date="2019-12-10T10:44:00Z">
                <w:rPr>
                  <w:rFonts w:hint="eastAsia"/>
                  <w:lang w:val="en-US"/>
                </w:rPr>
              </w:rPrChange>
            </w:rPr>
            <w:delText>차지하는</w:delText>
          </w:r>
          <w:r w:rsidRPr="002646CB" w:rsidDel="00630E17">
            <w:rPr>
              <w:rFonts w:ascii="바탕" w:hAnsi="바탕"/>
              <w:lang w:val="en-US"/>
              <w:rPrChange w:id="21842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43" w:author="ETRI-김종원" w:date="2019-12-10T10:44:00Z">
                <w:rPr>
                  <w:rFonts w:hint="eastAsia"/>
                  <w:lang w:val="en-US"/>
                </w:rPr>
              </w:rPrChange>
            </w:rPr>
            <w:delText>부분은</w:delText>
          </w:r>
          <w:r w:rsidRPr="002646CB" w:rsidDel="00630E17">
            <w:rPr>
              <w:rFonts w:ascii="바탕" w:hAnsi="바탕"/>
              <w:lang w:val="en-US"/>
              <w:rPrChange w:id="21844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45" w:author="ETRI-김종원" w:date="2019-12-10T10:44:00Z">
                <w:rPr>
                  <w:rFonts w:hint="eastAsia"/>
                  <w:lang w:val="en-US"/>
                </w:rPr>
              </w:rPrChange>
            </w:rPr>
            <w:delText>매우</w:delText>
          </w:r>
          <w:r w:rsidRPr="002646CB" w:rsidDel="00630E17">
            <w:rPr>
              <w:rFonts w:ascii="바탕" w:hAnsi="바탕"/>
              <w:lang w:val="en-US"/>
              <w:rPrChange w:id="21846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47" w:author="ETRI-김종원" w:date="2019-12-10T10:44:00Z">
                <w:rPr>
                  <w:rFonts w:hint="eastAsia"/>
                  <w:lang w:val="en-US"/>
                </w:rPr>
              </w:rPrChange>
            </w:rPr>
            <w:delText>미미하나</w:delText>
          </w:r>
          <w:r w:rsidRPr="002646CB" w:rsidDel="00630E17">
            <w:rPr>
              <w:rFonts w:ascii="바탕" w:hAnsi="바탕"/>
              <w:lang w:val="en-US"/>
              <w:rPrChange w:id="21848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49" w:author="ETRI-김종원" w:date="2019-12-10T10:44:00Z">
                <w:rPr>
                  <w:rFonts w:hint="eastAsia"/>
                  <w:lang w:val="en-US"/>
                </w:rPr>
              </w:rPrChange>
            </w:rPr>
            <w:delText>해외</w:delText>
          </w:r>
          <w:r w:rsidRPr="002646CB" w:rsidDel="00630E17">
            <w:rPr>
              <w:rFonts w:ascii="바탕" w:hAnsi="바탕"/>
              <w:lang w:val="en-US"/>
              <w:rPrChange w:id="21850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51" w:author="ETRI-김종원" w:date="2019-12-10T10:44:00Z">
                <w:rPr>
                  <w:rFonts w:hint="eastAsia"/>
                  <w:lang w:val="en-US"/>
                </w:rPr>
              </w:rPrChange>
            </w:rPr>
            <w:delText>시장</w:delText>
          </w:r>
          <w:r w:rsidRPr="002646CB" w:rsidDel="00630E17">
            <w:rPr>
              <w:rFonts w:ascii="바탕" w:hAnsi="바탕"/>
              <w:lang w:val="en-US"/>
              <w:rPrChange w:id="21852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53" w:author="ETRI-김종원" w:date="2019-12-10T10:44:00Z">
                <w:rPr>
                  <w:rFonts w:hint="eastAsia"/>
                  <w:lang w:val="en-US"/>
                </w:rPr>
              </w:rPrChange>
            </w:rPr>
            <w:delText>공략시</w:delText>
          </w:r>
          <w:r w:rsidRPr="002646CB" w:rsidDel="00630E17">
            <w:rPr>
              <w:rFonts w:ascii="바탕" w:hAnsi="바탕"/>
              <w:lang w:val="en-US"/>
              <w:rPrChange w:id="21854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55" w:author="ETRI-김종원" w:date="2019-12-10T10:44:00Z">
                <w:rPr>
                  <w:rFonts w:hint="eastAsia"/>
                  <w:lang w:val="en-US"/>
                </w:rPr>
              </w:rPrChange>
            </w:rPr>
            <w:delText>본</w:delText>
          </w:r>
          <w:r w:rsidRPr="002646CB" w:rsidDel="00630E17">
            <w:rPr>
              <w:rFonts w:ascii="바탕" w:hAnsi="바탕"/>
              <w:lang w:val="en-US"/>
              <w:rPrChange w:id="21856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57" w:author="ETRI-김종원" w:date="2019-12-10T10:44:00Z">
                <w:rPr>
                  <w:rFonts w:hint="eastAsia"/>
                  <w:lang w:val="en-US"/>
                </w:rPr>
              </w:rPrChange>
            </w:rPr>
            <w:delText>지표를</w:delText>
          </w:r>
          <w:r w:rsidRPr="002646CB" w:rsidDel="00630E17">
            <w:rPr>
              <w:rFonts w:ascii="바탕" w:hAnsi="바탕"/>
              <w:lang w:val="en-US"/>
              <w:rPrChange w:id="21858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59" w:author="ETRI-김종원" w:date="2019-12-10T10:44:00Z">
                <w:rPr>
                  <w:rFonts w:hint="eastAsia"/>
                  <w:lang w:val="en-US"/>
                </w:rPr>
              </w:rPrChange>
            </w:rPr>
            <w:delText>활용하여</w:delText>
          </w:r>
          <w:r w:rsidRPr="002646CB" w:rsidDel="00630E17">
            <w:rPr>
              <w:rFonts w:ascii="바탕" w:hAnsi="바탕"/>
              <w:lang w:val="en-US"/>
              <w:rPrChange w:id="21860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61" w:author="ETRI-김종원" w:date="2019-12-10T10:44:00Z">
                <w:rPr>
                  <w:rFonts w:hint="eastAsia"/>
                  <w:lang w:val="en-US"/>
                </w:rPr>
              </w:rPrChange>
            </w:rPr>
            <w:delText>최적</w:delText>
          </w:r>
          <w:r w:rsidRPr="002646CB" w:rsidDel="00630E17">
            <w:rPr>
              <w:rFonts w:ascii="바탕" w:hAnsi="바탕"/>
              <w:lang w:val="en-US"/>
              <w:rPrChange w:id="21862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63" w:author="ETRI-김종원" w:date="2019-12-10T10:44:00Z">
                <w:rPr>
                  <w:rFonts w:hint="eastAsia"/>
                  <w:lang w:val="en-US"/>
                </w:rPr>
              </w:rPrChange>
            </w:rPr>
            <w:delText>마이크로운전모드를</w:delText>
          </w:r>
          <w:r w:rsidRPr="002646CB" w:rsidDel="00630E17">
            <w:rPr>
              <w:rFonts w:ascii="바탕" w:hAnsi="바탕"/>
              <w:lang w:val="en-US"/>
              <w:rPrChange w:id="21864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65" w:author="ETRI-김종원" w:date="2019-12-10T10:44:00Z">
                <w:rPr>
                  <w:rFonts w:hint="eastAsia"/>
                  <w:lang w:val="en-US"/>
                </w:rPr>
              </w:rPrChange>
            </w:rPr>
            <w:delText>설정하는데</w:delText>
          </w:r>
          <w:r w:rsidRPr="002646CB" w:rsidDel="00630E17">
            <w:rPr>
              <w:rFonts w:ascii="바탕" w:hAnsi="바탕"/>
              <w:lang w:val="en-US"/>
              <w:rPrChange w:id="21866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67" w:author="ETRI-김종원" w:date="2019-12-10T10:44:00Z">
                <w:rPr>
                  <w:rFonts w:hint="eastAsia"/>
                  <w:lang w:val="en-US"/>
                </w:rPr>
              </w:rPrChange>
            </w:rPr>
            <w:delText>기여할</w:delText>
          </w:r>
          <w:r w:rsidRPr="002646CB" w:rsidDel="00630E17">
            <w:rPr>
              <w:rFonts w:ascii="바탕" w:hAnsi="바탕"/>
              <w:lang w:val="en-US"/>
              <w:rPrChange w:id="21868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69" w:author="ETRI-김종원" w:date="2019-12-10T10:44:00Z">
                <w:rPr>
                  <w:rFonts w:hint="eastAsia"/>
                  <w:lang w:val="en-US"/>
                </w:rPr>
              </w:rPrChange>
            </w:rPr>
            <w:delText>수</w:delText>
          </w:r>
          <w:r w:rsidRPr="002646CB" w:rsidDel="00630E17">
            <w:rPr>
              <w:rFonts w:ascii="바탕" w:hAnsi="바탕"/>
              <w:lang w:val="en-US"/>
              <w:rPrChange w:id="21870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21871" w:author="ETRI-김종원" w:date="2019-12-10T10:44:00Z">
                <w:rPr>
                  <w:rFonts w:hint="eastAsia"/>
                  <w:lang w:val="en-US"/>
                </w:rPr>
              </w:rPrChange>
            </w:rPr>
            <w:delText>있다</w:delText>
          </w:r>
          <w:r w:rsidRPr="002646CB" w:rsidDel="00630E17">
            <w:rPr>
              <w:rFonts w:ascii="바탕" w:hAnsi="바탕"/>
              <w:lang w:val="en-US"/>
              <w:rPrChange w:id="21872" w:author="ETRI-김종원" w:date="2019-12-10T10:44:00Z">
                <w:rPr>
                  <w:lang w:val="en-US"/>
                </w:rPr>
              </w:rPrChange>
            </w:rPr>
            <w:delText xml:space="preserve">. </w:delText>
          </w:r>
        </w:del>
      </w:ins>
    </w:p>
    <w:p w14:paraId="641C47C9" w14:textId="77777777" w:rsidR="00721C26" w:rsidRPr="002646CB" w:rsidRDefault="00721C26" w:rsidP="004E18D8">
      <w:pPr>
        <w:rPr>
          <w:ins w:id="21873" w:author="박 진상" w:date="2019-10-09T14:29:00Z"/>
          <w:rFonts w:ascii="바탕" w:hAnsi="바탕"/>
          <w:lang w:val="en-US"/>
          <w:rPrChange w:id="21874" w:author="ETRI-김종원" w:date="2019-12-10T10:44:00Z">
            <w:rPr>
              <w:ins w:id="21875" w:author="박 진상" w:date="2019-10-09T14:29:00Z"/>
              <w:lang w:val="en-US"/>
            </w:rPr>
          </w:rPrChange>
        </w:rPr>
      </w:pPr>
    </w:p>
    <w:p w14:paraId="6D65E876" w14:textId="3F26C178" w:rsidR="00721C26" w:rsidRPr="002646CB" w:rsidRDefault="00721C26">
      <w:pPr>
        <w:spacing w:before="80" w:after="80" w:line="312" w:lineRule="auto"/>
        <w:textAlignment w:val="baseline"/>
        <w:rPr>
          <w:ins w:id="21876" w:author="박 진상" w:date="2019-10-09T14:29:00Z"/>
          <w:rFonts w:ascii="바탕" w:hAnsi="바탕"/>
          <w:lang w:val="en-US"/>
          <w:rPrChange w:id="21877" w:author="ETRI-김종원" w:date="2019-12-10T10:44:00Z">
            <w:rPr>
              <w:ins w:id="21878" w:author="박 진상" w:date="2019-10-09T14:29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1879" w:author="박 진상" w:date="2019-10-09T14:33:00Z">
          <w:pPr>
            <w:spacing w:before="80" w:after="80" w:line="312" w:lineRule="auto"/>
            <w:ind w:left="1182" w:hanging="200"/>
            <w:textAlignment w:val="baseline"/>
          </w:pPr>
        </w:pPrChange>
      </w:pPr>
      <w:ins w:id="21880" w:author="박 진상" w:date="2019-10-09T14:29:00Z">
        <w:r w:rsidRPr="002646CB">
          <w:rPr>
            <w:rFonts w:ascii="바탕" w:hAnsi="바탕" w:hint="eastAsia"/>
            <w:lang w:val="en-US"/>
            <w:rPrChange w:id="2188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2188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발전의 변화가 계통에 미치는 불안정성을 해소하기 위한 방안으로 </w:t>
        </w:r>
      </w:ins>
      <w:ins w:id="21883" w:author="박 진상" w:date="2019-10-09T14:36:00Z">
        <w:r w:rsidR="003B7F41" w:rsidRPr="002646CB">
          <w:rPr>
            <w:rFonts w:ascii="바탕" w:hAnsi="바탕"/>
            <w:lang w:val="en-US"/>
            <w:rPrChange w:id="21884" w:author="ETRI-김종원" w:date="2019-12-10T10:44:00Z">
              <w:rPr>
                <w:lang w:val="en-US"/>
              </w:rPr>
            </w:rPrChange>
          </w:rPr>
          <w:t>PV</w:t>
        </w:r>
      </w:ins>
      <w:ins w:id="21885" w:author="박 진상" w:date="2019-10-09T14:29:00Z">
        <w:r w:rsidRPr="002646CB">
          <w:rPr>
            <w:rFonts w:ascii="바탕" w:hAnsi="바탕"/>
            <w:lang w:val="en-US"/>
            <w:rPrChange w:id="2188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-</w:t>
        </w:r>
      </w:ins>
      <w:ins w:id="21887" w:author="박 진상" w:date="2019-10-09T14:36:00Z">
        <w:r w:rsidR="003B7F41" w:rsidRPr="002646CB">
          <w:rPr>
            <w:rFonts w:ascii="바탕" w:hAnsi="바탕"/>
            <w:lang w:val="en-US"/>
            <w:rPrChange w:id="21888" w:author="ETRI-김종원" w:date="2019-12-10T10:44:00Z">
              <w:rPr>
                <w:lang w:val="en-US"/>
              </w:rPr>
            </w:rPrChange>
          </w:rPr>
          <w:t>EES</w:t>
        </w:r>
      </w:ins>
      <w:ins w:id="21889" w:author="박 진상" w:date="2019-10-09T14:29:00Z">
        <w:r w:rsidRPr="002646CB">
          <w:rPr>
            <w:rFonts w:ascii="바탕" w:hAnsi="바탕"/>
            <w:lang w:val="en-US"/>
            <w:rPrChange w:id="2189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연계 발전량을 계통의 발전계획에 반영하여 계획된 타겟을 추종하는 </w:t>
        </w:r>
      </w:ins>
      <w:ins w:id="21891" w:author="박 진상" w:date="2019-10-28T18:24:00Z">
        <w:r w:rsidR="00DC4888" w:rsidRPr="002646CB">
          <w:rPr>
            <w:rFonts w:ascii="바탕" w:hAnsi="바탕"/>
            <w:lang w:val="en-US"/>
            <w:rPrChange w:id="21892" w:author="ETRI-김종원" w:date="2019-12-10T10:44:00Z">
              <w:rPr>
                <w:rFonts w:ascii="바탕" w:hAnsi="바탕"/>
                <w:lang w:val="en-US"/>
              </w:rPr>
            </w:rPrChange>
          </w:rPr>
          <w:t>신뢰</w:t>
        </w:r>
      </w:ins>
      <w:ins w:id="21893" w:author="박 진상" w:date="2019-10-09T14:29:00Z">
        <w:r w:rsidRPr="002646CB">
          <w:rPr>
            <w:rFonts w:ascii="바탕" w:hAnsi="바탕"/>
            <w:lang w:val="en-US"/>
            <w:rPrChange w:id="2189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기반 E</w:t>
        </w:r>
      </w:ins>
      <w:ins w:id="21895" w:author="박 진상" w:date="2019-10-09T14:36:00Z">
        <w:r w:rsidR="003B7F41" w:rsidRPr="002646CB">
          <w:rPr>
            <w:rFonts w:ascii="바탕" w:hAnsi="바탕"/>
            <w:lang w:val="en-US"/>
            <w:rPrChange w:id="21896" w:author="ETRI-김종원" w:date="2019-12-10T10:44:00Z">
              <w:rPr>
                <w:lang w:val="en-US"/>
              </w:rPr>
            </w:rPrChange>
          </w:rPr>
          <w:t>ES</w:t>
        </w:r>
      </w:ins>
      <w:ins w:id="21897" w:author="박 진상" w:date="2019-10-09T14:29:00Z">
        <w:r w:rsidRPr="002646CB">
          <w:rPr>
            <w:rFonts w:ascii="바탕" w:hAnsi="바탕"/>
            <w:lang w:val="en-US"/>
            <w:rPrChange w:id="2189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운전을 통해 계통을 안정화시킬 수 있으며, 본 </w:t>
        </w:r>
      </w:ins>
      <w:ins w:id="21899" w:author="박 진상" w:date="2019-10-09T14:36:00Z">
        <w:r w:rsidR="003B7F41" w:rsidRPr="002646CB">
          <w:rPr>
            <w:rFonts w:ascii="바탕" w:hAnsi="바탕"/>
            <w:lang w:val="en-US"/>
            <w:rPrChange w:id="21900" w:author="ETRI-김종원" w:date="2019-12-10T10:44:00Z">
              <w:rPr>
                <w:lang w:val="en-US"/>
              </w:rPr>
            </w:rPrChange>
          </w:rPr>
          <w:t>PV-EES</w:t>
        </w:r>
      </w:ins>
      <w:ins w:id="21901" w:author="박 진상" w:date="2019-10-09T14:29:00Z">
        <w:r w:rsidRPr="002646CB">
          <w:rPr>
            <w:rFonts w:ascii="바탕" w:hAnsi="바탕"/>
            <w:lang w:val="en-US"/>
            <w:rPrChange w:id="2190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운영 시뮬레이션에서는 그리드 안정화 특성을 </w:t>
        </w:r>
      </w:ins>
      <w:ins w:id="21903" w:author="박 진상" w:date="2019-10-09T14:36:00Z">
        <w:r w:rsidR="003B7F41" w:rsidRPr="002646CB">
          <w:rPr>
            <w:rFonts w:ascii="바탕" w:hAnsi="바탕"/>
            <w:lang w:val="en-US"/>
            <w:rPrChange w:id="21904" w:author="ETRI-김종원" w:date="2019-12-10T10:44:00Z">
              <w:rPr>
                <w:lang w:val="en-US"/>
              </w:rPr>
            </w:rPrChange>
          </w:rPr>
          <w:t>PV-EES</w:t>
        </w:r>
      </w:ins>
      <w:ins w:id="21905" w:author="박 진상" w:date="2019-10-09T14:29:00Z">
        <w:r w:rsidRPr="002646CB">
          <w:rPr>
            <w:rFonts w:ascii="바탕" w:hAnsi="바탕" w:hint="eastAsia"/>
            <w:lang w:val="en-US"/>
            <w:rPrChange w:id="2190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Pr="002646CB">
          <w:rPr>
            <w:rFonts w:ascii="바탕" w:hAnsi="바탕"/>
            <w:lang w:val="en-US"/>
            <w:rPrChange w:id="2190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1908" w:author="박 진상" w:date="2019-10-28T18:24:00Z">
        <w:r w:rsidR="00DC4888" w:rsidRPr="002646CB">
          <w:rPr>
            <w:rFonts w:ascii="바탕" w:hAnsi="바탕" w:hint="eastAsia"/>
            <w:lang w:val="en-US"/>
            <w:rPrChange w:id="21909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  <w:r w:rsidR="00DC4888" w:rsidRPr="002646CB">
          <w:rPr>
            <w:rFonts w:ascii="바탕" w:hAnsi="바탕"/>
            <w:lang w:val="en-US"/>
            <w:rPrChange w:id="21910" w:author="ETRI-김종원" w:date="2019-12-10T10:44:00Z">
              <w:rPr>
                <w:rFonts w:ascii="바탕" w:hAnsi="바탕"/>
                <w:lang w:val="en-US"/>
              </w:rPr>
            </w:rPrChange>
          </w:rPr>
          <w:t>와</w:t>
        </w:r>
      </w:ins>
      <w:ins w:id="21911" w:author="박 진상" w:date="2019-10-09T14:29:00Z">
        <w:r w:rsidRPr="002646CB">
          <w:rPr>
            <w:rFonts w:ascii="바탕" w:hAnsi="바탕"/>
            <w:lang w:val="en-US"/>
            <w:rPrChange w:id="2191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1913" w:author="박 진상" w:date="2019-10-28T18:26:00Z">
        <w:r w:rsidR="00DC4888" w:rsidRPr="002646CB">
          <w:rPr>
            <w:rFonts w:ascii="바탕" w:hAnsi="바탕" w:hint="eastAsia"/>
            <w:lang w:val="en-US"/>
            <w:rPrChange w:id="21914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1915" w:author="박 진상" w:date="2019-10-09T14:29:00Z">
        <w:r w:rsidRPr="002646CB">
          <w:rPr>
            <w:rFonts w:ascii="바탕" w:hAnsi="바탕" w:hint="eastAsia"/>
            <w:lang w:val="en-US"/>
            <w:rPrChange w:id="2191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를</w:t>
        </w:r>
        <w:r w:rsidRPr="002646CB">
          <w:rPr>
            <w:rFonts w:ascii="바탕" w:hAnsi="바탕"/>
            <w:lang w:val="en-US"/>
            <w:rPrChange w:id="219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9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통해서</w:t>
        </w:r>
        <w:r w:rsidRPr="002646CB">
          <w:rPr>
            <w:rFonts w:ascii="바탕" w:hAnsi="바탕"/>
            <w:lang w:val="en-US"/>
            <w:rPrChange w:id="219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19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</w:t>
        </w:r>
      </w:ins>
      <w:ins w:id="21921" w:author="박 진상" w:date="2019-10-09T14:30:00Z">
        <w:r w:rsidRPr="002646CB">
          <w:rPr>
            <w:rFonts w:ascii="바탕" w:hAnsi="바탕" w:hint="eastAsia"/>
            <w:lang w:val="en-US"/>
            <w:rPrChange w:id="21922" w:author="ETRI-김종원" w:date="2019-12-10T10:44:00Z">
              <w:rPr>
                <w:rFonts w:hint="eastAsia"/>
                <w:lang w:val="en-US"/>
              </w:rPr>
            </w:rPrChange>
          </w:rPr>
          <w:t>낸다</w:t>
        </w:r>
        <w:r w:rsidRPr="002646CB">
          <w:rPr>
            <w:rFonts w:ascii="바탕" w:hAnsi="바탕"/>
            <w:lang w:val="en-US"/>
            <w:rPrChange w:id="21923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1BB6BFDB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21924" w:author="박 진상" w:date="2019-10-09T14:34:00Z"/>
          <w:rFonts w:ascii="바탕" w:hAnsi="바탕"/>
          <w:lang w:val="en-US"/>
          <w:rPrChange w:id="21925" w:author="ETRI-김종원" w:date="2019-12-10T10:44:00Z">
            <w:rPr>
              <w:ins w:id="21926" w:author="박 진상" w:date="2019-10-09T14:34:00Z"/>
              <w:lang w:val="en-US"/>
            </w:rPr>
          </w:rPrChange>
        </w:rPr>
      </w:pPr>
    </w:p>
    <w:p w14:paraId="7993D62C" w14:textId="57D10764" w:rsidR="00721C26" w:rsidRPr="002646CB" w:rsidRDefault="003B7F41">
      <w:pPr>
        <w:spacing w:before="80" w:after="80" w:line="312" w:lineRule="auto"/>
        <w:textAlignment w:val="baseline"/>
        <w:rPr>
          <w:ins w:id="21927" w:author="박 진상" w:date="2019-10-09T14:29:00Z"/>
          <w:rFonts w:ascii="바탕" w:hAnsi="바탕"/>
          <w:lang w:val="en-US"/>
          <w:rPrChange w:id="21928" w:author="ETRI-김종원" w:date="2019-12-10T10:44:00Z">
            <w:rPr>
              <w:ins w:id="21929" w:author="박 진상" w:date="2019-10-09T14:29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1930" w:author="박 진상" w:date="2019-10-09T14:33:00Z">
          <w:pPr>
            <w:spacing w:before="80" w:after="80" w:line="312" w:lineRule="auto"/>
            <w:ind w:left="1182" w:hanging="200"/>
            <w:textAlignment w:val="baseline"/>
          </w:pPr>
        </w:pPrChange>
      </w:pPr>
      <w:ins w:id="21931" w:author="박 진상" w:date="2019-10-09T14:36:00Z">
        <w:r w:rsidRPr="002646CB">
          <w:rPr>
            <w:rFonts w:ascii="바탕" w:hAnsi="바탕"/>
            <w:lang w:val="en-US"/>
            <w:rPrChange w:id="21932" w:author="ETRI-김종원" w:date="2019-12-10T10:44:00Z">
              <w:rPr>
                <w:lang w:val="en-US"/>
              </w:rPr>
            </w:rPrChange>
          </w:rPr>
          <w:t>PV-EES</w:t>
        </w:r>
      </w:ins>
      <w:ins w:id="21933" w:author="박 진상" w:date="2019-10-09T14:29:00Z">
        <w:r w:rsidR="00721C26" w:rsidRPr="002646CB">
          <w:rPr>
            <w:rFonts w:ascii="바탕" w:hAnsi="바탕" w:hint="eastAsia"/>
            <w:lang w:val="en-US"/>
            <w:rPrChange w:id="2193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2193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출력계획을 의미하는 출력 </w:t>
        </w:r>
      </w:ins>
      <w:ins w:id="21936" w:author="박 진상" w:date="2019-10-09T14:37:00Z">
        <w:r w:rsidRPr="002646CB">
          <w:rPr>
            <w:rFonts w:ascii="바탕" w:hAnsi="바탕" w:hint="eastAsia"/>
            <w:lang w:val="en-US"/>
            <w:rPrChange w:id="21937" w:author="ETRI-김종원" w:date="2019-12-10T10:44:00Z">
              <w:rPr>
                <w:rFonts w:hint="eastAsia"/>
                <w:lang w:val="en-US"/>
              </w:rPr>
            </w:rPrChange>
          </w:rPr>
          <w:t>목표값</w:t>
        </w:r>
      </w:ins>
      <w:ins w:id="21938" w:author="박 진상" w:date="2019-10-09T14:29:00Z">
        <w:r w:rsidR="00721C26" w:rsidRPr="002646CB">
          <w:rPr>
            <w:rFonts w:ascii="바탕" w:hAnsi="바탕" w:hint="eastAsia"/>
            <w:lang w:val="en-US"/>
            <w:rPrChange w:id="219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은</w:t>
        </w:r>
        <w:r w:rsidR="00721C26" w:rsidRPr="002646CB">
          <w:rPr>
            <w:rFonts w:ascii="바탕" w:hAnsi="바탕"/>
            <w:lang w:val="en-US"/>
            <w:rPrChange w:id="219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발전량</w:t>
        </w:r>
        <w:r w:rsidR="00721C26" w:rsidRPr="002646CB">
          <w:rPr>
            <w:rFonts w:ascii="바탕" w:hAnsi="바탕"/>
            <w:lang w:val="en-US"/>
            <w:rPrChange w:id="219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1943" w:author="ETRI-김종원" w:date="2019-12-03T09:22:00Z">
        <w:r w:rsidR="00630E17" w:rsidRPr="002646CB">
          <w:rPr>
            <w:rFonts w:ascii="바탕" w:hAnsi="바탕" w:hint="eastAsia"/>
            <w:lang w:val="en-US"/>
            <w:rPrChange w:id="21944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예측에</w:t>
        </w:r>
        <w:r w:rsidR="00630E17" w:rsidRPr="002646CB">
          <w:rPr>
            <w:rFonts w:ascii="바탕" w:hAnsi="바탕"/>
            <w:lang w:val="en-US"/>
            <w:rPrChange w:id="21945" w:author="ETRI-김종원" w:date="2019-12-10T10:44:00Z">
              <w:rPr>
                <w:rFonts w:ascii="바탕" w:hAnsi="바탕"/>
                <w:lang w:val="en-US"/>
              </w:rPr>
            </w:rPrChange>
          </w:rPr>
          <w:t xml:space="preserve"> 기반하여 입찰하는 것으로 </w:t>
        </w:r>
      </w:ins>
      <w:ins w:id="21946" w:author="박 진상" w:date="2019-10-09T14:29:00Z">
        <w:del w:id="21947" w:author="ETRI-김종원" w:date="2019-12-03T09:22:00Z">
          <w:r w:rsidR="00721C26" w:rsidRPr="002646CB" w:rsidDel="00630E17">
            <w:rPr>
              <w:rFonts w:ascii="바탕" w:hAnsi="바탕" w:hint="eastAsia"/>
              <w:lang w:val="en-US"/>
              <w:rPrChange w:id="21948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예측을</w:delText>
          </w:r>
          <w:r w:rsidR="00721C26" w:rsidRPr="002646CB" w:rsidDel="00630E17">
            <w:rPr>
              <w:rFonts w:ascii="바탕" w:hAnsi="바탕"/>
              <w:lang w:val="en-US"/>
              <w:rPrChange w:id="21949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21950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통해</w:delText>
          </w:r>
          <w:r w:rsidR="00721C26" w:rsidRPr="002646CB" w:rsidDel="00630E17">
            <w:rPr>
              <w:rFonts w:ascii="바탕" w:hAnsi="바탕"/>
              <w:lang w:val="en-US"/>
              <w:rPrChange w:id="21951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21952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항상</w:delText>
          </w:r>
          <w:r w:rsidR="00721C26" w:rsidRPr="002646CB" w:rsidDel="00630E17">
            <w:rPr>
              <w:rFonts w:ascii="바탕" w:hAnsi="바탕"/>
              <w:lang w:val="en-US"/>
              <w:rPrChange w:id="21953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21954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생성하는</w:delText>
          </w:r>
          <w:r w:rsidR="00721C26" w:rsidRPr="002646CB" w:rsidDel="00630E17">
            <w:rPr>
              <w:rFonts w:ascii="바탕" w:hAnsi="바탕"/>
              <w:lang w:val="en-US"/>
              <w:rPrChange w:id="21955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21956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것을</w:delText>
          </w:r>
          <w:r w:rsidR="00721C26" w:rsidRPr="002646CB" w:rsidDel="00630E17">
            <w:rPr>
              <w:rFonts w:ascii="바탕" w:hAnsi="바탕"/>
              <w:lang w:val="en-US"/>
              <w:rPrChange w:id="21957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</w:del>
        <w:r w:rsidR="00721C26" w:rsidRPr="002646CB">
          <w:rPr>
            <w:rFonts w:ascii="바탕" w:hAnsi="바탕" w:hint="eastAsia"/>
            <w:lang w:val="en-US"/>
            <w:rPrChange w:id="2195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가정하며</w:t>
        </w:r>
        <w:r w:rsidR="00721C26" w:rsidRPr="002646CB">
          <w:rPr>
            <w:rFonts w:ascii="바탕" w:hAnsi="바탕"/>
            <w:lang w:val="en-US"/>
            <w:rPrChange w:id="2195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2196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시뮬레이션</w:t>
        </w:r>
        <w:r w:rsidR="00721C26" w:rsidRPr="002646CB">
          <w:rPr>
            <w:rFonts w:ascii="바탕" w:hAnsi="바탕"/>
            <w:lang w:val="en-US"/>
            <w:rPrChange w:id="2196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6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</w:t>
        </w:r>
        <w:r w:rsidR="00721C26" w:rsidRPr="002646CB">
          <w:rPr>
            <w:rFonts w:ascii="바탕" w:hAnsi="바탕"/>
            <w:lang w:val="en-US"/>
            <w:rPrChange w:id="2196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1964" w:author="박 진상" w:date="2019-10-09T14:37:00Z">
        <w:r w:rsidRPr="002646CB">
          <w:rPr>
            <w:rFonts w:ascii="바탕" w:hAnsi="바탕"/>
            <w:lang w:val="en-US"/>
            <w:rPrChange w:id="21965" w:author="ETRI-김종원" w:date="2019-12-10T10:44:00Z">
              <w:rPr>
                <w:lang w:val="en-US"/>
              </w:rPr>
            </w:rPrChange>
          </w:rPr>
          <w:t>ES</w:t>
        </w:r>
      </w:ins>
      <w:ins w:id="21966" w:author="박 진상" w:date="2019-10-09T14:29:00Z">
        <w:r w:rsidR="00721C26" w:rsidRPr="002646CB">
          <w:rPr>
            <w:rFonts w:ascii="바탕" w:hAnsi="바탕" w:hint="eastAsia"/>
            <w:lang w:val="en-US"/>
            <w:rPrChange w:id="219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219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타겟</w:t>
        </w:r>
        <w:r w:rsidR="00721C26" w:rsidRPr="002646CB">
          <w:rPr>
            <w:rFonts w:ascii="바탕" w:hAnsi="바탕"/>
            <w:lang w:val="en-US"/>
            <w:rPrChange w:id="219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추종운전의</w:t>
        </w:r>
        <w:r w:rsidR="00721C26" w:rsidRPr="002646CB">
          <w:rPr>
            <w:rFonts w:ascii="바탕" w:hAnsi="바탕"/>
            <w:lang w:val="en-US"/>
            <w:rPrChange w:id="219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여부와</w:t>
        </w:r>
        <w:r w:rsidR="00721C26" w:rsidRPr="002646CB">
          <w:rPr>
            <w:rFonts w:ascii="바탕" w:hAnsi="바탕"/>
            <w:lang w:val="en-US"/>
            <w:rPrChange w:id="219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무관하게</w:t>
        </w:r>
        <w:r w:rsidR="00721C26" w:rsidRPr="002646CB">
          <w:rPr>
            <w:rFonts w:ascii="바탕" w:hAnsi="바탕"/>
            <w:lang w:val="en-US"/>
            <w:rPrChange w:id="219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1977" w:author="박 진상" w:date="2019-10-28T18:24:00Z">
        <w:r w:rsidR="00DC4888" w:rsidRPr="002646CB">
          <w:rPr>
            <w:rFonts w:ascii="바탕" w:hAnsi="바탕" w:hint="eastAsia"/>
            <w:lang w:val="en-US"/>
            <w:rPrChange w:id="21978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  <w:r w:rsidR="00DC4888" w:rsidRPr="002646CB">
          <w:rPr>
            <w:rFonts w:ascii="바탕" w:hAnsi="바탕"/>
            <w:lang w:val="en-US"/>
            <w:rPrChange w:id="21979" w:author="ETRI-김종원" w:date="2019-12-10T10:44:00Z">
              <w:rPr>
                <w:rFonts w:ascii="바탕" w:hAnsi="바탕"/>
                <w:lang w:val="en-US"/>
              </w:rPr>
            </w:rPrChange>
          </w:rPr>
          <w:t>와</w:t>
        </w:r>
      </w:ins>
      <w:ins w:id="21980" w:author="박 진상" w:date="2019-10-09T14:29:00Z">
        <w:r w:rsidR="00721C26" w:rsidRPr="002646CB">
          <w:rPr>
            <w:rFonts w:ascii="바탕" w:hAnsi="바탕"/>
            <w:lang w:val="en-US"/>
            <w:rPrChange w:id="2198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1982" w:author="박 진상" w:date="2019-10-28T18:24:00Z">
        <w:r w:rsidR="00DC4888" w:rsidRPr="002646CB">
          <w:rPr>
            <w:rFonts w:ascii="바탕" w:hAnsi="바탕" w:hint="eastAsia"/>
            <w:lang w:val="en-US"/>
            <w:rPrChange w:id="21983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</w:t>
        </w:r>
      </w:ins>
      <w:ins w:id="21984" w:author="박 진상" w:date="2019-10-09T14:29:00Z">
        <w:r w:rsidR="00721C26" w:rsidRPr="002646CB">
          <w:rPr>
            <w:rFonts w:ascii="바탕" w:hAnsi="바탕" w:hint="eastAsia"/>
            <w:lang w:val="en-US"/>
            <w:rPrChange w:id="2198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을</w:t>
        </w:r>
        <w:r w:rsidR="00721C26" w:rsidRPr="002646CB">
          <w:rPr>
            <w:rFonts w:ascii="바탕" w:hAnsi="바탕"/>
            <w:lang w:val="en-US"/>
            <w:rPrChange w:id="2198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8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평가함에</w:t>
        </w:r>
        <w:r w:rsidR="00721C26" w:rsidRPr="002646CB">
          <w:rPr>
            <w:rFonts w:ascii="바탕" w:hAnsi="바탕"/>
            <w:lang w:val="en-US"/>
            <w:rPrChange w:id="2198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8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따라</w:t>
        </w:r>
        <w:r w:rsidR="00721C26" w:rsidRPr="002646CB">
          <w:rPr>
            <w:rFonts w:ascii="바탕" w:hAnsi="바탕"/>
            <w:lang w:val="en-US"/>
            <w:rPrChange w:id="2199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</w:ins>
      <w:ins w:id="21991" w:author="박 진상" w:date="2019-10-28T18:24:00Z">
        <w:r w:rsidR="00DC4888" w:rsidRPr="002646CB">
          <w:rPr>
            <w:rFonts w:ascii="바탕" w:hAnsi="바탕" w:hint="eastAsia"/>
            <w:lang w:val="en-US"/>
            <w:rPrChange w:id="21992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</w:ins>
      <w:ins w:id="21993" w:author="박 진상" w:date="2019-10-09T14:29:00Z">
        <w:r w:rsidR="00721C26" w:rsidRPr="002646CB">
          <w:rPr>
            <w:rFonts w:ascii="바탕" w:hAnsi="바탕"/>
            <w:lang w:val="en-US"/>
            <w:rPrChange w:id="2199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199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="00721C26" w:rsidRPr="002646CB">
          <w:rPr>
            <w:rFonts w:ascii="바탕" w:hAnsi="바탕"/>
            <w:lang w:val="en-US"/>
            <w:rPrChange w:id="2199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1997" w:author="박 진상" w:date="2019-10-09T14:37:00Z">
        <w:r w:rsidRPr="002646CB">
          <w:rPr>
            <w:rFonts w:ascii="바탕" w:hAnsi="바탕"/>
            <w:lang w:val="en-US"/>
            <w:rPrChange w:id="21998" w:author="ETRI-김종원" w:date="2019-12-10T10:44:00Z">
              <w:rPr>
                <w:lang w:val="en-US"/>
              </w:rPr>
            </w:rPrChange>
          </w:rPr>
          <w:t>ES</w:t>
        </w:r>
      </w:ins>
      <w:ins w:id="21999" w:author="박 진상" w:date="2019-10-09T14:29:00Z">
        <w:r w:rsidR="00721C26" w:rsidRPr="002646CB">
          <w:rPr>
            <w:rFonts w:ascii="바탕" w:hAnsi="바탕"/>
            <w:lang w:val="en-US"/>
            <w:rPrChange w:id="2200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운전과 </w:t>
        </w:r>
      </w:ins>
      <w:ins w:id="22001" w:author="박 진상" w:date="2019-10-28T18:24:00Z">
        <w:r w:rsidR="00DC4888" w:rsidRPr="002646CB">
          <w:rPr>
            <w:rFonts w:ascii="바탕" w:hAnsi="바탕"/>
            <w:lang w:val="en-US"/>
            <w:rPrChange w:id="22002" w:author="ETRI-김종원" w:date="2019-12-10T10:44:00Z">
              <w:rPr>
                <w:rFonts w:ascii="바탕" w:hAnsi="바탕"/>
                <w:lang w:val="en-US"/>
              </w:rPr>
            </w:rPrChange>
          </w:rPr>
          <w:t>변동</w:t>
        </w:r>
      </w:ins>
      <w:ins w:id="22003" w:author="박 진상" w:date="2019-10-09T14:29:00Z">
        <w:r w:rsidR="00721C26" w:rsidRPr="002646CB">
          <w:rPr>
            <w:rFonts w:ascii="바탕" w:hAnsi="바탕"/>
            <w:lang w:val="en-US"/>
            <w:rPrChange w:id="2200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기반 E</w:t>
        </w:r>
      </w:ins>
      <w:ins w:id="22005" w:author="박 진상" w:date="2019-10-09T14:37:00Z">
        <w:r w:rsidRPr="002646CB">
          <w:rPr>
            <w:rFonts w:ascii="바탕" w:hAnsi="바탕"/>
            <w:lang w:val="en-US"/>
            <w:rPrChange w:id="22006" w:author="ETRI-김종원" w:date="2019-12-10T10:44:00Z">
              <w:rPr>
                <w:lang w:val="en-US"/>
              </w:rPr>
            </w:rPrChange>
          </w:rPr>
          <w:t>ES</w:t>
        </w:r>
      </w:ins>
      <w:ins w:id="22007" w:author="박 진상" w:date="2019-10-09T14:29:00Z">
        <w:r w:rsidR="00721C26" w:rsidRPr="002646CB">
          <w:rPr>
            <w:rFonts w:ascii="바탕" w:hAnsi="바탕"/>
            <w:lang w:val="en-US"/>
            <w:rPrChange w:id="2200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운전의 경우 각각 </w:t>
        </w:r>
      </w:ins>
      <w:ins w:id="22009" w:author="박 진상" w:date="2019-10-28T18:24:00Z">
        <w:r w:rsidR="00DC4888" w:rsidRPr="002646CB">
          <w:rPr>
            <w:rFonts w:ascii="바탕" w:hAnsi="바탕"/>
            <w:lang w:val="en-US"/>
            <w:rPrChange w:id="22010" w:author="ETRI-김종원" w:date="2019-12-10T10:44:00Z">
              <w:rPr>
                <w:rFonts w:ascii="바탕" w:hAnsi="바탕"/>
                <w:lang w:val="en-US"/>
              </w:rPr>
            </w:rPrChange>
          </w:rPr>
          <w:t>신뢰와</w:t>
        </w:r>
      </w:ins>
      <w:ins w:id="22011" w:author="박 진상" w:date="2019-10-09T14:29:00Z">
        <w:r w:rsidR="00721C26" w:rsidRPr="002646CB">
          <w:rPr>
            <w:rFonts w:ascii="바탕" w:hAnsi="바탕"/>
            <w:lang w:val="en-US"/>
            <w:rPrChange w:id="2201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013" w:author="박 진상" w:date="2019-10-28T18:26:00Z">
        <w:r w:rsidR="00DC4888" w:rsidRPr="002646CB">
          <w:rPr>
            <w:rFonts w:ascii="바탕" w:hAnsi="바탕"/>
            <w:lang w:val="en-US"/>
            <w:rPrChange w:id="22014" w:author="ETRI-김종원" w:date="2019-12-10T10:44:00Z">
              <w:rPr>
                <w:rFonts w:ascii="바탕" w:hAnsi="바탕"/>
                <w:lang w:val="en-US"/>
              </w:rPr>
            </w:rPrChange>
          </w:rPr>
          <w:t>변동지표</w:t>
        </w:r>
      </w:ins>
      <w:ins w:id="22015" w:author="박 진상" w:date="2019-10-09T14:29:00Z">
        <w:r w:rsidR="00721C26" w:rsidRPr="002646CB">
          <w:rPr>
            <w:rFonts w:ascii="바탕" w:hAnsi="바탕"/>
            <w:lang w:val="en-US"/>
            <w:rPrChange w:id="2201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를 통해 그리드 안정화 특성을 분석</w:t>
        </w:r>
      </w:ins>
      <w:ins w:id="22017" w:author="박 진상" w:date="2019-10-09T14:30:00Z">
        <w:r w:rsidR="00721C26" w:rsidRPr="002646CB">
          <w:rPr>
            <w:rFonts w:ascii="바탕" w:hAnsi="바탕" w:hint="eastAsia"/>
            <w:lang w:val="en-US"/>
            <w:rPrChange w:id="22018" w:author="ETRI-김종원" w:date="2019-12-10T10:44:00Z">
              <w:rPr>
                <w:rFonts w:hint="eastAsia"/>
                <w:lang w:val="en-US"/>
              </w:rPr>
            </w:rPrChange>
          </w:rPr>
          <w:t>한다</w:t>
        </w:r>
        <w:r w:rsidR="00721C26" w:rsidRPr="002646CB">
          <w:rPr>
            <w:rFonts w:ascii="바탕" w:hAnsi="바탕"/>
            <w:lang w:val="en-US"/>
            <w:rPrChange w:id="22019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549ADB36" w14:textId="53D889F9" w:rsidR="00D00AD0" w:rsidRPr="002646CB" w:rsidRDefault="00D00AD0" w:rsidP="004E18D8">
      <w:pPr>
        <w:rPr>
          <w:ins w:id="22020" w:author="박 진상" w:date="2019-10-08T06:55:00Z"/>
          <w:rFonts w:ascii="바탕" w:hAnsi="바탕"/>
          <w:lang w:val="en-US"/>
          <w:rPrChange w:id="22021" w:author="ETRI-김종원" w:date="2019-12-10T10:44:00Z">
            <w:rPr>
              <w:ins w:id="22022" w:author="박 진상" w:date="2019-10-08T06:55:00Z"/>
              <w:lang w:val="en-US"/>
            </w:rPr>
          </w:rPrChange>
        </w:rPr>
      </w:pPr>
    </w:p>
    <w:p w14:paraId="3DABBAF3" w14:textId="669EA766" w:rsidR="00721C26" w:rsidRPr="002646CB" w:rsidRDefault="00DC4888">
      <w:pPr>
        <w:spacing w:before="80" w:after="80" w:line="312" w:lineRule="auto"/>
        <w:textAlignment w:val="baseline"/>
        <w:rPr>
          <w:ins w:id="22023" w:author="박 진상" w:date="2019-10-09T14:31:00Z"/>
          <w:rFonts w:ascii="바탕" w:hAnsi="바탕"/>
          <w:lang w:val="en-US"/>
          <w:rPrChange w:id="22024" w:author="ETRI-김종원" w:date="2019-12-10T10:44:00Z">
            <w:rPr>
              <w:ins w:id="22025" w:author="박 진상" w:date="2019-10-09T14:31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2026" w:author="박 진상" w:date="2019-10-09T14:33:00Z">
          <w:pPr>
            <w:spacing w:before="80" w:after="80" w:line="312" w:lineRule="auto"/>
            <w:ind w:left="1212" w:hanging="216"/>
            <w:textAlignment w:val="baseline"/>
          </w:pPr>
        </w:pPrChange>
      </w:pPr>
      <w:ins w:id="22027" w:author="박 진상" w:date="2019-10-28T18:24:00Z">
        <w:r w:rsidRPr="002646CB">
          <w:rPr>
            <w:rFonts w:ascii="바탕" w:hAnsi="바탕" w:hint="eastAsia"/>
            <w:lang w:val="en-US"/>
            <w:rPrChange w:id="22028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  <w:r w:rsidRPr="002646CB">
          <w:rPr>
            <w:rFonts w:ascii="바탕" w:hAnsi="바탕"/>
            <w:lang w:val="en-US"/>
            <w:rPrChange w:id="22029" w:author="ETRI-김종원" w:date="2019-12-10T10:44:00Z">
              <w:rPr>
                <w:rFonts w:ascii="바탕" w:hAnsi="바탕"/>
                <w:lang w:val="en-US"/>
              </w:rPr>
            </w:rPrChange>
          </w:rPr>
          <w:t>와</w:t>
        </w:r>
      </w:ins>
      <w:ins w:id="22030" w:author="박 진상" w:date="2019-10-09T14:31:00Z">
        <w:r w:rsidR="00721C26" w:rsidRPr="002646CB">
          <w:rPr>
            <w:rFonts w:ascii="바탕" w:hAnsi="바탕"/>
            <w:lang w:val="en-US"/>
            <w:rPrChange w:id="2203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032" w:author="박 진상" w:date="2019-10-28T18:26:00Z">
        <w:r w:rsidRPr="002646CB">
          <w:rPr>
            <w:rFonts w:ascii="바탕" w:hAnsi="바탕" w:hint="eastAsia"/>
            <w:lang w:val="en-US"/>
            <w:rPrChange w:id="22033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2034" w:author="박 진상" w:date="2019-10-09T14:31:00Z">
        <w:r w:rsidR="00721C26" w:rsidRPr="002646CB">
          <w:rPr>
            <w:rFonts w:ascii="바탕" w:hAnsi="바탕" w:hint="eastAsia"/>
            <w:lang w:val="en-US"/>
            <w:rPrChange w:id="2203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는</w:t>
        </w:r>
        <w:r w:rsidR="00721C26" w:rsidRPr="002646CB">
          <w:rPr>
            <w:rFonts w:ascii="바탕" w:hAnsi="바탕"/>
            <w:lang w:val="en-US"/>
            <w:rPrChange w:id="2203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3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각각</w:t>
        </w:r>
        <w:r w:rsidR="00721C26" w:rsidRPr="002646CB">
          <w:rPr>
            <w:rFonts w:ascii="바탕" w:hAnsi="바탕"/>
            <w:lang w:val="en-US"/>
            <w:rPrChange w:id="2203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평균화</w:t>
        </w:r>
        <w:r w:rsidR="00721C26" w:rsidRPr="002646CB">
          <w:rPr>
            <w:rFonts w:ascii="바탕" w:hAnsi="바탕"/>
            <w:lang w:val="en-US"/>
            <w:rPrChange w:id="220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하기</w:t>
        </w:r>
        <w:r w:rsidR="00721C26" w:rsidRPr="002646CB">
          <w:rPr>
            <w:rFonts w:ascii="바탕" w:hAnsi="바탕"/>
            <w:lang w:val="en-US"/>
            <w:rPrChange w:id="220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4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전에는</w:t>
        </w:r>
        <w:r w:rsidR="00721C26" w:rsidRPr="002646CB">
          <w:rPr>
            <w:rFonts w:ascii="바탕" w:hAnsi="바탕"/>
            <w:lang w:val="en-US"/>
            <w:rPrChange w:id="2204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100% </w:t>
        </w:r>
        <w:r w:rsidR="00721C26" w:rsidRPr="002646CB">
          <w:rPr>
            <w:rFonts w:ascii="바탕" w:hAnsi="바탕" w:hint="eastAsia"/>
            <w:lang w:val="en-US"/>
            <w:rPrChange w:id="2204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이상의</w:t>
        </w:r>
        <w:r w:rsidR="00721C26" w:rsidRPr="002646CB">
          <w:rPr>
            <w:rFonts w:ascii="바탕" w:hAnsi="바탕"/>
            <w:lang w:val="en-US"/>
            <w:rPrChange w:id="2204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4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값을</w:t>
        </w:r>
        <w:r w:rsidR="00721C26" w:rsidRPr="002646CB">
          <w:rPr>
            <w:rFonts w:ascii="바탕" w:hAnsi="바탕"/>
            <w:lang w:val="en-US"/>
            <w:rPrChange w:id="2204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4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가질</w:t>
        </w:r>
        <w:r w:rsidR="00721C26" w:rsidRPr="002646CB">
          <w:rPr>
            <w:rFonts w:ascii="바탕" w:hAnsi="바탕"/>
            <w:lang w:val="en-US"/>
            <w:rPrChange w:id="2205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5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수</w:t>
        </w:r>
        <w:r w:rsidR="00721C26" w:rsidRPr="002646CB">
          <w:rPr>
            <w:rFonts w:ascii="바탕" w:hAnsi="바탕"/>
            <w:lang w:val="en-US"/>
            <w:rPrChange w:id="2205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5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있으나</w:t>
        </w:r>
        <w:r w:rsidR="00721C26" w:rsidRPr="002646CB">
          <w:rPr>
            <w:rFonts w:ascii="바탕" w:hAnsi="바탕"/>
            <w:lang w:val="en-US"/>
            <w:rPrChange w:id="220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1시간 </w:t>
        </w:r>
        <w:r w:rsidR="00721C26" w:rsidRPr="002646CB">
          <w:rPr>
            <w:rFonts w:ascii="바탕" w:hAnsi="바탕" w:hint="eastAsia"/>
            <w:lang w:val="en-US"/>
            <w:rPrChange w:id="2205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내에서</w:t>
        </w:r>
        <w:r w:rsidR="00721C26" w:rsidRPr="002646CB">
          <w:rPr>
            <w:rFonts w:ascii="바탕" w:hAnsi="바탕"/>
            <w:lang w:val="en-US"/>
            <w:rPrChange w:id="220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5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평균화</w:t>
        </w:r>
        <w:r w:rsidR="00721C26" w:rsidRPr="002646CB">
          <w:rPr>
            <w:rFonts w:ascii="바탕" w:hAnsi="바탕"/>
            <w:lang w:val="en-US"/>
            <w:rPrChange w:id="2205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5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한</w:t>
        </w:r>
        <w:r w:rsidR="00721C26" w:rsidRPr="002646CB">
          <w:rPr>
            <w:rFonts w:ascii="바탕" w:hAnsi="바탕"/>
            <w:lang w:val="en-US"/>
            <w:rPrChange w:id="220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6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값은</w:t>
        </w:r>
        <w:r w:rsidR="00721C26" w:rsidRPr="002646CB">
          <w:rPr>
            <w:rFonts w:ascii="바탕" w:hAnsi="바탕"/>
            <w:lang w:val="en-US"/>
            <w:rPrChange w:id="2206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100% </w:t>
        </w:r>
        <w:r w:rsidR="00721C26" w:rsidRPr="002646CB">
          <w:rPr>
            <w:rFonts w:ascii="바탕" w:hAnsi="바탕" w:hint="eastAsia"/>
            <w:lang w:val="en-US"/>
            <w:rPrChange w:id="220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이상의</w:t>
        </w:r>
        <w:r w:rsidR="00721C26" w:rsidRPr="002646CB">
          <w:rPr>
            <w:rFonts w:ascii="바탕" w:hAnsi="바탕"/>
            <w:lang w:val="en-US"/>
            <w:rPrChange w:id="220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6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값을</w:t>
        </w:r>
        <w:r w:rsidR="00721C26" w:rsidRPr="002646CB">
          <w:rPr>
            <w:rFonts w:ascii="바탕" w:hAnsi="바탕"/>
            <w:lang w:val="en-US"/>
            <w:rPrChange w:id="220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가지지</w:t>
        </w:r>
        <w:r w:rsidR="00721C26" w:rsidRPr="002646CB">
          <w:rPr>
            <w:rFonts w:ascii="바탕" w:hAnsi="바탕"/>
            <w:lang w:val="en-US"/>
            <w:rPrChange w:id="220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않도록</w:t>
        </w:r>
        <w:r w:rsidR="00721C26" w:rsidRPr="002646CB">
          <w:rPr>
            <w:rFonts w:ascii="바탕" w:hAnsi="바탕"/>
            <w:lang w:val="en-US"/>
            <w:rPrChange w:id="220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제한하며</w:t>
        </w:r>
        <w:r w:rsidR="00721C26" w:rsidRPr="002646CB">
          <w:rPr>
            <w:rFonts w:ascii="바탕" w:hAnsi="바탕"/>
            <w:lang w:val="en-US"/>
            <w:rPrChange w:id="220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220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지표의</w:t>
        </w:r>
        <w:r w:rsidR="00721C26" w:rsidRPr="002646CB">
          <w:rPr>
            <w:rFonts w:ascii="바탕" w:hAnsi="바탕"/>
            <w:lang w:val="en-US"/>
            <w:rPrChange w:id="220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값이</w:t>
        </w:r>
        <w:r w:rsidR="00721C26" w:rsidRPr="002646CB">
          <w:rPr>
            <w:rFonts w:ascii="바탕" w:hAnsi="바탕"/>
            <w:lang w:val="en-US"/>
            <w:rPrChange w:id="220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7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작을수록</w:t>
        </w:r>
        <w:r w:rsidR="00721C26" w:rsidRPr="002646CB">
          <w:rPr>
            <w:rFonts w:ascii="바탕" w:hAnsi="바탕"/>
            <w:lang w:val="en-US"/>
            <w:rPrChange w:id="2207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7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="00721C26" w:rsidRPr="002646CB">
          <w:rPr>
            <w:rFonts w:ascii="바탕" w:hAnsi="바탕"/>
            <w:lang w:val="en-US"/>
            <w:rPrChange w:id="2208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8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="00721C26" w:rsidRPr="002646CB">
          <w:rPr>
            <w:rFonts w:ascii="바탕" w:hAnsi="바탕"/>
            <w:lang w:val="en-US"/>
            <w:rPrChange w:id="2208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8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특성이</w:t>
        </w:r>
        <w:r w:rsidR="00721C26" w:rsidRPr="002646CB">
          <w:rPr>
            <w:rFonts w:ascii="바탕" w:hAnsi="바탕"/>
            <w:lang w:val="en-US"/>
            <w:rPrChange w:id="2208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8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좋은</w:t>
        </w:r>
        <w:r w:rsidR="00721C26" w:rsidRPr="002646CB">
          <w:rPr>
            <w:rFonts w:ascii="바탕" w:hAnsi="바탕"/>
            <w:lang w:val="en-US"/>
            <w:rPrChange w:id="2208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8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것을</w:t>
        </w:r>
        <w:r w:rsidR="00721C26" w:rsidRPr="002646CB">
          <w:rPr>
            <w:rFonts w:ascii="바탕" w:hAnsi="바탕"/>
            <w:lang w:val="en-US"/>
            <w:rPrChange w:id="2208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08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의미</w:t>
        </w:r>
      </w:ins>
      <w:ins w:id="22090" w:author="박 진상" w:date="2019-10-09T14:38:00Z">
        <w:r w:rsidR="003B7F41" w:rsidRPr="002646CB">
          <w:rPr>
            <w:rFonts w:ascii="바탕" w:hAnsi="바탕" w:cs="Cambria Math" w:hint="eastAsia"/>
            <w:lang w:val="en-US"/>
            <w:rPrChange w:id="22091" w:author="ETRI-김종원" w:date="2019-12-10T10:44:00Z">
              <w:rPr>
                <w:rFonts w:ascii="Cambria Math" w:hAnsi="Cambria Math" w:cs="Cambria Math" w:hint="eastAsia"/>
                <w:lang w:val="en-US"/>
              </w:rPr>
            </w:rPrChange>
          </w:rPr>
          <w:t>한다</w:t>
        </w:r>
        <w:r w:rsidR="003B7F41" w:rsidRPr="002646CB">
          <w:rPr>
            <w:rFonts w:ascii="바탕" w:hAnsi="바탕" w:cs="Cambria Math"/>
            <w:lang w:val="en-US"/>
            <w:rPrChange w:id="22092" w:author="ETRI-김종원" w:date="2019-12-10T10:44:00Z">
              <w:rPr>
                <w:rFonts w:ascii="Cambria Math" w:hAnsi="Cambria Math" w:cs="Cambria Math"/>
                <w:lang w:val="en-US"/>
              </w:rPr>
            </w:rPrChange>
          </w:rPr>
          <w:t xml:space="preserve">. </w:t>
        </w:r>
      </w:ins>
    </w:p>
    <w:p w14:paraId="5325AB25" w14:textId="3907B0DD" w:rsidR="00721C26" w:rsidRPr="002646CB" w:rsidRDefault="00721C26">
      <w:pPr>
        <w:spacing w:before="80" w:after="80" w:line="312" w:lineRule="auto"/>
        <w:textAlignment w:val="baseline"/>
        <w:rPr>
          <w:ins w:id="22093" w:author="박 진상" w:date="2019-10-09T14:31:00Z"/>
          <w:rFonts w:ascii="바탕" w:hAnsi="바탕"/>
          <w:rPrChange w:id="22094" w:author="ETRI-김종원" w:date="2019-12-10T10:44:00Z">
            <w:rPr>
              <w:ins w:id="22095" w:author="박 진상" w:date="2019-10-09T14:31:00Z"/>
              <w:rFonts w:ascii="한양신명조" w:eastAsia="굴림" w:hAnsi="굴림" w:cs="굴림"/>
              <w:spacing w:val="-14"/>
              <w:w w:val="97"/>
              <w:sz w:val="30"/>
              <w:szCs w:val="30"/>
            </w:rPr>
          </w:rPrChange>
        </w:rPr>
        <w:pPrChange w:id="22096" w:author="박 진상" w:date="2019-10-09T14:33:00Z">
          <w:pPr>
            <w:pStyle w:val="aa"/>
            <w:ind w:left="1200" w:hanging="208"/>
          </w:pPr>
        </w:pPrChange>
      </w:pPr>
      <w:ins w:id="22097" w:author="박 진상" w:date="2019-10-09T14:31:00Z">
        <w:r w:rsidRPr="002646CB">
          <w:rPr>
            <w:rFonts w:ascii="바탕" w:hAnsi="바탕" w:hint="eastAsia"/>
            <w:lang w:val="en-US"/>
            <w:rPrChange w:id="2209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시뮬레이션은</w:t>
        </w:r>
        <w:r w:rsidRPr="002646CB">
          <w:rPr>
            <w:rFonts w:ascii="바탕" w:hAnsi="바탕"/>
            <w:lang w:val="en-US"/>
            <w:rPrChange w:id="2209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del w:id="22100" w:author="ETRI-김종원" w:date="2019-12-03T10:59:00Z">
          <w:r w:rsidRPr="002646CB" w:rsidDel="0019216A">
            <w:rPr>
              <w:rFonts w:ascii="바탕" w:hAnsi="바탕"/>
              <w:lang w:val="en-US"/>
              <w:rPrChange w:id="22101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1년 </w:delText>
          </w:r>
          <w:r w:rsidRPr="002646CB" w:rsidDel="0019216A">
            <w:rPr>
              <w:rFonts w:ascii="바탕" w:hAnsi="바탕" w:hint="eastAsia"/>
              <w:lang w:val="en-US"/>
              <w:rPrChange w:id="22102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동안</w:delText>
          </w:r>
          <w:r w:rsidRPr="002646CB" w:rsidDel="0019216A">
            <w:rPr>
              <w:rFonts w:ascii="바탕" w:hAnsi="바탕"/>
              <w:lang w:val="en-US"/>
              <w:rPrChange w:id="22103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1분 </w:delText>
          </w:r>
          <w:r w:rsidRPr="002646CB" w:rsidDel="0019216A">
            <w:rPr>
              <w:rFonts w:ascii="바탕" w:hAnsi="바탕" w:hint="eastAsia"/>
              <w:lang w:val="en-US"/>
              <w:rPrChange w:id="22104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단위로</w:delText>
          </w:r>
          <w:r w:rsidRPr="002646CB" w:rsidDel="0019216A">
            <w:rPr>
              <w:rFonts w:ascii="바탕" w:hAnsi="바탕"/>
              <w:lang w:val="en-US"/>
              <w:rPrChange w:id="22105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22106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이루어짐에</w:delText>
          </w:r>
          <w:r w:rsidRPr="002646CB" w:rsidDel="0019216A">
            <w:rPr>
              <w:rFonts w:ascii="바탕" w:hAnsi="바탕"/>
              <w:lang w:val="en-US"/>
              <w:rPrChange w:id="22107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22108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따라</w:delText>
          </w:r>
          <w:r w:rsidRPr="002646CB" w:rsidDel="0019216A">
            <w:rPr>
              <w:rFonts w:ascii="바탕" w:hAnsi="바탕"/>
              <w:lang w:val="en-US"/>
              <w:rPrChange w:id="22109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1년 </w:delText>
          </w:r>
          <w:r w:rsidRPr="002646CB" w:rsidDel="0019216A">
            <w:rPr>
              <w:rFonts w:ascii="바탕" w:hAnsi="바탕" w:hint="eastAsia"/>
              <w:lang w:val="en-US"/>
              <w:rPrChange w:id="22110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동안</w:delText>
          </w:r>
          <w:r w:rsidRPr="002646CB" w:rsidDel="0019216A">
            <w:rPr>
              <w:rFonts w:ascii="바탕" w:hAnsi="바탕"/>
              <w:lang w:val="en-US"/>
              <w:rPrChange w:id="22111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22112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운영을</w:delText>
          </w:r>
          <w:r w:rsidRPr="002646CB" w:rsidDel="0019216A">
            <w:rPr>
              <w:rFonts w:ascii="바탕" w:hAnsi="바탕"/>
              <w:lang w:val="en-US"/>
              <w:rPrChange w:id="22113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22114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통한</w:delText>
          </w:r>
          <w:r w:rsidRPr="002646CB" w:rsidDel="0019216A">
            <w:rPr>
              <w:rFonts w:ascii="바탕" w:hAnsi="바탕"/>
              <w:lang w:val="en-US"/>
              <w:rPrChange w:id="22115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</w:del>
      </w:ins>
      <w:ins w:id="22116" w:author="박 진상" w:date="2019-10-28T18:25:00Z">
        <w:r w:rsidR="00DC4888" w:rsidRPr="002646CB">
          <w:rPr>
            <w:rFonts w:ascii="바탕" w:hAnsi="바탕" w:hint="eastAsia"/>
            <w:lang w:val="en-US"/>
            <w:rPrChange w:id="22117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22118" w:author="박 진상" w:date="2019-10-09T14:31:00Z">
        <w:r w:rsidRPr="002646CB">
          <w:rPr>
            <w:rFonts w:ascii="바탕" w:hAnsi="바탕" w:hint="eastAsia"/>
            <w:lang w:val="en-US"/>
            <w:rPrChange w:id="2211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와</w:t>
        </w:r>
        <w:r w:rsidRPr="002646CB">
          <w:rPr>
            <w:rFonts w:ascii="바탕" w:hAnsi="바탕"/>
            <w:lang w:val="en-US"/>
            <w:rPrChange w:id="2212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</w:ins>
      <w:ins w:id="22121" w:author="박 진상" w:date="2019-10-28T18:26:00Z">
        <w:r w:rsidR="00DC4888" w:rsidRPr="002646CB">
          <w:rPr>
            <w:rFonts w:ascii="바탕" w:hAnsi="바탕" w:hint="eastAsia"/>
            <w:lang w:val="en-US"/>
            <w:rPrChange w:id="22122" w:author="ETRI-김종원" w:date="2019-12-10T10:44:00Z">
              <w:rPr>
                <w:rFonts w:ascii="바탕" w:hAnsi="바탕" w:hint="eastAsia"/>
              </w:rPr>
            </w:rPrChange>
          </w:rPr>
          <w:t>변동지표</w:t>
        </w:r>
      </w:ins>
      <w:ins w:id="22123" w:author="박 진상" w:date="2019-10-09T14:31:00Z">
        <w:r w:rsidRPr="002646CB">
          <w:rPr>
            <w:rFonts w:ascii="바탕" w:hAnsi="바탕" w:hint="eastAsia"/>
            <w:lang w:val="en-US"/>
            <w:rPrChange w:id="2212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를</w:t>
        </w:r>
        <w:r w:rsidRPr="002646CB">
          <w:rPr>
            <w:rFonts w:ascii="바탕" w:hAnsi="바탕"/>
            <w:lang w:val="en-US"/>
            <w:rPrChange w:id="2212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2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산출하여</w:t>
        </w:r>
        <w:r w:rsidRPr="002646CB">
          <w:rPr>
            <w:rFonts w:ascii="바탕" w:hAnsi="바탕"/>
            <w:lang w:val="en-US"/>
            <w:rPrChange w:id="2212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2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그리드</w:t>
        </w:r>
        <w:r w:rsidRPr="002646CB">
          <w:rPr>
            <w:rFonts w:ascii="바탕" w:hAnsi="바탕"/>
            <w:lang w:val="en-US"/>
            <w:rPrChange w:id="2212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30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안정화</w:t>
        </w:r>
        <w:r w:rsidRPr="002646CB">
          <w:rPr>
            <w:rFonts w:ascii="바탕" w:hAnsi="바탕"/>
            <w:lang w:val="en-US"/>
            <w:rPrChange w:id="22131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32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특성을</w:t>
        </w:r>
        <w:r w:rsidRPr="002646CB">
          <w:rPr>
            <w:rFonts w:ascii="바탕" w:hAnsi="바탕"/>
            <w:lang w:val="en-US"/>
            <w:rPrChange w:id="22133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3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분석할</w:t>
        </w:r>
        <w:r w:rsidRPr="002646CB">
          <w:rPr>
            <w:rFonts w:ascii="바탕" w:hAnsi="바탕"/>
            <w:lang w:val="en-US"/>
            <w:rPrChange w:id="2213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3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213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3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있으며</w:t>
        </w:r>
        <w:r w:rsidRPr="002646CB">
          <w:rPr>
            <w:rFonts w:ascii="바탕" w:hAnsi="바탕"/>
            <w:lang w:val="en-US"/>
            <w:rPrChange w:id="2213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, </w:t>
        </w:r>
        <w:r w:rsidRPr="002646CB">
          <w:rPr>
            <w:rFonts w:ascii="바탕" w:hAnsi="바탕" w:hint="eastAsia"/>
            <w:lang w:val="en-US"/>
            <w:rPrChange w:id="22140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22141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42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발전량</w:t>
        </w:r>
        <w:r w:rsidRPr="002646CB">
          <w:rPr>
            <w:rFonts w:ascii="바탕" w:hAnsi="바탕"/>
            <w:lang w:val="en-US"/>
            <w:rPrChange w:id="22143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4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및</w:t>
        </w:r>
        <w:r w:rsidRPr="002646CB">
          <w:rPr>
            <w:rFonts w:ascii="바탕" w:hAnsi="바탕"/>
            <w:lang w:val="en-US"/>
            <w:rPrChange w:id="2214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4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정책</w:t>
        </w:r>
        <w:r w:rsidRPr="002646CB">
          <w:rPr>
            <w:rFonts w:ascii="바탕" w:hAnsi="바탕"/>
            <w:lang w:val="en-US"/>
            <w:rPrChange w:id="2214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, </w:t>
        </w:r>
        <w:r w:rsidRPr="002646CB">
          <w:rPr>
            <w:rFonts w:ascii="바탕" w:hAnsi="바탕" w:hint="eastAsia"/>
            <w:lang w:val="en-US"/>
            <w:rPrChange w:id="2214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파라</w:t>
        </w:r>
        <w:r w:rsidRPr="002646CB">
          <w:rPr>
            <w:rFonts w:ascii="바탕" w:hAnsi="바탕"/>
            <w:lang w:val="en-US"/>
            <w:rPrChange w:id="22149" w:author="ETRI-김종원" w:date="2019-12-10T10:44:00Z">
              <w:rPr>
                <w:rFonts w:ascii="휴먼명조" w:eastAsia="휴먼명조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50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미터</w:t>
        </w:r>
        <w:r w:rsidRPr="002646CB">
          <w:rPr>
            <w:rFonts w:ascii="바탕" w:hAnsi="바탕"/>
            <w:lang w:val="en-US"/>
            <w:rPrChange w:id="22151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52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등을</w:t>
        </w:r>
        <w:r w:rsidRPr="002646CB">
          <w:rPr>
            <w:rFonts w:ascii="바탕" w:hAnsi="바탕"/>
            <w:lang w:val="en-US"/>
            <w:rPrChange w:id="22153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5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동일한</w:t>
        </w:r>
        <w:r w:rsidRPr="002646CB">
          <w:rPr>
            <w:rFonts w:ascii="바탕" w:hAnsi="바탕"/>
            <w:lang w:val="en-US"/>
            <w:rPrChange w:id="2215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5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조건으로</w:t>
        </w:r>
        <w:r w:rsidRPr="002646CB">
          <w:rPr>
            <w:rFonts w:ascii="바탕" w:hAnsi="바탕"/>
            <w:lang w:val="en-US"/>
            <w:rPrChange w:id="2215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5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유지하되</w:t>
        </w:r>
        <w:r w:rsidRPr="002646CB">
          <w:rPr>
            <w:rFonts w:ascii="바탕" w:hAnsi="바탕"/>
            <w:lang w:val="en-US"/>
            <w:rPrChange w:id="2215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E</w:t>
        </w:r>
      </w:ins>
      <w:ins w:id="22160" w:author="박 진상" w:date="2019-10-09T14:38:00Z">
        <w:r w:rsidR="003B7F41" w:rsidRPr="002646CB">
          <w:rPr>
            <w:rFonts w:ascii="바탕" w:hAnsi="바탕"/>
            <w:lang w:val="en-US"/>
            <w:rPrChange w:id="22161" w:author="ETRI-김종원" w:date="2019-12-10T10:44:00Z">
              <w:rPr/>
            </w:rPrChange>
          </w:rPr>
          <w:t>E</w:t>
        </w:r>
      </w:ins>
      <w:ins w:id="22162" w:author="박 진상" w:date="2019-10-09T14:31:00Z">
        <w:r w:rsidRPr="002646CB">
          <w:rPr>
            <w:rFonts w:ascii="바탕" w:hAnsi="바탕"/>
            <w:lang w:val="en-US"/>
            <w:rPrChange w:id="22163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S를 </w:t>
        </w:r>
        <w:r w:rsidRPr="002646CB">
          <w:rPr>
            <w:rFonts w:ascii="바탕" w:hAnsi="바탕" w:hint="eastAsia"/>
            <w:lang w:val="en-US"/>
            <w:rPrChange w:id="2216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구성하는</w:t>
        </w:r>
        <w:r w:rsidRPr="002646CB">
          <w:rPr>
            <w:rFonts w:ascii="바탕" w:hAnsi="바탕"/>
            <w:lang w:val="en-US"/>
            <w:rPrChange w:id="2216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PCS와 </w:t>
        </w:r>
        <w:r w:rsidRPr="002646CB">
          <w:rPr>
            <w:rFonts w:ascii="바탕" w:hAnsi="바탕" w:hint="eastAsia"/>
            <w:lang w:val="en-US"/>
            <w:rPrChange w:id="2216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배터리의</w:t>
        </w:r>
        <w:r w:rsidRPr="002646CB">
          <w:rPr>
            <w:rFonts w:ascii="바탕" w:hAnsi="바탕"/>
            <w:lang w:val="en-US"/>
            <w:rPrChange w:id="2216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6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용량을</w:t>
        </w:r>
        <w:r w:rsidRPr="002646CB">
          <w:rPr>
            <w:rFonts w:ascii="바탕" w:hAnsi="바탕"/>
            <w:lang w:val="en-US"/>
            <w:rPrChange w:id="2216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70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변화하여</w:t>
        </w:r>
        <w:r w:rsidRPr="002646CB">
          <w:rPr>
            <w:rFonts w:ascii="바탕" w:hAnsi="바탕"/>
            <w:lang w:val="en-US"/>
            <w:rPrChange w:id="22171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72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용량</w:t>
        </w:r>
        <w:r w:rsidRPr="002646CB">
          <w:rPr>
            <w:rFonts w:ascii="바탕" w:hAnsi="바탕"/>
            <w:lang w:val="en-US"/>
            <w:rPrChange w:id="22173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7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변화에</w:t>
        </w:r>
        <w:r w:rsidRPr="002646CB">
          <w:rPr>
            <w:rFonts w:ascii="바탕" w:hAnsi="바탕"/>
            <w:lang w:val="en-US"/>
            <w:rPrChange w:id="2217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7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따른</w:t>
        </w:r>
        <w:r w:rsidRPr="002646CB">
          <w:rPr>
            <w:rFonts w:ascii="바탕" w:hAnsi="바탕"/>
            <w:lang w:val="en-US"/>
            <w:rPrChange w:id="2217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7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그리드</w:t>
        </w:r>
        <w:r w:rsidRPr="002646CB">
          <w:rPr>
            <w:rFonts w:ascii="바탕" w:hAnsi="바탕"/>
            <w:lang w:val="en-US"/>
            <w:rPrChange w:id="2217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80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안정화</w:t>
        </w:r>
        <w:r w:rsidRPr="002646CB">
          <w:rPr>
            <w:rFonts w:ascii="바탕" w:hAnsi="바탕"/>
            <w:lang w:val="en-US"/>
            <w:rPrChange w:id="22181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82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특성을</w:t>
        </w:r>
        <w:r w:rsidRPr="002646CB">
          <w:rPr>
            <w:rFonts w:ascii="바탕" w:hAnsi="바탕"/>
            <w:lang w:val="en-US"/>
            <w:rPrChange w:id="22183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84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분석할</w:t>
        </w:r>
        <w:r w:rsidRPr="002646CB">
          <w:rPr>
            <w:rFonts w:ascii="바탕" w:hAnsi="바탕"/>
            <w:lang w:val="en-US"/>
            <w:rPrChange w:id="22185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8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2218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88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있도록</w:t>
        </w:r>
        <w:r w:rsidRPr="002646CB">
          <w:rPr>
            <w:rFonts w:ascii="바탕" w:hAnsi="바탕"/>
            <w:lang w:val="en-US"/>
            <w:rPrChange w:id="22189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90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기능을</w:t>
        </w:r>
        <w:r w:rsidRPr="002646CB">
          <w:rPr>
            <w:rFonts w:ascii="바탕" w:hAnsi="바탕"/>
            <w:lang w:val="en-US"/>
            <w:rPrChange w:id="22191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192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개발</w:t>
        </w:r>
      </w:ins>
      <w:ins w:id="22193" w:author="박 진상" w:date="2019-10-09T14:38:00Z">
        <w:r w:rsidR="003B7F41" w:rsidRPr="002646CB">
          <w:rPr>
            <w:rFonts w:ascii="바탕" w:hAnsi="바탕" w:hint="eastAsia"/>
            <w:lang w:val="en-US"/>
            <w:rPrChange w:id="22194" w:author="ETRI-김종원" w:date="2019-12-10T10:44:00Z">
              <w:rPr>
                <w:rFonts w:hint="eastAsia"/>
              </w:rPr>
            </w:rPrChange>
          </w:rPr>
          <w:t>한다</w:t>
        </w:r>
        <w:r w:rsidR="003B7F41" w:rsidRPr="002646CB">
          <w:rPr>
            <w:rFonts w:ascii="바탕" w:hAnsi="바탕"/>
            <w:lang w:val="en-US"/>
            <w:rPrChange w:id="22195" w:author="ETRI-김종원" w:date="2019-12-10T10:44:00Z">
              <w:rPr/>
            </w:rPrChange>
          </w:rPr>
          <w:t>.</w:t>
        </w:r>
      </w:ins>
    </w:p>
    <w:p w14:paraId="002FC290" w14:textId="77777777" w:rsidR="00721C26" w:rsidRPr="002646CB" w:rsidRDefault="00721C26">
      <w:pPr>
        <w:spacing w:before="80" w:after="80" w:line="312" w:lineRule="auto"/>
        <w:textAlignment w:val="baseline"/>
        <w:rPr>
          <w:ins w:id="22196" w:author="박 진상" w:date="2019-10-09T14:31:00Z"/>
          <w:rFonts w:ascii="바탕" w:hAnsi="바탕"/>
          <w:lang w:val="en-US"/>
          <w:rPrChange w:id="22197" w:author="ETRI-김종원" w:date="2019-12-10T10:44:00Z">
            <w:rPr>
              <w:ins w:id="22198" w:author="박 진상" w:date="2019-10-09T14:31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2199" w:author="박 진상" w:date="2019-10-09T14:33:00Z">
          <w:pPr>
            <w:spacing w:before="80" w:after="80" w:line="312" w:lineRule="auto"/>
            <w:ind w:left="1200" w:hanging="208"/>
            <w:textAlignment w:val="baseline"/>
          </w:pPr>
        </w:pPrChange>
      </w:pPr>
    </w:p>
    <w:p w14:paraId="1D0DEFA4" w14:textId="57178DE7" w:rsidR="00D00AD0" w:rsidRPr="002646CB" w:rsidDel="00821412" w:rsidRDefault="00D00AD0" w:rsidP="004E18D8">
      <w:pPr>
        <w:rPr>
          <w:del w:id="22200" w:author="박 진상" w:date="2019-10-08T09:10:00Z"/>
          <w:lang w:val="en-US"/>
          <w:rPrChange w:id="22201" w:author="ETRI-김종원" w:date="2019-12-10T10:44:00Z">
            <w:rPr>
              <w:del w:id="22202" w:author="박 진상" w:date="2019-10-08T09:10:00Z"/>
            </w:rPr>
          </w:rPrChange>
        </w:rPr>
      </w:pPr>
    </w:p>
    <w:p w14:paraId="71DAB9A2" w14:textId="77777777" w:rsidR="003A525D" w:rsidRPr="002646CB" w:rsidRDefault="003A525D" w:rsidP="003A525D">
      <w:pPr>
        <w:rPr>
          <w:rPrChange w:id="22203" w:author="ETRI-김종원" w:date="2019-12-10T10:44:00Z">
            <w:rPr/>
          </w:rPrChange>
        </w:rPr>
      </w:pPr>
    </w:p>
    <w:p w14:paraId="6F10662C" w14:textId="524E7C59" w:rsidR="003A525D" w:rsidRPr="002646CB" w:rsidDel="00D00AD0" w:rsidRDefault="00D00AD0">
      <w:pPr>
        <w:widowControl/>
        <w:wordWrap/>
        <w:autoSpaceDE/>
        <w:autoSpaceDN/>
        <w:spacing w:line="240" w:lineRule="auto"/>
        <w:jc w:val="left"/>
        <w:rPr>
          <w:del w:id="22204" w:author="박 진상" w:date="2019-10-08T06:13:00Z"/>
          <w:i/>
          <w:sz w:val="28"/>
          <w:rPrChange w:id="22205" w:author="ETRI-김종원" w:date="2019-12-10T10:44:00Z">
            <w:rPr>
              <w:del w:id="22206" w:author="박 진상" w:date="2019-10-08T06:13:00Z"/>
              <w:i/>
              <w:sz w:val="28"/>
            </w:rPr>
          </w:rPrChange>
        </w:rPr>
      </w:pPr>
      <w:ins w:id="22207" w:author="박 진상" w:date="2019-10-08T06:55:00Z">
        <w:r w:rsidRPr="002646CB">
          <w:rPr>
            <w:lang w:val="en-US"/>
            <w:rPrChange w:id="22208" w:author="ETRI-김종원" w:date="2019-12-10T10:44:00Z">
              <w:rPr>
                <w:lang w:val="en-US"/>
              </w:rPr>
            </w:rPrChange>
          </w:rPr>
          <w:lastRenderedPageBreak/>
          <w:drawing>
            <wp:inline distT="0" distB="0" distL="0" distR="0" wp14:anchorId="2805417E" wp14:editId="391D5D8D">
              <wp:extent cx="5939790" cy="2052320"/>
              <wp:effectExtent l="0" t="0" r="3810" b="5080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9790" cy="2052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2209" w:author="박 진상" w:date="2019-10-08T06:13:00Z">
        <w:r w:rsidR="003A525D" w:rsidRPr="002646CB" w:rsidDel="00087689">
          <w:rPr>
            <w:i/>
            <w:sz w:val="28"/>
            <w:rPrChange w:id="22210" w:author="ETRI-김종원" w:date="2019-12-10T10:44:00Z">
              <w:rPr>
                <w:i/>
                <w:sz w:val="28"/>
              </w:rPr>
            </w:rPrChange>
          </w:rPr>
          <w:delText>운</w:delText>
        </w:r>
        <w:r w:rsidR="00DC1A26" w:rsidRPr="002646CB" w:rsidDel="00087689">
          <w:rPr>
            <w:rFonts w:hint="eastAsia"/>
            <w:i/>
            <w:sz w:val="28"/>
            <w:rPrChange w:id="22211" w:author="ETRI-김종원" w:date="2019-12-10T10:44:00Z">
              <w:rPr>
                <w:rFonts w:hint="eastAsia"/>
                <w:i/>
                <w:sz w:val="28"/>
              </w:rPr>
            </w:rPrChange>
          </w:rPr>
          <w:delText>전</w:delText>
        </w:r>
        <w:r w:rsidR="003A525D" w:rsidRPr="002646CB" w:rsidDel="00087689">
          <w:rPr>
            <w:i/>
            <w:sz w:val="28"/>
            <w:rPrChange w:id="22212" w:author="ETRI-김종원" w:date="2019-12-10T10:44:00Z">
              <w:rPr>
                <w:i/>
                <w:sz w:val="28"/>
              </w:rPr>
            </w:rPrChange>
          </w:rPr>
          <w:delText xml:space="preserve"> </w:delText>
        </w:r>
        <w:r w:rsidR="003A525D" w:rsidRPr="002646CB" w:rsidDel="00087689">
          <w:rPr>
            <w:i/>
            <w:sz w:val="28"/>
            <w:rPrChange w:id="22213" w:author="ETRI-김종원" w:date="2019-12-10T10:44:00Z">
              <w:rPr>
                <w:i/>
                <w:sz w:val="28"/>
              </w:rPr>
            </w:rPrChange>
          </w:rPr>
          <w:delText>및</w:delText>
        </w:r>
        <w:r w:rsidR="003A525D" w:rsidRPr="002646CB" w:rsidDel="00087689">
          <w:rPr>
            <w:i/>
            <w:sz w:val="28"/>
            <w:rPrChange w:id="22214" w:author="ETRI-김종원" w:date="2019-12-10T10:44:00Z">
              <w:rPr>
                <w:i/>
                <w:sz w:val="28"/>
              </w:rPr>
            </w:rPrChange>
          </w:rPr>
          <w:delText xml:space="preserve"> </w:delText>
        </w:r>
        <w:r w:rsidR="003A525D" w:rsidRPr="002646CB" w:rsidDel="00087689">
          <w:rPr>
            <w:i/>
            <w:sz w:val="28"/>
            <w:rPrChange w:id="22215" w:author="ETRI-김종원" w:date="2019-12-10T10:44:00Z">
              <w:rPr>
                <w:i/>
                <w:sz w:val="28"/>
              </w:rPr>
            </w:rPrChange>
          </w:rPr>
          <w:delText>관련</w:delText>
        </w:r>
        <w:r w:rsidR="003A525D" w:rsidRPr="002646CB" w:rsidDel="00087689">
          <w:rPr>
            <w:i/>
            <w:sz w:val="28"/>
            <w:rPrChange w:id="22216" w:author="ETRI-김종원" w:date="2019-12-10T10:44:00Z">
              <w:rPr>
                <w:i/>
                <w:sz w:val="28"/>
              </w:rPr>
            </w:rPrChange>
          </w:rPr>
          <w:delText xml:space="preserve"> </w:delText>
        </w:r>
        <w:r w:rsidR="003A525D" w:rsidRPr="002646CB" w:rsidDel="00087689">
          <w:rPr>
            <w:i/>
            <w:sz w:val="28"/>
            <w:rPrChange w:id="22217" w:author="ETRI-김종원" w:date="2019-12-10T10:44:00Z">
              <w:rPr>
                <w:i/>
                <w:sz w:val="28"/>
              </w:rPr>
            </w:rPrChange>
          </w:rPr>
          <w:delText>기술</w:delText>
        </w:r>
        <w:r w:rsidR="003A525D" w:rsidRPr="002646CB" w:rsidDel="00087689">
          <w:rPr>
            <w:i/>
            <w:sz w:val="28"/>
            <w:rPrChange w:id="22218" w:author="ETRI-김종원" w:date="2019-12-10T10:44:00Z">
              <w:rPr>
                <w:i/>
                <w:sz w:val="28"/>
              </w:rPr>
            </w:rPrChange>
          </w:rPr>
          <w:delText xml:space="preserve"> </w:delText>
        </w:r>
        <w:r w:rsidR="003A525D" w:rsidRPr="002646CB" w:rsidDel="00087689">
          <w:rPr>
            <w:i/>
            <w:sz w:val="28"/>
            <w:rPrChange w:id="22219" w:author="ETRI-김종원" w:date="2019-12-10T10:44:00Z">
              <w:rPr>
                <w:i/>
                <w:sz w:val="28"/>
              </w:rPr>
            </w:rPrChange>
          </w:rPr>
          <w:delText>문제</w:delText>
        </w:r>
        <w:r w:rsidR="003A525D" w:rsidRPr="002646CB" w:rsidDel="00087689">
          <w:rPr>
            <w:rFonts w:hint="eastAsia"/>
            <w:i/>
            <w:sz w:val="28"/>
            <w:rPrChange w:id="22220" w:author="ETRI-김종원" w:date="2019-12-10T10:44:00Z">
              <w:rPr>
                <w:rFonts w:hint="eastAsia"/>
                <w:i/>
                <w:sz w:val="28"/>
              </w:rPr>
            </w:rPrChange>
          </w:rPr>
          <w:delText>:</w:delText>
        </w:r>
      </w:del>
    </w:p>
    <w:p w14:paraId="324D2DEC" w14:textId="55E77633" w:rsidR="00D00AD0" w:rsidRPr="002646CB" w:rsidRDefault="00D00AD0" w:rsidP="003A525D">
      <w:pPr>
        <w:rPr>
          <w:ins w:id="22221" w:author="박 진상" w:date="2019-10-08T06:55:00Z"/>
          <w:i/>
          <w:sz w:val="28"/>
          <w:rPrChange w:id="22222" w:author="ETRI-김종원" w:date="2019-12-10T10:44:00Z">
            <w:rPr>
              <w:ins w:id="22223" w:author="박 진상" w:date="2019-10-08T06:55:00Z"/>
              <w:i/>
              <w:sz w:val="28"/>
            </w:rPr>
          </w:rPrChange>
        </w:rPr>
      </w:pPr>
    </w:p>
    <w:p w14:paraId="70AA6E63" w14:textId="26665743" w:rsidR="00721C26" w:rsidRPr="002646CB" w:rsidRDefault="00721C26" w:rsidP="00721C26">
      <w:pPr>
        <w:wordWrap/>
        <w:spacing w:before="80" w:after="80" w:line="312" w:lineRule="auto"/>
        <w:ind w:left="1250" w:hanging="234"/>
        <w:jc w:val="center"/>
        <w:textAlignment w:val="baseline"/>
        <w:rPr>
          <w:ins w:id="22224" w:author="박 진상" w:date="2019-10-09T14:32:00Z"/>
          <w:rFonts w:ascii="바탕" w:hAnsi="바탕" w:cs="굴림"/>
          <w:noProof w:val="0"/>
          <w:spacing w:val="-14"/>
          <w:w w:val="97"/>
          <w:sz w:val="30"/>
          <w:szCs w:val="30"/>
          <w:lang w:val="en-US"/>
          <w:rPrChange w:id="22225" w:author="ETRI-김종원" w:date="2019-12-10T10:44:00Z">
            <w:rPr>
              <w:ins w:id="22226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</w:pPr>
      <w:ins w:id="22227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2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&lt;E</w:t>
        </w:r>
      </w:ins>
      <w:ins w:id="22229" w:author="박 진상" w:date="2019-10-09T14:38:00Z">
        <w:r w:rsidR="003B7F41"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3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E</w:t>
        </w:r>
      </w:ins>
      <w:ins w:id="22231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3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3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3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3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변화에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3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3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따른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3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4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4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4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4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: (좌) </w:t>
        </w:r>
      </w:ins>
      <w:ins w:id="22247" w:author="박 진상" w:date="2019-10-28T18:25:00Z">
        <w:r w:rsidR="00DC4888"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48" w:author="ETRI-김종원" w:date="2019-12-10T10:44:00Z">
              <w:rPr>
                <w:rFonts w:ascii="바탕" w:hAnsi="바탕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신뢰지표</w:t>
        </w:r>
      </w:ins>
      <w:ins w:id="22249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5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(우) </w:t>
        </w:r>
      </w:ins>
      <w:ins w:id="22251" w:author="박 진상" w:date="2019-10-28T18:26:00Z">
        <w:r w:rsidR="00DC4888"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22252" w:author="ETRI-김종원" w:date="2019-12-10T10:44:00Z">
              <w:rPr>
                <w:rFonts w:ascii="바탕" w:hAnsi="바탕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변동지표</w:t>
        </w:r>
      </w:ins>
      <w:ins w:id="22253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222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&gt;</w:t>
        </w:r>
      </w:ins>
    </w:p>
    <w:p w14:paraId="2BAE5699" w14:textId="0169446C" w:rsidR="00D00AD0" w:rsidRPr="002646CB" w:rsidRDefault="00D00AD0" w:rsidP="003A525D">
      <w:pPr>
        <w:rPr>
          <w:ins w:id="22255" w:author="박 진상" w:date="2019-10-08T06:56:00Z"/>
          <w:rFonts w:ascii="바탕" w:hAnsi="바탕"/>
          <w:i/>
          <w:sz w:val="28"/>
          <w:lang w:val="en-US"/>
          <w:rPrChange w:id="22256" w:author="ETRI-김종원" w:date="2019-12-10T10:44:00Z">
            <w:rPr>
              <w:ins w:id="22257" w:author="박 진상" w:date="2019-10-08T06:56:00Z"/>
              <w:i/>
              <w:sz w:val="28"/>
            </w:rPr>
          </w:rPrChange>
        </w:rPr>
      </w:pPr>
    </w:p>
    <w:p w14:paraId="291C587B" w14:textId="0E3E43C2" w:rsidR="00721C26" w:rsidRPr="002646CB" w:rsidRDefault="00721C26">
      <w:pPr>
        <w:spacing w:before="80" w:after="80" w:line="312" w:lineRule="auto"/>
        <w:textAlignment w:val="baseline"/>
        <w:rPr>
          <w:ins w:id="22258" w:author="박 진상" w:date="2019-10-09T14:32:00Z"/>
          <w:rFonts w:ascii="바탕" w:hAnsi="바탕"/>
          <w:lang w:val="en-US"/>
          <w:rPrChange w:id="22259" w:author="ETRI-김종원" w:date="2019-12-10T10:44:00Z">
            <w:rPr>
              <w:ins w:id="22260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2261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22262" w:author="박 진상" w:date="2019-10-09T14:32:00Z">
        <w:r w:rsidRPr="002646CB">
          <w:rPr>
            <w:rFonts w:ascii="바탕" w:hAnsi="바탕" w:hint="eastAsia"/>
            <w:lang w:val="en-US"/>
            <w:rPrChange w:id="222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위</w:t>
        </w:r>
        <w:r w:rsidRPr="002646CB">
          <w:rPr>
            <w:rFonts w:ascii="바탕" w:hAnsi="바탕"/>
            <w:lang w:val="en-US"/>
            <w:rPrChange w:id="222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6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그림은</w:t>
        </w:r>
        <w:r w:rsidRPr="002646CB">
          <w:rPr>
            <w:rFonts w:ascii="바탕" w:hAnsi="바탕"/>
            <w:lang w:val="en-US"/>
            <w:rPrChange w:id="222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120kW </w:t>
        </w:r>
        <w:r w:rsidRPr="002646CB">
          <w:rPr>
            <w:rFonts w:ascii="바탕" w:hAnsi="바탕" w:hint="eastAsia"/>
            <w:lang w:val="en-US"/>
            <w:rPrChange w:id="222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용량의</w:t>
        </w:r>
        <w:r w:rsidRPr="002646CB">
          <w:rPr>
            <w:rFonts w:ascii="바탕" w:hAnsi="바탕"/>
            <w:lang w:val="en-US"/>
            <w:rPrChange w:id="222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222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발전을</w:t>
        </w:r>
        <w:r w:rsidRPr="002646CB">
          <w:rPr>
            <w:rFonts w:ascii="바탕" w:hAnsi="바탕"/>
            <w:lang w:val="en-US"/>
            <w:rPrChange w:id="222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대상으로</w:t>
        </w:r>
        <w:r w:rsidRPr="002646CB">
          <w:rPr>
            <w:rFonts w:ascii="바탕" w:hAnsi="바탕"/>
            <w:lang w:val="en-US"/>
            <w:rPrChange w:id="222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222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7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보조용</w:t>
        </w:r>
        <w:r w:rsidRPr="002646CB">
          <w:rPr>
            <w:rFonts w:ascii="바탕" w:hAnsi="바탕"/>
            <w:lang w:val="en-US"/>
            <w:rPrChange w:id="2227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279" w:author="박 진상" w:date="2019-10-28T18:24:00Z">
        <w:r w:rsidR="00DC4888" w:rsidRPr="002646CB">
          <w:rPr>
            <w:rFonts w:ascii="바탕" w:hAnsi="바탕" w:hint="eastAsia"/>
            <w:lang w:val="en-US"/>
            <w:rPrChange w:id="22280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</w:ins>
      <w:ins w:id="22281" w:author="박 진상" w:date="2019-10-09T14:32:00Z">
        <w:r w:rsidRPr="002646CB">
          <w:rPr>
            <w:rFonts w:ascii="바탕" w:hAnsi="바탕"/>
            <w:lang w:val="en-US"/>
            <w:rPrChange w:id="2228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8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Pr="002646CB">
          <w:rPr>
            <w:rFonts w:ascii="바탕" w:hAnsi="바탕"/>
            <w:lang w:val="en-US"/>
            <w:rPrChange w:id="2228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2285" w:author="박 진상" w:date="2019-10-09T14:39:00Z">
        <w:r w:rsidR="003B7F41" w:rsidRPr="002646CB">
          <w:rPr>
            <w:rFonts w:ascii="바탕" w:hAnsi="바탕"/>
            <w:lang w:val="en-US"/>
            <w:rPrChange w:id="22286" w:author="ETRI-김종원" w:date="2019-12-10T10:44:00Z">
              <w:rPr>
                <w:lang w:val="en-US"/>
              </w:rPr>
            </w:rPrChange>
          </w:rPr>
          <w:t>E</w:t>
        </w:r>
      </w:ins>
      <w:ins w:id="22287" w:author="박 진상" w:date="2019-10-09T14:32:00Z">
        <w:r w:rsidRPr="002646CB">
          <w:rPr>
            <w:rFonts w:ascii="바탕" w:hAnsi="바탕"/>
            <w:lang w:val="en-US"/>
            <w:rPrChange w:id="2228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Pr="002646CB">
          <w:rPr>
            <w:rFonts w:ascii="바탕" w:hAnsi="바탕" w:hint="eastAsia"/>
            <w:lang w:val="en-US"/>
            <w:rPrChange w:id="2228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</w:t>
        </w:r>
        <w:r w:rsidRPr="002646CB">
          <w:rPr>
            <w:rFonts w:ascii="바탕" w:hAnsi="바탕"/>
            <w:lang w:val="en-US"/>
            <w:rPrChange w:id="2229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29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정책으로</w:t>
        </w:r>
        <w:r w:rsidRPr="002646CB">
          <w:rPr>
            <w:rFonts w:ascii="바탕" w:hAnsi="바탕"/>
            <w:lang w:val="en-US"/>
            <w:rPrChange w:id="2229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2293" w:author="박 진상" w:date="2019-10-09T14:39:00Z">
        <w:r w:rsidR="003B7F41" w:rsidRPr="002646CB">
          <w:rPr>
            <w:rFonts w:ascii="바탕" w:hAnsi="바탕"/>
            <w:lang w:val="en-US"/>
            <w:rPrChange w:id="22294" w:author="ETRI-김종원" w:date="2019-12-10T10:44:00Z">
              <w:rPr>
                <w:lang w:val="en-US"/>
              </w:rPr>
            </w:rPrChange>
          </w:rPr>
          <w:t>E</w:t>
        </w:r>
      </w:ins>
      <w:ins w:id="22295" w:author="박 진상" w:date="2019-10-09T14:32:00Z">
        <w:r w:rsidRPr="002646CB">
          <w:rPr>
            <w:rFonts w:ascii="바탕" w:hAnsi="바탕"/>
            <w:lang w:val="en-US"/>
            <w:rPrChange w:id="2229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S를 운전하여 PCS 용량을 10kW부터 60kW까지, 배터리 용량은 20kWh부터 160kWh까지 변화한 시뮬레이션을 통해 얻은 </w:t>
        </w:r>
      </w:ins>
      <w:ins w:id="22297" w:author="박 진상" w:date="2019-10-28T18:24:00Z">
        <w:r w:rsidR="00DC4888" w:rsidRPr="002646CB">
          <w:rPr>
            <w:rFonts w:ascii="바탕" w:hAnsi="바탕"/>
            <w:lang w:val="en-US"/>
            <w:rPrChange w:id="22298" w:author="ETRI-김종원" w:date="2019-12-10T10:44:00Z">
              <w:rPr>
                <w:rFonts w:ascii="바탕" w:hAnsi="바탕"/>
                <w:lang w:val="en-US"/>
              </w:rPr>
            </w:rPrChange>
          </w:rPr>
          <w:t>신뢰</w:t>
        </w:r>
      </w:ins>
      <w:ins w:id="22299" w:author="박 진상" w:date="2019-10-09T14:32:00Z">
        <w:r w:rsidRPr="002646CB">
          <w:rPr>
            <w:rFonts w:ascii="바탕" w:hAnsi="바탕"/>
            <w:lang w:val="en-US"/>
            <w:rPrChange w:id="2230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및 </w:t>
        </w:r>
      </w:ins>
      <w:ins w:id="22301" w:author="박 진상" w:date="2019-10-28T18:26:00Z">
        <w:r w:rsidR="00DC4888" w:rsidRPr="002646CB">
          <w:rPr>
            <w:rFonts w:ascii="바탕" w:hAnsi="바탕"/>
            <w:lang w:val="en-US"/>
            <w:rPrChange w:id="22302" w:author="ETRI-김종원" w:date="2019-12-10T10:44:00Z">
              <w:rPr>
                <w:rFonts w:ascii="바탕" w:hAnsi="바탕"/>
                <w:lang w:val="en-US"/>
              </w:rPr>
            </w:rPrChange>
          </w:rPr>
          <w:t>변동지표</w:t>
        </w:r>
      </w:ins>
      <w:ins w:id="22303" w:author="박 진상" w:date="2019-10-09T14:32:00Z">
        <w:r w:rsidRPr="002646CB">
          <w:rPr>
            <w:rFonts w:ascii="바탕" w:hAnsi="바탕"/>
            <w:lang w:val="en-US"/>
            <w:rPrChange w:id="2230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변화를 나타낸 것으로서, 출력 </w:t>
        </w:r>
      </w:ins>
      <w:ins w:id="22305" w:author="박 진상" w:date="2019-10-09T14:39:00Z">
        <w:r w:rsidR="003B7F41" w:rsidRPr="002646CB">
          <w:rPr>
            <w:rFonts w:ascii="바탕" w:hAnsi="바탕" w:hint="eastAsia"/>
            <w:lang w:val="en-US"/>
            <w:rPrChange w:id="22306" w:author="ETRI-김종원" w:date="2019-12-10T10:44:00Z">
              <w:rPr>
                <w:rFonts w:hint="eastAsia"/>
                <w:lang w:val="en-US"/>
              </w:rPr>
            </w:rPrChange>
          </w:rPr>
          <w:t>목표값</w:t>
        </w:r>
      </w:ins>
      <w:ins w:id="22307" w:author="박 진상" w:date="2019-10-09T14:32:00Z">
        <w:r w:rsidRPr="002646CB">
          <w:rPr>
            <w:rFonts w:ascii="바탕" w:hAnsi="바탕" w:hint="eastAsia"/>
            <w:lang w:val="en-US"/>
            <w:rPrChange w:id="2230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</w:t>
        </w:r>
        <w:r w:rsidRPr="002646CB">
          <w:rPr>
            <w:rFonts w:ascii="바탕" w:hAnsi="바탕"/>
            <w:lang w:val="en-US"/>
            <w:rPrChange w:id="2230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0으로 </w:t>
        </w:r>
        <w:r w:rsidRPr="002646CB">
          <w:rPr>
            <w:rFonts w:ascii="바탕" w:hAnsi="바탕" w:hint="eastAsia"/>
            <w:lang w:val="en-US"/>
            <w:rPrChange w:id="2231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설정된</w:t>
        </w:r>
        <w:r w:rsidRPr="002646CB">
          <w:rPr>
            <w:rFonts w:ascii="바탕" w:hAnsi="바탕"/>
            <w:lang w:val="en-US"/>
            <w:rPrChange w:id="223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이른</w:t>
        </w:r>
        <w:r w:rsidRPr="002646CB">
          <w:rPr>
            <w:rFonts w:ascii="바탕" w:hAnsi="바탕"/>
            <w:lang w:val="en-US"/>
            <w:rPrChange w:id="223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1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아침과</w:t>
        </w:r>
        <w:r w:rsidRPr="002646CB">
          <w:rPr>
            <w:rFonts w:ascii="바탕" w:hAnsi="바탕"/>
            <w:lang w:val="en-US"/>
            <w:rPrChange w:id="2231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1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늦은</w:t>
        </w:r>
        <w:r w:rsidRPr="002646CB">
          <w:rPr>
            <w:rFonts w:ascii="바탕" w:hAnsi="바탕"/>
            <w:lang w:val="en-US"/>
            <w:rPrChange w:id="223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밤</w:t>
        </w:r>
        <w:r w:rsidRPr="002646CB">
          <w:rPr>
            <w:rFonts w:ascii="바탕" w:hAnsi="바탕"/>
            <w:lang w:val="en-US"/>
            <w:rPrChange w:id="223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시간대를</w:t>
        </w:r>
        <w:r w:rsidRPr="002646CB">
          <w:rPr>
            <w:rFonts w:ascii="바탕" w:hAnsi="바탕"/>
            <w:lang w:val="en-US"/>
            <w:rPrChange w:id="2232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2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제외하여</w:t>
        </w:r>
        <w:r w:rsidRPr="002646CB">
          <w:rPr>
            <w:rFonts w:ascii="바탕" w:hAnsi="바탕"/>
            <w:lang w:val="en-US"/>
            <w:rPrChange w:id="2232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1년간 </w:t>
        </w:r>
        <w:r w:rsidRPr="002646CB">
          <w:rPr>
            <w:rFonts w:ascii="바탕" w:hAnsi="바탕" w:hint="eastAsia"/>
            <w:lang w:val="en-US"/>
            <w:rPrChange w:id="223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운전하여</w:t>
        </w:r>
        <w:r w:rsidRPr="002646CB">
          <w:rPr>
            <w:rFonts w:ascii="바탕" w:hAnsi="바탕"/>
            <w:lang w:val="en-US"/>
            <w:rPrChange w:id="223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1시간 </w:t>
        </w:r>
        <w:r w:rsidRPr="002646CB">
          <w:rPr>
            <w:rFonts w:ascii="바탕" w:hAnsi="바탕" w:hint="eastAsia"/>
            <w:lang w:val="en-US"/>
            <w:rPrChange w:id="2232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단위로</w:t>
        </w:r>
        <w:r w:rsidRPr="002646CB">
          <w:rPr>
            <w:rFonts w:ascii="바탕" w:hAnsi="바탕"/>
            <w:lang w:val="en-US"/>
            <w:rPrChange w:id="2232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2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얻은</w:t>
        </w:r>
        <w:r w:rsidRPr="002646CB">
          <w:rPr>
            <w:rFonts w:ascii="바탕" w:hAnsi="바탕"/>
            <w:lang w:val="en-US"/>
            <w:rPrChange w:id="2232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3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지표를</w:t>
        </w:r>
        <w:r w:rsidRPr="002646CB">
          <w:rPr>
            <w:rFonts w:ascii="바탕" w:hAnsi="바탕"/>
            <w:lang w:val="en-US"/>
            <w:rPrChange w:id="2233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1년 </w:t>
        </w:r>
        <w:r w:rsidRPr="002646CB">
          <w:rPr>
            <w:rFonts w:ascii="바탕" w:hAnsi="바탕" w:hint="eastAsia"/>
            <w:lang w:val="en-US"/>
            <w:rPrChange w:id="2233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내에</w:t>
        </w:r>
        <w:r w:rsidRPr="002646CB">
          <w:rPr>
            <w:rFonts w:ascii="바탕" w:hAnsi="바탕"/>
            <w:lang w:val="en-US"/>
            <w:rPrChange w:id="2233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3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평균한</w:t>
        </w:r>
        <w:r w:rsidRPr="002646CB">
          <w:rPr>
            <w:rFonts w:ascii="바탕" w:hAnsi="바탕"/>
            <w:lang w:val="en-US"/>
            <w:rPrChange w:id="2233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3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값을</w:t>
        </w:r>
        <w:r w:rsidRPr="002646CB">
          <w:rPr>
            <w:rFonts w:ascii="바탕" w:hAnsi="바탕"/>
            <w:lang w:val="en-US"/>
            <w:rPrChange w:id="2233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3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의미하며</w:t>
        </w:r>
        <w:r w:rsidRPr="002646CB">
          <w:rPr>
            <w:rFonts w:ascii="바탕" w:hAnsi="바탕"/>
            <w:lang w:val="en-US"/>
            <w:rPrChange w:id="2233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Pr="002646CB">
          <w:rPr>
            <w:rFonts w:ascii="바탕" w:hAnsi="바탕" w:hint="eastAsia"/>
            <w:lang w:val="en-US"/>
            <w:rPrChange w:id="2234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지표값이</w:t>
        </w:r>
        <w:r w:rsidRPr="002646CB">
          <w:rPr>
            <w:rFonts w:ascii="바탕" w:hAnsi="바탕"/>
            <w:lang w:val="en-US"/>
            <w:rPrChange w:id="2234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4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낮을수록</w:t>
        </w:r>
        <w:r w:rsidRPr="002646CB">
          <w:rPr>
            <w:rFonts w:ascii="바탕" w:hAnsi="바탕"/>
            <w:lang w:val="en-US"/>
            <w:rPrChange w:id="2234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4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Pr="002646CB">
          <w:rPr>
            <w:rFonts w:ascii="바탕" w:hAnsi="바탕"/>
            <w:lang w:val="en-US"/>
            <w:rPrChange w:id="2234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4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특성이</w:t>
        </w:r>
        <w:r w:rsidRPr="002646CB">
          <w:rPr>
            <w:rFonts w:ascii="바탕" w:hAnsi="바탕"/>
            <w:lang w:val="en-US"/>
            <w:rPrChange w:id="2234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4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좋은</w:t>
        </w:r>
        <w:r w:rsidRPr="002646CB">
          <w:rPr>
            <w:rFonts w:ascii="바탕" w:hAnsi="바탕"/>
            <w:lang w:val="en-US"/>
            <w:rPrChange w:id="2234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5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것을</w:t>
        </w:r>
        <w:r w:rsidRPr="002646CB">
          <w:rPr>
            <w:rFonts w:ascii="바탕" w:hAnsi="바탕"/>
            <w:lang w:val="en-US"/>
            <w:rPrChange w:id="2235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35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의미</w:t>
        </w:r>
      </w:ins>
      <w:ins w:id="22353" w:author="박 진상" w:date="2019-10-09T14:39:00Z">
        <w:r w:rsidR="003B7F41" w:rsidRPr="002646CB">
          <w:rPr>
            <w:rFonts w:ascii="바탕" w:hAnsi="바탕" w:hint="eastAsia"/>
            <w:lang w:val="en-US"/>
            <w:rPrChange w:id="22354" w:author="ETRI-김종원" w:date="2019-12-10T10:44:00Z">
              <w:rPr>
                <w:rFonts w:hint="eastAsia"/>
                <w:lang w:val="en-US"/>
              </w:rPr>
            </w:rPrChange>
          </w:rPr>
          <w:t>한다</w:t>
        </w:r>
        <w:r w:rsidR="003B7F41" w:rsidRPr="002646CB">
          <w:rPr>
            <w:rFonts w:ascii="바탕" w:hAnsi="바탕"/>
            <w:lang w:val="en-US"/>
            <w:rPrChange w:id="22355" w:author="ETRI-김종원" w:date="2019-12-10T10:44:00Z">
              <w:rPr>
                <w:lang w:val="en-US"/>
              </w:rPr>
            </w:rPrChange>
          </w:rPr>
          <w:t>.</w:t>
        </w:r>
      </w:ins>
    </w:p>
    <w:p w14:paraId="5189369A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22356" w:author="박 진상" w:date="2019-10-09T14:34:00Z"/>
          <w:rFonts w:ascii="바탕" w:hAnsi="바탕"/>
          <w:lang w:val="en-US"/>
          <w:rPrChange w:id="22357" w:author="ETRI-김종원" w:date="2019-12-10T10:44:00Z">
            <w:rPr>
              <w:ins w:id="22358" w:author="박 진상" w:date="2019-10-09T14:34:00Z"/>
              <w:lang w:val="en-US"/>
            </w:rPr>
          </w:rPrChange>
        </w:rPr>
      </w:pPr>
    </w:p>
    <w:p w14:paraId="3F7B3330" w14:textId="26C31809" w:rsidR="00721C26" w:rsidRPr="002646CB" w:rsidRDefault="00DC4888">
      <w:pPr>
        <w:spacing w:before="80" w:after="80" w:line="312" w:lineRule="auto"/>
        <w:textAlignment w:val="baseline"/>
        <w:rPr>
          <w:ins w:id="22359" w:author="박 진상" w:date="2019-10-09T14:32:00Z"/>
          <w:rFonts w:ascii="바탕" w:hAnsi="바탕"/>
          <w:lang w:val="en-US"/>
          <w:rPrChange w:id="22360" w:author="ETRI-김종원" w:date="2019-12-10T10:44:00Z">
            <w:rPr>
              <w:ins w:id="22361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2362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22363" w:author="박 진상" w:date="2019-10-28T18:25:00Z">
        <w:r w:rsidRPr="002646CB">
          <w:rPr>
            <w:rFonts w:ascii="바탕" w:hAnsi="바탕" w:hint="eastAsia"/>
            <w:lang w:val="en-US"/>
            <w:rPrChange w:id="22364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신뢰지표</w:t>
        </w:r>
      </w:ins>
      <w:ins w:id="22365" w:author="박 진상" w:date="2019-10-09T14:32:00Z">
        <w:r w:rsidR="00721C26" w:rsidRPr="002646CB">
          <w:rPr>
            <w:rFonts w:ascii="바탕" w:hAnsi="바탕" w:hint="eastAsia"/>
            <w:lang w:val="en-US"/>
            <w:rPrChange w:id="2236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2236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6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경우</w:t>
        </w:r>
        <w:r w:rsidR="00721C26" w:rsidRPr="002646CB">
          <w:rPr>
            <w:rFonts w:ascii="바탕" w:hAnsi="바탕"/>
            <w:lang w:val="en-US"/>
            <w:rPrChange w:id="2236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7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="00721C26" w:rsidRPr="002646CB">
          <w:rPr>
            <w:rFonts w:ascii="바탕" w:hAnsi="바탕"/>
            <w:lang w:val="en-US"/>
            <w:rPrChange w:id="2237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7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발전량</w:t>
        </w:r>
        <w:r w:rsidR="00721C26" w:rsidRPr="002646CB">
          <w:rPr>
            <w:rFonts w:ascii="바탕" w:hAnsi="바탕"/>
            <w:lang w:val="en-US"/>
            <w:rPrChange w:id="2237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7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예측이</w:t>
        </w:r>
        <w:r w:rsidR="00721C26" w:rsidRPr="002646CB">
          <w:rPr>
            <w:rFonts w:ascii="바탕" w:hAnsi="바탕"/>
            <w:lang w:val="en-US"/>
            <w:rPrChange w:id="2237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7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틀리더라도</w:t>
        </w:r>
        <w:r w:rsidR="00721C26" w:rsidRPr="002646CB">
          <w:rPr>
            <w:rFonts w:ascii="바탕" w:hAnsi="바탕"/>
            <w:lang w:val="en-US"/>
            <w:rPrChange w:id="2237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7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오랜</w:t>
        </w:r>
        <w:r w:rsidR="00721C26" w:rsidRPr="002646CB">
          <w:rPr>
            <w:rFonts w:ascii="바탕" w:hAnsi="바탕"/>
            <w:lang w:val="en-US"/>
            <w:rPrChange w:id="2237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8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시간</w:t>
        </w:r>
        <w:r w:rsidR="00721C26" w:rsidRPr="002646CB">
          <w:rPr>
            <w:rFonts w:ascii="바탕" w:hAnsi="바탕"/>
            <w:lang w:val="en-US"/>
            <w:rPrChange w:id="2238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8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동안</w:t>
        </w:r>
        <w:r w:rsidR="00721C26" w:rsidRPr="002646CB">
          <w:rPr>
            <w:rFonts w:ascii="바탕" w:hAnsi="바탕"/>
            <w:lang w:val="en-US"/>
            <w:rPrChange w:id="2238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8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타겟을</w:t>
        </w:r>
        <w:r w:rsidR="00721C26" w:rsidRPr="002646CB">
          <w:rPr>
            <w:rFonts w:ascii="바탕" w:hAnsi="바탕"/>
            <w:lang w:val="en-US"/>
            <w:rPrChange w:id="2238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8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추종할</w:t>
        </w:r>
        <w:r w:rsidR="00721C26" w:rsidRPr="002646CB">
          <w:rPr>
            <w:rFonts w:ascii="바탕" w:hAnsi="바탕"/>
            <w:lang w:val="en-US"/>
            <w:rPrChange w:id="2238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8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수</w:t>
        </w:r>
        <w:r w:rsidR="00721C26" w:rsidRPr="002646CB">
          <w:rPr>
            <w:rFonts w:ascii="바탕" w:hAnsi="바탕"/>
            <w:lang w:val="en-US"/>
            <w:rPrChange w:id="2238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9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있기</w:t>
        </w:r>
        <w:r w:rsidR="00721C26" w:rsidRPr="002646CB">
          <w:rPr>
            <w:rFonts w:ascii="바탕" w:hAnsi="바탕"/>
            <w:lang w:val="en-US"/>
            <w:rPrChange w:id="2239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9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때문에</w:t>
        </w:r>
        <w:r w:rsidR="00721C26" w:rsidRPr="002646CB">
          <w:rPr>
            <w:rFonts w:ascii="바탕" w:hAnsi="바탕"/>
            <w:lang w:val="en-US"/>
            <w:rPrChange w:id="2239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9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배터리의</w:t>
        </w:r>
        <w:r w:rsidR="00721C26" w:rsidRPr="002646CB">
          <w:rPr>
            <w:rFonts w:ascii="바탕" w:hAnsi="바탕"/>
            <w:lang w:val="en-US"/>
            <w:rPrChange w:id="2239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9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2239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3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증가할수록</w:t>
        </w:r>
        <w:r w:rsidR="00721C26" w:rsidRPr="002646CB">
          <w:rPr>
            <w:rFonts w:ascii="바탕" w:hAnsi="바탕"/>
            <w:lang w:val="en-US"/>
            <w:rPrChange w:id="223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400" w:author="박 진상" w:date="2019-10-28T18:24:00Z">
        <w:r w:rsidRPr="002646CB">
          <w:rPr>
            <w:rFonts w:ascii="바탕" w:hAnsi="바탕" w:hint="eastAsia"/>
            <w:lang w:val="en-US"/>
            <w:rPrChange w:id="22401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  <w:r w:rsidRPr="002646CB">
          <w:rPr>
            <w:rFonts w:ascii="바탕" w:hAnsi="바탕"/>
            <w:lang w:val="en-US"/>
            <w:rPrChange w:id="22402" w:author="ETRI-김종원" w:date="2019-12-10T10:44:00Z">
              <w:rPr>
                <w:rFonts w:ascii="바탕" w:hAnsi="바탕"/>
                <w:lang w:val="en-US"/>
              </w:rPr>
            </w:rPrChange>
          </w:rPr>
          <w:t>가</w:t>
        </w:r>
      </w:ins>
      <w:ins w:id="22403" w:author="박 진상" w:date="2019-10-09T14:32:00Z">
        <w:r w:rsidR="00721C26" w:rsidRPr="002646CB">
          <w:rPr>
            <w:rFonts w:ascii="바탕" w:hAnsi="바탕"/>
            <w:lang w:val="en-US"/>
            <w:rPrChange w:id="2240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0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높게</w:t>
        </w:r>
        <w:r w:rsidR="00721C26" w:rsidRPr="002646CB">
          <w:rPr>
            <w:rFonts w:ascii="바탕" w:hAnsi="바탕"/>
            <w:lang w:val="en-US"/>
            <w:rPrChange w:id="2240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0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나타나며</w:t>
        </w:r>
        <w:r w:rsidR="00721C26" w:rsidRPr="002646CB">
          <w:rPr>
            <w:rFonts w:ascii="바탕" w:hAnsi="바탕"/>
            <w:lang w:val="en-US"/>
            <w:rPrChange w:id="2240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2240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부가</w:t>
        </w:r>
        <w:r w:rsidR="00721C26" w:rsidRPr="002646CB">
          <w:rPr>
            <w:rFonts w:ascii="바탕" w:hAnsi="바탕"/>
            <w:lang w:val="en-US"/>
            <w:rPrChange w:id="2241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REC용 </w:t>
        </w:r>
      </w:ins>
      <w:ins w:id="22411" w:author="박 진상" w:date="2019-10-28T18:24:00Z">
        <w:r w:rsidRPr="002646CB">
          <w:rPr>
            <w:rFonts w:ascii="바탕" w:hAnsi="바탕" w:hint="eastAsia"/>
            <w:lang w:val="en-US"/>
            <w:rPrChange w:id="22412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</w:ins>
      <w:ins w:id="22413" w:author="박 진상" w:date="2019-10-09T14:32:00Z">
        <w:r w:rsidR="00721C26" w:rsidRPr="002646CB">
          <w:rPr>
            <w:rFonts w:ascii="바탕" w:hAnsi="바탕"/>
            <w:lang w:val="en-US"/>
            <w:rPrChange w:id="2241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1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="00721C26" w:rsidRPr="002646CB">
          <w:rPr>
            <w:rFonts w:ascii="바탕" w:hAnsi="바탕"/>
            <w:lang w:val="en-US"/>
            <w:rPrChange w:id="2241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2417" w:author="박 진상" w:date="2019-10-09T14:40:00Z">
        <w:r w:rsidR="003B7F41" w:rsidRPr="002646CB">
          <w:rPr>
            <w:rFonts w:ascii="바탕" w:hAnsi="바탕"/>
            <w:lang w:val="en-US"/>
            <w:rPrChange w:id="22418" w:author="ETRI-김종원" w:date="2019-12-10T10:44:00Z">
              <w:rPr>
                <w:lang w:val="en-US"/>
              </w:rPr>
            </w:rPrChange>
          </w:rPr>
          <w:t>E</w:t>
        </w:r>
      </w:ins>
      <w:ins w:id="22419" w:author="박 진상" w:date="2019-10-09T14:32:00Z">
        <w:r w:rsidR="00721C26" w:rsidRPr="002646CB">
          <w:rPr>
            <w:rFonts w:ascii="바탕" w:hAnsi="바탕"/>
            <w:lang w:val="en-US"/>
            <w:rPrChange w:id="2242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="00721C26" w:rsidRPr="002646CB">
          <w:rPr>
            <w:rFonts w:ascii="바탕" w:hAnsi="바탕" w:hint="eastAsia"/>
            <w:lang w:val="en-US"/>
            <w:rPrChange w:id="2242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운전과</w:t>
        </w:r>
        <w:r w:rsidR="00721C26" w:rsidRPr="002646CB">
          <w:rPr>
            <w:rFonts w:ascii="바탕" w:hAnsi="바탕"/>
            <w:lang w:val="en-US"/>
            <w:rPrChange w:id="2242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2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다르게</w:t>
        </w:r>
        <w:r w:rsidR="00721C26" w:rsidRPr="002646CB">
          <w:rPr>
            <w:rFonts w:ascii="바탕" w:hAnsi="바탕"/>
            <w:lang w:val="en-US"/>
            <w:rPrChange w:id="2242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2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="00721C26" w:rsidRPr="002646CB">
          <w:rPr>
            <w:rFonts w:ascii="바탕" w:hAnsi="바탕"/>
            <w:lang w:val="en-US"/>
            <w:rPrChange w:id="2242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2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보조용</w:t>
        </w:r>
        <w:r w:rsidR="00721C26" w:rsidRPr="002646CB">
          <w:rPr>
            <w:rFonts w:ascii="바탕" w:hAnsi="바탕"/>
            <w:lang w:val="en-US"/>
            <w:rPrChange w:id="2242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429" w:author="박 진상" w:date="2019-10-28T18:24:00Z">
        <w:r w:rsidRPr="002646CB">
          <w:rPr>
            <w:rFonts w:ascii="바탕" w:hAnsi="바탕" w:hint="eastAsia"/>
            <w:lang w:val="en-US"/>
            <w:rPrChange w:id="22430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</w:ins>
      <w:ins w:id="22431" w:author="박 진상" w:date="2019-10-09T14:32:00Z">
        <w:r w:rsidR="00721C26" w:rsidRPr="002646CB">
          <w:rPr>
            <w:rFonts w:ascii="바탕" w:hAnsi="바탕"/>
            <w:lang w:val="en-US"/>
            <w:rPrChange w:id="2243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3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="00721C26" w:rsidRPr="002646CB">
          <w:rPr>
            <w:rFonts w:ascii="바탕" w:hAnsi="바탕"/>
            <w:lang w:val="en-US"/>
            <w:rPrChange w:id="2243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2435" w:author="박 진상" w:date="2019-10-09T14:40:00Z">
        <w:r w:rsidR="003B7F41" w:rsidRPr="002646CB">
          <w:rPr>
            <w:rFonts w:ascii="바탕" w:hAnsi="바탕"/>
            <w:lang w:val="en-US"/>
            <w:rPrChange w:id="22436" w:author="ETRI-김종원" w:date="2019-12-10T10:44:00Z">
              <w:rPr>
                <w:lang w:val="en-US"/>
              </w:rPr>
            </w:rPrChange>
          </w:rPr>
          <w:t>E</w:t>
        </w:r>
      </w:ins>
      <w:ins w:id="22437" w:author="박 진상" w:date="2019-10-09T14:32:00Z">
        <w:r w:rsidR="00721C26" w:rsidRPr="002646CB">
          <w:rPr>
            <w:rFonts w:ascii="바탕" w:hAnsi="바탕"/>
            <w:lang w:val="en-US"/>
            <w:rPrChange w:id="2243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="00721C26" w:rsidRPr="002646CB">
          <w:rPr>
            <w:rFonts w:ascii="바탕" w:hAnsi="바탕" w:hint="eastAsia"/>
            <w:lang w:val="en-US"/>
            <w:rPrChange w:id="224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운전은</w:t>
        </w:r>
        <w:r w:rsidR="00721C26" w:rsidRPr="002646CB">
          <w:rPr>
            <w:rFonts w:ascii="바탕" w:hAnsi="바탕"/>
            <w:lang w:val="en-US"/>
            <w:rPrChange w:id="224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PCS의 </w:t>
        </w:r>
        <w:r w:rsidR="00721C26" w:rsidRPr="002646CB">
          <w:rPr>
            <w:rFonts w:ascii="바탕" w:hAnsi="바탕" w:hint="eastAsia"/>
            <w:lang w:val="en-US"/>
            <w:rPrChange w:id="224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높은</w:t>
        </w:r>
        <w:r w:rsidR="00721C26" w:rsidRPr="002646CB">
          <w:rPr>
            <w:rFonts w:ascii="바탕" w:hAnsi="바탕"/>
            <w:lang w:val="en-US"/>
            <w:rPrChange w:id="224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4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출력을</w:t>
        </w:r>
        <w:r w:rsidR="00721C26" w:rsidRPr="002646CB">
          <w:rPr>
            <w:rFonts w:ascii="바탕" w:hAnsi="바탕"/>
            <w:lang w:val="en-US"/>
            <w:rPrChange w:id="2244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4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요구하지</w:t>
        </w:r>
        <w:r w:rsidR="00721C26" w:rsidRPr="002646CB">
          <w:rPr>
            <w:rFonts w:ascii="바탕" w:hAnsi="바탕"/>
            <w:lang w:val="en-US"/>
            <w:rPrChange w:id="2244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4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않으므로</w:t>
        </w:r>
        <w:r w:rsidR="00721C26" w:rsidRPr="002646CB">
          <w:rPr>
            <w:rFonts w:ascii="바탕" w:hAnsi="바탕"/>
            <w:lang w:val="en-US"/>
            <w:rPrChange w:id="2244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PCS가 </w:t>
        </w:r>
        <w:r w:rsidR="00721C26" w:rsidRPr="002646CB">
          <w:rPr>
            <w:rFonts w:ascii="바탕" w:hAnsi="바탕" w:hint="eastAsia"/>
            <w:lang w:val="en-US"/>
            <w:rPrChange w:id="2244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매우</w:t>
        </w:r>
        <w:r w:rsidR="00721C26" w:rsidRPr="002646CB">
          <w:rPr>
            <w:rFonts w:ascii="바탕" w:hAnsi="바탕"/>
            <w:lang w:val="en-US"/>
            <w:rPrChange w:id="2245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5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낮은</w:t>
        </w:r>
        <w:r w:rsidR="00721C26" w:rsidRPr="002646CB">
          <w:rPr>
            <w:rFonts w:ascii="바탕" w:hAnsi="바탕"/>
            <w:lang w:val="en-US"/>
            <w:rPrChange w:id="2245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5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경우를</w:t>
        </w:r>
        <w:r w:rsidR="00721C26" w:rsidRPr="002646CB">
          <w:rPr>
            <w:rFonts w:ascii="바탕" w:hAnsi="바탕"/>
            <w:lang w:val="en-US"/>
            <w:rPrChange w:id="224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5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제외하면</w:t>
        </w:r>
        <w:r w:rsidR="00721C26" w:rsidRPr="002646CB">
          <w:rPr>
            <w:rFonts w:ascii="바탕" w:hAnsi="바탕"/>
            <w:lang w:val="en-US"/>
            <w:rPrChange w:id="224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 </w:t>
        </w:r>
        <w:r w:rsidR="00721C26" w:rsidRPr="002646CB">
          <w:rPr>
            <w:rFonts w:ascii="바탕" w:hAnsi="바탕" w:hint="eastAsia"/>
            <w:lang w:val="en-US"/>
            <w:rPrChange w:id="2245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</w:t>
        </w:r>
        <w:r w:rsidR="00721C26" w:rsidRPr="002646CB">
          <w:rPr>
            <w:rFonts w:ascii="바탕" w:hAnsi="바탕"/>
            <w:lang w:val="en-US"/>
            <w:rPrChange w:id="2245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5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변화에</w:t>
        </w:r>
        <w:r w:rsidR="00721C26" w:rsidRPr="002646CB">
          <w:rPr>
            <w:rFonts w:ascii="바탕" w:hAnsi="바탕"/>
            <w:lang w:val="en-US"/>
            <w:rPrChange w:id="224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6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크게</w:t>
        </w:r>
        <w:r w:rsidR="00721C26" w:rsidRPr="002646CB">
          <w:rPr>
            <w:rFonts w:ascii="바탕" w:hAnsi="바탕"/>
            <w:lang w:val="en-US"/>
            <w:rPrChange w:id="2246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영향을</w:t>
        </w:r>
        <w:r w:rsidR="00721C26" w:rsidRPr="002646CB">
          <w:rPr>
            <w:rFonts w:ascii="바탕" w:hAnsi="바탕"/>
            <w:lang w:val="en-US"/>
            <w:rPrChange w:id="224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6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받지</w:t>
        </w:r>
        <w:r w:rsidR="00721C26" w:rsidRPr="002646CB">
          <w:rPr>
            <w:rFonts w:ascii="바탕" w:hAnsi="바탕"/>
            <w:lang w:val="en-US"/>
            <w:rPrChange w:id="224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않는</w:t>
        </w:r>
        <w:r w:rsidR="00721C26" w:rsidRPr="002646CB">
          <w:rPr>
            <w:rFonts w:ascii="바탕" w:hAnsi="바탕"/>
            <w:lang w:val="en-US"/>
            <w:rPrChange w:id="224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결과를</w:t>
        </w:r>
        <w:r w:rsidR="00721C26" w:rsidRPr="002646CB">
          <w:rPr>
            <w:rFonts w:ascii="바탕" w:hAnsi="바탕"/>
            <w:lang w:val="en-US"/>
            <w:rPrChange w:id="224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</w:t>
        </w:r>
      </w:ins>
      <w:ins w:id="22472" w:author="박 진상" w:date="2019-10-09T14:40:00Z">
        <w:r w:rsidR="003B7F41" w:rsidRPr="002646CB">
          <w:rPr>
            <w:rFonts w:ascii="바탕" w:hAnsi="바탕" w:hint="eastAsia"/>
            <w:lang w:val="en-US"/>
            <w:rPrChange w:id="22473" w:author="ETRI-김종원" w:date="2019-12-10T10:44:00Z">
              <w:rPr>
                <w:rFonts w:hint="eastAsia"/>
                <w:lang w:val="en-US"/>
              </w:rPr>
            </w:rPrChange>
          </w:rPr>
          <w:t>여준다</w:t>
        </w:r>
        <w:r w:rsidR="003B7F41" w:rsidRPr="002646CB">
          <w:rPr>
            <w:rFonts w:ascii="바탕" w:hAnsi="바탕"/>
            <w:lang w:val="en-US"/>
            <w:rPrChange w:id="22474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21E6EA4F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22475" w:author="박 진상" w:date="2019-10-09T14:34:00Z"/>
          <w:rFonts w:ascii="바탕" w:hAnsi="바탕"/>
          <w:lang w:val="en-US"/>
          <w:rPrChange w:id="22476" w:author="ETRI-김종원" w:date="2019-12-10T10:44:00Z">
            <w:rPr>
              <w:ins w:id="22477" w:author="박 진상" w:date="2019-10-09T14:34:00Z"/>
              <w:lang w:val="en-US"/>
            </w:rPr>
          </w:rPrChange>
        </w:rPr>
      </w:pPr>
    </w:p>
    <w:p w14:paraId="74677D5E" w14:textId="04CCD0CD" w:rsidR="00721C26" w:rsidRPr="002646CB" w:rsidRDefault="00DC4888">
      <w:pPr>
        <w:spacing w:before="80" w:after="80" w:line="312" w:lineRule="auto"/>
        <w:textAlignment w:val="baseline"/>
        <w:rPr>
          <w:ins w:id="22478" w:author="박 진상" w:date="2019-10-09T14:32:00Z"/>
          <w:rFonts w:ascii="바탕" w:hAnsi="바탕"/>
          <w:lang w:val="en-US"/>
          <w:rPrChange w:id="22479" w:author="ETRI-김종원" w:date="2019-12-10T10:44:00Z">
            <w:rPr>
              <w:ins w:id="22480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2481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22482" w:author="박 진상" w:date="2019-10-28T18:26:00Z">
        <w:r w:rsidRPr="002646CB">
          <w:rPr>
            <w:rFonts w:ascii="바탕" w:hAnsi="바탕" w:hint="eastAsia"/>
            <w:lang w:val="en-US"/>
            <w:rPrChange w:id="22483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2484" w:author="박 진상" w:date="2019-10-09T14:32:00Z">
        <w:r w:rsidR="00721C26" w:rsidRPr="002646CB">
          <w:rPr>
            <w:rFonts w:ascii="바탕" w:hAnsi="바탕" w:hint="eastAsia"/>
            <w:lang w:val="en-US"/>
            <w:rPrChange w:id="2248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2248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8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경우</w:t>
        </w:r>
        <w:r w:rsidR="00721C26" w:rsidRPr="002646CB">
          <w:rPr>
            <w:rFonts w:ascii="바탕" w:hAnsi="바탕"/>
            <w:lang w:val="en-US"/>
            <w:rPrChange w:id="2248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8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타겟을</w:t>
        </w:r>
        <w:r w:rsidR="00721C26" w:rsidRPr="002646CB">
          <w:rPr>
            <w:rFonts w:ascii="바탕" w:hAnsi="바탕"/>
            <w:lang w:val="en-US"/>
            <w:rPrChange w:id="2249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9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추종하는</w:t>
        </w:r>
        <w:r w:rsidR="00721C26" w:rsidRPr="002646CB">
          <w:rPr>
            <w:rFonts w:ascii="바탕" w:hAnsi="바탕"/>
            <w:lang w:val="en-US"/>
            <w:rPrChange w:id="2249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493" w:author="박 진상" w:date="2019-10-28T18:24:00Z">
        <w:r w:rsidRPr="002646CB">
          <w:rPr>
            <w:rFonts w:ascii="바탕" w:hAnsi="바탕" w:hint="eastAsia"/>
            <w:lang w:val="en-US"/>
            <w:rPrChange w:id="22494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  <w:r w:rsidRPr="002646CB">
          <w:rPr>
            <w:rFonts w:ascii="바탕" w:hAnsi="바탕"/>
            <w:lang w:val="en-US"/>
            <w:rPrChange w:id="22495" w:author="ETRI-김종원" w:date="2019-12-10T10:44:00Z">
              <w:rPr>
                <w:rFonts w:ascii="바탕" w:hAnsi="바탕"/>
                <w:lang w:val="en-US"/>
              </w:rPr>
            </w:rPrChange>
          </w:rPr>
          <w:t>가</w:t>
        </w:r>
      </w:ins>
      <w:ins w:id="22496" w:author="박 진상" w:date="2019-10-09T14:32:00Z">
        <w:r w:rsidR="00721C26" w:rsidRPr="002646CB">
          <w:rPr>
            <w:rFonts w:ascii="바탕" w:hAnsi="바탕"/>
            <w:lang w:val="en-US"/>
            <w:rPrChange w:id="2249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4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잘</w:t>
        </w:r>
        <w:r w:rsidR="00721C26" w:rsidRPr="002646CB">
          <w:rPr>
            <w:rFonts w:ascii="바탕" w:hAnsi="바탕"/>
            <w:lang w:val="en-US"/>
            <w:rPrChange w:id="224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0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지켜지면</w:t>
        </w:r>
        <w:r w:rsidR="00721C26" w:rsidRPr="002646CB">
          <w:rPr>
            <w:rFonts w:ascii="바탕" w:hAnsi="바탕"/>
            <w:lang w:val="en-US"/>
            <w:rPrChange w:id="2250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502" w:author="박 진상" w:date="2019-10-28T18:26:00Z">
        <w:r w:rsidRPr="002646CB">
          <w:rPr>
            <w:rFonts w:ascii="바탕" w:hAnsi="바탕" w:hint="eastAsia"/>
            <w:lang w:val="en-US"/>
            <w:rPrChange w:id="22503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2504" w:author="박 진상" w:date="2019-10-09T14:32:00Z">
        <w:r w:rsidR="00721C26" w:rsidRPr="002646CB">
          <w:rPr>
            <w:rFonts w:ascii="바탕" w:hAnsi="바탕" w:hint="eastAsia"/>
            <w:lang w:val="en-US"/>
            <w:rPrChange w:id="2250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도</w:t>
        </w:r>
        <w:r w:rsidR="00721C26" w:rsidRPr="002646CB">
          <w:rPr>
            <w:rFonts w:ascii="바탕" w:hAnsi="바탕"/>
            <w:lang w:val="en-US"/>
            <w:rPrChange w:id="2250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0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좋게</w:t>
        </w:r>
        <w:r w:rsidR="00721C26" w:rsidRPr="002646CB">
          <w:rPr>
            <w:rFonts w:ascii="바탕" w:hAnsi="바탕"/>
            <w:lang w:val="en-US"/>
            <w:rPrChange w:id="2250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0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나오기</w:t>
        </w:r>
        <w:r w:rsidR="00721C26" w:rsidRPr="002646CB">
          <w:rPr>
            <w:rFonts w:ascii="바탕" w:hAnsi="바탕"/>
            <w:lang w:val="en-US"/>
            <w:rPrChange w:id="2251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1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때문에</w:t>
        </w:r>
        <w:r w:rsidR="00721C26" w:rsidRPr="002646CB">
          <w:rPr>
            <w:rFonts w:ascii="바탕" w:hAnsi="바탕"/>
            <w:lang w:val="en-US"/>
            <w:rPrChange w:id="2251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1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배터리의</w:t>
        </w:r>
        <w:r w:rsidR="00721C26" w:rsidRPr="002646CB">
          <w:rPr>
            <w:rFonts w:ascii="바탕" w:hAnsi="바탕"/>
            <w:lang w:val="en-US"/>
            <w:rPrChange w:id="2251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1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2251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1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클수록</w:t>
        </w:r>
        <w:r w:rsidR="00721C26" w:rsidRPr="002646CB">
          <w:rPr>
            <w:rFonts w:ascii="바탕" w:hAnsi="바탕"/>
            <w:lang w:val="en-US"/>
            <w:rPrChange w:id="2251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519" w:author="박 진상" w:date="2019-10-28T18:26:00Z">
        <w:r w:rsidRPr="002646CB">
          <w:rPr>
            <w:rFonts w:ascii="바탕" w:hAnsi="바탕" w:hint="eastAsia"/>
            <w:lang w:val="en-US"/>
            <w:rPrChange w:id="22520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2521" w:author="박 진상" w:date="2019-10-09T14:32:00Z">
        <w:r w:rsidR="00721C26" w:rsidRPr="002646CB">
          <w:rPr>
            <w:rFonts w:ascii="바탕" w:hAnsi="바탕" w:hint="eastAsia"/>
            <w:lang w:val="en-US"/>
            <w:rPrChange w:id="2252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</w:t>
        </w:r>
        <w:r w:rsidR="00721C26" w:rsidRPr="002646CB">
          <w:rPr>
            <w:rFonts w:ascii="바탕" w:hAnsi="바탕"/>
            <w:lang w:val="en-US"/>
            <w:rPrChange w:id="2252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좋게</w:t>
        </w:r>
        <w:r w:rsidR="00721C26" w:rsidRPr="002646CB">
          <w:rPr>
            <w:rFonts w:ascii="바탕" w:hAnsi="바탕"/>
            <w:lang w:val="en-US"/>
            <w:rPrChange w:id="225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2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나오며</w:t>
        </w:r>
        <w:r w:rsidR="00721C26" w:rsidRPr="002646CB">
          <w:rPr>
            <w:rFonts w:ascii="바탕" w:hAnsi="바탕"/>
            <w:lang w:val="en-US"/>
            <w:rPrChange w:id="2252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2252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="00721C26" w:rsidRPr="002646CB">
          <w:rPr>
            <w:rFonts w:ascii="바탕" w:hAnsi="바탕"/>
            <w:lang w:val="en-US"/>
            <w:rPrChange w:id="2252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3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발전의</w:t>
        </w:r>
        <w:r w:rsidR="00721C26" w:rsidRPr="002646CB">
          <w:rPr>
            <w:rFonts w:ascii="바탕" w:hAnsi="바탕"/>
            <w:lang w:val="en-US"/>
            <w:rPrChange w:id="2253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3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급격한</w:t>
        </w:r>
        <w:r w:rsidR="00721C26" w:rsidRPr="002646CB">
          <w:rPr>
            <w:rFonts w:ascii="바탕" w:hAnsi="바탕"/>
            <w:lang w:val="en-US"/>
            <w:rPrChange w:id="2253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3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변화를</w:t>
        </w:r>
        <w:r w:rsidR="00721C26" w:rsidRPr="002646CB">
          <w:rPr>
            <w:rFonts w:ascii="바탕" w:hAnsi="바탕"/>
            <w:lang w:val="en-US"/>
            <w:rPrChange w:id="2253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3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잡기에</w:t>
        </w:r>
        <w:r w:rsidR="00721C26" w:rsidRPr="002646CB">
          <w:rPr>
            <w:rFonts w:ascii="바탕" w:hAnsi="바탕"/>
            <w:lang w:val="en-US"/>
            <w:rPrChange w:id="2253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PCS의 </w:t>
        </w:r>
        <w:r w:rsidR="00721C26" w:rsidRPr="002646CB">
          <w:rPr>
            <w:rFonts w:ascii="바탕" w:hAnsi="바탕" w:hint="eastAsia"/>
            <w:lang w:val="en-US"/>
            <w:rPrChange w:id="2253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큰</w:t>
        </w:r>
        <w:r w:rsidR="00721C26" w:rsidRPr="002646CB">
          <w:rPr>
            <w:rFonts w:ascii="바탕" w:hAnsi="바탕"/>
            <w:lang w:val="en-US"/>
            <w:rPrChange w:id="2253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4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2254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4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요구되므로</w:t>
        </w:r>
        <w:r w:rsidR="00721C26" w:rsidRPr="002646CB">
          <w:rPr>
            <w:rFonts w:ascii="바탕" w:hAnsi="바탕"/>
            <w:lang w:val="en-US"/>
            <w:rPrChange w:id="2254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PCS의 </w:t>
        </w:r>
        <w:r w:rsidR="00721C26" w:rsidRPr="002646CB">
          <w:rPr>
            <w:rFonts w:ascii="바탕" w:hAnsi="바탕" w:hint="eastAsia"/>
            <w:lang w:val="en-US"/>
            <w:rPrChange w:id="2254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2254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4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클수록</w:t>
        </w:r>
        <w:r w:rsidR="00721C26" w:rsidRPr="002646CB">
          <w:rPr>
            <w:rFonts w:ascii="바탕" w:hAnsi="바탕"/>
            <w:lang w:val="en-US"/>
            <w:rPrChange w:id="2254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22548" w:author="박 진상" w:date="2019-10-28T18:26:00Z">
        <w:r w:rsidRPr="002646CB">
          <w:rPr>
            <w:rFonts w:ascii="바탕" w:hAnsi="바탕" w:hint="eastAsia"/>
            <w:lang w:val="en-US"/>
            <w:rPrChange w:id="22549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2550" w:author="박 진상" w:date="2019-10-09T14:32:00Z">
        <w:r w:rsidR="00721C26" w:rsidRPr="002646CB">
          <w:rPr>
            <w:rFonts w:ascii="바탕" w:hAnsi="바탕" w:hint="eastAsia"/>
            <w:lang w:val="en-US"/>
            <w:rPrChange w:id="2255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</w:t>
        </w:r>
        <w:r w:rsidR="00721C26" w:rsidRPr="002646CB">
          <w:rPr>
            <w:rFonts w:ascii="바탕" w:hAnsi="바탕"/>
            <w:lang w:val="en-US"/>
            <w:rPrChange w:id="2255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5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높게</w:t>
        </w:r>
        <w:r w:rsidR="00721C26" w:rsidRPr="002646CB">
          <w:rPr>
            <w:rFonts w:ascii="바탕" w:hAnsi="바탕"/>
            <w:lang w:val="en-US"/>
            <w:rPrChange w:id="225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5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나타나는</w:t>
        </w:r>
        <w:r w:rsidR="00721C26" w:rsidRPr="002646CB">
          <w:rPr>
            <w:rFonts w:ascii="바탕" w:hAnsi="바탕"/>
            <w:lang w:val="en-US"/>
            <w:rPrChange w:id="225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5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경향을</w:t>
        </w:r>
        <w:r w:rsidR="00721C26" w:rsidRPr="002646CB">
          <w:rPr>
            <w:rFonts w:ascii="바탕" w:hAnsi="바탕"/>
            <w:lang w:val="en-US"/>
            <w:rPrChange w:id="2255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5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</w:t>
        </w:r>
      </w:ins>
      <w:ins w:id="22560" w:author="박 진상" w:date="2019-10-09T14:40:00Z">
        <w:r w:rsidR="003B7F41" w:rsidRPr="002646CB">
          <w:rPr>
            <w:rFonts w:ascii="바탕" w:hAnsi="바탕" w:hint="eastAsia"/>
            <w:lang w:val="en-US"/>
            <w:rPrChange w:id="22561" w:author="ETRI-김종원" w:date="2019-12-10T10:44:00Z">
              <w:rPr>
                <w:rFonts w:hint="eastAsia"/>
                <w:lang w:val="en-US"/>
              </w:rPr>
            </w:rPrChange>
          </w:rPr>
          <w:t>인다</w:t>
        </w:r>
        <w:r w:rsidR="003B7F41" w:rsidRPr="002646CB">
          <w:rPr>
            <w:rFonts w:ascii="바탕" w:hAnsi="바탕"/>
            <w:lang w:val="en-US"/>
            <w:rPrChange w:id="22562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3E02365C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22563" w:author="박 진상" w:date="2019-10-09T14:34:00Z"/>
          <w:rFonts w:ascii="바탕" w:hAnsi="바탕"/>
          <w:lang w:val="en-US"/>
          <w:rPrChange w:id="22564" w:author="ETRI-김종원" w:date="2019-12-10T10:44:00Z">
            <w:rPr>
              <w:ins w:id="22565" w:author="박 진상" w:date="2019-10-09T14:34:00Z"/>
              <w:lang w:val="en-US"/>
            </w:rPr>
          </w:rPrChange>
        </w:rPr>
      </w:pPr>
    </w:p>
    <w:p w14:paraId="4141838C" w14:textId="4B932BF0" w:rsidR="00721C26" w:rsidRPr="002646CB" w:rsidRDefault="00DC4888" w:rsidP="00721C26">
      <w:pPr>
        <w:spacing w:before="80" w:after="80" w:line="312" w:lineRule="auto"/>
        <w:textAlignment w:val="baseline"/>
        <w:rPr>
          <w:ins w:id="22566" w:author="박 진상" w:date="2019-10-09T14:45:00Z"/>
          <w:rFonts w:ascii="바탕" w:hAnsi="바탕"/>
          <w:lang w:val="en-US"/>
          <w:rPrChange w:id="22567" w:author="ETRI-김종원" w:date="2019-12-10T10:44:00Z">
            <w:rPr>
              <w:ins w:id="22568" w:author="박 진상" w:date="2019-10-09T14:45:00Z"/>
              <w:rFonts w:ascii="바탕" w:hAnsi="바탕"/>
              <w:lang w:val="en-US"/>
            </w:rPr>
          </w:rPrChange>
        </w:rPr>
      </w:pPr>
      <w:ins w:id="22569" w:author="박 진상" w:date="2019-10-28T18:25:00Z">
        <w:r w:rsidRPr="002646CB">
          <w:rPr>
            <w:rFonts w:ascii="바탕" w:hAnsi="바탕" w:hint="eastAsia"/>
            <w:lang w:val="en-US"/>
            <w:rPrChange w:id="22570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신뢰지표</w:t>
        </w:r>
      </w:ins>
      <w:ins w:id="22571" w:author="박 진상" w:date="2019-10-09T14:32:00Z">
        <w:r w:rsidR="00721C26" w:rsidRPr="002646CB">
          <w:rPr>
            <w:rFonts w:ascii="바탕" w:hAnsi="바탕"/>
            <w:lang w:val="en-US"/>
            <w:rPrChange w:id="225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와 </w:t>
        </w:r>
      </w:ins>
      <w:ins w:id="22573" w:author="박 진상" w:date="2019-10-28T18:26:00Z">
        <w:r w:rsidRPr="002646CB">
          <w:rPr>
            <w:rFonts w:ascii="바탕" w:hAnsi="바탕"/>
            <w:lang w:val="en-US"/>
            <w:rPrChange w:id="22574" w:author="ETRI-김종원" w:date="2019-12-10T10:44:00Z">
              <w:rPr>
                <w:rFonts w:ascii="바탕" w:hAnsi="바탕"/>
                <w:lang w:val="en-US"/>
              </w:rPr>
            </w:rPrChange>
          </w:rPr>
          <w:t>변동지표</w:t>
        </w:r>
      </w:ins>
      <w:ins w:id="22575" w:author="박 진상" w:date="2019-10-09T14:32:00Z">
        <w:r w:rsidR="00721C26" w:rsidRPr="002646CB">
          <w:rPr>
            <w:rFonts w:ascii="바탕" w:hAnsi="바탕"/>
            <w:lang w:val="en-US"/>
            <w:rPrChange w:id="225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는 1시간 단위로 계산이 이루어지며 1시간 단위로 의미를 가지기 때문에 시뮬레이션 결과에서 하나의 값으로 </w:t>
        </w:r>
      </w:ins>
      <w:ins w:id="22577" w:author="박 진상" w:date="2019-10-09T14:40:00Z">
        <w:r w:rsidR="003B7F41" w:rsidRPr="002646CB">
          <w:rPr>
            <w:rFonts w:ascii="바탕" w:hAnsi="바탕"/>
            <w:lang w:val="en-US"/>
            <w:rPrChange w:id="22578" w:author="ETRI-김종원" w:date="2019-12-10T10:44:00Z">
              <w:rPr>
                <w:lang w:val="en-US"/>
              </w:rPr>
            </w:rPrChange>
          </w:rPr>
          <w:t>PV-EES</w:t>
        </w:r>
      </w:ins>
      <w:ins w:id="22579" w:author="박 진상" w:date="2019-10-09T14:32:00Z">
        <w:r w:rsidR="00721C26" w:rsidRPr="002646CB">
          <w:rPr>
            <w:rFonts w:ascii="바탕" w:hAnsi="바탕" w:hint="eastAsia"/>
            <w:lang w:val="en-US"/>
            <w:rPrChange w:id="2258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2258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8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="00721C26" w:rsidRPr="002646CB">
          <w:rPr>
            <w:rFonts w:ascii="바탕" w:hAnsi="바탕"/>
            <w:lang w:val="en-US"/>
            <w:rPrChange w:id="2258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8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="00721C26" w:rsidRPr="002646CB">
          <w:rPr>
            <w:rFonts w:ascii="바탕" w:hAnsi="바탕"/>
            <w:lang w:val="en-US"/>
            <w:rPrChange w:id="2258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8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특성을</w:t>
        </w:r>
        <w:r w:rsidR="00721C26" w:rsidRPr="002646CB">
          <w:rPr>
            <w:rFonts w:ascii="바탕" w:hAnsi="바탕"/>
            <w:lang w:val="en-US"/>
            <w:rPrChange w:id="2258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8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나타내기에는</w:t>
        </w:r>
        <w:r w:rsidR="00721C26" w:rsidRPr="002646CB">
          <w:rPr>
            <w:rFonts w:ascii="바탕" w:hAnsi="바탕"/>
            <w:lang w:val="en-US"/>
            <w:rPrChange w:id="2258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9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부족함이</w:t>
        </w:r>
        <w:r w:rsidR="00721C26" w:rsidRPr="002646CB">
          <w:rPr>
            <w:rFonts w:ascii="바탕" w:hAnsi="바탕"/>
            <w:lang w:val="en-US"/>
            <w:rPrChange w:id="2259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9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있으나</w:t>
        </w:r>
        <w:r w:rsidR="00721C26" w:rsidRPr="002646CB">
          <w:rPr>
            <w:rFonts w:ascii="바탕" w:hAnsi="바탕"/>
            <w:lang w:val="en-US"/>
            <w:rPrChange w:id="2259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2259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지표를</w:t>
        </w:r>
        <w:r w:rsidR="00721C26" w:rsidRPr="002646CB">
          <w:rPr>
            <w:rFonts w:ascii="바탕" w:hAnsi="바탕"/>
            <w:lang w:val="en-US"/>
            <w:rPrChange w:id="2259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9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산정할</w:t>
        </w:r>
        <w:r w:rsidR="00721C26" w:rsidRPr="002646CB">
          <w:rPr>
            <w:rFonts w:ascii="바탕" w:hAnsi="바탕"/>
            <w:lang w:val="en-US"/>
            <w:rPrChange w:id="2259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5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수</w:t>
        </w:r>
        <w:r w:rsidR="00721C26" w:rsidRPr="002646CB">
          <w:rPr>
            <w:rFonts w:ascii="바탕" w:hAnsi="바탕"/>
            <w:lang w:val="en-US"/>
            <w:rPrChange w:id="225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0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없는</w:t>
        </w:r>
        <w:r w:rsidR="00721C26" w:rsidRPr="002646CB">
          <w:rPr>
            <w:rFonts w:ascii="바탕" w:hAnsi="바탕"/>
            <w:lang w:val="en-US"/>
            <w:rPrChange w:id="2260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0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시간대를</w:t>
        </w:r>
        <w:r w:rsidR="00721C26" w:rsidRPr="002646CB">
          <w:rPr>
            <w:rFonts w:ascii="바탕" w:hAnsi="바탕"/>
            <w:lang w:val="en-US"/>
            <w:rPrChange w:id="2260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0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제외하고</w:t>
        </w:r>
        <w:r w:rsidR="00721C26" w:rsidRPr="002646CB">
          <w:rPr>
            <w:rFonts w:ascii="바탕" w:hAnsi="바탕"/>
            <w:lang w:val="en-US"/>
            <w:rPrChange w:id="2260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1년 </w:t>
        </w:r>
        <w:r w:rsidR="00721C26" w:rsidRPr="002646CB">
          <w:rPr>
            <w:rFonts w:ascii="바탕" w:hAnsi="바탕" w:hint="eastAsia"/>
            <w:lang w:val="en-US"/>
            <w:rPrChange w:id="2260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내에</w:t>
        </w:r>
        <w:r w:rsidR="00721C26" w:rsidRPr="002646CB">
          <w:rPr>
            <w:rFonts w:ascii="바탕" w:hAnsi="바탕"/>
            <w:lang w:val="en-US"/>
            <w:rPrChange w:id="2260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0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평균화</w:t>
        </w:r>
        <w:r w:rsidR="00721C26" w:rsidRPr="002646CB">
          <w:rPr>
            <w:rFonts w:ascii="바탕" w:hAnsi="바탕"/>
            <w:lang w:val="en-US"/>
            <w:rPrChange w:id="2260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1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하여</w:t>
        </w:r>
        <w:r w:rsidR="00721C26" w:rsidRPr="002646CB">
          <w:rPr>
            <w:rFonts w:ascii="바탕" w:hAnsi="바탕"/>
            <w:lang w:val="en-US"/>
            <w:rPrChange w:id="226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특정</w:t>
        </w:r>
        <w:r w:rsidR="00721C26" w:rsidRPr="002646CB">
          <w:rPr>
            <w:rFonts w:ascii="바탕" w:hAnsi="바탕"/>
            <w:lang w:val="en-US"/>
            <w:rPrChange w:id="226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22614" w:author="박 진상" w:date="2019-10-09T14:48:00Z">
        <w:r w:rsidR="00A7689A" w:rsidRPr="002646CB">
          <w:rPr>
            <w:rFonts w:ascii="바탕" w:hAnsi="바탕"/>
            <w:lang w:val="en-US"/>
            <w:rPrChange w:id="22615" w:author="ETRI-김종원" w:date="2019-12-10T10:44:00Z">
              <w:rPr>
                <w:rFonts w:ascii="바탕" w:hAnsi="바탕"/>
                <w:lang w:val="en-US"/>
              </w:rPr>
            </w:rPrChange>
          </w:rPr>
          <w:t>E</w:t>
        </w:r>
      </w:ins>
      <w:ins w:id="22616" w:author="박 진상" w:date="2019-10-09T14:32:00Z">
        <w:r w:rsidR="00721C26" w:rsidRPr="002646CB">
          <w:rPr>
            <w:rFonts w:ascii="바탕" w:hAnsi="바탕"/>
            <w:lang w:val="en-US"/>
            <w:rPrChange w:id="226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="00721C26" w:rsidRPr="002646CB">
          <w:rPr>
            <w:rFonts w:ascii="바탕" w:hAnsi="바탕" w:hint="eastAsia"/>
            <w:lang w:val="en-US"/>
            <w:rPrChange w:id="226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용량에</w:t>
        </w:r>
        <w:r w:rsidR="00721C26" w:rsidRPr="002646CB">
          <w:rPr>
            <w:rFonts w:ascii="바탕" w:hAnsi="바탕"/>
            <w:lang w:val="en-US"/>
            <w:rPrChange w:id="226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대한</w:t>
        </w:r>
        <w:r w:rsidR="00721C26" w:rsidRPr="002646CB">
          <w:rPr>
            <w:rFonts w:ascii="바탕" w:hAnsi="바탕"/>
            <w:lang w:val="en-US"/>
            <w:rPrChange w:id="2262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2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="00721C26" w:rsidRPr="002646CB">
          <w:rPr>
            <w:rFonts w:ascii="바탕" w:hAnsi="바탕"/>
            <w:lang w:val="en-US"/>
            <w:rPrChange w:id="2262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="00721C26" w:rsidRPr="002646CB">
          <w:rPr>
            <w:rFonts w:ascii="바탕" w:hAnsi="바탕"/>
            <w:lang w:val="en-US"/>
            <w:rPrChange w:id="226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2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특성값으로</w:t>
        </w:r>
        <w:r w:rsidR="00721C26" w:rsidRPr="002646CB">
          <w:rPr>
            <w:rFonts w:ascii="바탕" w:hAnsi="바탕"/>
            <w:lang w:val="en-US"/>
            <w:rPrChange w:id="2262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2262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사용</w:t>
        </w:r>
      </w:ins>
      <w:ins w:id="22629" w:author="박 진상" w:date="2019-10-09T14:41:00Z">
        <w:r w:rsidR="003B7F41" w:rsidRPr="002646CB">
          <w:rPr>
            <w:rFonts w:ascii="바탕" w:hAnsi="바탕" w:hint="eastAsia"/>
            <w:lang w:val="en-US"/>
            <w:rPrChange w:id="22630" w:author="ETRI-김종원" w:date="2019-12-10T10:44:00Z">
              <w:rPr>
                <w:rFonts w:hint="eastAsia"/>
                <w:lang w:val="en-US"/>
              </w:rPr>
            </w:rPrChange>
          </w:rPr>
          <w:t>할</w:t>
        </w:r>
        <w:r w:rsidR="003B7F41" w:rsidRPr="002646CB">
          <w:rPr>
            <w:rFonts w:ascii="바탕" w:hAnsi="바탕"/>
            <w:lang w:val="en-US"/>
            <w:rPrChange w:id="22631" w:author="ETRI-김종원" w:date="2019-12-10T10:44:00Z">
              <w:rPr>
                <w:lang w:val="en-US"/>
              </w:rPr>
            </w:rPrChange>
          </w:rPr>
          <w:t xml:space="preserve"> </w:t>
        </w:r>
        <w:r w:rsidR="003B7F41" w:rsidRPr="002646CB">
          <w:rPr>
            <w:rFonts w:ascii="바탕" w:hAnsi="바탕" w:hint="eastAsia"/>
            <w:lang w:val="en-US"/>
            <w:rPrChange w:id="22632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="003B7F41" w:rsidRPr="002646CB">
          <w:rPr>
            <w:rFonts w:ascii="바탕" w:hAnsi="바탕"/>
            <w:lang w:val="en-US"/>
            <w:rPrChange w:id="22633" w:author="ETRI-김종원" w:date="2019-12-10T10:44:00Z">
              <w:rPr>
                <w:lang w:val="en-US"/>
              </w:rPr>
            </w:rPrChange>
          </w:rPr>
          <w:t xml:space="preserve"> </w:t>
        </w:r>
        <w:r w:rsidR="003B7F41" w:rsidRPr="002646CB">
          <w:rPr>
            <w:rFonts w:ascii="바탕" w:hAnsi="바탕" w:hint="eastAsia"/>
            <w:lang w:val="en-US"/>
            <w:rPrChange w:id="22634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="003B7F41" w:rsidRPr="002646CB">
          <w:rPr>
            <w:rFonts w:ascii="바탕" w:hAnsi="바탕"/>
            <w:lang w:val="en-US"/>
            <w:rPrChange w:id="22635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03CB22F1" w14:textId="23082A6E" w:rsidR="00A7689A" w:rsidRPr="002646CB" w:rsidRDefault="00A7689A" w:rsidP="00721C26">
      <w:pPr>
        <w:spacing w:before="80" w:after="80" w:line="312" w:lineRule="auto"/>
        <w:textAlignment w:val="baseline"/>
        <w:rPr>
          <w:ins w:id="22636" w:author="박 진상" w:date="2019-10-09T14:45:00Z"/>
          <w:rFonts w:ascii="바탕" w:hAnsi="바탕"/>
          <w:lang w:val="en-US"/>
          <w:rPrChange w:id="22637" w:author="ETRI-김종원" w:date="2019-12-10T10:44:00Z">
            <w:rPr>
              <w:ins w:id="22638" w:author="박 진상" w:date="2019-10-09T14:45:00Z"/>
              <w:rFonts w:ascii="바탕" w:hAnsi="바탕"/>
              <w:lang w:val="en-US"/>
            </w:rPr>
          </w:rPrChange>
        </w:rPr>
      </w:pPr>
    </w:p>
    <w:p w14:paraId="0B507E41" w14:textId="5B41137F" w:rsidR="00A7689A" w:rsidRPr="002646CB" w:rsidRDefault="00A7689A">
      <w:pPr>
        <w:spacing w:before="80" w:after="80" w:line="312" w:lineRule="auto"/>
        <w:textAlignment w:val="baseline"/>
        <w:rPr>
          <w:ins w:id="22639" w:author="박 진상" w:date="2019-10-09T14:32:00Z"/>
          <w:rFonts w:ascii="바탕" w:hAnsi="바탕"/>
          <w:lang w:val="en-US"/>
          <w:rPrChange w:id="22640" w:author="ETRI-김종원" w:date="2019-12-10T10:44:00Z">
            <w:rPr>
              <w:ins w:id="22641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22642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22643" w:author="박 진상" w:date="2019-10-09T14:45:00Z">
        <w:r w:rsidRPr="002646CB">
          <w:rPr>
            <w:rFonts w:ascii="바탕" w:hAnsi="바탕" w:hint="eastAsia"/>
            <w:lang w:val="en-US"/>
            <w:rPrChange w:id="22644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 xml:space="preserve">이러한 그리드 </w:t>
        </w:r>
      </w:ins>
      <w:ins w:id="22645" w:author="박 진상" w:date="2019-10-28T18:24:00Z">
        <w:r w:rsidR="00DC4888" w:rsidRPr="002646CB">
          <w:rPr>
            <w:rFonts w:ascii="바탕" w:hAnsi="바탕" w:hint="eastAsia"/>
            <w:lang w:val="en-US"/>
            <w:rPrChange w:id="22646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신뢰</w:t>
        </w:r>
        <w:r w:rsidR="00DC4888" w:rsidRPr="002646CB">
          <w:rPr>
            <w:rFonts w:ascii="바탕" w:hAnsi="바탕"/>
            <w:lang w:val="en-US"/>
            <w:rPrChange w:id="22647" w:author="ETRI-김종원" w:date="2019-12-10T10:44:00Z">
              <w:rPr>
                <w:rFonts w:ascii="바탕" w:hAnsi="바탕"/>
                <w:lang w:val="en-US"/>
              </w:rPr>
            </w:rPrChange>
          </w:rPr>
          <w:t>와</w:t>
        </w:r>
      </w:ins>
      <w:ins w:id="22648" w:author="박 진상" w:date="2019-10-09T14:45:00Z">
        <w:r w:rsidRPr="002646CB">
          <w:rPr>
            <w:rFonts w:ascii="바탕" w:hAnsi="바탕" w:hint="eastAsia"/>
            <w:lang w:val="en-US"/>
            <w:rPrChange w:id="22649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 xml:space="preserve"> </w:t>
        </w:r>
      </w:ins>
      <w:ins w:id="22650" w:author="박 진상" w:date="2019-10-28T18:26:00Z">
        <w:r w:rsidR="00DC4888" w:rsidRPr="002646CB">
          <w:rPr>
            <w:rFonts w:ascii="바탕" w:hAnsi="바탕" w:hint="eastAsia"/>
            <w:lang w:val="en-US"/>
            <w:rPrChange w:id="22651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변동지표</w:t>
        </w:r>
      </w:ins>
      <w:ins w:id="22652" w:author="박 진상" w:date="2019-10-09T14:45:00Z">
        <w:r w:rsidRPr="002646CB">
          <w:rPr>
            <w:rFonts w:ascii="바탕" w:hAnsi="바탕" w:hint="eastAsia"/>
            <w:lang w:val="en-US"/>
            <w:rPrChange w:id="22653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를 활용함으로써 상호연관성 분석에 따른 수익지표</w:t>
        </w:r>
        <w:r w:rsidRPr="002646CB">
          <w:rPr>
            <w:rFonts w:ascii="바탕" w:hAnsi="바탕"/>
            <w:lang w:val="en-US"/>
            <w:rPrChange w:id="22654" w:author="ETRI-김종원" w:date="2019-12-10T10:44:00Z">
              <w:rPr>
                <w:rFonts w:ascii="바탕" w:hAnsi="바탕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22655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 xml:space="preserve">경향성을 산출할 수 있고 </w:t>
        </w:r>
      </w:ins>
      <w:ins w:id="22656" w:author="박 진상" w:date="2019-10-09T14:46:00Z">
        <w:r w:rsidRPr="002646CB">
          <w:rPr>
            <w:rFonts w:ascii="바탕" w:hAnsi="바탕" w:hint="eastAsia"/>
            <w:lang w:val="en-US"/>
            <w:rPrChange w:id="22657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E</w:t>
        </w:r>
        <w:r w:rsidRPr="002646CB">
          <w:rPr>
            <w:rFonts w:ascii="바탕" w:hAnsi="바탕"/>
            <w:lang w:val="en-US"/>
            <w:rPrChange w:id="22658" w:author="ETRI-김종원" w:date="2019-12-10T10:44:00Z">
              <w:rPr>
                <w:rFonts w:ascii="바탕" w:hAnsi="바탕"/>
                <w:lang w:val="en-US"/>
              </w:rPr>
            </w:rPrChange>
          </w:rPr>
          <w:t xml:space="preserve">ES </w:t>
        </w:r>
        <w:r w:rsidRPr="002646CB">
          <w:rPr>
            <w:rFonts w:ascii="바탕" w:hAnsi="바탕" w:hint="eastAsia"/>
            <w:lang w:val="en-US"/>
            <w:rPrChange w:id="22659" w:author="ETRI-김종원" w:date="2019-12-10T10:44:00Z">
              <w:rPr>
                <w:rFonts w:ascii="바탕" w:hAnsi="바탕" w:hint="eastAsia"/>
                <w:lang w:val="en-US"/>
              </w:rPr>
            </w:rPrChange>
          </w:rPr>
          <w:t>용량에 따른 수익 및 수익변화 경향성을 확인 할 수 있다.</w:t>
        </w:r>
        <w:r w:rsidRPr="002646CB">
          <w:rPr>
            <w:rFonts w:ascii="바탕" w:hAnsi="바탕"/>
            <w:lang w:val="en-US"/>
            <w:rPrChange w:id="22660" w:author="ETRI-김종원" w:date="2019-12-10T10:44:00Z">
              <w:rPr>
                <w:rFonts w:ascii="바탕" w:hAnsi="바탕"/>
                <w:lang w:val="en-US"/>
              </w:rPr>
            </w:rPrChange>
          </w:rPr>
          <w:t xml:space="preserve"> </w:t>
        </w:r>
      </w:ins>
    </w:p>
    <w:p w14:paraId="780F9442" w14:textId="3AADE875" w:rsidR="00D00AD0" w:rsidRPr="002646CB" w:rsidRDefault="00D00AD0" w:rsidP="003A525D">
      <w:pPr>
        <w:rPr>
          <w:ins w:id="22661" w:author="박 진상" w:date="2019-10-08T06:55:00Z"/>
          <w:rFonts w:ascii="바탕" w:hAnsi="바탕"/>
          <w:i/>
          <w:sz w:val="28"/>
          <w:rPrChange w:id="22662" w:author="ETRI-김종원" w:date="2019-12-10T10:44:00Z">
            <w:rPr>
              <w:ins w:id="22663" w:author="박 진상" w:date="2019-10-08T06:55:00Z"/>
              <w:i/>
              <w:sz w:val="28"/>
            </w:rPr>
          </w:rPrChange>
        </w:rPr>
      </w:pPr>
    </w:p>
    <w:p w14:paraId="632CA822" w14:textId="4C4B1764" w:rsidR="00D2456E" w:rsidRPr="002646CB" w:rsidDel="00087689" w:rsidRDefault="00D2456E" w:rsidP="003A525D">
      <w:pPr>
        <w:rPr>
          <w:del w:id="22664" w:author="박 진상" w:date="2019-10-08T06:13:00Z"/>
          <w:rPrChange w:id="22665" w:author="ETRI-김종원" w:date="2019-12-10T10:44:00Z">
            <w:rPr>
              <w:del w:id="22666" w:author="박 진상" w:date="2019-10-08T06:13:00Z"/>
            </w:rPr>
          </w:rPrChange>
        </w:rPr>
      </w:pPr>
    </w:p>
    <w:p w14:paraId="433B0DD2" w14:textId="2484ECEA" w:rsidR="003A525D" w:rsidRPr="002646CB" w:rsidDel="00087689" w:rsidRDefault="003A525D" w:rsidP="003A525D">
      <w:pPr>
        <w:rPr>
          <w:del w:id="22667" w:author="박 진상" w:date="2019-10-08T06:13:00Z"/>
          <w:rPrChange w:id="22668" w:author="ETRI-김종원" w:date="2019-12-10T10:44:00Z">
            <w:rPr>
              <w:del w:id="22669" w:author="박 진상" w:date="2019-10-08T06:13:00Z"/>
            </w:rPr>
          </w:rPrChange>
        </w:rPr>
      </w:pPr>
      <w:del w:id="22670" w:author="박 진상" w:date="2019-10-08T06:13:00Z">
        <w:r w:rsidRPr="002646CB" w:rsidDel="00087689">
          <w:rPr>
            <w:rPrChange w:id="22671" w:author="ETRI-김종원" w:date="2019-12-10T10:44:00Z">
              <w:rPr/>
            </w:rPrChange>
          </w:rPr>
          <w:delText>이</w:delText>
        </w:r>
        <w:r w:rsidRPr="002646CB" w:rsidDel="00087689">
          <w:rPr>
            <w:rPrChange w:id="2267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673" w:author="ETRI-김종원" w:date="2019-12-10T10:44:00Z">
              <w:rPr/>
            </w:rPrChange>
          </w:rPr>
          <w:delText>유스케이스는</w:delText>
        </w:r>
        <w:r w:rsidRPr="002646CB" w:rsidDel="00087689">
          <w:rPr>
            <w:rPrChange w:id="2267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675" w:author="ETRI-김종원" w:date="2019-12-10T10:44:00Z">
              <w:rPr/>
            </w:rPrChange>
          </w:rPr>
          <w:delText>총</w:delText>
        </w:r>
        <w:r w:rsidRPr="002646CB" w:rsidDel="00087689">
          <w:rPr>
            <w:rPrChange w:id="2267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Fonts w:hint="eastAsia"/>
            <w:rPrChange w:id="22677" w:author="ETRI-김종원" w:date="2019-12-10T10:44:00Z">
              <w:rPr>
                <w:rFonts w:hint="eastAsia"/>
              </w:rPr>
            </w:rPrChange>
          </w:rPr>
          <w:delText>6</w:delText>
        </w:r>
        <w:r w:rsidR="00064367" w:rsidRPr="002646CB" w:rsidDel="00087689">
          <w:rPr>
            <w:lang w:val="en-US"/>
            <w:rPrChange w:id="22678" w:author="ETRI-김종원" w:date="2019-12-10T10:44:00Z">
              <w:rPr>
                <w:lang w:val="en-US"/>
              </w:rPr>
            </w:rPrChange>
          </w:rPr>
          <w:delText> </w:delText>
        </w:r>
        <w:r w:rsidRPr="002646CB" w:rsidDel="00087689">
          <w:rPr>
            <w:rPrChange w:id="22679" w:author="ETRI-김종원" w:date="2019-12-10T10:44:00Z">
              <w:rPr/>
            </w:rPrChange>
          </w:rPr>
          <w:delText>개의</w:delText>
        </w:r>
        <w:r w:rsidRPr="002646CB" w:rsidDel="00087689">
          <w:rPr>
            <w:rPrChange w:id="2268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681" w:author="ETRI-김종원" w:date="2019-12-10T10:44:00Z">
              <w:rPr/>
            </w:rPrChange>
          </w:rPr>
          <w:delText>시나리오</w:delText>
        </w:r>
        <w:r w:rsidR="00AF6F89" w:rsidRPr="002646CB" w:rsidDel="00087689">
          <w:rPr>
            <w:rFonts w:hint="eastAsia"/>
            <w:rPrChange w:id="22682" w:author="ETRI-김종원" w:date="2019-12-10T10:44:00Z">
              <w:rPr>
                <w:rFonts w:hint="eastAsia"/>
              </w:rPr>
            </w:rPrChange>
          </w:rPr>
          <w:delText>로</w:delText>
        </w:r>
        <w:r w:rsidR="00AF6F89" w:rsidRPr="002646CB" w:rsidDel="00087689">
          <w:rPr>
            <w:rFonts w:hint="eastAsia"/>
            <w:rPrChange w:id="226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F6F89" w:rsidRPr="002646CB" w:rsidDel="00087689">
          <w:rPr>
            <w:rFonts w:hint="eastAsia"/>
            <w:rPrChange w:id="22684" w:author="ETRI-김종원" w:date="2019-12-10T10:44:00Z">
              <w:rPr>
                <w:rFonts w:hint="eastAsia"/>
              </w:rPr>
            </w:rPrChange>
          </w:rPr>
          <w:delText>구성되어</w:delText>
        </w:r>
        <w:r w:rsidR="00AF6F89" w:rsidRPr="002646CB" w:rsidDel="00087689">
          <w:rPr>
            <w:rFonts w:hint="eastAsia"/>
            <w:rPrChange w:id="226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F6F89" w:rsidRPr="002646CB" w:rsidDel="00087689">
          <w:rPr>
            <w:rFonts w:hint="eastAsia"/>
            <w:rPrChange w:id="22686" w:author="ETRI-김종원" w:date="2019-12-10T10:44:00Z">
              <w:rPr>
                <w:rFonts w:hint="eastAsia"/>
              </w:rPr>
            </w:rPrChange>
          </w:rPr>
          <w:delText>있다</w:delText>
        </w:r>
        <w:r w:rsidR="00AF6F89" w:rsidRPr="002646CB" w:rsidDel="00087689">
          <w:rPr>
            <w:rFonts w:hint="eastAsia"/>
            <w:rPrChange w:id="22687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4B8E1997" w14:textId="1A819CE2" w:rsidR="00700996" w:rsidRPr="002646CB" w:rsidDel="00087689" w:rsidRDefault="00700996" w:rsidP="003A525D">
      <w:pPr>
        <w:rPr>
          <w:del w:id="22688" w:author="박 진상" w:date="2019-10-08T06:13:00Z"/>
          <w:rPrChange w:id="22689" w:author="ETRI-김종원" w:date="2019-12-10T10:44:00Z">
            <w:rPr>
              <w:del w:id="22690" w:author="박 진상" w:date="2019-10-08T06:13:00Z"/>
            </w:rPr>
          </w:rPrChange>
        </w:rPr>
      </w:pPr>
    </w:p>
    <w:p w14:paraId="257889B4" w14:textId="337F2663" w:rsidR="003A525D" w:rsidRPr="002646CB" w:rsidDel="00087689" w:rsidRDefault="00AF6F89" w:rsidP="00737668">
      <w:pPr>
        <w:pStyle w:val="af6"/>
        <w:numPr>
          <w:ilvl w:val="2"/>
          <w:numId w:val="23"/>
        </w:numPr>
        <w:ind w:leftChars="0"/>
        <w:rPr>
          <w:del w:id="22691" w:author="박 진상" w:date="2019-10-08T06:13:00Z"/>
          <w:rPrChange w:id="22692" w:author="ETRI-김종원" w:date="2019-12-10T10:44:00Z">
            <w:rPr>
              <w:del w:id="22693" w:author="박 진상" w:date="2019-10-08T06:13:00Z"/>
            </w:rPr>
          </w:rPrChange>
        </w:rPr>
      </w:pPr>
      <w:del w:id="22694" w:author="박 진상" w:date="2019-10-08T06:13:00Z">
        <w:r w:rsidRPr="002646CB" w:rsidDel="00087689">
          <w:rPr>
            <w:rFonts w:hint="eastAsia"/>
            <w:rPrChange w:id="22695" w:author="ETRI-김종원" w:date="2019-12-10T10:44:00Z">
              <w:rPr>
                <w:rFonts w:hint="eastAsia"/>
              </w:rPr>
            </w:rPrChange>
          </w:rPr>
          <w:delText>시나리오</w:delText>
        </w:r>
        <w:r w:rsidRPr="002646CB" w:rsidDel="00087689">
          <w:rPr>
            <w:rFonts w:hint="eastAsia"/>
            <w:rPrChange w:id="22696" w:author="ETRI-김종원" w:date="2019-12-10T10:44:00Z">
              <w:rPr>
                <w:rFonts w:hint="eastAsia"/>
              </w:rPr>
            </w:rPrChange>
          </w:rPr>
          <w:delText xml:space="preserve"> 1 :</w:delText>
        </w:r>
        <w:r w:rsidR="003A525D" w:rsidRPr="002646CB" w:rsidDel="00087689">
          <w:rPr>
            <w:rFonts w:hint="eastAsia"/>
            <w:rPrChange w:id="226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64367" w:rsidRPr="002646CB" w:rsidDel="00087689">
          <w:rPr>
            <w:rFonts w:hint="eastAsia"/>
            <w:rPrChange w:id="22698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2699" w:author="ETRI-김종원" w:date="2019-12-10T10:44:00Z">
              <w:rPr/>
            </w:rPrChange>
          </w:rPr>
          <w:delText>운전</w:delText>
        </w:r>
        <w:r w:rsidRPr="002646CB" w:rsidDel="00087689">
          <w:rPr>
            <w:rFonts w:hint="eastAsia"/>
            <w:rPrChange w:id="2270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2701" w:author="ETRI-김종원" w:date="2019-12-10T10:44:00Z">
              <w:rPr>
                <w:rFonts w:hint="eastAsia"/>
              </w:rPr>
            </w:rPrChange>
          </w:rPr>
          <w:delText>모드</w:delText>
        </w:r>
        <w:r w:rsidR="003A525D" w:rsidRPr="002646CB" w:rsidDel="00087689">
          <w:rPr>
            <w:rPrChange w:id="22702" w:author="ETRI-김종원" w:date="2019-12-10T10:44:00Z">
              <w:rPr/>
            </w:rPrChange>
          </w:rPr>
          <w:delText xml:space="preserve"> </w:delText>
        </w:r>
        <w:r w:rsidR="009211F0" w:rsidRPr="002646CB" w:rsidDel="00087689">
          <w:rPr>
            <w:rPrChange w:id="22703" w:author="ETRI-김종원" w:date="2019-12-10T10:44:00Z">
              <w:rPr/>
            </w:rPrChange>
          </w:rPr>
          <w:delText>전환</w:delText>
        </w:r>
        <w:r w:rsidR="003A525D" w:rsidRPr="002646CB" w:rsidDel="00087689">
          <w:rPr>
            <w:rFonts w:hint="eastAsia"/>
            <w:rPrChange w:id="22704" w:author="ETRI-김종원" w:date="2019-12-10T10:44:00Z">
              <w:rPr>
                <w:rFonts w:hint="eastAsia"/>
              </w:rPr>
            </w:rPrChange>
          </w:rPr>
          <w:delText>(</w:delText>
        </w:r>
        <w:r w:rsidR="003A525D" w:rsidRPr="002646CB" w:rsidDel="00087689">
          <w:rPr>
            <w:rPrChange w:id="22705" w:author="ETRI-김종원" w:date="2019-12-10T10:44:00Z">
              <w:rPr/>
            </w:rPrChange>
          </w:rPr>
          <w:delText>시나리오</w:delText>
        </w:r>
        <w:r w:rsidR="003A525D" w:rsidRPr="002646CB" w:rsidDel="00087689">
          <w:rPr>
            <w:rPrChange w:id="2270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Fonts w:hint="eastAsia"/>
            <w:rPrChange w:id="22707" w:author="ETRI-김종원" w:date="2019-12-10T10:44:00Z">
              <w:rPr>
                <w:rFonts w:hint="eastAsia"/>
              </w:rPr>
            </w:rPrChange>
          </w:rPr>
          <w:delText>1)</w:delText>
        </w:r>
      </w:del>
    </w:p>
    <w:p w14:paraId="7D60B260" w14:textId="4D013F83" w:rsidR="003A525D" w:rsidRPr="002646CB" w:rsidDel="00087689" w:rsidRDefault="00AF6F89" w:rsidP="00AF6F89">
      <w:pPr>
        <w:pStyle w:val="af6"/>
        <w:numPr>
          <w:ilvl w:val="2"/>
          <w:numId w:val="23"/>
        </w:numPr>
        <w:ind w:leftChars="0"/>
        <w:rPr>
          <w:del w:id="22708" w:author="박 진상" w:date="2019-10-08T06:13:00Z"/>
          <w:rPrChange w:id="22709" w:author="ETRI-김종원" w:date="2019-12-10T10:44:00Z">
            <w:rPr>
              <w:del w:id="22710" w:author="박 진상" w:date="2019-10-08T06:13:00Z"/>
            </w:rPr>
          </w:rPrChange>
        </w:rPr>
      </w:pPr>
      <w:del w:id="22711" w:author="박 진상" w:date="2019-10-08T06:13:00Z">
        <w:r w:rsidRPr="002646CB" w:rsidDel="00087689">
          <w:rPr>
            <w:rFonts w:hint="eastAsia"/>
            <w:rPrChange w:id="22712" w:author="ETRI-김종원" w:date="2019-12-10T10:44:00Z">
              <w:rPr>
                <w:rFonts w:hint="eastAsia"/>
              </w:rPr>
            </w:rPrChange>
          </w:rPr>
          <w:delText>시나리오</w:delText>
        </w:r>
        <w:r w:rsidRPr="002646CB" w:rsidDel="00087689">
          <w:rPr>
            <w:rFonts w:hint="eastAsia"/>
            <w:rPrChange w:id="22713" w:author="ETRI-김종원" w:date="2019-12-10T10:44:00Z">
              <w:rPr>
                <w:rFonts w:hint="eastAsia"/>
              </w:rPr>
            </w:rPrChange>
          </w:rPr>
          <w:delText xml:space="preserve"> 2 : </w:delText>
        </w:r>
        <w:r w:rsidR="003A525D" w:rsidRPr="002646CB" w:rsidDel="00087689">
          <w:rPr>
            <w:rPrChange w:id="22714" w:author="ETRI-김종원" w:date="2019-12-10T10:44:00Z">
              <w:rPr/>
            </w:rPrChange>
          </w:rPr>
          <w:delText>공급</w:delText>
        </w:r>
        <w:r w:rsidR="003A525D" w:rsidRPr="002646CB" w:rsidDel="00087689">
          <w:rPr>
            <w:rPrChange w:id="2271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16" w:author="ETRI-김종원" w:date="2019-12-10T10:44:00Z">
              <w:rPr/>
            </w:rPrChange>
          </w:rPr>
          <w:delText>중단이</w:delText>
        </w:r>
        <w:r w:rsidR="003A525D" w:rsidRPr="002646CB" w:rsidDel="00087689">
          <w:rPr>
            <w:rPrChange w:id="2271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18" w:author="ETRI-김종원" w:date="2019-12-10T10:44:00Z">
              <w:rPr/>
            </w:rPrChange>
          </w:rPr>
          <w:delText>계획되거나</w:delText>
        </w:r>
        <w:r w:rsidR="003A525D" w:rsidRPr="002646CB" w:rsidDel="00087689">
          <w:rPr>
            <w:rPrChange w:id="2271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20" w:author="ETRI-김종원" w:date="2019-12-10T10:44:00Z">
              <w:rPr/>
            </w:rPrChange>
          </w:rPr>
          <w:delText>계통</w:delText>
        </w:r>
        <w:r w:rsidR="003A525D" w:rsidRPr="002646CB" w:rsidDel="00087689">
          <w:rPr>
            <w:rPrChange w:id="2272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22" w:author="ETRI-김종원" w:date="2019-12-10T10:44:00Z">
              <w:rPr/>
            </w:rPrChange>
          </w:rPr>
          <w:delText>장애가</w:delText>
        </w:r>
        <w:r w:rsidR="003A525D" w:rsidRPr="002646CB" w:rsidDel="00087689">
          <w:rPr>
            <w:rPrChange w:id="2272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24" w:author="ETRI-김종원" w:date="2019-12-10T10:44:00Z">
              <w:rPr/>
            </w:rPrChange>
          </w:rPr>
          <w:delText>예상되는</w:delText>
        </w:r>
        <w:r w:rsidR="003A525D" w:rsidRPr="002646CB" w:rsidDel="00087689">
          <w:rPr>
            <w:rPrChange w:id="2272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26" w:author="ETRI-김종원" w:date="2019-12-10T10:44:00Z">
              <w:rPr/>
            </w:rPrChange>
          </w:rPr>
          <w:delText>경우</w:delText>
        </w:r>
        <w:r w:rsidR="003A525D" w:rsidRPr="002646CB" w:rsidDel="00087689">
          <w:rPr>
            <w:rPrChange w:id="2272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28" w:author="ETRI-김종원" w:date="2019-12-10T10:44:00Z">
              <w:rPr/>
            </w:rPrChange>
          </w:rPr>
          <w:delText>예방적인</w:delText>
        </w:r>
        <w:r w:rsidR="003A525D" w:rsidRPr="002646CB" w:rsidDel="00087689">
          <w:rPr>
            <w:rPrChange w:id="22729" w:author="ETRI-김종원" w:date="2019-12-10T10:44:00Z">
              <w:rPr/>
            </w:rPrChange>
          </w:rPr>
          <w:delText xml:space="preserve"> </w:delText>
        </w:r>
        <w:r w:rsidR="00064367" w:rsidRPr="002646CB" w:rsidDel="00087689">
          <w:rPr>
            <w:rFonts w:hint="eastAsia"/>
            <w:rPrChange w:id="22730" w:author="ETRI-김종원" w:date="2019-12-10T10:44:00Z">
              <w:rPr>
                <w:rFonts w:hint="eastAsia"/>
              </w:rPr>
            </w:rPrChange>
          </w:rPr>
          <w:delText>독립</w:delText>
        </w:r>
        <w:r w:rsidR="00077FD3" w:rsidRPr="002646CB" w:rsidDel="00087689">
          <w:rPr>
            <w:rFonts w:hint="eastAsia"/>
            <w:rPrChange w:id="22731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6B0A3B44" w14:textId="5301BE00" w:rsidR="00AF6F89" w:rsidRPr="002646CB" w:rsidDel="00087689" w:rsidRDefault="00AF6F89" w:rsidP="00AF6F89">
      <w:pPr>
        <w:pStyle w:val="af6"/>
        <w:numPr>
          <w:ilvl w:val="2"/>
          <w:numId w:val="23"/>
        </w:numPr>
        <w:ind w:leftChars="0"/>
        <w:rPr>
          <w:del w:id="22732" w:author="박 진상" w:date="2019-10-08T06:13:00Z"/>
          <w:rPrChange w:id="22733" w:author="ETRI-김종원" w:date="2019-12-10T10:44:00Z">
            <w:rPr>
              <w:del w:id="22734" w:author="박 진상" w:date="2019-10-08T06:13:00Z"/>
            </w:rPr>
          </w:rPrChange>
        </w:rPr>
      </w:pPr>
      <w:del w:id="22735" w:author="박 진상" w:date="2019-10-08T06:13:00Z">
        <w:r w:rsidRPr="002646CB" w:rsidDel="00087689">
          <w:rPr>
            <w:rFonts w:hint="eastAsia"/>
            <w:rPrChange w:id="22736" w:author="ETRI-김종원" w:date="2019-12-10T10:44:00Z">
              <w:rPr>
                <w:rFonts w:hint="eastAsia"/>
              </w:rPr>
            </w:rPrChange>
          </w:rPr>
          <w:delText>시나리로</w:delText>
        </w:r>
        <w:r w:rsidRPr="002646CB" w:rsidDel="00087689">
          <w:rPr>
            <w:rFonts w:hint="eastAsia"/>
            <w:rPrChange w:id="22737" w:author="ETRI-김종원" w:date="2019-12-10T10:44:00Z">
              <w:rPr>
                <w:rFonts w:hint="eastAsia"/>
              </w:rPr>
            </w:rPrChange>
          </w:rPr>
          <w:delText xml:space="preserve"> 3 : </w:delText>
        </w:r>
        <w:r w:rsidRPr="002646CB" w:rsidDel="00087689">
          <w:rPr>
            <w:rFonts w:hint="eastAsia"/>
            <w:rPrChange w:id="22738" w:author="ETRI-김종원" w:date="2019-12-10T10:44:00Z">
              <w:rPr>
                <w:rFonts w:hint="eastAsia"/>
              </w:rPr>
            </w:rPrChange>
          </w:rPr>
          <w:delText>계</w:delText>
        </w:r>
        <w:r w:rsidR="003A525D" w:rsidRPr="002646CB" w:rsidDel="00087689">
          <w:rPr>
            <w:rPrChange w:id="22739" w:author="ETRI-김종원" w:date="2019-12-10T10:44:00Z">
              <w:rPr/>
            </w:rPrChange>
          </w:rPr>
          <w:delText>획되지</w:delText>
        </w:r>
        <w:r w:rsidR="003A525D" w:rsidRPr="002646CB" w:rsidDel="00087689">
          <w:rPr>
            <w:rPrChange w:id="227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41" w:author="ETRI-김종원" w:date="2019-12-10T10:44:00Z">
              <w:rPr/>
            </w:rPrChange>
          </w:rPr>
          <w:delText>않은</w:delText>
        </w:r>
        <w:r w:rsidR="003A525D" w:rsidRPr="002646CB" w:rsidDel="00087689">
          <w:rPr>
            <w:rPrChange w:id="22742" w:author="ETRI-김종원" w:date="2019-12-10T10:44:00Z">
              <w:rPr/>
            </w:rPrChange>
          </w:rPr>
          <w:delText xml:space="preserve"> </w:delText>
        </w:r>
        <w:r w:rsidR="00FE3106" w:rsidRPr="002646CB" w:rsidDel="00087689">
          <w:rPr>
            <w:rFonts w:hint="eastAsia"/>
            <w:rPrChange w:id="22743" w:author="ETRI-김종원" w:date="2019-12-10T10:44:00Z">
              <w:rPr>
                <w:rFonts w:hint="eastAsia"/>
              </w:rPr>
            </w:rPrChange>
          </w:rPr>
          <w:delText>계통</w:delText>
        </w:r>
        <w:r w:rsidR="003A525D" w:rsidRPr="002646CB" w:rsidDel="00087689">
          <w:rPr>
            <w:rPrChange w:id="227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45" w:author="ETRI-김종원" w:date="2019-12-10T10:44:00Z">
              <w:rPr/>
            </w:rPrChange>
          </w:rPr>
          <w:delText>오류</w:delText>
        </w:r>
        <w:r w:rsidR="003A525D" w:rsidRPr="002646CB" w:rsidDel="00087689">
          <w:rPr>
            <w:rPrChange w:id="2274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47" w:author="ETRI-김종원" w:date="2019-12-10T10:44:00Z">
              <w:rPr/>
            </w:rPrChange>
          </w:rPr>
          <w:delText>발생시</w:delText>
        </w:r>
        <w:r w:rsidR="003A525D" w:rsidRPr="002646CB" w:rsidDel="00087689">
          <w:rPr>
            <w:rPrChange w:id="2274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49" w:author="ETRI-김종원" w:date="2019-12-10T10:44:00Z">
              <w:rPr/>
            </w:rPrChange>
          </w:rPr>
          <w:delText>자동화</w:delText>
        </w:r>
        <w:r w:rsidR="003A525D" w:rsidRPr="002646CB" w:rsidDel="00087689">
          <w:rPr>
            <w:rPrChange w:id="2275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51" w:author="ETRI-김종원" w:date="2019-12-10T10:44:00Z">
              <w:rPr/>
            </w:rPrChange>
          </w:rPr>
          <w:delText>된</w:delText>
        </w:r>
        <w:r w:rsidR="003A525D" w:rsidRPr="002646CB" w:rsidDel="00087689">
          <w:rPr>
            <w:rPrChange w:id="22752" w:author="ETRI-김종원" w:date="2019-12-10T10:44:00Z">
              <w:rPr/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2753" w:author="ETRI-김종원" w:date="2019-12-10T10:44:00Z">
              <w:rPr>
                <w:rFonts w:hint="eastAsia"/>
              </w:rPr>
            </w:rPrChange>
          </w:rPr>
          <w:delText>독립운전</w:delText>
        </w:r>
        <w:r w:rsidR="00077FD3" w:rsidRPr="002646CB" w:rsidDel="00087689">
          <w:rPr>
            <w:rFonts w:hint="eastAsia"/>
            <w:rPrChange w:id="2275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3A525D" w:rsidRPr="002646CB" w:rsidDel="00087689">
          <w:rPr>
            <w:rPrChange w:id="22755" w:author="ETRI-김종원" w:date="2019-12-10T10:44:00Z">
              <w:rPr/>
            </w:rPrChange>
          </w:rPr>
          <w:delText>계획</w:delText>
        </w:r>
      </w:del>
    </w:p>
    <w:p w14:paraId="268EEF80" w14:textId="1C760C8E" w:rsidR="003A525D" w:rsidRPr="002646CB" w:rsidDel="00087689" w:rsidRDefault="00AF6F89" w:rsidP="00AF6F89">
      <w:pPr>
        <w:pStyle w:val="af6"/>
        <w:numPr>
          <w:ilvl w:val="2"/>
          <w:numId w:val="23"/>
        </w:numPr>
        <w:ind w:leftChars="0"/>
        <w:rPr>
          <w:del w:id="22756" w:author="박 진상" w:date="2019-10-08T06:13:00Z"/>
          <w:rPrChange w:id="22757" w:author="ETRI-김종원" w:date="2019-12-10T10:44:00Z">
            <w:rPr>
              <w:del w:id="22758" w:author="박 진상" w:date="2019-10-08T06:13:00Z"/>
            </w:rPr>
          </w:rPrChange>
        </w:rPr>
      </w:pPr>
      <w:del w:id="22759" w:author="박 진상" w:date="2019-10-08T06:13:00Z">
        <w:r w:rsidRPr="002646CB" w:rsidDel="00087689">
          <w:rPr>
            <w:rFonts w:hint="eastAsia"/>
            <w:rPrChange w:id="22760" w:author="ETRI-김종원" w:date="2019-12-10T10:44:00Z">
              <w:rPr>
                <w:rFonts w:hint="eastAsia"/>
              </w:rPr>
            </w:rPrChange>
          </w:rPr>
          <w:delText>시나리오</w:delText>
        </w:r>
        <w:r w:rsidRPr="002646CB" w:rsidDel="00087689">
          <w:rPr>
            <w:rFonts w:hint="eastAsia"/>
            <w:rPrChange w:id="22761" w:author="ETRI-김종원" w:date="2019-12-10T10:44:00Z">
              <w:rPr>
                <w:rFonts w:hint="eastAsia"/>
              </w:rPr>
            </w:rPrChange>
          </w:rPr>
          <w:delText xml:space="preserve"> 4 : </w:delText>
        </w:r>
        <w:r w:rsidRPr="002646CB" w:rsidDel="00087689">
          <w:rPr>
            <w:rFonts w:hint="eastAsia"/>
            <w:rPrChange w:id="22762" w:author="ETRI-김종원" w:date="2019-12-10T10:44:00Z">
              <w:rPr>
                <w:rFonts w:hint="eastAsia"/>
              </w:rPr>
            </w:rPrChange>
          </w:rPr>
          <w:delText>자</w:delText>
        </w:r>
        <w:r w:rsidR="00BD1382" w:rsidRPr="002646CB" w:rsidDel="00087689">
          <w:rPr>
            <w:rFonts w:hint="eastAsia"/>
            <w:rPrChange w:id="22763" w:author="ETRI-김종원" w:date="2019-12-10T10:44:00Z">
              <w:rPr>
                <w:rFonts w:hint="eastAsia"/>
              </w:rPr>
            </w:rPrChange>
          </w:rPr>
          <w:delText>체</w:delText>
        </w:r>
        <w:r w:rsidR="003A525D" w:rsidRPr="002646CB" w:rsidDel="00087689">
          <w:rPr>
            <w:rPrChange w:id="22764" w:author="ETRI-김종원" w:date="2019-12-10T10:44:00Z">
              <w:rPr/>
            </w:rPrChange>
          </w:rPr>
          <w:delText>기동</w:delText>
        </w:r>
        <w:r w:rsidR="003A525D" w:rsidRPr="002646CB" w:rsidDel="00087689">
          <w:rPr>
            <w:rPrChange w:id="2276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66" w:author="ETRI-김종원" w:date="2019-12-10T10:44:00Z">
              <w:rPr/>
            </w:rPrChange>
          </w:rPr>
          <w:delText>오류가</w:delText>
        </w:r>
        <w:r w:rsidR="003A525D" w:rsidRPr="002646CB" w:rsidDel="00087689">
          <w:rPr>
            <w:rPrChange w:id="2276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68" w:author="ETRI-김종원" w:date="2019-12-10T10:44:00Z">
              <w:rPr/>
            </w:rPrChange>
          </w:rPr>
          <w:delText>발생한</w:delText>
        </w:r>
        <w:r w:rsidR="003A525D" w:rsidRPr="002646CB" w:rsidDel="00087689">
          <w:rPr>
            <w:rPrChange w:id="2276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70" w:author="ETRI-김종원" w:date="2019-12-10T10:44:00Z">
              <w:rPr/>
            </w:rPrChange>
          </w:rPr>
          <w:delText>후</w:delText>
        </w:r>
        <w:r w:rsidR="003A525D" w:rsidRPr="002646CB" w:rsidDel="00087689">
          <w:rPr>
            <w:rPrChange w:id="2277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72" w:author="ETRI-김종원" w:date="2019-12-10T10:44:00Z">
              <w:rPr/>
            </w:rPrChange>
          </w:rPr>
          <w:delText>재</w:delText>
        </w:r>
        <w:r w:rsidR="003A525D" w:rsidRPr="002646CB" w:rsidDel="00087689">
          <w:rPr>
            <w:rPrChange w:id="2277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74" w:author="ETRI-김종원" w:date="2019-12-10T10:44:00Z">
              <w:rPr/>
            </w:rPrChange>
          </w:rPr>
          <w:delText>공급</w:delText>
        </w:r>
        <w:r w:rsidR="003A525D" w:rsidRPr="002646CB" w:rsidDel="00087689">
          <w:rPr>
            <w:rPrChange w:id="2277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76" w:author="ETRI-김종원" w:date="2019-12-10T10:44:00Z">
              <w:rPr/>
            </w:rPrChange>
          </w:rPr>
          <w:delText>부하로</w:delText>
        </w:r>
        <w:r w:rsidR="003A525D" w:rsidRPr="002646CB" w:rsidDel="00087689">
          <w:rPr>
            <w:rPrChange w:id="2277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78" w:author="ETRI-김종원" w:date="2019-12-10T10:44:00Z">
              <w:rPr/>
            </w:rPrChange>
          </w:rPr>
          <w:delText>복구</w:delText>
        </w:r>
        <w:r w:rsidR="003A525D" w:rsidRPr="002646CB" w:rsidDel="00087689">
          <w:rPr>
            <w:rPrChange w:id="2277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80" w:author="ETRI-김종원" w:date="2019-12-10T10:44:00Z">
              <w:rPr/>
            </w:rPrChange>
          </w:rPr>
          <w:delText>시작</w:delText>
        </w:r>
      </w:del>
    </w:p>
    <w:p w14:paraId="5486CC47" w14:textId="4B07A7E0" w:rsidR="003A525D" w:rsidRPr="002646CB" w:rsidDel="00087689" w:rsidRDefault="00AF6F89" w:rsidP="00737668">
      <w:pPr>
        <w:pStyle w:val="af6"/>
        <w:numPr>
          <w:ilvl w:val="2"/>
          <w:numId w:val="23"/>
        </w:numPr>
        <w:ind w:leftChars="0"/>
        <w:rPr>
          <w:del w:id="22781" w:author="박 진상" w:date="2019-10-08T06:13:00Z"/>
          <w:rPrChange w:id="22782" w:author="ETRI-김종원" w:date="2019-12-10T10:44:00Z">
            <w:rPr>
              <w:del w:id="22783" w:author="박 진상" w:date="2019-10-08T06:13:00Z"/>
            </w:rPr>
          </w:rPrChange>
        </w:rPr>
      </w:pPr>
      <w:del w:id="22784" w:author="박 진상" w:date="2019-10-08T06:13:00Z">
        <w:r w:rsidRPr="002646CB" w:rsidDel="00087689">
          <w:rPr>
            <w:rFonts w:hint="eastAsia"/>
            <w:rPrChange w:id="22785" w:author="ETRI-김종원" w:date="2019-12-10T10:44:00Z">
              <w:rPr>
                <w:rFonts w:hint="eastAsia"/>
              </w:rPr>
            </w:rPrChange>
          </w:rPr>
          <w:delText>시나리오</w:delText>
        </w:r>
        <w:r w:rsidRPr="002646CB" w:rsidDel="00087689">
          <w:rPr>
            <w:rFonts w:hint="eastAsia"/>
            <w:rPrChange w:id="22786" w:author="ETRI-김종원" w:date="2019-12-10T10:44:00Z">
              <w:rPr>
                <w:rFonts w:hint="eastAsia"/>
              </w:rPr>
            </w:rPrChange>
          </w:rPr>
          <w:delText xml:space="preserve"> 5 : </w:delText>
        </w:r>
        <w:r w:rsidR="00064367" w:rsidRPr="002646CB" w:rsidDel="00087689">
          <w:rPr>
            <w:rFonts w:hint="eastAsia"/>
            <w:rPrChange w:id="22787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Fonts w:hint="eastAsia"/>
            <w:rPrChange w:id="22788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087689">
          <w:rPr>
            <w:rFonts w:hint="eastAsia"/>
            <w:rPrChange w:id="227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2790" w:author="ETRI-김종원" w:date="2019-12-10T10:44:00Z">
              <w:rPr>
                <w:rFonts w:hint="eastAsia"/>
              </w:rPr>
            </w:rPrChange>
          </w:rPr>
          <w:delText>모드</w:delText>
        </w:r>
        <w:r w:rsidR="003A525D" w:rsidRPr="002646CB" w:rsidDel="00087689">
          <w:rPr>
            <w:rPrChange w:id="2279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792" w:author="ETRI-김종원" w:date="2019-12-10T10:44:00Z">
              <w:rPr/>
            </w:rPrChange>
          </w:rPr>
          <w:delText>유지</w:delText>
        </w:r>
      </w:del>
    </w:p>
    <w:p w14:paraId="5257AFC6" w14:textId="6D2C9B1E" w:rsidR="003A525D" w:rsidRPr="002646CB" w:rsidDel="00087689" w:rsidRDefault="00AF6F89" w:rsidP="00737668">
      <w:pPr>
        <w:pStyle w:val="af6"/>
        <w:numPr>
          <w:ilvl w:val="2"/>
          <w:numId w:val="23"/>
        </w:numPr>
        <w:ind w:leftChars="0"/>
        <w:rPr>
          <w:del w:id="22793" w:author="박 진상" w:date="2019-10-08T06:13:00Z"/>
          <w:rPrChange w:id="22794" w:author="ETRI-김종원" w:date="2019-12-10T10:44:00Z">
            <w:rPr>
              <w:del w:id="22795" w:author="박 진상" w:date="2019-10-08T06:13:00Z"/>
            </w:rPr>
          </w:rPrChange>
        </w:rPr>
      </w:pPr>
      <w:del w:id="22796" w:author="박 진상" w:date="2019-10-08T06:13:00Z">
        <w:r w:rsidRPr="002646CB" w:rsidDel="00087689">
          <w:rPr>
            <w:rFonts w:hint="eastAsia"/>
            <w:rPrChange w:id="22797" w:author="ETRI-김종원" w:date="2019-12-10T10:44:00Z">
              <w:rPr>
                <w:rFonts w:hint="eastAsia"/>
              </w:rPr>
            </w:rPrChange>
          </w:rPr>
          <w:delText>시나리오</w:delText>
        </w:r>
        <w:r w:rsidRPr="002646CB" w:rsidDel="00087689">
          <w:rPr>
            <w:rFonts w:hint="eastAsia"/>
            <w:rPrChange w:id="22798" w:author="ETRI-김종원" w:date="2019-12-10T10:44:00Z">
              <w:rPr>
                <w:rFonts w:hint="eastAsia"/>
              </w:rPr>
            </w:rPrChange>
          </w:rPr>
          <w:delText xml:space="preserve"> 6 :</w:delText>
        </w:r>
        <w:r w:rsidR="003A525D" w:rsidRPr="002646CB" w:rsidDel="00087689">
          <w:rPr>
            <w:rFonts w:hint="eastAsia"/>
            <w:rPrChange w:id="227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2800" w:author="ETRI-김종원" w:date="2019-12-10T10:44:00Z">
              <w:rPr>
                <w:rFonts w:hint="eastAsia"/>
              </w:rPr>
            </w:rPrChange>
          </w:rPr>
          <w:delText>주</w:delText>
        </w:r>
        <w:r w:rsidRPr="002646CB" w:rsidDel="00087689">
          <w:rPr>
            <w:rFonts w:hint="eastAsia"/>
            <w:rPrChange w:id="2280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2802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Fonts w:hint="eastAsia"/>
            <w:rPrChange w:id="2280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3A525D" w:rsidRPr="002646CB" w:rsidDel="00087689">
          <w:rPr>
            <w:rPrChange w:id="22804" w:author="ETRI-김종원" w:date="2019-12-10T10:44:00Z">
              <w:rPr/>
            </w:rPrChange>
          </w:rPr>
          <w:delText>재</w:delText>
        </w:r>
        <w:r w:rsidR="003A525D" w:rsidRPr="002646CB" w:rsidDel="00087689">
          <w:rPr>
            <w:rPrChange w:id="2280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806" w:author="ETRI-김종원" w:date="2019-12-10T10:44:00Z">
              <w:rPr/>
            </w:rPrChange>
          </w:rPr>
          <w:delText>연</w:delText>
        </w:r>
        <w:r w:rsidR="00A933ED" w:rsidRPr="002646CB" w:rsidDel="00087689">
          <w:rPr>
            <w:rFonts w:hint="eastAsia"/>
            <w:rPrChange w:id="22807" w:author="ETRI-김종원" w:date="2019-12-10T10:44:00Z">
              <w:rPr>
                <w:rFonts w:hint="eastAsia"/>
              </w:rPr>
            </w:rPrChange>
          </w:rPr>
          <w:delText>계</w:delText>
        </w:r>
      </w:del>
    </w:p>
    <w:p w14:paraId="08FF1759" w14:textId="6347B0E0" w:rsidR="003A525D" w:rsidRPr="002646CB" w:rsidDel="00087689" w:rsidRDefault="003A525D" w:rsidP="003A525D">
      <w:pPr>
        <w:rPr>
          <w:del w:id="22808" w:author="박 진상" w:date="2019-10-08T06:13:00Z"/>
          <w:rPrChange w:id="22809" w:author="ETRI-김종원" w:date="2019-12-10T10:44:00Z">
            <w:rPr>
              <w:del w:id="22810" w:author="박 진상" w:date="2019-10-08T06:13:00Z"/>
            </w:rPr>
          </w:rPrChange>
        </w:rPr>
      </w:pPr>
    </w:p>
    <w:p w14:paraId="3D2F71B2" w14:textId="480B6901" w:rsidR="003A525D" w:rsidRPr="002646CB" w:rsidDel="00087689" w:rsidRDefault="003A525D" w:rsidP="003A525D">
      <w:pPr>
        <w:rPr>
          <w:del w:id="22811" w:author="박 진상" w:date="2019-10-08T06:13:00Z"/>
          <w:rPrChange w:id="22812" w:author="ETRI-김종원" w:date="2019-12-10T10:44:00Z">
            <w:rPr>
              <w:del w:id="22813" w:author="박 진상" w:date="2019-10-08T06:13:00Z"/>
            </w:rPr>
          </w:rPrChange>
        </w:rPr>
      </w:pPr>
      <w:del w:id="22814" w:author="박 진상" w:date="2019-10-08T06:13:00Z">
        <w:r w:rsidRPr="002646CB" w:rsidDel="00087689">
          <w:rPr>
            <w:rFonts w:ascii="돋움" w:eastAsia="돋움" w:hAnsi="돋움"/>
            <w:b/>
            <w:rPrChange w:id="22815" w:author="ETRI-김종원" w:date="2019-12-10T10:44:00Z">
              <w:rPr>
                <w:rFonts w:ascii="돋움" w:eastAsia="돋움" w:hAnsi="돋움"/>
                <w:b/>
              </w:rPr>
            </w:rPrChange>
          </w:rPr>
          <w:delText>시나리오</w:delText>
        </w:r>
        <w:r w:rsidR="00AF6F89" w:rsidRPr="002646CB" w:rsidDel="00087689">
          <w:rPr>
            <w:lang w:val="en-US"/>
            <w:rPrChange w:id="22816" w:author="ETRI-김종원" w:date="2019-12-10T10:44:00Z">
              <w:rPr>
                <w:lang w:val="en-US"/>
              </w:rPr>
            </w:rPrChange>
          </w:rPr>
          <w:delText> </w:delText>
        </w:r>
        <w:r w:rsidRPr="002646CB" w:rsidDel="00087689">
          <w:rPr>
            <w:rFonts w:hint="eastAsia"/>
            <w:rPrChange w:id="22817" w:author="ETRI-김종원" w:date="2019-12-10T10:44:00Z">
              <w:rPr>
                <w:rFonts w:hint="eastAsia"/>
              </w:rPr>
            </w:rPrChange>
          </w:rPr>
          <w:delText>2</w:delText>
        </w:r>
        <w:r w:rsidRPr="002646CB" w:rsidDel="00087689">
          <w:rPr>
            <w:rPrChange w:id="22818" w:author="ETRI-김종원" w:date="2019-12-10T10:44:00Z">
              <w:rPr/>
            </w:rPrChange>
          </w:rPr>
          <w:delText>는</w:delText>
        </w:r>
        <w:r w:rsidRPr="002646CB" w:rsidDel="00087689">
          <w:rPr>
            <w:rPrChange w:id="2281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20" w:author="ETRI-김종원" w:date="2019-12-10T10:44:00Z">
              <w:rPr/>
            </w:rPrChange>
          </w:rPr>
          <w:delText>계획된</w:delText>
        </w:r>
        <w:r w:rsidRPr="002646CB" w:rsidDel="00087689">
          <w:rPr>
            <w:rPrChange w:id="22821" w:author="ETRI-김종원" w:date="2019-12-10T10:44:00Z">
              <w:rPr/>
            </w:rPrChange>
          </w:rPr>
          <w:delText xml:space="preserve"> </w:delText>
        </w:r>
        <w:r w:rsidR="00A60637" w:rsidRPr="002646CB" w:rsidDel="00087689">
          <w:rPr>
            <w:rFonts w:hint="eastAsia"/>
            <w:rPrChange w:id="22822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282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24" w:author="ETRI-김종원" w:date="2019-12-10T10:44:00Z">
              <w:rPr/>
            </w:rPrChange>
          </w:rPr>
          <w:delText>중단에만</w:delText>
        </w:r>
        <w:r w:rsidRPr="002646CB" w:rsidDel="00087689">
          <w:rPr>
            <w:rPrChange w:id="2282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26" w:author="ETRI-김종원" w:date="2019-12-10T10:44:00Z">
              <w:rPr/>
            </w:rPrChange>
          </w:rPr>
          <w:delText>적용할</w:delText>
        </w:r>
        <w:r w:rsidRPr="002646CB" w:rsidDel="00087689">
          <w:rPr>
            <w:rPrChange w:id="2282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28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282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30" w:author="ETRI-김종원" w:date="2019-12-10T10:44:00Z">
              <w:rPr/>
            </w:rPrChange>
          </w:rPr>
          <w:delText>있다</w:delText>
        </w:r>
        <w:r w:rsidRPr="002646CB" w:rsidDel="00087689">
          <w:rPr>
            <w:rFonts w:hint="eastAsia"/>
            <w:rPrChange w:id="22831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PrChange w:id="22832" w:author="ETRI-김종원" w:date="2019-12-10T10:44:00Z">
              <w:rPr/>
            </w:rPrChange>
          </w:rPr>
          <w:delText>이는</w:delText>
        </w:r>
        <w:r w:rsidRPr="002646CB" w:rsidDel="00087689">
          <w:rPr>
            <w:rPrChange w:id="22833" w:author="ETRI-김종원" w:date="2019-12-10T10:44:00Z">
              <w:rPr/>
            </w:rPrChange>
          </w:rPr>
          <w:delText xml:space="preserve"> </w:delText>
        </w:r>
        <w:r w:rsidR="00255132" w:rsidRPr="002646CB" w:rsidDel="00087689">
          <w:rPr>
            <w:rFonts w:hint="eastAsia"/>
            <w:rPrChange w:id="22834" w:author="ETRI-김종원" w:date="2019-12-10T10:44:00Z">
              <w:rPr>
                <w:rFonts w:hint="eastAsia"/>
              </w:rPr>
            </w:rPrChange>
          </w:rPr>
          <w:delText>정</w:delText>
        </w:r>
        <w:r w:rsidR="00077FD3" w:rsidRPr="002646CB" w:rsidDel="00087689">
          <w:rPr>
            <w:rFonts w:hint="eastAsia"/>
            <w:rPrChange w:id="22835" w:author="ETRI-김종원" w:date="2019-12-10T10:44:00Z">
              <w:rPr>
                <w:rFonts w:hint="eastAsia"/>
              </w:rPr>
            </w:rPrChange>
          </w:rPr>
          <w:delText>기적</w:delText>
        </w:r>
        <w:r w:rsidR="00255132" w:rsidRPr="002646CB" w:rsidDel="00087689">
          <w:rPr>
            <w:rFonts w:hint="eastAsia"/>
            <w:rPrChange w:id="22836" w:author="ETRI-김종원" w:date="2019-12-10T10:44:00Z">
              <w:rPr>
                <w:rFonts w:hint="eastAsia"/>
              </w:rPr>
            </w:rPrChange>
          </w:rPr>
          <w:delText>인</w:delText>
        </w:r>
        <w:r w:rsidR="00255132" w:rsidRPr="002646CB" w:rsidDel="00087689">
          <w:rPr>
            <w:rFonts w:hint="eastAsia"/>
            <w:rPrChange w:id="2283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2838" w:author="ETRI-김종원" w:date="2019-12-10T10:44:00Z">
              <w:rPr/>
            </w:rPrChange>
          </w:rPr>
          <w:delText>유지</w:delText>
        </w:r>
        <w:r w:rsidRPr="002646CB" w:rsidDel="00087689">
          <w:rPr>
            <w:rPrChange w:id="2283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40" w:author="ETRI-김종원" w:date="2019-12-10T10:44:00Z">
              <w:rPr/>
            </w:rPrChange>
          </w:rPr>
          <w:delText>보수</w:delText>
        </w:r>
        <w:r w:rsidRPr="002646CB" w:rsidDel="00087689">
          <w:rPr>
            <w:rPrChange w:id="2284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42" w:author="ETRI-김종원" w:date="2019-12-10T10:44:00Z">
              <w:rPr/>
            </w:rPrChange>
          </w:rPr>
          <w:delText>계획</w:delText>
        </w:r>
        <w:r w:rsidR="00077FD3" w:rsidRPr="002646CB" w:rsidDel="00087689">
          <w:rPr>
            <w:rFonts w:hint="eastAsia"/>
            <w:rPrChange w:id="22843" w:author="ETRI-김종원" w:date="2019-12-10T10:44:00Z">
              <w:rPr>
                <w:rFonts w:hint="eastAsia"/>
              </w:rPr>
            </w:rPrChange>
          </w:rPr>
          <w:delText>,</w:delText>
        </w:r>
        <w:r w:rsidRPr="002646CB" w:rsidDel="00087689">
          <w:rPr>
            <w:rPrChange w:id="22844" w:author="ETRI-김종원" w:date="2019-12-10T10:44:00Z">
              <w:rPr/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2845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2846" w:author="ETRI-김종원" w:date="2019-12-10T10:44:00Z">
              <w:rPr/>
            </w:rPrChange>
          </w:rPr>
          <w:delText>에서</w:delText>
        </w:r>
        <w:r w:rsidRPr="002646CB" w:rsidDel="00087689">
          <w:rPr>
            <w:rPrChange w:id="2284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48" w:author="ETRI-김종원" w:date="2019-12-10T10:44:00Z">
              <w:rPr/>
            </w:rPrChange>
          </w:rPr>
          <w:delText>발생할</w:delText>
        </w:r>
        <w:r w:rsidRPr="002646CB" w:rsidDel="00087689">
          <w:rPr>
            <w:rPrChange w:id="2284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50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285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52" w:author="ETRI-김종원" w:date="2019-12-10T10:44:00Z">
              <w:rPr/>
            </w:rPrChange>
          </w:rPr>
          <w:delText>있는</w:delText>
        </w:r>
        <w:r w:rsidRPr="002646CB" w:rsidDel="00087689">
          <w:rPr>
            <w:rPrChange w:id="2285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54" w:author="ETRI-김종원" w:date="2019-12-10T10:44:00Z">
              <w:rPr/>
            </w:rPrChange>
          </w:rPr>
          <w:delText>장애</w:delText>
        </w:r>
        <w:r w:rsidRPr="002646CB" w:rsidDel="00087689">
          <w:rPr>
            <w:rPrChange w:id="2285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56" w:author="ETRI-김종원" w:date="2019-12-10T10:44:00Z">
              <w:rPr/>
            </w:rPrChange>
          </w:rPr>
          <w:delText>또는</w:delText>
        </w:r>
        <w:r w:rsidRPr="002646CB" w:rsidDel="00087689">
          <w:rPr>
            <w:rPrChange w:id="2285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58" w:author="ETRI-김종원" w:date="2019-12-10T10:44:00Z">
              <w:rPr/>
            </w:rPrChange>
          </w:rPr>
          <w:delText>제약에</w:delText>
        </w:r>
        <w:r w:rsidRPr="002646CB" w:rsidDel="00087689">
          <w:rPr>
            <w:rPrChange w:id="228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60" w:author="ETRI-김종원" w:date="2019-12-10T10:44:00Z">
              <w:rPr/>
            </w:rPrChange>
          </w:rPr>
          <w:delText>대한</w:delText>
        </w:r>
        <w:r w:rsidRPr="002646CB" w:rsidDel="00087689">
          <w:rPr>
            <w:rPrChange w:id="2286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62" w:author="ETRI-김종원" w:date="2019-12-10T10:44:00Z">
              <w:rPr/>
            </w:rPrChange>
          </w:rPr>
          <w:delText>예상</w:delText>
        </w:r>
        <w:r w:rsidR="007D2DFF" w:rsidRPr="002646CB" w:rsidDel="00087689">
          <w:rPr>
            <w:rFonts w:hint="eastAsia"/>
            <w:rPrChange w:id="228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64" w:author="ETRI-김종원" w:date="2019-12-10T10:44:00Z">
              <w:rPr>
                <w:rFonts w:hint="eastAsia"/>
              </w:rPr>
            </w:rPrChange>
          </w:rPr>
          <w:delText>가능한</w:delText>
        </w:r>
        <w:r w:rsidR="007D2DFF" w:rsidRPr="002646CB" w:rsidDel="00087689">
          <w:rPr>
            <w:rFonts w:hint="eastAsia"/>
            <w:rPrChange w:id="228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66" w:author="ETRI-김종원" w:date="2019-12-10T10:44:00Z">
              <w:rPr>
                <w:rFonts w:hint="eastAsia"/>
              </w:rPr>
            </w:rPrChange>
          </w:rPr>
          <w:delText>경우이다</w:delText>
        </w:r>
        <w:r w:rsidR="007D2DFF" w:rsidRPr="002646CB" w:rsidDel="00087689">
          <w:rPr>
            <w:rFonts w:hint="eastAsia"/>
            <w:rPrChange w:id="22867" w:author="ETRI-김종원" w:date="2019-12-10T10:44:00Z">
              <w:rPr>
                <w:rFonts w:hint="eastAsia"/>
              </w:rPr>
            </w:rPrChange>
          </w:rPr>
          <w:delText>.</w:delText>
        </w:r>
        <w:r w:rsidR="007D2DFF" w:rsidRPr="002646CB" w:rsidDel="00087689">
          <w:rPr>
            <w:rPrChange w:id="2286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Fonts w:hint="eastAsia"/>
            <w:rPrChange w:id="22869" w:author="ETRI-김종원" w:date="2019-12-10T10:44:00Z">
              <w:rPr>
                <w:rFonts w:hint="eastAsia"/>
              </w:rPr>
            </w:rPrChange>
          </w:rPr>
          <w:delText>(</w:delText>
        </w:r>
        <w:r w:rsidR="007D2DFF" w:rsidRPr="002646CB" w:rsidDel="00087689">
          <w:rPr>
            <w:rFonts w:hint="eastAsia"/>
            <w:rPrChange w:id="22870" w:author="ETRI-김종원" w:date="2019-12-10T10:44:00Z">
              <w:rPr>
                <w:rFonts w:hint="eastAsia"/>
              </w:rPr>
            </w:rPrChange>
          </w:rPr>
          <w:delText>지상</w:delText>
        </w:r>
        <w:r w:rsidR="007D2DFF" w:rsidRPr="002646CB" w:rsidDel="00087689">
          <w:rPr>
            <w:rFonts w:hint="eastAsia"/>
            <w:rPrChange w:id="228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72" w:author="ETRI-김종원" w:date="2019-12-10T10:44:00Z">
              <w:rPr>
                <w:rFonts w:hint="eastAsia"/>
              </w:rPr>
            </w:rPrChange>
          </w:rPr>
          <w:delText>가공선로를</w:delText>
        </w:r>
        <w:r w:rsidR="007D2DFF" w:rsidRPr="002646CB" w:rsidDel="00087689">
          <w:rPr>
            <w:rFonts w:hint="eastAsia"/>
            <w:rPrChange w:id="2287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2874" w:author="ETRI-김종원" w:date="2019-12-10T10:44:00Z">
              <w:rPr/>
            </w:rPrChange>
          </w:rPr>
          <w:delText>손상시킬</w:delText>
        </w:r>
        <w:r w:rsidRPr="002646CB" w:rsidDel="00087689">
          <w:rPr>
            <w:rPrChange w:id="2287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76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287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878" w:author="ETRI-김종원" w:date="2019-12-10T10:44:00Z">
              <w:rPr/>
            </w:rPrChange>
          </w:rPr>
          <w:delText>있는</w:delText>
        </w:r>
        <w:r w:rsidRPr="002646CB" w:rsidDel="00087689">
          <w:rPr>
            <w:rPrChange w:id="22879" w:author="ETRI-김종원" w:date="2019-12-10T10:44:00Z">
              <w:rPr/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80" w:author="ETRI-김종원" w:date="2019-12-10T10:44:00Z">
              <w:rPr>
                <w:rFonts w:hint="eastAsia"/>
              </w:rPr>
            </w:rPrChange>
          </w:rPr>
          <w:delText>자연재해</w:delText>
        </w:r>
        <w:r w:rsidR="007D2DFF" w:rsidRPr="002646CB" w:rsidDel="00087689">
          <w:rPr>
            <w:rFonts w:hint="eastAsia"/>
            <w:rPrChange w:id="22881" w:author="ETRI-김종원" w:date="2019-12-10T10:44:00Z">
              <w:rPr>
                <w:rFonts w:hint="eastAsia"/>
              </w:rPr>
            </w:rPrChange>
          </w:rPr>
          <w:delText>(</w:delText>
        </w:r>
        <w:r w:rsidRPr="002646CB" w:rsidDel="00087689">
          <w:rPr>
            <w:rPrChange w:id="22882" w:author="ETRI-김종원" w:date="2019-12-10T10:44:00Z">
              <w:rPr/>
            </w:rPrChange>
          </w:rPr>
          <w:delText>폭풍</w:delText>
        </w:r>
        <w:r w:rsidR="007D2DFF" w:rsidRPr="002646CB" w:rsidDel="00087689">
          <w:rPr>
            <w:rFonts w:hint="eastAsia"/>
            <w:rPrChange w:id="22883" w:author="ETRI-김종원" w:date="2019-12-10T10:44:00Z">
              <w:rPr>
                <w:rFonts w:hint="eastAsia"/>
              </w:rPr>
            </w:rPrChange>
          </w:rPr>
          <w:delText>)</w:delText>
        </w:r>
        <w:r w:rsidRPr="002646CB" w:rsidDel="00087689">
          <w:rPr>
            <w:rFonts w:hint="eastAsia"/>
            <w:rPrChange w:id="22884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60637" w:rsidRPr="002646CB" w:rsidDel="00087689">
          <w:rPr>
            <w:rFonts w:hint="eastAsia"/>
            <w:rPrChange w:id="22885" w:author="ETRI-김종원" w:date="2019-12-10T10:44:00Z">
              <w:rPr>
                <w:rFonts w:hint="eastAsia"/>
              </w:rPr>
            </w:rPrChange>
          </w:rPr>
          <w:delText>태양광</w:delText>
        </w:r>
        <w:r w:rsidR="00A60637" w:rsidRPr="002646CB" w:rsidDel="00087689">
          <w:rPr>
            <w:rFonts w:hint="eastAsia"/>
            <w:rPrChange w:id="2288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60637" w:rsidRPr="002646CB" w:rsidDel="00087689">
          <w:rPr>
            <w:rFonts w:hint="eastAsia"/>
            <w:rPrChange w:id="22887" w:author="ETRI-김종원" w:date="2019-12-10T10:44:00Z">
              <w:rPr>
                <w:rFonts w:hint="eastAsia"/>
              </w:rPr>
            </w:rPrChange>
          </w:rPr>
          <w:delText>발전</w:delText>
        </w:r>
        <w:r w:rsidR="007D2DFF" w:rsidRPr="002646CB" w:rsidDel="00087689">
          <w:rPr>
            <w:rFonts w:hint="eastAsia"/>
            <w:rPrChange w:id="22888" w:author="ETRI-김종원" w:date="2019-12-10T10:44:00Z">
              <w:rPr>
                <w:rFonts w:hint="eastAsia"/>
              </w:rPr>
            </w:rPrChange>
          </w:rPr>
          <w:delText>전력과</w:delText>
        </w:r>
        <w:r w:rsidR="007D2DFF" w:rsidRPr="002646CB" w:rsidDel="00087689">
          <w:rPr>
            <w:rFonts w:hint="eastAsia"/>
            <w:rPrChange w:id="228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90" w:author="ETRI-김종원" w:date="2019-12-10T10:44:00Z">
              <w:rPr>
                <w:rFonts w:hint="eastAsia"/>
              </w:rPr>
            </w:rPrChange>
          </w:rPr>
          <w:delText>같은</w:delText>
        </w:r>
        <w:r w:rsidR="007D2DFF" w:rsidRPr="002646CB" w:rsidDel="00087689">
          <w:rPr>
            <w:rFonts w:hint="eastAsia"/>
            <w:rPrChange w:id="228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92" w:author="ETRI-김종원" w:date="2019-12-10T10:44:00Z">
              <w:rPr>
                <w:rFonts w:hint="eastAsia"/>
              </w:rPr>
            </w:rPrChange>
          </w:rPr>
          <w:delText>간헐적인</w:delText>
        </w:r>
        <w:r w:rsidR="007D2DFF" w:rsidRPr="002646CB" w:rsidDel="00087689">
          <w:rPr>
            <w:rFonts w:hint="eastAsia"/>
            <w:rPrChange w:id="2289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94" w:author="ETRI-김종원" w:date="2019-12-10T10:44:00Z">
              <w:rPr>
                <w:rFonts w:hint="eastAsia"/>
              </w:rPr>
            </w:rPrChange>
          </w:rPr>
          <w:delText>특성의</w:delText>
        </w:r>
        <w:r w:rsidR="007D2DFF" w:rsidRPr="002646CB" w:rsidDel="00087689">
          <w:rPr>
            <w:rFonts w:hint="eastAsia"/>
            <w:rPrChange w:id="228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96" w:author="ETRI-김종원" w:date="2019-12-10T10:44:00Z">
              <w:rPr>
                <w:rFonts w:hint="eastAsia"/>
              </w:rPr>
            </w:rPrChange>
          </w:rPr>
          <w:delText>전력이</w:delText>
        </w:r>
        <w:r w:rsidR="007D2DFF" w:rsidRPr="002646CB" w:rsidDel="00087689">
          <w:rPr>
            <w:rFonts w:hint="eastAsia"/>
            <w:rPrChange w:id="228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898" w:author="ETRI-김종원" w:date="2019-12-10T10:44:00Z">
              <w:rPr>
                <w:rFonts w:hint="eastAsia"/>
              </w:rPr>
            </w:rPrChange>
          </w:rPr>
          <w:delText>계통에</w:delText>
        </w:r>
        <w:r w:rsidRPr="002646CB" w:rsidDel="00087689">
          <w:rPr>
            <w:rFonts w:hint="eastAsia"/>
            <w:rPrChange w:id="228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900" w:author="ETRI-김종원" w:date="2019-12-10T10:44:00Z">
              <w:rPr>
                <w:rFonts w:hint="eastAsia"/>
              </w:rPr>
            </w:rPrChange>
          </w:rPr>
          <w:delText>공급됨</w:delText>
        </w:r>
        <w:r w:rsidRPr="002646CB" w:rsidDel="00087689">
          <w:rPr>
            <w:rPrChange w:id="22901" w:author="ETRI-김종원" w:date="2019-12-10T10:44:00Z">
              <w:rPr/>
            </w:rPrChange>
          </w:rPr>
          <w:delText>으로</w:delText>
        </w:r>
        <w:r w:rsidRPr="002646CB" w:rsidDel="00087689">
          <w:rPr>
            <w:rPrChange w:id="2290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903" w:author="ETRI-김종원" w:date="2019-12-10T10:44:00Z">
              <w:rPr/>
            </w:rPrChange>
          </w:rPr>
          <w:delText>인</w:delText>
        </w:r>
        <w:r w:rsidR="007D2DFF" w:rsidRPr="002646CB" w:rsidDel="00087689">
          <w:rPr>
            <w:rFonts w:hint="eastAsia"/>
            <w:rPrChange w:id="22904" w:author="ETRI-김종원" w:date="2019-12-10T10:44:00Z">
              <w:rPr>
                <w:rFonts w:hint="eastAsia"/>
              </w:rPr>
            </w:rPrChange>
          </w:rPr>
          <w:delText>한</w:delText>
        </w:r>
        <w:r w:rsidRPr="002646CB" w:rsidDel="00087689">
          <w:rPr>
            <w:rPrChange w:id="2290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906" w:author="ETRI-김종원" w:date="2019-12-10T10:44:00Z">
              <w:rPr/>
            </w:rPrChange>
          </w:rPr>
          <w:delText>전압</w:delText>
        </w:r>
        <w:r w:rsidRPr="002646CB" w:rsidDel="00087689">
          <w:rPr>
            <w:rPrChange w:id="2290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2908" w:author="ETRI-김종원" w:date="2019-12-10T10:44:00Z">
              <w:rPr/>
            </w:rPrChange>
          </w:rPr>
          <w:delText>제한</w:delText>
        </w:r>
        <w:r w:rsidR="007D2DFF" w:rsidRPr="002646CB" w:rsidDel="00087689">
          <w:rPr>
            <w:rFonts w:hint="eastAsia"/>
            <w:rPrChange w:id="229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910" w:author="ETRI-김종원" w:date="2019-12-10T10:44:00Z">
              <w:rPr>
                <w:rFonts w:hint="eastAsia"/>
              </w:rPr>
            </w:rPrChange>
          </w:rPr>
          <w:delText>범위의</w:delText>
        </w:r>
        <w:r w:rsidR="007D2DFF" w:rsidRPr="002646CB" w:rsidDel="00087689">
          <w:rPr>
            <w:rFonts w:hint="eastAsia"/>
            <w:rPrChange w:id="2291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912" w:author="ETRI-김종원" w:date="2019-12-10T10:44:00Z">
              <w:rPr>
                <w:rFonts w:hint="eastAsia"/>
              </w:rPr>
            </w:rPrChange>
          </w:rPr>
          <w:delText>초과가</w:delText>
        </w:r>
        <w:r w:rsidR="007D2DFF" w:rsidRPr="002646CB" w:rsidDel="00087689">
          <w:rPr>
            <w:rFonts w:hint="eastAsia"/>
            <w:rPrChange w:id="2291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914" w:author="ETRI-김종원" w:date="2019-12-10T10:44:00Z">
              <w:rPr>
                <w:rFonts w:hint="eastAsia"/>
              </w:rPr>
            </w:rPrChange>
          </w:rPr>
          <w:delText>예상되는</w:delText>
        </w:r>
        <w:r w:rsidR="007D2DFF" w:rsidRPr="002646CB" w:rsidDel="00087689">
          <w:rPr>
            <w:rFonts w:hint="eastAsia"/>
            <w:rPrChange w:id="2291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916" w:author="ETRI-김종원" w:date="2019-12-10T10:44:00Z">
              <w:rPr>
                <w:rFonts w:hint="eastAsia"/>
              </w:rPr>
            </w:rPrChange>
          </w:rPr>
          <w:delText>경우</w:delText>
        </w:r>
        <w:r w:rsidR="007D2DFF" w:rsidRPr="002646CB" w:rsidDel="00087689">
          <w:rPr>
            <w:rFonts w:hint="eastAsia"/>
            <w:rPrChange w:id="2291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2918" w:author="ETRI-김종원" w:date="2019-12-10T10:44:00Z">
              <w:rPr>
                <w:rFonts w:hint="eastAsia"/>
              </w:rPr>
            </w:rPrChange>
          </w:rPr>
          <w:delText>등</w:delText>
        </w:r>
        <w:r w:rsidRPr="002646CB" w:rsidDel="00087689">
          <w:rPr>
            <w:rFonts w:hint="eastAsia"/>
            <w:rPrChange w:id="22919" w:author="ETRI-김종원" w:date="2019-12-10T10:44:00Z">
              <w:rPr>
                <w:rFonts w:hint="eastAsia"/>
              </w:rPr>
            </w:rPrChange>
          </w:rPr>
          <w:delText>)</w:delText>
        </w:r>
      </w:del>
    </w:p>
    <w:p w14:paraId="602994A0" w14:textId="78C8323D" w:rsidR="003A525D" w:rsidRPr="002646CB" w:rsidDel="00087689" w:rsidRDefault="003A525D" w:rsidP="003A525D">
      <w:pPr>
        <w:rPr>
          <w:del w:id="22920" w:author="박 진상" w:date="2019-10-08T06:13:00Z"/>
          <w:rPrChange w:id="22921" w:author="ETRI-김종원" w:date="2019-12-10T10:44:00Z">
            <w:rPr>
              <w:del w:id="22922" w:author="박 진상" w:date="2019-10-08T06:13:00Z"/>
            </w:rPr>
          </w:rPrChange>
        </w:rPr>
      </w:pPr>
    </w:p>
    <w:p w14:paraId="3637AB99" w14:textId="3D28114C" w:rsidR="003A525D" w:rsidRPr="002646CB" w:rsidDel="00087689" w:rsidRDefault="00AF6F89" w:rsidP="003A525D">
      <w:pPr>
        <w:rPr>
          <w:del w:id="22923" w:author="박 진상" w:date="2019-10-08T06:13:00Z"/>
          <w:rPrChange w:id="22924" w:author="ETRI-김종원" w:date="2019-12-10T10:44:00Z">
            <w:rPr>
              <w:del w:id="22925" w:author="박 진상" w:date="2019-10-08T06:13:00Z"/>
            </w:rPr>
          </w:rPrChange>
        </w:rPr>
      </w:pPr>
      <w:del w:id="22926" w:author="박 진상" w:date="2019-10-08T06:13:00Z">
        <w:r w:rsidRPr="002646CB" w:rsidDel="00087689">
          <w:rPr>
            <w:rFonts w:ascii="돋움" w:eastAsia="돋움" w:hAnsi="돋움"/>
            <w:b/>
            <w:rPrChange w:id="22927" w:author="ETRI-김종원" w:date="2019-12-10T10:44:00Z">
              <w:rPr>
                <w:rFonts w:ascii="돋움" w:eastAsia="돋움" w:hAnsi="돋움"/>
                <w:b/>
              </w:rPr>
            </w:rPrChange>
          </w:rPr>
          <w:delText>시나리오</w:delText>
        </w:r>
        <w:r w:rsidRPr="002646CB" w:rsidDel="00087689">
          <w:rPr>
            <w:lang w:val="en-US"/>
            <w:rPrChange w:id="22928" w:author="ETRI-김종원" w:date="2019-12-10T10:44:00Z">
              <w:rPr>
                <w:lang w:val="en-US"/>
              </w:rPr>
            </w:rPrChange>
          </w:rPr>
          <w:delText> </w:delText>
        </w:r>
        <w:r w:rsidR="003A525D" w:rsidRPr="002646CB" w:rsidDel="00087689">
          <w:rPr>
            <w:rFonts w:hint="eastAsia"/>
            <w:rPrChange w:id="22929" w:author="ETRI-김종원" w:date="2019-12-10T10:44:00Z">
              <w:rPr>
                <w:rFonts w:hint="eastAsia"/>
              </w:rPr>
            </w:rPrChange>
          </w:rPr>
          <w:delText>3</w:delText>
        </w:r>
        <w:r w:rsidR="003A525D" w:rsidRPr="002646CB" w:rsidDel="00087689">
          <w:rPr>
            <w:rPrChange w:id="22930" w:author="ETRI-김종원" w:date="2019-12-10T10:44:00Z">
              <w:rPr/>
            </w:rPrChange>
          </w:rPr>
          <w:delText>과</w:delText>
        </w:r>
        <w:r w:rsidR="003A525D" w:rsidRPr="002646CB" w:rsidDel="00087689">
          <w:rPr>
            <w:rPrChange w:id="2293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Fonts w:hint="eastAsia"/>
            <w:rPrChange w:id="22932" w:author="ETRI-김종원" w:date="2019-12-10T10:44:00Z">
              <w:rPr>
                <w:rFonts w:hint="eastAsia"/>
              </w:rPr>
            </w:rPrChange>
          </w:rPr>
          <w:delText>4</w:delText>
        </w:r>
        <w:r w:rsidR="003A525D" w:rsidRPr="002646CB" w:rsidDel="00087689">
          <w:rPr>
            <w:rPrChange w:id="22933" w:author="ETRI-김종원" w:date="2019-12-10T10:44:00Z">
              <w:rPr/>
            </w:rPrChange>
          </w:rPr>
          <w:delText>는</w:delText>
        </w:r>
        <w:r w:rsidR="003A525D" w:rsidRPr="002646CB" w:rsidDel="00087689">
          <w:rPr>
            <w:rPrChange w:id="2293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35" w:author="ETRI-김종원" w:date="2019-12-10T10:44:00Z">
              <w:rPr/>
            </w:rPrChange>
          </w:rPr>
          <w:delText>계획되지</w:delText>
        </w:r>
        <w:r w:rsidR="003A525D" w:rsidRPr="002646CB" w:rsidDel="00087689">
          <w:rPr>
            <w:rPrChange w:id="2293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37" w:author="ETRI-김종원" w:date="2019-12-10T10:44:00Z">
              <w:rPr/>
            </w:rPrChange>
          </w:rPr>
          <w:delText>않은</w:delText>
        </w:r>
        <w:r w:rsidR="003A525D" w:rsidRPr="002646CB" w:rsidDel="00087689">
          <w:rPr>
            <w:rPrChange w:id="2293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39" w:author="ETRI-김종원" w:date="2019-12-10T10:44:00Z">
              <w:rPr/>
            </w:rPrChange>
          </w:rPr>
          <w:delText>정전이</w:delText>
        </w:r>
        <w:r w:rsidR="003A525D" w:rsidRPr="002646CB" w:rsidDel="00087689">
          <w:rPr>
            <w:rPrChange w:id="229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41" w:author="ETRI-김종원" w:date="2019-12-10T10:44:00Z">
              <w:rPr/>
            </w:rPrChange>
          </w:rPr>
          <w:delText>발생할</w:delText>
        </w:r>
        <w:r w:rsidR="003A525D" w:rsidRPr="002646CB" w:rsidDel="00087689">
          <w:rPr>
            <w:rPrChange w:id="2294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43" w:author="ETRI-김종원" w:date="2019-12-10T10:44:00Z">
              <w:rPr/>
            </w:rPrChange>
          </w:rPr>
          <w:delText>때</w:delText>
        </w:r>
        <w:r w:rsidR="003A525D" w:rsidRPr="002646CB" w:rsidDel="00087689">
          <w:rPr>
            <w:rPrChange w:id="229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45" w:author="ETRI-김종원" w:date="2019-12-10T10:44:00Z">
              <w:rPr/>
            </w:rPrChange>
          </w:rPr>
          <w:delText>적용된다</w:delText>
        </w:r>
        <w:r w:rsidR="003A525D" w:rsidRPr="002646CB" w:rsidDel="00087689">
          <w:rPr>
            <w:rFonts w:hint="eastAsia"/>
            <w:rPrChange w:id="22946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3A525D" w:rsidRPr="002646CB" w:rsidDel="00087689">
          <w:rPr>
            <w:rPrChange w:id="22947" w:author="ETRI-김종원" w:date="2019-12-10T10:44:00Z">
              <w:rPr/>
            </w:rPrChange>
          </w:rPr>
          <w:delText>두</w:delText>
        </w:r>
        <w:r w:rsidR="003A525D" w:rsidRPr="002646CB" w:rsidDel="00087689">
          <w:rPr>
            <w:rPrChange w:id="2294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49" w:author="ETRI-김종원" w:date="2019-12-10T10:44:00Z">
              <w:rPr/>
            </w:rPrChange>
          </w:rPr>
          <w:delText>시나리오</w:delText>
        </w:r>
        <w:r w:rsidR="003A525D" w:rsidRPr="002646CB" w:rsidDel="00087689">
          <w:rPr>
            <w:rPrChange w:id="2295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51" w:author="ETRI-김종원" w:date="2019-12-10T10:44:00Z">
              <w:rPr/>
            </w:rPrChange>
          </w:rPr>
          <w:delText>사이의</w:delText>
        </w:r>
        <w:r w:rsidR="003A525D" w:rsidRPr="002646CB" w:rsidDel="00087689">
          <w:rPr>
            <w:rPrChange w:id="2295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53" w:author="ETRI-김종원" w:date="2019-12-10T10:44:00Z">
              <w:rPr/>
            </w:rPrChange>
          </w:rPr>
          <w:delText>선택은</w:delText>
        </w:r>
        <w:r w:rsidR="003A525D" w:rsidRPr="002646CB" w:rsidDel="00087689">
          <w:rPr>
            <w:rPrChange w:id="2295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55" w:author="ETRI-김종원" w:date="2019-12-10T10:44:00Z">
              <w:rPr/>
            </w:rPrChange>
          </w:rPr>
          <w:delText>마이크로그리드의</w:delText>
        </w:r>
        <w:r w:rsidR="003A525D" w:rsidRPr="002646CB" w:rsidDel="00087689">
          <w:rPr>
            <w:rPrChange w:id="2295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57" w:author="ETRI-김종원" w:date="2019-12-10T10:44:00Z">
              <w:rPr/>
            </w:rPrChange>
          </w:rPr>
          <w:delText>기술적</w:delText>
        </w:r>
        <w:r w:rsidR="003A525D" w:rsidRPr="002646CB" w:rsidDel="00087689">
          <w:rPr>
            <w:rPrChange w:id="2295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59" w:author="ETRI-김종원" w:date="2019-12-10T10:44:00Z">
              <w:rPr/>
            </w:rPrChange>
          </w:rPr>
          <w:delText>능력에</w:delText>
        </w:r>
        <w:r w:rsidR="003A525D" w:rsidRPr="002646CB" w:rsidDel="00087689">
          <w:rPr>
            <w:rPrChange w:id="2296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61" w:author="ETRI-김종원" w:date="2019-12-10T10:44:00Z">
              <w:rPr/>
            </w:rPrChange>
          </w:rPr>
          <w:delText>달려</w:delText>
        </w:r>
        <w:r w:rsidR="003A525D" w:rsidRPr="002646CB" w:rsidDel="00087689">
          <w:rPr>
            <w:rPrChange w:id="2296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63" w:author="ETRI-김종원" w:date="2019-12-10T10:44:00Z">
              <w:rPr/>
            </w:rPrChange>
          </w:rPr>
          <w:delText>있다</w:delText>
        </w:r>
        <w:r w:rsidR="003A525D" w:rsidRPr="002646CB" w:rsidDel="00087689">
          <w:rPr>
            <w:rFonts w:hint="eastAsia"/>
            <w:rPrChange w:id="22964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3A525D" w:rsidRPr="002646CB" w:rsidDel="00087689">
          <w:rPr>
            <w:rPrChange w:id="22965" w:author="ETRI-김종원" w:date="2019-12-10T10:44:00Z">
              <w:rPr/>
            </w:rPrChange>
          </w:rPr>
          <w:delText>자동화된</w:delText>
        </w:r>
        <w:r w:rsidR="003A525D" w:rsidRPr="002646CB" w:rsidDel="00087689">
          <w:rPr>
            <w:rPrChange w:id="22966" w:author="ETRI-김종원" w:date="2019-12-10T10:44:00Z">
              <w:rPr/>
            </w:rPrChange>
          </w:rPr>
          <w:delText xml:space="preserve"> </w:delText>
        </w:r>
        <w:r w:rsidR="00064367" w:rsidRPr="002646CB" w:rsidDel="00087689">
          <w:rPr>
            <w:rFonts w:hint="eastAsia"/>
            <w:rPrChange w:id="229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8666F" w:rsidRPr="002646CB" w:rsidDel="00087689">
          <w:rPr>
            <w:rFonts w:hint="eastAsia"/>
            <w:rPrChange w:id="22968" w:author="ETRI-김종원" w:date="2019-12-10T10:44:00Z">
              <w:rPr>
                <w:rFonts w:hint="eastAsia"/>
              </w:rPr>
            </w:rPrChange>
          </w:rPr>
          <w:delText>운전</w:delText>
        </w:r>
        <w:r w:rsidR="0008666F" w:rsidRPr="002646CB" w:rsidDel="00087689">
          <w:rPr>
            <w:rFonts w:hint="eastAsia"/>
            <w:rPrChange w:id="229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3A525D" w:rsidRPr="002646CB" w:rsidDel="00087689">
          <w:rPr>
            <w:rPrChange w:id="22970" w:author="ETRI-김종원" w:date="2019-12-10T10:44:00Z">
              <w:rPr/>
            </w:rPrChange>
          </w:rPr>
          <w:delText>계획은</w:delText>
        </w:r>
        <w:r w:rsidR="003A525D" w:rsidRPr="002646CB" w:rsidDel="00087689">
          <w:rPr>
            <w:rPrChange w:id="2297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72" w:author="ETRI-김종원" w:date="2019-12-10T10:44:00Z">
              <w:rPr/>
            </w:rPrChange>
          </w:rPr>
          <w:delText>기술적으로</w:delText>
        </w:r>
        <w:r w:rsidR="003A525D" w:rsidRPr="002646CB" w:rsidDel="00087689">
          <w:rPr>
            <w:rPrChange w:id="2297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74" w:author="ETRI-김종원" w:date="2019-12-10T10:44:00Z">
              <w:rPr/>
            </w:rPrChange>
          </w:rPr>
          <w:delText>더</w:delText>
        </w:r>
        <w:r w:rsidR="003A525D" w:rsidRPr="002646CB" w:rsidDel="00087689">
          <w:rPr>
            <w:rPrChange w:id="2297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76" w:author="ETRI-김종원" w:date="2019-12-10T10:44:00Z">
              <w:rPr/>
            </w:rPrChange>
          </w:rPr>
          <w:delText>복잡하기</w:delText>
        </w:r>
        <w:r w:rsidR="003A525D" w:rsidRPr="002646CB" w:rsidDel="00087689">
          <w:rPr>
            <w:rPrChange w:id="2297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78" w:author="ETRI-김종원" w:date="2019-12-10T10:44:00Z">
              <w:rPr/>
            </w:rPrChange>
          </w:rPr>
          <w:delText>때문에</w:delText>
        </w:r>
        <w:r w:rsidR="003A525D" w:rsidRPr="002646CB" w:rsidDel="00087689">
          <w:rPr>
            <w:rPrChange w:id="2297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80" w:author="ETRI-김종원" w:date="2019-12-10T10:44:00Z">
              <w:rPr/>
            </w:rPrChange>
          </w:rPr>
          <w:delText>더</w:delText>
        </w:r>
        <w:r w:rsidR="003A525D" w:rsidRPr="002646CB" w:rsidDel="00087689">
          <w:rPr>
            <w:rPrChange w:id="2298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82" w:author="ETRI-김종원" w:date="2019-12-10T10:44:00Z">
              <w:rPr/>
            </w:rPrChange>
          </w:rPr>
          <w:delText>많은</w:delText>
        </w:r>
        <w:r w:rsidR="003A525D" w:rsidRPr="002646CB" w:rsidDel="00087689">
          <w:rPr>
            <w:rPrChange w:id="22983" w:author="ETRI-김종원" w:date="2019-12-10T10:44:00Z">
              <w:rPr/>
            </w:rPrChange>
          </w:rPr>
          <w:delText xml:space="preserve"> </w:delText>
        </w:r>
        <w:r w:rsidR="00057894" w:rsidRPr="002646CB" w:rsidDel="00087689">
          <w:rPr>
            <w:rPrChange w:id="22984" w:author="ETRI-김종원" w:date="2019-12-10T10:44:00Z">
              <w:rPr/>
            </w:rPrChange>
          </w:rPr>
          <w:delText>장치</w:delText>
        </w:r>
        <w:r w:rsidR="003A525D" w:rsidRPr="002646CB" w:rsidDel="00087689">
          <w:rPr>
            <w:rPrChange w:id="22985" w:author="ETRI-김종원" w:date="2019-12-10T10:44:00Z">
              <w:rPr/>
            </w:rPrChange>
          </w:rPr>
          <w:delText>와</w:delText>
        </w:r>
        <w:r w:rsidR="003A525D" w:rsidRPr="002646CB" w:rsidDel="00087689">
          <w:rPr>
            <w:rPrChange w:id="2298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87" w:author="ETRI-김종원" w:date="2019-12-10T10:44:00Z">
              <w:rPr/>
            </w:rPrChange>
          </w:rPr>
          <w:delText>투자가</w:delText>
        </w:r>
        <w:r w:rsidR="003A525D" w:rsidRPr="002646CB" w:rsidDel="00087689">
          <w:rPr>
            <w:rPrChange w:id="2298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89" w:author="ETRI-김종원" w:date="2019-12-10T10:44:00Z">
              <w:rPr/>
            </w:rPrChange>
          </w:rPr>
          <w:delText>필요하다</w:delText>
        </w:r>
        <w:r w:rsidR="003A525D" w:rsidRPr="002646CB" w:rsidDel="00087689">
          <w:rPr>
            <w:rFonts w:hint="eastAsia"/>
            <w:rPrChange w:id="22990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064367" w:rsidRPr="002646CB" w:rsidDel="00087689">
          <w:rPr>
            <w:rFonts w:hint="eastAsia"/>
            <w:rPrChange w:id="229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087689">
          <w:rPr>
            <w:rPrChange w:id="22992" w:author="ETRI-김종원" w:date="2019-12-10T10:44:00Z">
              <w:rPr/>
            </w:rPrChange>
          </w:rPr>
          <w:delText>운전</w:delText>
        </w:r>
        <w:r w:rsidR="003A525D" w:rsidRPr="002646CB" w:rsidDel="00087689">
          <w:rPr>
            <w:rPrChange w:id="22993" w:author="ETRI-김종원" w:date="2019-12-10T10:44:00Z">
              <w:rPr/>
            </w:rPrChange>
          </w:rPr>
          <w:delText xml:space="preserve"> </w:delText>
        </w:r>
        <w:r w:rsidR="0008666F" w:rsidRPr="002646CB" w:rsidDel="00087689">
          <w:rPr>
            <w:rFonts w:hint="eastAsia"/>
            <w:rPrChange w:id="22994" w:author="ETRI-김종원" w:date="2019-12-10T10:44:00Z">
              <w:rPr>
                <w:rFonts w:hint="eastAsia"/>
              </w:rPr>
            </w:rPrChange>
          </w:rPr>
          <w:delText>모드</w:delText>
        </w:r>
        <w:r w:rsidR="0008666F" w:rsidRPr="002646CB" w:rsidDel="00087689">
          <w:rPr>
            <w:rFonts w:hint="eastAsia"/>
            <w:rPrChange w:id="229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9211F0" w:rsidRPr="002646CB" w:rsidDel="00087689">
          <w:rPr>
            <w:rPrChange w:id="22996" w:author="ETRI-김종원" w:date="2019-12-10T10:44:00Z">
              <w:rPr/>
            </w:rPrChange>
          </w:rPr>
          <w:delText>전환</w:delText>
        </w:r>
        <w:r w:rsidR="003A525D" w:rsidRPr="002646CB" w:rsidDel="00087689">
          <w:rPr>
            <w:rPrChange w:id="22997" w:author="ETRI-김종원" w:date="2019-12-10T10:44:00Z">
              <w:rPr/>
            </w:rPrChange>
          </w:rPr>
          <w:delText>과</w:delText>
        </w:r>
        <w:r w:rsidR="003A525D" w:rsidRPr="002646CB" w:rsidDel="00087689">
          <w:rPr>
            <w:rPrChange w:id="2299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2999" w:author="ETRI-김종원" w:date="2019-12-10T10:44:00Z">
              <w:rPr/>
            </w:rPrChange>
          </w:rPr>
          <w:delText>도중</w:delText>
        </w:r>
        <w:r w:rsidR="003A525D" w:rsidRPr="002646CB" w:rsidDel="00087689">
          <w:rPr>
            <w:rPrChange w:id="2300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01" w:author="ETRI-김종원" w:date="2019-12-10T10:44:00Z">
              <w:rPr/>
            </w:rPrChange>
          </w:rPr>
          <w:delText>그리고</w:delText>
        </w:r>
        <w:r w:rsidR="003A525D" w:rsidRPr="002646CB" w:rsidDel="00087689">
          <w:rPr>
            <w:rPrChange w:id="23002" w:author="ETRI-김종원" w:date="2019-12-10T10:44:00Z">
              <w:rPr/>
            </w:rPrChange>
          </w:rPr>
          <w:delText xml:space="preserve"> </w:delText>
        </w:r>
        <w:r w:rsidR="00255D3C" w:rsidRPr="002646CB" w:rsidDel="00087689">
          <w:rPr>
            <w:rFonts w:hint="eastAsia"/>
            <w:rPrChange w:id="23003" w:author="ETRI-김종원" w:date="2019-12-10T10:44:00Z">
              <w:rPr>
                <w:rFonts w:hint="eastAsia"/>
              </w:rPr>
            </w:rPrChange>
          </w:rPr>
          <w:delText>주</w:delText>
        </w:r>
        <w:r w:rsidR="00255D3C" w:rsidRPr="002646CB" w:rsidDel="00087689">
          <w:rPr>
            <w:rFonts w:hint="eastAsia"/>
            <w:rPrChange w:id="2300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087689">
          <w:rPr>
            <w:rFonts w:hint="eastAsia"/>
            <w:rPrChange w:id="23005" w:author="ETRI-김종원" w:date="2019-12-10T10:44:00Z">
              <w:rPr>
                <w:rFonts w:hint="eastAsia"/>
              </w:rPr>
            </w:rPrChange>
          </w:rPr>
          <w:delText>계통</w:delText>
        </w:r>
        <w:r w:rsidR="003A525D" w:rsidRPr="002646CB" w:rsidDel="00087689">
          <w:rPr>
            <w:rPrChange w:id="23006" w:author="ETRI-김종원" w:date="2019-12-10T10:44:00Z">
              <w:rPr/>
            </w:rPrChange>
          </w:rPr>
          <w:delText>의</w:delText>
        </w:r>
        <w:r w:rsidR="003A525D" w:rsidRPr="002646CB" w:rsidDel="00087689">
          <w:rPr>
            <w:rPrChange w:id="2300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08" w:author="ETRI-김종원" w:date="2019-12-10T10:44:00Z">
              <w:rPr/>
            </w:rPrChange>
          </w:rPr>
          <w:delText>재</w:delText>
        </w:r>
        <w:r w:rsidR="003A525D" w:rsidRPr="002646CB" w:rsidDel="00087689">
          <w:rPr>
            <w:rPrChange w:id="2300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10" w:author="ETRI-김종원" w:date="2019-12-10T10:44:00Z">
              <w:rPr/>
            </w:rPrChange>
          </w:rPr>
          <w:delText>연</w:delText>
        </w:r>
        <w:r w:rsidR="00A92B61" w:rsidRPr="002646CB" w:rsidDel="00087689">
          <w:rPr>
            <w:rFonts w:hint="eastAsia"/>
            <w:rPrChange w:id="23011" w:author="ETRI-김종원" w:date="2019-12-10T10:44:00Z">
              <w:rPr>
                <w:rFonts w:hint="eastAsia"/>
              </w:rPr>
            </w:rPrChange>
          </w:rPr>
          <w:delText>계</w:delText>
        </w:r>
        <w:r w:rsidR="003A525D" w:rsidRPr="002646CB" w:rsidDel="00087689">
          <w:rPr>
            <w:rPrChange w:id="2301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13" w:author="ETRI-김종원" w:date="2019-12-10T10:44:00Z">
              <w:rPr/>
            </w:rPrChange>
          </w:rPr>
          <w:delText>과정은</w:delText>
        </w:r>
        <w:r w:rsidR="003A525D" w:rsidRPr="002646CB" w:rsidDel="00087689">
          <w:rPr>
            <w:rPrChange w:id="2301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15" w:author="ETRI-김종원" w:date="2019-12-10T10:44:00Z">
              <w:rPr/>
            </w:rPrChange>
          </w:rPr>
          <w:delText>모든</w:delText>
        </w:r>
        <w:r w:rsidR="003A525D" w:rsidRPr="002646CB" w:rsidDel="00087689">
          <w:rPr>
            <w:rPrChange w:id="2301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17" w:author="ETRI-김종원" w:date="2019-12-10T10:44:00Z">
              <w:rPr/>
            </w:rPrChange>
          </w:rPr>
          <w:delText>경우에서</w:delText>
        </w:r>
        <w:r w:rsidR="003A525D" w:rsidRPr="002646CB" w:rsidDel="00087689">
          <w:rPr>
            <w:rPrChange w:id="2301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019" w:author="ETRI-김종원" w:date="2019-12-10T10:44:00Z">
              <w:rPr/>
            </w:rPrChange>
          </w:rPr>
          <w:delText>동일하다</w:delText>
        </w:r>
        <w:r w:rsidR="003A525D" w:rsidRPr="002646CB" w:rsidDel="00087689">
          <w:rPr>
            <w:rFonts w:hint="eastAsia"/>
            <w:rPrChange w:id="23020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10BECE86" w14:textId="452C547F" w:rsidR="00DE2C69" w:rsidRPr="002646CB" w:rsidDel="00087689" w:rsidRDefault="00DE2C69" w:rsidP="003A525D">
      <w:pPr>
        <w:rPr>
          <w:del w:id="23021" w:author="박 진상" w:date="2019-10-08T06:13:00Z"/>
          <w:rPrChange w:id="23022" w:author="ETRI-김종원" w:date="2019-12-10T10:44:00Z">
            <w:rPr>
              <w:del w:id="23023" w:author="박 진상" w:date="2019-10-08T06:13:00Z"/>
            </w:rPr>
          </w:rPrChange>
        </w:rPr>
      </w:pPr>
    </w:p>
    <w:p w14:paraId="0305982A" w14:textId="155BD4C8" w:rsidR="003A525D" w:rsidRPr="002646CB" w:rsidDel="00087689" w:rsidRDefault="00AD77AA" w:rsidP="003A525D">
      <w:pPr>
        <w:pStyle w:val="KSDTA1"/>
        <w:rPr>
          <w:del w:id="23024" w:author="박 진상" w:date="2019-10-08T06:13:00Z"/>
          <w:lang w:eastAsia="ko-KR"/>
          <w:rPrChange w:id="23025" w:author="ETRI-김종원" w:date="2019-12-10T10:44:00Z">
            <w:rPr>
              <w:del w:id="23026" w:author="박 진상" w:date="2019-10-08T06:13:00Z"/>
              <w:lang w:eastAsia="ko-KR"/>
            </w:rPr>
          </w:rPrChange>
        </w:rPr>
      </w:pPr>
      <w:del w:id="23027" w:author="박 진상" w:date="2019-10-08T06:13:00Z">
        <w:r w:rsidRPr="002646CB" w:rsidDel="00087689">
          <w:rPr>
            <w:rFonts w:hint="eastAsia"/>
            <w:lang w:eastAsia="ko-KR"/>
            <w:rPrChange w:id="23028" w:author="ETRI-김종원" w:date="2019-12-10T10:44:00Z">
              <w:rPr>
                <w:rFonts w:hint="eastAsia"/>
                <w:lang w:eastAsia="ko-KR"/>
              </w:rPr>
            </w:rPrChange>
          </w:rPr>
          <w:delText>시나리오</w:delText>
        </w:r>
        <w:r w:rsidRPr="002646CB" w:rsidDel="00087689">
          <w:rPr>
            <w:rFonts w:hint="eastAsia"/>
            <w:lang w:eastAsia="ko-KR"/>
            <w:rPrChange w:id="2302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1 : </w:delText>
        </w:r>
        <w:r w:rsidR="00DB2BCC" w:rsidRPr="002646CB" w:rsidDel="00087689">
          <w:rPr>
            <w:rFonts w:hint="eastAsia"/>
            <w:lang w:eastAsia="ko-KR"/>
            <w:rPrChange w:id="23030" w:author="ETRI-김종원" w:date="2019-12-10T10:44:00Z">
              <w:rPr>
                <w:rFonts w:hint="eastAsia"/>
                <w:lang w:eastAsia="ko-KR"/>
              </w:rPr>
            </w:rPrChange>
          </w:rPr>
          <w:delText>독립</w:delText>
        </w:r>
        <w:r w:rsidR="00DB2BCC" w:rsidRPr="002646CB" w:rsidDel="00087689">
          <w:rPr>
            <w:lang w:eastAsia="ko-KR"/>
            <w:rPrChange w:id="23031" w:author="ETRI-김종원" w:date="2019-12-10T10:44:00Z">
              <w:rPr>
                <w:lang w:eastAsia="ko-KR"/>
              </w:rPr>
            </w:rPrChange>
          </w:rPr>
          <w:delText>운전</w:delText>
        </w:r>
        <w:r w:rsidR="00AF6F89" w:rsidRPr="002646CB" w:rsidDel="00087689">
          <w:rPr>
            <w:rFonts w:hint="eastAsia"/>
            <w:lang w:eastAsia="ko-KR"/>
            <w:rPrChange w:id="2303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AF6F89" w:rsidRPr="002646CB" w:rsidDel="00087689">
          <w:rPr>
            <w:rFonts w:hint="eastAsia"/>
            <w:lang w:eastAsia="ko-KR"/>
            <w:rPrChange w:id="23033" w:author="ETRI-김종원" w:date="2019-12-10T10:44:00Z">
              <w:rPr>
                <w:rFonts w:hint="eastAsia"/>
                <w:lang w:eastAsia="ko-KR"/>
              </w:rPr>
            </w:rPrChange>
          </w:rPr>
          <w:delText>모드</w:delText>
        </w:r>
        <w:r w:rsidR="00DB2BCC" w:rsidRPr="002646CB" w:rsidDel="00087689">
          <w:rPr>
            <w:lang w:eastAsia="ko-KR"/>
            <w:rPrChange w:id="23034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="00DB2BCC" w:rsidRPr="002646CB" w:rsidDel="00087689">
          <w:rPr>
            <w:lang w:eastAsia="ko-KR"/>
            <w:rPrChange w:id="23035" w:author="ETRI-김종원" w:date="2019-12-10T10:44:00Z">
              <w:rPr>
                <w:lang w:eastAsia="ko-KR"/>
              </w:rPr>
            </w:rPrChange>
          </w:rPr>
          <w:delText>전환</w:delText>
        </w:r>
      </w:del>
    </w:p>
    <w:p w14:paraId="08AB408E" w14:textId="7EFEAB8F" w:rsidR="003A525D" w:rsidRPr="002646CB" w:rsidDel="00087689" w:rsidRDefault="003A525D" w:rsidP="003A525D">
      <w:pPr>
        <w:rPr>
          <w:del w:id="23036" w:author="박 진상" w:date="2019-10-08T06:13:00Z"/>
          <w:rPrChange w:id="23037" w:author="ETRI-김종원" w:date="2019-12-10T10:44:00Z">
            <w:rPr>
              <w:del w:id="23038" w:author="박 진상" w:date="2019-10-08T06:13:00Z"/>
            </w:rPr>
          </w:rPrChange>
        </w:rPr>
      </w:pPr>
    </w:p>
    <w:p w14:paraId="258F5E0F" w14:textId="19D0D4E2" w:rsidR="007D2DFF" w:rsidRPr="002646CB" w:rsidDel="00087689" w:rsidRDefault="003A525D" w:rsidP="003A525D">
      <w:pPr>
        <w:rPr>
          <w:del w:id="23039" w:author="박 진상" w:date="2019-10-08T06:13:00Z"/>
          <w:rPrChange w:id="23040" w:author="ETRI-김종원" w:date="2019-12-10T10:44:00Z">
            <w:rPr>
              <w:del w:id="23041" w:author="박 진상" w:date="2019-10-08T06:13:00Z"/>
            </w:rPr>
          </w:rPrChange>
        </w:rPr>
      </w:pPr>
      <w:del w:id="23042" w:author="박 진상" w:date="2019-10-08T06:13:00Z">
        <w:r w:rsidRPr="002646CB" w:rsidDel="00087689">
          <w:rPr>
            <w:rPrChange w:id="23043" w:author="ETRI-김종원" w:date="2019-12-10T10:44:00Z">
              <w:rPr/>
            </w:rPrChange>
          </w:rPr>
          <w:delText>마이크로그리드가</w:delText>
        </w:r>
        <w:r w:rsidRPr="002646CB" w:rsidDel="00087689">
          <w:rPr>
            <w:rPrChange w:id="23044" w:author="ETRI-김종원" w:date="2019-12-10T10:44:00Z">
              <w:rPr/>
            </w:rPrChange>
          </w:rPr>
          <w:delText xml:space="preserve"> </w:delText>
        </w:r>
        <w:r w:rsidR="00A933ED" w:rsidRPr="002646CB" w:rsidDel="00087689">
          <w:rPr>
            <w:rFonts w:hint="eastAsia"/>
            <w:rPrChange w:id="23045" w:author="ETRI-김종원" w:date="2019-12-10T10:44:00Z">
              <w:rPr>
                <w:rFonts w:hint="eastAsia"/>
              </w:rPr>
            </w:rPrChange>
          </w:rPr>
          <w:delText>주</w:delText>
        </w:r>
        <w:r w:rsidR="00A933ED" w:rsidRPr="002646CB" w:rsidDel="00087689">
          <w:rPr>
            <w:rFonts w:hint="eastAsia"/>
            <w:rPrChange w:id="2304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933ED" w:rsidRPr="002646CB" w:rsidDel="00087689">
          <w:rPr>
            <w:rFonts w:hint="eastAsia"/>
            <w:rPrChange w:id="23047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3048" w:author="ETRI-김종원" w:date="2019-12-10T10:44:00Z">
              <w:rPr/>
            </w:rPrChange>
          </w:rPr>
          <w:delText>에</w:delText>
        </w:r>
        <w:r w:rsidRPr="002646CB" w:rsidDel="00087689">
          <w:rPr>
            <w:rPrChange w:id="2304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50" w:author="ETRI-김종원" w:date="2019-12-10T10:44:00Z">
              <w:rPr/>
            </w:rPrChange>
          </w:rPr>
          <w:delText>연</w:delText>
        </w:r>
        <w:r w:rsidR="00A92B61" w:rsidRPr="002646CB" w:rsidDel="00087689">
          <w:rPr>
            <w:rFonts w:hint="eastAsia"/>
            <w:rPrChange w:id="23051" w:author="ETRI-김종원" w:date="2019-12-10T10:44:00Z">
              <w:rPr>
                <w:rFonts w:hint="eastAsia"/>
              </w:rPr>
            </w:rPrChange>
          </w:rPr>
          <w:delText>계</w:delText>
        </w:r>
        <w:r w:rsidRPr="002646CB" w:rsidDel="00087689">
          <w:rPr>
            <w:rPrChange w:id="23052" w:author="ETRI-김종원" w:date="2019-12-10T10:44:00Z">
              <w:rPr/>
            </w:rPrChange>
          </w:rPr>
          <w:delText>되면</w:delText>
        </w:r>
        <w:r w:rsidRPr="002646CB" w:rsidDel="00087689">
          <w:rPr>
            <w:rPrChange w:id="2305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54" w:author="ETRI-김종원" w:date="2019-12-10T10:44:00Z">
              <w:rPr/>
            </w:rPrChange>
          </w:rPr>
          <w:delText>정상적인</w:delText>
        </w:r>
        <w:r w:rsidRPr="002646CB" w:rsidDel="00087689">
          <w:rPr>
            <w:rPrChange w:id="2305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56" w:author="ETRI-김종원" w:date="2019-12-10T10:44:00Z">
              <w:rPr/>
            </w:rPrChange>
          </w:rPr>
          <w:delText>작동</w:delText>
        </w:r>
        <w:r w:rsidRPr="002646CB" w:rsidDel="00087689">
          <w:rPr>
            <w:rPrChange w:id="2305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58" w:author="ETRI-김종원" w:date="2019-12-10T10:44:00Z">
              <w:rPr/>
            </w:rPrChange>
          </w:rPr>
          <w:delText>조건에서</w:delText>
        </w:r>
        <w:r w:rsidRPr="002646CB" w:rsidDel="00087689">
          <w:rPr>
            <w:rPrChange w:id="230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60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06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62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306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64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06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66" w:author="ETRI-김종원" w:date="2019-12-10T10:44:00Z">
              <w:rPr/>
            </w:rPrChange>
          </w:rPr>
          <w:delText>내부의</w:delText>
        </w:r>
        <w:r w:rsidRPr="002646CB" w:rsidDel="00087689">
          <w:rPr>
            <w:rPrChange w:id="23067" w:author="ETRI-김종원" w:date="2019-12-10T10:44:00Z">
              <w:rPr/>
            </w:rPrChange>
          </w:rPr>
          <w:delText xml:space="preserve"> </w:delText>
        </w:r>
        <w:r w:rsidR="00A933ED" w:rsidRPr="002646CB" w:rsidDel="00087689">
          <w:rPr>
            <w:rFonts w:hint="eastAsia"/>
            <w:rPrChange w:id="23068" w:author="ETRI-김종원" w:date="2019-12-10T10:44:00Z">
              <w:rPr>
                <w:rFonts w:hint="eastAsia"/>
              </w:rPr>
            </w:rPrChange>
          </w:rPr>
          <w:delText>주</w:delText>
        </w:r>
        <w:r w:rsidR="00A933ED" w:rsidRPr="002646CB" w:rsidDel="00087689">
          <w:rPr>
            <w:rFonts w:hint="eastAsia"/>
            <w:rPrChange w:id="230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933ED" w:rsidRPr="002646CB" w:rsidDel="00087689">
          <w:rPr>
            <w:rFonts w:hint="eastAsia"/>
            <w:rPrChange w:id="23070" w:author="ETRI-김종원" w:date="2019-12-10T10:44:00Z">
              <w:rPr>
                <w:rFonts w:hint="eastAsia"/>
              </w:rPr>
            </w:rPrChange>
          </w:rPr>
          <w:delText>계통과</w:delText>
        </w:r>
        <w:r w:rsidRPr="002646CB" w:rsidDel="00087689">
          <w:rPr>
            <w:rPrChange w:id="2307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72" w:author="ETRI-김종원" w:date="2019-12-10T10:44:00Z">
              <w:rPr/>
            </w:rPrChange>
          </w:rPr>
          <w:delText>다른</w:delText>
        </w:r>
        <w:r w:rsidRPr="002646CB" w:rsidDel="00087689">
          <w:rPr>
            <w:rPrChange w:id="2307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74" w:author="ETRI-김종원" w:date="2019-12-10T10:44:00Z">
              <w:rPr/>
            </w:rPrChange>
          </w:rPr>
          <w:delText>발전기</w:delText>
        </w:r>
        <w:r w:rsidRPr="002646CB" w:rsidDel="00087689">
          <w:rPr>
            <w:rFonts w:hint="eastAsia"/>
            <w:rPrChange w:id="2307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933ED" w:rsidRPr="002646CB" w:rsidDel="00087689">
          <w:rPr>
            <w:rFonts w:hint="eastAsia"/>
            <w:rPrChange w:id="23076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087689">
          <w:rPr>
            <w:rPrChange w:id="23077" w:author="ETRI-김종원" w:date="2019-12-10T10:44:00Z">
              <w:rPr/>
            </w:rPrChange>
          </w:rPr>
          <w:delText>시스템</w:delText>
        </w:r>
        <w:r w:rsidRPr="002646CB" w:rsidDel="00087689">
          <w:rPr>
            <w:rFonts w:hint="eastAsia"/>
            <w:rPrChange w:id="2307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3079" w:author="ETRI-김종원" w:date="2019-12-10T10:44:00Z">
              <w:rPr/>
            </w:rPrChange>
          </w:rPr>
          <w:delText>제어</w:delText>
        </w:r>
        <w:r w:rsidRPr="002646CB" w:rsidDel="00087689">
          <w:rPr>
            <w:rPrChange w:id="2308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81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308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83" w:author="ETRI-김종원" w:date="2019-12-10T10:44:00Z">
              <w:rPr/>
            </w:rPrChange>
          </w:rPr>
          <w:delText>부하</w:delText>
        </w:r>
        <w:r w:rsidRPr="002646CB" w:rsidDel="00087689">
          <w:rPr>
            <w:rPrChange w:id="2308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85" w:author="ETRI-김종원" w:date="2019-12-10T10:44:00Z">
              <w:rPr/>
            </w:rPrChange>
          </w:rPr>
          <w:delText>및</w:delText>
        </w:r>
        <w:r w:rsidRPr="002646CB" w:rsidDel="00087689">
          <w:rPr>
            <w:rPrChange w:id="2308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87" w:author="ETRI-김종원" w:date="2019-12-10T10:44:00Z">
              <w:rPr/>
            </w:rPrChange>
          </w:rPr>
          <w:delText>기타</w:delText>
        </w:r>
        <w:r w:rsidRPr="002646CB" w:rsidDel="00087689">
          <w:rPr>
            <w:rPrChange w:id="2308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89" w:author="ETRI-김종원" w:date="2019-12-10T10:44:00Z">
              <w:rPr/>
            </w:rPrChange>
          </w:rPr>
          <w:delText>유연성의</w:delText>
        </w:r>
        <w:r w:rsidRPr="002646CB" w:rsidDel="00087689">
          <w:rPr>
            <w:rPrChange w:id="2309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91" w:author="ETRI-김종원" w:date="2019-12-10T10:44:00Z">
              <w:rPr/>
            </w:rPrChange>
          </w:rPr>
          <w:delText>상태를</w:delText>
        </w:r>
        <w:r w:rsidRPr="002646CB" w:rsidDel="00087689">
          <w:rPr>
            <w:rPrChange w:id="2309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93" w:author="ETRI-김종원" w:date="2019-12-10T10:44:00Z">
              <w:rPr/>
            </w:rPrChange>
          </w:rPr>
          <w:delText>모니터링</w:delText>
        </w:r>
        <w:r w:rsidR="007D2DFF" w:rsidRPr="002646CB" w:rsidDel="00087689">
          <w:rPr>
            <w:rFonts w:hint="eastAsia"/>
            <w:rPrChange w:id="23094" w:author="ETRI-김종원" w:date="2019-12-10T10:44:00Z">
              <w:rPr>
                <w:rFonts w:hint="eastAsia"/>
              </w:rPr>
            </w:rPrChange>
          </w:rPr>
          <w:delText>함으로서</w:delText>
        </w:r>
        <w:r w:rsidR="007D2DFF" w:rsidRPr="002646CB" w:rsidDel="00087689">
          <w:rPr>
            <w:rFonts w:hint="eastAsia"/>
            <w:rPrChange w:id="230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3096" w:author="ETRI-김종원" w:date="2019-12-10T10:44:00Z">
              <w:rPr/>
            </w:rPrChange>
          </w:rPr>
          <w:delText>중단이</w:delText>
        </w:r>
        <w:r w:rsidRPr="002646CB" w:rsidDel="00087689">
          <w:rPr>
            <w:rPrChange w:id="2309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098" w:author="ETRI-김종원" w:date="2019-12-10T10:44:00Z">
              <w:rPr/>
            </w:rPrChange>
          </w:rPr>
          <w:delText>발생할</w:delText>
        </w:r>
        <w:r w:rsidRPr="002646CB" w:rsidDel="00087689">
          <w:rPr>
            <w:rPrChange w:id="2309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00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310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02" w:author="ETRI-김종원" w:date="2019-12-10T10:44:00Z">
              <w:rPr/>
            </w:rPrChange>
          </w:rPr>
          <w:delText>있으며</w:delText>
        </w:r>
        <w:r w:rsidRPr="002646CB" w:rsidDel="00087689">
          <w:rPr>
            <w:rFonts w:hint="eastAsia"/>
            <w:rPrChange w:id="23103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7D2DFF" w:rsidRPr="002646CB" w:rsidDel="00087689">
          <w:rPr>
            <w:rFonts w:hint="eastAsia"/>
            <w:rPrChange w:id="23104" w:author="ETRI-김종원" w:date="2019-12-10T10:44:00Z">
              <w:rPr>
                <w:rFonts w:hint="eastAsia"/>
              </w:rPr>
            </w:rPrChange>
          </w:rPr>
          <w:delText>개</w:delText>
        </w:r>
        <w:r w:rsidR="00700996" w:rsidRPr="002646CB" w:rsidDel="00087689">
          <w:rPr>
            <w:rFonts w:hint="eastAsia"/>
            <w:rPrChange w:id="23105" w:author="ETRI-김종원" w:date="2019-12-10T10:44:00Z">
              <w:rPr>
                <w:rFonts w:hint="eastAsia"/>
              </w:rPr>
            </w:rPrChange>
          </w:rPr>
          <w:delText>별적으로</w:delText>
        </w:r>
        <w:r w:rsidR="00700996" w:rsidRPr="002646CB" w:rsidDel="00087689">
          <w:rPr>
            <w:rFonts w:hint="eastAsia"/>
            <w:rPrChange w:id="2310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3107" w:author="ETRI-김종원" w:date="2019-12-10T10:44:00Z">
              <w:rPr/>
            </w:rPrChange>
          </w:rPr>
          <w:delText>지속</w:delText>
        </w:r>
        <w:r w:rsidRPr="002646CB" w:rsidDel="00087689">
          <w:rPr>
            <w:rPrChange w:id="23108" w:author="ETRI-김종원" w:date="2019-12-10T10:44:00Z">
              <w:rPr/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3109" w:author="ETRI-김종원" w:date="2019-12-10T10:44:00Z">
              <w:rPr>
                <w:rFonts w:hint="eastAsia"/>
              </w:rPr>
            </w:rPrChange>
          </w:rPr>
          <w:delText>가능</w:delText>
        </w:r>
        <w:r w:rsidR="007D2DFF" w:rsidRPr="002646CB" w:rsidDel="00087689">
          <w:rPr>
            <w:rFonts w:hint="eastAsia"/>
            <w:rPrChange w:id="231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3111" w:author="ETRI-김종원" w:date="2019-12-10T10:44:00Z">
              <w:rPr/>
            </w:rPrChange>
          </w:rPr>
          <w:delText>기간을</w:delText>
        </w:r>
        <w:r w:rsidRPr="002646CB" w:rsidDel="00087689">
          <w:rPr>
            <w:rPrChange w:id="2311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13" w:author="ETRI-김종원" w:date="2019-12-10T10:44:00Z">
              <w:rPr/>
            </w:rPrChange>
          </w:rPr>
          <w:delText>평가할</w:delText>
        </w:r>
        <w:r w:rsidRPr="002646CB" w:rsidDel="00087689">
          <w:rPr>
            <w:rPrChange w:id="2311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15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311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17" w:author="ETRI-김종원" w:date="2019-12-10T10:44:00Z">
              <w:rPr/>
            </w:rPrChange>
          </w:rPr>
          <w:delText>있다</w:delText>
        </w:r>
        <w:r w:rsidRPr="002646CB" w:rsidDel="00087689">
          <w:rPr>
            <w:rFonts w:hint="eastAsia"/>
            <w:rPrChange w:id="23118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6A6DC990" w14:textId="7B839353" w:rsidR="007D2DFF" w:rsidRPr="002646CB" w:rsidDel="00087689" w:rsidRDefault="007D2DFF" w:rsidP="003A525D">
      <w:pPr>
        <w:rPr>
          <w:del w:id="23119" w:author="박 진상" w:date="2019-10-08T06:13:00Z"/>
          <w:rPrChange w:id="23120" w:author="ETRI-김종원" w:date="2019-12-10T10:44:00Z">
            <w:rPr>
              <w:del w:id="23121" w:author="박 진상" w:date="2019-10-08T06:13:00Z"/>
            </w:rPr>
          </w:rPrChange>
        </w:rPr>
      </w:pPr>
    </w:p>
    <w:p w14:paraId="2CD82B08" w14:textId="4AE34DD6" w:rsidR="003A525D" w:rsidRPr="002646CB" w:rsidDel="00087689" w:rsidRDefault="003A525D" w:rsidP="003A525D">
      <w:pPr>
        <w:rPr>
          <w:del w:id="23122" w:author="박 진상" w:date="2019-10-08T06:13:00Z"/>
          <w:rPrChange w:id="23123" w:author="ETRI-김종원" w:date="2019-12-10T10:44:00Z">
            <w:rPr>
              <w:del w:id="23124" w:author="박 진상" w:date="2019-10-08T06:13:00Z"/>
            </w:rPr>
          </w:rPrChange>
        </w:rPr>
      </w:pPr>
      <w:del w:id="23125" w:author="박 진상" w:date="2019-10-08T06:13:00Z">
        <w:r w:rsidRPr="002646CB" w:rsidDel="00087689">
          <w:rPr>
            <w:rPrChange w:id="23126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12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28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312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30" w:author="ETRI-김종원" w:date="2019-12-10T10:44:00Z">
              <w:rPr/>
            </w:rPrChange>
          </w:rPr>
          <w:delText>마이크로그리드의</w:delText>
        </w:r>
        <w:r w:rsidRPr="002646CB" w:rsidDel="00087689">
          <w:rPr>
            <w:rPrChange w:id="23131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132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133" w:author="ETRI-김종원" w:date="2019-12-10T10:44:00Z">
              <w:rPr/>
            </w:rPrChange>
          </w:rPr>
          <w:delText>운전</w:delText>
        </w:r>
        <w:r w:rsidRPr="002646CB" w:rsidDel="00087689">
          <w:rPr>
            <w:rPrChange w:id="23134" w:author="ETRI-김종원" w:date="2019-12-10T10:44:00Z">
              <w:rPr/>
            </w:rPrChange>
          </w:rPr>
          <w:delText>에</w:delText>
        </w:r>
        <w:r w:rsidRPr="002646CB" w:rsidDel="00087689">
          <w:rPr>
            <w:rPrChange w:id="2313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36" w:author="ETRI-김종원" w:date="2019-12-10T10:44:00Z">
              <w:rPr/>
            </w:rPrChange>
          </w:rPr>
          <w:delText>대한</w:delText>
        </w:r>
        <w:r w:rsidRPr="002646CB" w:rsidDel="00087689">
          <w:rPr>
            <w:rPrChange w:id="2313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38" w:author="ETRI-김종원" w:date="2019-12-10T10:44:00Z">
              <w:rPr/>
            </w:rPrChange>
          </w:rPr>
          <w:delText>가능성에</w:delText>
        </w:r>
        <w:r w:rsidRPr="002646CB" w:rsidDel="00087689">
          <w:rPr>
            <w:rPrChange w:id="2313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40" w:author="ETRI-김종원" w:date="2019-12-10T10:44:00Z">
              <w:rPr/>
            </w:rPrChange>
          </w:rPr>
          <w:delText>대해</w:delText>
        </w:r>
        <w:r w:rsidRPr="002646CB" w:rsidDel="00087689">
          <w:rPr>
            <w:rPrChange w:id="23141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3142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3143" w:author="ETRI-김종원" w:date="2019-12-10T10:44:00Z">
              <w:rPr/>
            </w:rPrChange>
          </w:rPr>
          <w:delText>에게</w:delText>
        </w:r>
        <w:r w:rsidRPr="002646CB" w:rsidDel="00087689">
          <w:rPr>
            <w:rPrChange w:id="2314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45" w:author="ETRI-김종원" w:date="2019-12-10T10:44:00Z">
              <w:rPr/>
            </w:rPrChange>
          </w:rPr>
          <w:delText>실시간으로</w:delText>
        </w:r>
        <w:r w:rsidRPr="002646CB" w:rsidDel="00087689">
          <w:rPr>
            <w:rPrChange w:id="2314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47" w:author="ETRI-김종원" w:date="2019-12-10T10:44:00Z">
              <w:rPr/>
            </w:rPrChange>
          </w:rPr>
          <w:delText>알려</w:delText>
        </w:r>
        <w:r w:rsidRPr="002646CB" w:rsidDel="00087689">
          <w:rPr>
            <w:rPrChange w:id="2314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49" w:author="ETRI-김종원" w:date="2019-12-10T10:44:00Z">
              <w:rPr/>
            </w:rPrChange>
          </w:rPr>
          <w:delText>준다</w:delText>
        </w:r>
        <w:r w:rsidRPr="002646CB" w:rsidDel="00087689">
          <w:rPr>
            <w:rFonts w:hint="eastAsia"/>
            <w:rPrChange w:id="23150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PrChange w:id="23151" w:author="ETRI-김종원" w:date="2019-12-10T10:44:00Z">
              <w:rPr/>
            </w:rPrChange>
          </w:rPr>
          <w:delText>배전</w:delText>
        </w:r>
        <w:r w:rsidRPr="002646CB" w:rsidDel="00087689">
          <w:rPr>
            <w:rPrChange w:id="2315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53" w:author="ETRI-김종원" w:date="2019-12-10T10:44:00Z">
              <w:rPr/>
            </w:rPrChange>
          </w:rPr>
          <w:delText>마이크로그리드의</w:delText>
        </w:r>
        <w:r w:rsidRPr="002646CB" w:rsidDel="00087689">
          <w:rPr>
            <w:rPrChange w:id="2315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55" w:author="ETRI-김종원" w:date="2019-12-10T10:44:00Z">
              <w:rPr/>
            </w:rPrChange>
          </w:rPr>
          <w:delText>경우</w:delText>
        </w:r>
        <w:r w:rsidRPr="002646CB" w:rsidDel="00087689">
          <w:rPr>
            <w:rFonts w:hint="eastAsia"/>
            <w:rPrChange w:id="23156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C849B5" w:rsidRPr="002646CB" w:rsidDel="00087689">
          <w:rPr>
            <w:rFonts w:hint="eastAsia"/>
            <w:rPrChange w:id="2315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3158" w:author="ETRI-김종원" w:date="2019-12-10T10:44:00Z">
              <w:rPr/>
            </w:rPrChange>
          </w:rPr>
          <w:delText>는</w:delText>
        </w:r>
        <w:r w:rsidRPr="002646CB" w:rsidDel="00087689">
          <w:rPr>
            <w:rPrChange w:id="231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60" w:author="ETRI-김종원" w:date="2019-12-10T10:44:00Z">
              <w:rPr/>
            </w:rPrChange>
          </w:rPr>
          <w:delText>정전이</w:delText>
        </w:r>
        <w:r w:rsidRPr="002646CB" w:rsidDel="00087689">
          <w:rPr>
            <w:rPrChange w:id="2316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62" w:author="ETRI-김종원" w:date="2019-12-10T10:44:00Z">
              <w:rPr/>
            </w:rPrChange>
          </w:rPr>
          <w:delText>발생할</w:delText>
        </w:r>
        <w:r w:rsidRPr="002646CB" w:rsidDel="00087689">
          <w:rPr>
            <w:rPrChange w:id="2316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64" w:author="ETRI-김종원" w:date="2019-12-10T10:44:00Z">
              <w:rPr/>
            </w:rPrChange>
          </w:rPr>
          <w:delText>경우</w:delText>
        </w:r>
        <w:r w:rsidRPr="002646CB" w:rsidDel="00087689">
          <w:rPr>
            <w:rPrChange w:id="23165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166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167" w:author="ETRI-김종원" w:date="2019-12-10T10:44:00Z">
              <w:rPr/>
            </w:rPrChange>
          </w:rPr>
          <w:delText>운전</w:delText>
        </w:r>
        <w:r w:rsidR="0008666F" w:rsidRPr="002646CB" w:rsidDel="00087689">
          <w:rPr>
            <w:rFonts w:hint="eastAsia"/>
            <w:rPrChange w:id="2316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8666F" w:rsidRPr="002646CB" w:rsidDel="00087689">
          <w:rPr>
            <w:rFonts w:hint="eastAsia"/>
            <w:rPrChange w:id="23169" w:author="ETRI-김종원" w:date="2019-12-10T10:44:00Z">
              <w:rPr>
                <w:rFonts w:hint="eastAsia"/>
              </w:rPr>
            </w:rPrChange>
          </w:rPr>
          <w:delText>모</w:delText>
        </w:r>
        <w:r w:rsidR="007D2DFF" w:rsidRPr="002646CB" w:rsidDel="00087689">
          <w:rPr>
            <w:rFonts w:hint="eastAsia"/>
            <w:rPrChange w:id="23170" w:author="ETRI-김종원" w:date="2019-12-10T10:44:00Z">
              <w:rPr>
                <w:rFonts w:hint="eastAsia"/>
              </w:rPr>
            </w:rPrChange>
          </w:rPr>
          <w:delText>드</w:delText>
        </w:r>
        <w:r w:rsidR="0008666F" w:rsidRPr="002646CB" w:rsidDel="00087689">
          <w:rPr>
            <w:rFonts w:hint="eastAsia"/>
            <w:rPrChange w:id="231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8666F" w:rsidRPr="002646CB" w:rsidDel="00087689">
          <w:rPr>
            <w:rFonts w:hint="eastAsia"/>
            <w:rPrChange w:id="23172" w:author="ETRI-김종원" w:date="2019-12-10T10:44:00Z">
              <w:rPr>
                <w:rFonts w:hint="eastAsia"/>
              </w:rPr>
            </w:rPrChange>
          </w:rPr>
          <w:delText>상태로</w:delText>
        </w:r>
        <w:r w:rsidR="007D2DFF" w:rsidRPr="002646CB" w:rsidDel="00087689">
          <w:rPr>
            <w:rFonts w:hint="eastAsia"/>
            <w:rPrChange w:id="23173" w:author="ETRI-김종원" w:date="2019-12-10T10:44:00Z">
              <w:rPr>
                <w:rFonts w:hint="eastAsia"/>
              </w:rPr>
            </w:rPrChange>
          </w:rPr>
          <w:delText>의</w:delText>
        </w:r>
        <w:r w:rsidR="007D2DFF" w:rsidRPr="002646CB" w:rsidDel="00087689">
          <w:rPr>
            <w:rFonts w:hint="eastAsia"/>
            <w:rPrChange w:id="231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D2DFF" w:rsidRPr="002646CB" w:rsidDel="00087689">
          <w:rPr>
            <w:rFonts w:hint="eastAsia"/>
            <w:rPrChange w:id="23175" w:author="ETRI-김종원" w:date="2019-12-10T10:44:00Z">
              <w:rPr>
                <w:rFonts w:hint="eastAsia"/>
              </w:rPr>
            </w:rPrChange>
          </w:rPr>
          <w:delText>전환을</w:delText>
        </w:r>
        <w:r w:rsidRPr="002646CB" w:rsidDel="00087689">
          <w:rPr>
            <w:rPrChange w:id="2317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177" w:author="ETRI-김종원" w:date="2019-12-10T10:44:00Z">
              <w:rPr/>
            </w:rPrChange>
          </w:rPr>
          <w:delText>인가한다</w:delText>
        </w:r>
        <w:r w:rsidRPr="002646CB" w:rsidDel="00087689">
          <w:rPr>
            <w:rFonts w:hint="eastAsia"/>
            <w:rPrChange w:id="23178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7BF79926" w14:textId="0D2DF392" w:rsidR="003A525D" w:rsidRPr="002646CB" w:rsidDel="00087689" w:rsidRDefault="003A525D" w:rsidP="003A525D">
      <w:pPr>
        <w:rPr>
          <w:del w:id="23179" w:author="박 진상" w:date="2019-10-08T06:13:00Z"/>
          <w:rPrChange w:id="23180" w:author="ETRI-김종원" w:date="2019-12-10T10:44:00Z">
            <w:rPr>
              <w:del w:id="23181" w:author="박 진상" w:date="2019-10-08T06:13:00Z"/>
            </w:rPr>
          </w:rPrChange>
        </w:rPr>
      </w:pPr>
    </w:p>
    <w:p w14:paraId="64BB5428" w14:textId="0F03E4AA" w:rsidR="003A525D" w:rsidRPr="002646CB" w:rsidDel="00087689" w:rsidRDefault="007D2DFF" w:rsidP="003A525D">
      <w:pPr>
        <w:rPr>
          <w:del w:id="23182" w:author="박 진상" w:date="2019-10-08T06:13:00Z"/>
          <w:rPrChange w:id="23183" w:author="ETRI-김종원" w:date="2019-12-10T10:44:00Z">
            <w:rPr>
              <w:del w:id="23184" w:author="박 진상" w:date="2019-10-08T06:13:00Z"/>
            </w:rPr>
          </w:rPrChange>
        </w:rPr>
      </w:pPr>
      <w:del w:id="23185" w:author="박 진상" w:date="2019-10-08T06:13:00Z">
        <w:r w:rsidRPr="002646CB" w:rsidDel="00087689">
          <w:rPr>
            <w:rFonts w:hint="eastAsia"/>
            <w:rPrChange w:id="23186" w:author="ETRI-김종원" w:date="2019-12-10T10:44:00Z">
              <w:rPr>
                <w:rFonts w:hint="eastAsia"/>
              </w:rPr>
            </w:rPrChange>
          </w:rPr>
          <w:delText>또한</w:delText>
        </w:r>
        <w:r w:rsidRPr="002646CB" w:rsidDel="00087689">
          <w:rPr>
            <w:rFonts w:hint="eastAsia"/>
            <w:rPrChange w:id="2318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3A525D" w:rsidRPr="002646CB" w:rsidDel="00087689">
          <w:rPr>
            <w:rPrChange w:id="23188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318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190" w:author="ETRI-김종원" w:date="2019-12-10T10:44:00Z">
              <w:rPr/>
            </w:rPrChange>
          </w:rPr>
          <w:delText>관리자는</w:delText>
        </w:r>
        <w:r w:rsidR="003A525D" w:rsidRPr="002646CB" w:rsidDel="00087689">
          <w:rPr>
            <w:rPrChange w:id="2319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Fonts w:hint="eastAsia"/>
            <w:rPrChange w:id="23192" w:author="ETRI-김종원" w:date="2019-12-10T10:44:00Z">
              <w:rPr>
                <w:rFonts w:hint="eastAsia"/>
              </w:rPr>
            </w:rPrChange>
          </w:rPr>
          <w:delText>주</w:delText>
        </w:r>
        <w:r w:rsidRPr="002646CB" w:rsidDel="00087689">
          <w:rPr>
            <w:rFonts w:hint="eastAsia"/>
            <w:rPrChange w:id="2319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3194" w:author="ETRI-김종원" w:date="2019-12-10T10:44:00Z">
              <w:rPr>
                <w:rFonts w:hint="eastAsia"/>
              </w:rPr>
            </w:rPrChange>
          </w:rPr>
          <w:delText>계통과</w:delText>
        </w:r>
        <w:r w:rsidRPr="002646CB" w:rsidDel="00087689">
          <w:rPr>
            <w:rFonts w:hint="eastAsia"/>
            <w:rPrChange w:id="2319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3A525D" w:rsidRPr="002646CB" w:rsidDel="00087689">
          <w:rPr>
            <w:rPrChange w:id="23196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319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198" w:author="ETRI-김종원" w:date="2019-12-10T10:44:00Z">
              <w:rPr/>
            </w:rPrChange>
          </w:rPr>
          <w:delText>발전기</w:delText>
        </w:r>
        <w:r w:rsidR="003A525D" w:rsidRPr="002646CB" w:rsidDel="00087689">
          <w:rPr>
            <w:rFonts w:hint="eastAsia"/>
            <w:rPrChange w:id="23199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933ED" w:rsidRPr="002646CB" w:rsidDel="00087689">
          <w:rPr>
            <w:rFonts w:hint="eastAsia"/>
            <w:rPrChange w:id="23200" w:author="ETRI-김종원" w:date="2019-12-10T10:44:00Z">
              <w:rPr>
                <w:rFonts w:hint="eastAsia"/>
              </w:rPr>
            </w:rPrChange>
          </w:rPr>
          <w:delText>EES</w:delText>
        </w:r>
        <w:r w:rsidR="003A525D" w:rsidRPr="002646CB" w:rsidDel="00087689">
          <w:rPr>
            <w:rPrChange w:id="23201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Fonts w:hint="eastAsia"/>
            <w:rPrChange w:id="23202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3A525D" w:rsidRPr="002646CB" w:rsidDel="00087689">
          <w:rPr>
            <w:rPrChange w:id="23203" w:author="ETRI-김종원" w:date="2019-12-10T10:44:00Z">
              <w:rPr/>
            </w:rPrChange>
          </w:rPr>
          <w:delText>제어</w:delText>
        </w:r>
        <w:r w:rsidR="003A525D" w:rsidRPr="002646CB" w:rsidDel="00087689">
          <w:rPr>
            <w:rPrChange w:id="2320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05" w:author="ETRI-김종원" w:date="2019-12-10T10:44:00Z">
              <w:rPr/>
            </w:rPrChange>
          </w:rPr>
          <w:delText>가능한</w:delText>
        </w:r>
        <w:r w:rsidR="003A525D" w:rsidRPr="002646CB" w:rsidDel="00087689">
          <w:rPr>
            <w:rPrChange w:id="2320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07" w:author="ETRI-김종원" w:date="2019-12-10T10:44:00Z">
              <w:rPr/>
            </w:rPrChange>
          </w:rPr>
          <w:delText>부하</w:delText>
        </w:r>
        <w:r w:rsidR="003A525D" w:rsidRPr="002646CB" w:rsidDel="00087689">
          <w:rPr>
            <w:rPrChange w:id="2320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09" w:author="ETRI-김종원" w:date="2019-12-10T10:44:00Z">
              <w:rPr/>
            </w:rPrChange>
          </w:rPr>
          <w:delText>및</w:delText>
        </w:r>
        <w:r w:rsidR="003A525D" w:rsidRPr="002646CB" w:rsidDel="00087689">
          <w:rPr>
            <w:rPrChange w:id="2321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11" w:author="ETRI-김종원" w:date="2019-12-10T10:44:00Z">
              <w:rPr/>
            </w:rPrChange>
          </w:rPr>
          <w:delText>기타</w:delText>
        </w:r>
        <w:r w:rsidR="003A525D" w:rsidRPr="002646CB" w:rsidDel="00087689">
          <w:rPr>
            <w:rPrChange w:id="2321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13" w:author="ETRI-김종원" w:date="2019-12-10T10:44:00Z">
              <w:rPr/>
            </w:rPrChange>
          </w:rPr>
          <w:delText>유연성을</w:delText>
        </w:r>
        <w:r w:rsidR="003A525D" w:rsidRPr="002646CB" w:rsidDel="00087689">
          <w:rPr>
            <w:rPrChange w:id="2321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15" w:author="ETRI-김종원" w:date="2019-12-10T10:44:00Z">
              <w:rPr/>
            </w:rPrChange>
          </w:rPr>
          <w:delText>준비하</w:delText>
        </w:r>
        <w:r w:rsidRPr="002646CB" w:rsidDel="00087689">
          <w:rPr>
            <w:rFonts w:hint="eastAsia"/>
            <w:rPrChange w:id="23216" w:author="ETRI-김종원" w:date="2019-12-10T10:44:00Z">
              <w:rPr>
                <w:rFonts w:hint="eastAsia"/>
              </w:rPr>
            </w:rPrChange>
          </w:rPr>
          <w:delText>고</w:delText>
        </w:r>
        <w:r w:rsidR="003A525D" w:rsidRPr="002646CB" w:rsidDel="00087689">
          <w:rPr>
            <w:rPrChange w:id="2321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Fonts w:hint="eastAsia"/>
            <w:rPrChange w:id="23218" w:author="ETRI-김종원" w:date="2019-12-10T10:44:00Z">
              <w:rPr>
                <w:rFonts w:hint="eastAsia"/>
              </w:rPr>
            </w:rPrChange>
          </w:rPr>
          <w:delText>사용이</w:delText>
        </w:r>
        <w:r w:rsidRPr="002646CB" w:rsidDel="00087689">
          <w:rPr>
            <w:rFonts w:hint="eastAsia"/>
            <w:rPrChange w:id="232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3220" w:author="ETRI-김종원" w:date="2019-12-10T10:44:00Z">
              <w:rPr>
                <w:rFonts w:hint="eastAsia"/>
              </w:rPr>
            </w:rPrChange>
          </w:rPr>
          <w:delText>필요한</w:delText>
        </w:r>
        <w:r w:rsidRPr="002646CB" w:rsidDel="00087689">
          <w:rPr>
            <w:rFonts w:hint="eastAsia"/>
            <w:rPrChange w:id="2322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3222" w:author="ETRI-김종원" w:date="2019-12-10T10:44:00Z">
              <w:rPr>
                <w:rFonts w:hint="eastAsia"/>
              </w:rPr>
            </w:rPrChange>
          </w:rPr>
          <w:delText>경우</w:delText>
        </w:r>
        <w:r w:rsidRPr="002646CB" w:rsidDel="00087689">
          <w:rPr>
            <w:rPrChange w:id="2322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24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322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26" w:author="ETRI-김종원" w:date="2019-12-10T10:44:00Z">
              <w:rPr/>
            </w:rPrChange>
          </w:rPr>
          <w:delText>유스케이스와</w:delText>
        </w:r>
        <w:r w:rsidR="003A525D" w:rsidRPr="002646CB" w:rsidDel="00087689">
          <w:rPr>
            <w:rPrChange w:id="2322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28" w:author="ETRI-김종원" w:date="2019-12-10T10:44:00Z">
              <w:rPr/>
            </w:rPrChange>
          </w:rPr>
          <w:delText>협력하여</w:delText>
        </w:r>
        <w:r w:rsidR="003A525D" w:rsidRPr="002646CB" w:rsidDel="00087689">
          <w:rPr>
            <w:rPrChange w:id="2322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30" w:author="ETRI-김종원" w:date="2019-12-10T10:44:00Z">
              <w:rPr/>
            </w:rPrChange>
          </w:rPr>
          <w:delText>최적의</w:delText>
        </w:r>
        <w:r w:rsidR="003A525D" w:rsidRPr="002646CB" w:rsidDel="00087689">
          <w:rPr>
            <w:rPrChange w:id="2323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32" w:author="ETRI-김종원" w:date="2019-12-10T10:44:00Z">
              <w:rPr/>
            </w:rPrChange>
          </w:rPr>
          <w:delText>상태에</w:delText>
        </w:r>
        <w:r w:rsidR="003A525D" w:rsidRPr="002646CB" w:rsidDel="00087689">
          <w:rPr>
            <w:rPrChange w:id="2323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34" w:author="ETRI-김종원" w:date="2019-12-10T10:44:00Z">
              <w:rPr/>
            </w:rPrChange>
          </w:rPr>
          <w:delText>있도록</w:delText>
        </w:r>
        <w:r w:rsidR="003A525D" w:rsidRPr="002646CB" w:rsidDel="00087689">
          <w:rPr>
            <w:rPrChange w:id="2323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36" w:author="ETRI-김종원" w:date="2019-12-10T10:44:00Z">
              <w:rPr/>
            </w:rPrChange>
          </w:rPr>
          <w:delText>한다</w:delText>
        </w:r>
        <w:r w:rsidR="003A525D" w:rsidRPr="002646CB" w:rsidDel="00087689">
          <w:rPr>
            <w:rFonts w:hint="eastAsia"/>
            <w:rPrChange w:id="23237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3A525D" w:rsidRPr="002646CB" w:rsidDel="00087689">
          <w:rPr>
            <w:rPrChange w:id="23238" w:author="ETRI-김종원" w:date="2019-12-10T10:44:00Z">
              <w:rPr/>
            </w:rPrChange>
          </w:rPr>
          <w:delText>예를</w:delText>
        </w:r>
        <w:r w:rsidR="003A525D" w:rsidRPr="002646CB" w:rsidDel="00087689">
          <w:rPr>
            <w:rPrChange w:id="2323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40" w:author="ETRI-김종원" w:date="2019-12-10T10:44:00Z">
              <w:rPr/>
            </w:rPrChange>
          </w:rPr>
          <w:delText>들어</w:delText>
        </w:r>
        <w:r w:rsidR="003A525D" w:rsidRPr="002646CB" w:rsidDel="00087689">
          <w:rPr>
            <w:rFonts w:hint="eastAsia"/>
            <w:rPrChange w:id="23241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933ED" w:rsidRPr="002646CB" w:rsidDel="00087689">
          <w:rPr>
            <w:rFonts w:hint="eastAsia"/>
            <w:rPrChange w:id="23242" w:author="ETRI-김종원" w:date="2019-12-10T10:44:00Z">
              <w:rPr>
                <w:rFonts w:hint="eastAsia"/>
              </w:rPr>
            </w:rPrChange>
          </w:rPr>
          <w:delText>EES</w:delText>
        </w:r>
        <w:r w:rsidR="003A525D" w:rsidRPr="002646CB" w:rsidDel="00087689">
          <w:rPr>
            <w:rPrChange w:id="23243" w:author="ETRI-김종원" w:date="2019-12-10T10:44:00Z">
              <w:rPr/>
            </w:rPrChange>
          </w:rPr>
          <w:delText>시스템의</w:delText>
        </w:r>
        <w:r w:rsidR="003A525D" w:rsidRPr="002646CB" w:rsidDel="00087689">
          <w:rPr>
            <w:rPrChange w:id="232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45" w:author="ETRI-김종원" w:date="2019-12-10T10:44:00Z">
              <w:rPr/>
            </w:rPrChange>
          </w:rPr>
          <w:delText>일정</w:delText>
        </w:r>
        <w:r w:rsidR="003A525D" w:rsidRPr="002646CB" w:rsidDel="00087689">
          <w:rPr>
            <w:rPrChange w:id="2324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47" w:author="ETRI-김종원" w:date="2019-12-10T10:44:00Z">
              <w:rPr/>
            </w:rPrChange>
          </w:rPr>
          <w:delText>기간은</w:delText>
        </w:r>
        <w:r w:rsidR="003A525D" w:rsidRPr="002646CB" w:rsidDel="00087689">
          <w:rPr>
            <w:rPrChange w:id="23248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249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250" w:author="ETRI-김종원" w:date="2019-12-10T10:44:00Z">
              <w:rPr/>
            </w:rPrChange>
          </w:rPr>
          <w:delText>운전을</w:delText>
        </w:r>
        <w:r w:rsidR="003A525D" w:rsidRPr="002646CB" w:rsidDel="00087689">
          <w:rPr>
            <w:rPrChange w:id="2325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52" w:author="ETRI-김종원" w:date="2019-12-10T10:44:00Z">
              <w:rPr/>
            </w:rPrChange>
          </w:rPr>
          <w:delText>활성화하기</w:delText>
        </w:r>
        <w:r w:rsidR="003A525D" w:rsidRPr="002646CB" w:rsidDel="00087689">
          <w:rPr>
            <w:rPrChange w:id="2325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54" w:author="ETRI-김종원" w:date="2019-12-10T10:44:00Z">
              <w:rPr/>
            </w:rPrChange>
          </w:rPr>
          <w:delText>위해</w:delText>
        </w:r>
        <w:r w:rsidR="003A525D" w:rsidRPr="002646CB" w:rsidDel="00087689">
          <w:rPr>
            <w:rPrChange w:id="2325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56" w:author="ETRI-김종원" w:date="2019-12-10T10:44:00Z">
              <w:rPr/>
            </w:rPrChange>
          </w:rPr>
          <w:delText>예약될</w:delText>
        </w:r>
        <w:r w:rsidR="003A525D" w:rsidRPr="002646CB" w:rsidDel="00087689">
          <w:rPr>
            <w:rPrChange w:id="2325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58" w:author="ETRI-김종원" w:date="2019-12-10T10:44:00Z">
              <w:rPr/>
            </w:rPrChange>
          </w:rPr>
          <w:delText>수</w:delText>
        </w:r>
        <w:r w:rsidR="003A525D" w:rsidRPr="002646CB" w:rsidDel="00087689">
          <w:rPr>
            <w:rPrChange w:id="2325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60" w:author="ETRI-김종원" w:date="2019-12-10T10:44:00Z">
              <w:rPr/>
            </w:rPrChange>
          </w:rPr>
          <w:delText>있으며</w:delText>
        </w:r>
        <w:r w:rsidR="003A525D" w:rsidRPr="002646CB" w:rsidDel="00087689">
          <w:rPr>
            <w:rPrChange w:id="2326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62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326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64" w:author="ETRI-김종원" w:date="2019-12-10T10:44:00Z">
              <w:rPr/>
            </w:rPrChange>
          </w:rPr>
          <w:delText>유스케이스에는</w:delText>
        </w:r>
        <w:r w:rsidR="003A525D" w:rsidRPr="002646CB" w:rsidDel="00087689">
          <w:rPr>
            <w:rPrChange w:id="2326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66" w:author="ETRI-김종원" w:date="2019-12-10T10:44:00Z">
              <w:rPr/>
            </w:rPrChange>
          </w:rPr>
          <w:delText>사용되지</w:delText>
        </w:r>
        <w:r w:rsidR="003A525D" w:rsidRPr="002646CB" w:rsidDel="00087689">
          <w:rPr>
            <w:rPrChange w:id="2326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68" w:author="ETRI-김종원" w:date="2019-12-10T10:44:00Z">
              <w:rPr/>
            </w:rPrChange>
          </w:rPr>
          <w:delText>않을</w:delText>
        </w:r>
        <w:r w:rsidR="003A525D" w:rsidRPr="002646CB" w:rsidDel="00087689">
          <w:rPr>
            <w:rPrChange w:id="2326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70" w:author="ETRI-김종원" w:date="2019-12-10T10:44:00Z">
              <w:rPr/>
            </w:rPrChange>
          </w:rPr>
          <w:delText>수</w:delText>
        </w:r>
        <w:r w:rsidR="003A525D" w:rsidRPr="002646CB" w:rsidDel="00087689">
          <w:rPr>
            <w:rPrChange w:id="2327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72" w:author="ETRI-김종원" w:date="2019-12-10T10:44:00Z">
              <w:rPr/>
            </w:rPrChange>
          </w:rPr>
          <w:delText>있다</w:delText>
        </w:r>
        <w:r w:rsidR="003A525D" w:rsidRPr="002646CB" w:rsidDel="00087689">
          <w:rPr>
            <w:rFonts w:hint="eastAsia"/>
            <w:rPrChange w:id="23273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3A525D" w:rsidRPr="002646CB" w:rsidDel="00087689">
          <w:rPr>
            <w:rPrChange w:id="23274" w:author="ETRI-김종원" w:date="2019-12-10T10:44:00Z">
              <w:rPr/>
            </w:rPrChange>
          </w:rPr>
          <w:delText>발전기</w:delText>
        </w:r>
        <w:r w:rsidR="003A525D" w:rsidRPr="002646CB" w:rsidDel="00087689">
          <w:rPr>
            <w:rFonts w:hint="eastAsia"/>
            <w:rPrChange w:id="2327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933ED" w:rsidRPr="002646CB" w:rsidDel="00087689">
          <w:rPr>
            <w:rFonts w:hint="eastAsia"/>
            <w:rPrChange w:id="23276" w:author="ETRI-김종원" w:date="2019-12-10T10:44:00Z">
              <w:rPr>
                <w:rFonts w:hint="eastAsia"/>
              </w:rPr>
            </w:rPrChange>
          </w:rPr>
          <w:delText>EES</w:delText>
        </w:r>
        <w:r w:rsidR="003A525D" w:rsidRPr="002646CB" w:rsidDel="00087689">
          <w:rPr>
            <w:rPrChange w:id="23277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PrChange w:id="2327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79" w:author="ETRI-김종원" w:date="2019-12-10T10:44:00Z">
              <w:rPr/>
            </w:rPrChange>
          </w:rPr>
          <w:delText>또는</w:delText>
        </w:r>
        <w:r w:rsidR="003A525D" w:rsidRPr="002646CB" w:rsidDel="00087689">
          <w:rPr>
            <w:rPrChange w:id="2328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81" w:author="ETRI-김종원" w:date="2019-12-10T10:44:00Z">
              <w:rPr/>
            </w:rPrChange>
          </w:rPr>
          <w:delText>제어</w:delText>
        </w:r>
        <w:r w:rsidR="003A525D" w:rsidRPr="002646CB" w:rsidDel="00087689">
          <w:rPr>
            <w:rPrChange w:id="2328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83" w:author="ETRI-김종원" w:date="2019-12-10T10:44:00Z">
              <w:rPr/>
            </w:rPrChange>
          </w:rPr>
          <w:delText>가능한</w:delText>
        </w:r>
        <w:r w:rsidR="003A525D" w:rsidRPr="002646CB" w:rsidDel="00087689">
          <w:rPr>
            <w:rPrChange w:id="2328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85" w:author="ETRI-김종원" w:date="2019-12-10T10:44:00Z">
              <w:rPr/>
            </w:rPrChange>
          </w:rPr>
          <w:delText>부하를</w:delText>
        </w:r>
        <w:r w:rsidR="003A525D" w:rsidRPr="002646CB" w:rsidDel="00087689">
          <w:rPr>
            <w:rPrChange w:id="2328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87" w:author="ETRI-김종원" w:date="2019-12-10T10:44:00Z">
              <w:rPr/>
            </w:rPrChange>
          </w:rPr>
          <w:delText>준비하기</w:delText>
        </w:r>
        <w:r w:rsidR="003A525D" w:rsidRPr="002646CB" w:rsidDel="00087689">
          <w:rPr>
            <w:rPrChange w:id="2328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89" w:author="ETRI-김종원" w:date="2019-12-10T10:44:00Z">
              <w:rPr/>
            </w:rPrChange>
          </w:rPr>
          <w:delText>위해</w:delText>
        </w:r>
        <w:r w:rsidR="003A525D" w:rsidRPr="002646CB" w:rsidDel="00087689">
          <w:rPr>
            <w:rPrChange w:id="2329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91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329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93" w:author="ETRI-김종원" w:date="2019-12-10T10:44:00Z">
              <w:rPr/>
            </w:rPrChange>
          </w:rPr>
          <w:delText>관리자는</w:delText>
        </w:r>
        <w:r w:rsidR="003A525D" w:rsidRPr="002646CB" w:rsidDel="00087689">
          <w:rPr>
            <w:rPrChange w:id="2329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95" w:author="ETRI-김종원" w:date="2019-12-10T10:44:00Z">
              <w:rPr/>
            </w:rPrChange>
          </w:rPr>
          <w:delText>직접</w:delText>
        </w:r>
        <w:r w:rsidR="003A525D" w:rsidRPr="002646CB" w:rsidDel="00087689">
          <w:rPr>
            <w:rPrChange w:id="2329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97" w:author="ETRI-김종원" w:date="2019-12-10T10:44:00Z">
              <w:rPr/>
            </w:rPrChange>
          </w:rPr>
          <w:delText>제어하거나</w:delText>
        </w:r>
        <w:r w:rsidR="003A525D" w:rsidRPr="002646CB" w:rsidDel="00087689">
          <w:rPr>
            <w:rPrChange w:id="2329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299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PrChange w:id="2330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01" w:author="ETRI-김종원" w:date="2019-12-10T10:44:00Z">
              <w:rPr/>
            </w:rPrChange>
          </w:rPr>
          <w:delText>관리자</w:delText>
        </w:r>
        <w:r w:rsidR="003A525D" w:rsidRPr="002646CB" w:rsidDel="00087689">
          <w:rPr>
            <w:rFonts w:hint="eastAsia"/>
            <w:rPrChange w:id="23302" w:author="ETRI-김종원" w:date="2019-12-10T10:44:00Z">
              <w:rPr>
                <w:rFonts w:hint="eastAsia"/>
              </w:rPr>
            </w:rPrChange>
          </w:rPr>
          <w:delText>(</w:delText>
        </w:r>
        <w:r w:rsidR="00DD1A59" w:rsidRPr="002646CB" w:rsidDel="00087689">
          <w:rPr>
            <w:rFonts w:hint="eastAsia"/>
            <w:rPrChange w:id="23303" w:author="ETRI-김종원" w:date="2019-12-10T10:44:00Z">
              <w:rPr>
                <w:rFonts w:hint="eastAsia"/>
              </w:rPr>
            </w:rPrChange>
          </w:rPr>
          <w:delText xml:space="preserve">DER </w:delText>
        </w:r>
        <w:r w:rsidR="003A525D" w:rsidRPr="002646CB" w:rsidDel="00087689">
          <w:rPr>
            <w:rPrChange w:id="23304" w:author="ETRI-김종원" w:date="2019-12-10T10:44:00Z">
              <w:rPr/>
            </w:rPrChange>
          </w:rPr>
          <w:delText>운영자</w:delText>
        </w:r>
        <w:r w:rsidR="003A525D" w:rsidRPr="002646CB" w:rsidDel="00087689">
          <w:rPr>
            <w:rPrChange w:id="2330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06" w:author="ETRI-김종원" w:date="2019-12-10T10:44:00Z">
              <w:rPr/>
            </w:rPrChange>
          </w:rPr>
          <w:delText>또는</w:delText>
        </w:r>
        <w:r w:rsidR="003A525D" w:rsidRPr="002646CB" w:rsidDel="00087689">
          <w:rPr>
            <w:rPrChange w:id="2330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Fonts w:hint="eastAsia"/>
            <w:rPrChange w:id="23308" w:author="ETRI-김종원" w:date="2019-12-10T10:44:00Z">
              <w:rPr>
                <w:rFonts w:hint="eastAsia"/>
              </w:rPr>
            </w:rPrChange>
          </w:rPr>
          <w:delText>EES</w:delText>
        </w:r>
        <w:r w:rsidR="00D8216E" w:rsidRPr="002646CB" w:rsidDel="00087689">
          <w:rPr>
            <w:rFonts w:hint="eastAsia"/>
            <w:rPrChange w:id="23309" w:author="ETRI-김종원" w:date="2019-12-10T10:44:00Z">
              <w:rPr>
                <w:rFonts w:hint="eastAsia"/>
              </w:rPr>
            </w:rPrChange>
          </w:rPr>
          <w:delText>시스템</w:delText>
        </w:r>
        <w:r w:rsidR="003A525D" w:rsidRPr="002646CB" w:rsidDel="00087689">
          <w:rPr>
            <w:rFonts w:hint="eastAsia"/>
            <w:rPrChange w:id="233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3A525D" w:rsidRPr="002646CB" w:rsidDel="00087689">
          <w:rPr>
            <w:rPrChange w:id="23311" w:author="ETRI-김종원" w:date="2019-12-10T10:44:00Z">
              <w:rPr/>
            </w:rPrChange>
          </w:rPr>
          <w:delText>운영자</w:delText>
        </w:r>
        <w:r w:rsidR="003A525D" w:rsidRPr="002646CB" w:rsidDel="00087689">
          <w:rPr>
            <w:rFonts w:hint="eastAsia"/>
            <w:rPrChange w:id="23312" w:author="ETRI-김종원" w:date="2019-12-10T10:44:00Z">
              <w:rPr>
                <w:rFonts w:hint="eastAsia"/>
              </w:rPr>
            </w:rPrChange>
          </w:rPr>
          <w:delText>)</w:delText>
        </w:r>
        <w:r w:rsidR="003A525D" w:rsidRPr="002646CB" w:rsidDel="00087689">
          <w:rPr>
            <w:rPrChange w:id="23313" w:author="ETRI-김종원" w:date="2019-12-10T10:44:00Z">
              <w:rPr/>
            </w:rPrChange>
          </w:rPr>
          <w:delText>를</w:delText>
        </w:r>
        <w:r w:rsidR="003A525D" w:rsidRPr="002646CB" w:rsidDel="00087689">
          <w:rPr>
            <w:rPrChange w:id="2331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15" w:author="ETRI-김종원" w:date="2019-12-10T10:44:00Z">
              <w:rPr/>
            </w:rPrChange>
          </w:rPr>
          <w:delText>통</w:delText>
        </w:r>
        <w:r w:rsidR="00A933ED" w:rsidRPr="002646CB" w:rsidDel="00087689">
          <w:rPr>
            <w:rFonts w:hint="eastAsia"/>
            <w:rPrChange w:id="23316" w:author="ETRI-김종원" w:date="2019-12-10T10:44:00Z">
              <w:rPr>
                <w:rFonts w:hint="eastAsia"/>
              </w:rPr>
            </w:rPrChange>
          </w:rPr>
          <w:delText>해</w:delText>
        </w:r>
        <w:r w:rsidR="00A933ED" w:rsidRPr="002646CB" w:rsidDel="00087689">
          <w:rPr>
            <w:rFonts w:hint="eastAsia"/>
            <w:rPrChange w:id="2331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A933ED" w:rsidRPr="002646CB" w:rsidDel="00087689">
          <w:rPr>
            <w:rFonts w:hint="eastAsia"/>
            <w:rPrChange w:id="23318" w:author="ETRI-김종원" w:date="2019-12-10T10:44:00Z">
              <w:rPr>
                <w:rFonts w:hint="eastAsia"/>
              </w:rPr>
            </w:rPrChange>
          </w:rPr>
          <w:delText>제어</w:delText>
        </w:r>
        <w:r w:rsidR="003A525D" w:rsidRPr="002646CB" w:rsidDel="00087689">
          <w:rPr>
            <w:rPrChange w:id="23319" w:author="ETRI-김종원" w:date="2019-12-10T10:44:00Z">
              <w:rPr/>
            </w:rPrChange>
          </w:rPr>
          <w:delText>할</w:delText>
        </w:r>
        <w:r w:rsidR="003A525D" w:rsidRPr="002646CB" w:rsidDel="00087689">
          <w:rPr>
            <w:rPrChange w:id="2332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21" w:author="ETRI-김종원" w:date="2019-12-10T10:44:00Z">
              <w:rPr/>
            </w:rPrChange>
          </w:rPr>
          <w:delText>수</w:delText>
        </w:r>
        <w:r w:rsidR="003A525D" w:rsidRPr="002646CB" w:rsidDel="00087689">
          <w:rPr>
            <w:rPrChange w:id="2332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23" w:author="ETRI-김종원" w:date="2019-12-10T10:44:00Z">
              <w:rPr/>
            </w:rPrChange>
          </w:rPr>
          <w:delText>있다</w:delText>
        </w:r>
        <w:r w:rsidR="003A525D" w:rsidRPr="002646CB" w:rsidDel="00087689">
          <w:rPr>
            <w:rFonts w:hint="eastAsia"/>
            <w:rPrChange w:id="23324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2BC904F0" w14:textId="2368105F" w:rsidR="007D2DFF" w:rsidRPr="002646CB" w:rsidDel="00087689" w:rsidRDefault="007D2DFF" w:rsidP="003A525D">
      <w:pPr>
        <w:rPr>
          <w:del w:id="23325" w:author="박 진상" w:date="2019-10-08T06:13:00Z"/>
          <w:rPrChange w:id="23326" w:author="ETRI-김종원" w:date="2019-12-10T10:44:00Z">
            <w:rPr>
              <w:del w:id="23327" w:author="박 진상" w:date="2019-10-08T06:13:00Z"/>
            </w:rPr>
          </w:rPrChange>
        </w:rPr>
      </w:pPr>
    </w:p>
    <w:p w14:paraId="019862D1" w14:textId="095F4258" w:rsidR="003A525D" w:rsidRPr="002646CB" w:rsidDel="00087689" w:rsidRDefault="00DB2BCC" w:rsidP="003A525D">
      <w:pPr>
        <w:rPr>
          <w:del w:id="23328" w:author="박 진상" w:date="2019-10-08T06:13:00Z"/>
          <w:rPrChange w:id="23329" w:author="ETRI-김종원" w:date="2019-12-10T10:44:00Z">
            <w:rPr>
              <w:del w:id="23330" w:author="박 진상" w:date="2019-10-08T06:13:00Z"/>
            </w:rPr>
          </w:rPrChange>
        </w:rPr>
      </w:pPr>
      <w:del w:id="23331" w:author="박 진상" w:date="2019-10-08T06:13:00Z">
        <w:r w:rsidRPr="002646CB" w:rsidDel="00087689">
          <w:rPr>
            <w:rFonts w:hint="eastAsia"/>
            <w:rPrChange w:id="23332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333" w:author="ETRI-김종원" w:date="2019-12-10T10:44:00Z">
              <w:rPr/>
            </w:rPrChange>
          </w:rPr>
          <w:delText>운전</w:delText>
        </w:r>
        <w:r w:rsidR="003A525D" w:rsidRPr="002646CB" w:rsidDel="00087689">
          <w:rPr>
            <w:rPrChange w:id="2333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35" w:author="ETRI-김종원" w:date="2019-12-10T10:44:00Z">
              <w:rPr/>
            </w:rPrChange>
          </w:rPr>
          <w:delText>기간의</w:delText>
        </w:r>
        <w:r w:rsidR="003A525D" w:rsidRPr="002646CB" w:rsidDel="00087689">
          <w:rPr>
            <w:rPrChange w:id="2333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37" w:author="ETRI-김종원" w:date="2019-12-10T10:44:00Z">
              <w:rPr/>
            </w:rPrChange>
          </w:rPr>
          <w:delText>준비와</w:delText>
        </w:r>
        <w:r w:rsidR="003A525D" w:rsidRPr="002646CB" w:rsidDel="00087689">
          <w:rPr>
            <w:rPrChange w:id="2333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39" w:author="ETRI-김종원" w:date="2019-12-10T10:44:00Z">
              <w:rPr/>
            </w:rPrChange>
          </w:rPr>
          <w:delText>평가는</w:delText>
        </w:r>
        <w:r w:rsidR="003A525D" w:rsidRPr="002646CB" w:rsidDel="00087689">
          <w:rPr>
            <w:rPrChange w:id="233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41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334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43" w:author="ETRI-김종원" w:date="2019-12-10T10:44:00Z">
              <w:rPr/>
            </w:rPrChange>
          </w:rPr>
          <w:delText>내부의</w:delText>
        </w:r>
        <w:r w:rsidR="003A525D" w:rsidRPr="002646CB" w:rsidDel="00087689">
          <w:rPr>
            <w:rPrChange w:id="233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45" w:author="ETRI-김종원" w:date="2019-12-10T10:44:00Z">
              <w:rPr/>
            </w:rPrChange>
          </w:rPr>
          <w:delText>소비와</w:delText>
        </w:r>
        <w:r w:rsidR="003A525D" w:rsidRPr="002646CB" w:rsidDel="00087689">
          <w:rPr>
            <w:rPrChange w:id="2334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47" w:author="ETRI-김종원" w:date="2019-12-10T10:44:00Z">
              <w:rPr/>
            </w:rPrChange>
          </w:rPr>
          <w:delText>생산에</w:delText>
        </w:r>
        <w:r w:rsidR="003A525D" w:rsidRPr="002646CB" w:rsidDel="00087689">
          <w:rPr>
            <w:rPrChange w:id="2334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49" w:author="ETRI-김종원" w:date="2019-12-10T10:44:00Z">
              <w:rPr/>
            </w:rPrChange>
          </w:rPr>
          <w:delText>대한</w:delText>
        </w:r>
        <w:r w:rsidR="003A525D" w:rsidRPr="002646CB" w:rsidDel="00087689">
          <w:rPr>
            <w:rPrChange w:id="2335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51" w:author="ETRI-김종원" w:date="2019-12-10T10:44:00Z">
              <w:rPr/>
            </w:rPrChange>
          </w:rPr>
          <w:delText>예측을</w:delText>
        </w:r>
        <w:r w:rsidR="003A525D" w:rsidRPr="002646CB" w:rsidDel="00087689">
          <w:rPr>
            <w:rPrChange w:id="2335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353" w:author="ETRI-김종원" w:date="2019-12-10T10:44:00Z">
              <w:rPr/>
            </w:rPrChange>
          </w:rPr>
          <w:delText>고려한다</w:delText>
        </w:r>
        <w:r w:rsidR="003A525D" w:rsidRPr="002646CB" w:rsidDel="00087689">
          <w:rPr>
            <w:rFonts w:hint="eastAsia"/>
            <w:rPrChange w:id="23354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4E13AF10" w14:textId="2680F1AD" w:rsidR="00DE2C69" w:rsidRPr="002646CB" w:rsidDel="00087689" w:rsidRDefault="00DE2C69" w:rsidP="003A525D">
      <w:pPr>
        <w:rPr>
          <w:del w:id="23355" w:author="박 진상" w:date="2019-10-08T06:13:00Z"/>
          <w:rPrChange w:id="23356" w:author="ETRI-김종원" w:date="2019-12-10T10:44:00Z">
            <w:rPr>
              <w:del w:id="23357" w:author="박 진상" w:date="2019-10-08T06:13:00Z"/>
            </w:rPr>
          </w:rPrChange>
        </w:rPr>
      </w:pPr>
    </w:p>
    <w:p w14:paraId="642FC90F" w14:textId="73BFF94C" w:rsidR="003A525D" w:rsidRPr="002646CB" w:rsidDel="00087689" w:rsidRDefault="00AD77AA" w:rsidP="003A525D">
      <w:pPr>
        <w:pStyle w:val="KSDTA1"/>
        <w:rPr>
          <w:del w:id="23358" w:author="박 진상" w:date="2019-10-08T06:13:00Z"/>
          <w:rPrChange w:id="23359" w:author="ETRI-김종원" w:date="2019-12-10T10:44:00Z">
            <w:rPr>
              <w:del w:id="23360" w:author="박 진상" w:date="2019-10-08T06:13:00Z"/>
            </w:rPr>
          </w:rPrChange>
        </w:rPr>
      </w:pPr>
      <w:del w:id="23361" w:author="박 진상" w:date="2019-10-08T06:13:00Z">
        <w:r w:rsidRPr="002646CB" w:rsidDel="00087689">
          <w:rPr>
            <w:rFonts w:hint="eastAsia"/>
            <w:lang w:eastAsia="ko-KR"/>
            <w:rPrChange w:id="23362" w:author="ETRI-김종원" w:date="2019-12-10T10:44:00Z">
              <w:rPr>
                <w:rFonts w:hint="eastAsia"/>
                <w:lang w:eastAsia="ko-KR"/>
              </w:rPr>
            </w:rPrChange>
          </w:rPr>
          <w:delText>시나리오</w:delText>
        </w:r>
        <w:r w:rsidRPr="002646CB" w:rsidDel="00087689">
          <w:rPr>
            <w:rFonts w:hint="eastAsia"/>
            <w:lang w:eastAsia="ko-KR"/>
            <w:rPrChange w:id="2336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2 : </w:delText>
        </w:r>
        <w:r w:rsidRPr="002646CB" w:rsidDel="00087689">
          <w:rPr>
            <w:lang w:eastAsia="ko-KR"/>
            <w:rPrChange w:id="23364" w:author="ETRI-김종원" w:date="2019-12-10T10:44:00Z">
              <w:rPr>
                <w:lang w:eastAsia="ko-KR"/>
              </w:rPr>
            </w:rPrChange>
          </w:rPr>
          <w:delText>예방</w:delText>
        </w:r>
        <w:r w:rsidRPr="002646CB" w:rsidDel="00087689">
          <w:rPr>
            <w:lang w:eastAsia="ko-KR"/>
            <w:rPrChange w:id="23365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3366" w:author="ETRI-김종원" w:date="2019-12-10T10:44:00Z">
              <w:rPr>
                <w:rFonts w:hint="eastAsia"/>
                <w:lang w:eastAsia="ko-KR"/>
              </w:rPr>
            </w:rPrChange>
          </w:rPr>
          <w:delText>독립</w:delText>
        </w:r>
        <w:r w:rsidRPr="002646CB" w:rsidDel="00087689">
          <w:rPr>
            <w:lang w:eastAsia="ko-KR"/>
            <w:rPrChange w:id="23367" w:author="ETRI-김종원" w:date="2019-12-10T10:44:00Z">
              <w:rPr>
                <w:lang w:eastAsia="ko-KR"/>
              </w:rPr>
            </w:rPrChange>
          </w:rPr>
          <w:delText>운전</w:delText>
        </w:r>
      </w:del>
    </w:p>
    <w:p w14:paraId="18413E5C" w14:textId="26CBC867" w:rsidR="003A525D" w:rsidRPr="002646CB" w:rsidDel="00087689" w:rsidRDefault="003A525D" w:rsidP="003A525D">
      <w:pPr>
        <w:rPr>
          <w:del w:id="23368" w:author="박 진상" w:date="2019-10-08T06:13:00Z"/>
          <w:rPrChange w:id="23369" w:author="ETRI-김종원" w:date="2019-12-10T10:44:00Z">
            <w:rPr>
              <w:del w:id="23370" w:author="박 진상" w:date="2019-10-08T06:13:00Z"/>
            </w:rPr>
          </w:rPrChange>
        </w:rPr>
      </w:pPr>
    </w:p>
    <w:p w14:paraId="1A021735" w14:textId="4E89FABE" w:rsidR="003A525D" w:rsidRPr="002646CB" w:rsidDel="00087689" w:rsidRDefault="003A525D" w:rsidP="003A525D">
      <w:pPr>
        <w:rPr>
          <w:del w:id="23371" w:author="박 진상" w:date="2019-10-08T06:13:00Z"/>
          <w:rPrChange w:id="23372" w:author="ETRI-김종원" w:date="2019-12-10T10:44:00Z">
            <w:rPr>
              <w:del w:id="23373" w:author="박 진상" w:date="2019-10-08T06:13:00Z"/>
            </w:rPr>
          </w:rPrChange>
        </w:rPr>
      </w:pPr>
      <w:del w:id="23374" w:author="박 진상" w:date="2019-10-08T06:13:00Z">
        <w:r w:rsidRPr="002646CB" w:rsidDel="00087689">
          <w:rPr>
            <w:rPrChange w:id="23375" w:author="ETRI-김종원" w:date="2019-12-10T10:44:00Z">
              <w:rPr/>
            </w:rPrChange>
          </w:rPr>
          <w:delText>예방</w:delText>
        </w:r>
        <w:r w:rsidRPr="002646CB" w:rsidDel="00087689">
          <w:rPr>
            <w:rPrChange w:id="23376" w:author="ETRI-김종원" w:date="2019-12-10T10:44:00Z">
              <w:rPr/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3377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3378" w:author="ETRI-김종원" w:date="2019-12-10T10:44:00Z">
              <w:rPr/>
            </w:rPrChange>
          </w:rPr>
          <w:delText>운전은</w:delText>
        </w:r>
        <w:r w:rsidRPr="002646CB" w:rsidDel="00087689">
          <w:rPr>
            <w:rPrChange w:id="2337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380" w:author="ETRI-김종원" w:date="2019-12-10T10:44:00Z">
              <w:rPr/>
            </w:rPrChange>
          </w:rPr>
          <w:delText>다음과</w:delText>
        </w:r>
        <w:r w:rsidRPr="002646CB" w:rsidDel="00087689">
          <w:rPr>
            <w:rPrChange w:id="2338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382" w:author="ETRI-김종원" w:date="2019-12-10T10:44:00Z">
              <w:rPr/>
            </w:rPrChange>
          </w:rPr>
          <w:delText>같은</w:delText>
        </w:r>
        <w:r w:rsidRPr="002646CB" w:rsidDel="00087689">
          <w:rPr>
            <w:rPrChange w:id="2338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384" w:author="ETRI-김종원" w:date="2019-12-10T10:44:00Z">
              <w:rPr/>
            </w:rPrChange>
          </w:rPr>
          <w:delText>사건</w:delText>
        </w:r>
        <w:r w:rsidR="00C73F56" w:rsidRPr="002646CB" w:rsidDel="00087689">
          <w:rPr>
            <w:rFonts w:hint="eastAsia"/>
            <w:rPrChange w:id="23385" w:author="ETRI-김종원" w:date="2019-12-10T10:44:00Z">
              <w:rPr>
                <w:rFonts w:hint="eastAsia"/>
              </w:rPr>
            </w:rPrChange>
          </w:rPr>
          <w:delText>들에</w:delText>
        </w:r>
        <w:r w:rsidR="00C73F56" w:rsidRPr="002646CB" w:rsidDel="00087689">
          <w:rPr>
            <w:rFonts w:hint="eastAsia"/>
            <w:rPrChange w:id="2338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387" w:author="ETRI-김종원" w:date="2019-12-10T10:44:00Z">
              <w:rPr>
                <w:rFonts w:hint="eastAsia"/>
              </w:rPr>
            </w:rPrChange>
          </w:rPr>
          <w:delText>의해서</w:delText>
        </w:r>
        <w:r w:rsidR="00C73F56" w:rsidRPr="002646CB" w:rsidDel="00087689">
          <w:rPr>
            <w:rFonts w:hint="eastAsia"/>
            <w:rPrChange w:id="2338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389" w:author="ETRI-김종원" w:date="2019-12-10T10:44:00Z">
              <w:rPr>
                <w:rFonts w:hint="eastAsia"/>
              </w:rPr>
            </w:rPrChange>
          </w:rPr>
          <w:delText>운전될</w:delText>
        </w:r>
        <w:r w:rsidR="00C73F56" w:rsidRPr="002646CB" w:rsidDel="00087689">
          <w:rPr>
            <w:rFonts w:hint="eastAsia"/>
            <w:rPrChange w:id="2339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391" w:author="ETRI-김종원" w:date="2019-12-10T10:44:00Z">
              <w:rPr>
                <w:rFonts w:hint="eastAsia"/>
              </w:rPr>
            </w:rPrChange>
          </w:rPr>
          <w:delText>수</w:delText>
        </w:r>
        <w:r w:rsidR="00C73F56" w:rsidRPr="002646CB" w:rsidDel="00087689">
          <w:rPr>
            <w:rFonts w:hint="eastAsia"/>
            <w:rPrChange w:id="233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393" w:author="ETRI-김종원" w:date="2019-12-10T10:44:00Z">
              <w:rPr>
                <w:rFonts w:hint="eastAsia"/>
              </w:rPr>
            </w:rPrChange>
          </w:rPr>
          <w:delText>있다</w:delText>
        </w:r>
        <w:r w:rsidR="00C73F56" w:rsidRPr="002646CB" w:rsidDel="00087689">
          <w:rPr>
            <w:rFonts w:hint="eastAsia"/>
            <w:rPrChange w:id="23394" w:author="ETRI-김종원" w:date="2019-12-10T10:44:00Z">
              <w:rPr>
                <w:rFonts w:hint="eastAsia"/>
              </w:rPr>
            </w:rPrChange>
          </w:rPr>
          <w:delText>.</w:delText>
        </w:r>
        <w:r w:rsidR="00C73F56" w:rsidRPr="002646CB" w:rsidDel="00087689">
          <w:rPr>
            <w:rPrChange w:id="23395" w:author="ETRI-김종원" w:date="2019-12-10T10:44:00Z">
              <w:rPr/>
            </w:rPrChange>
          </w:rPr>
          <w:delText xml:space="preserve"> </w:delText>
        </w:r>
      </w:del>
    </w:p>
    <w:p w14:paraId="5D41002E" w14:textId="1E65276A" w:rsidR="003A525D" w:rsidRPr="002646CB" w:rsidDel="00087689" w:rsidRDefault="003A525D" w:rsidP="003A525D">
      <w:pPr>
        <w:rPr>
          <w:del w:id="23396" w:author="박 진상" w:date="2019-10-08T06:13:00Z"/>
          <w:rPrChange w:id="23397" w:author="ETRI-김종원" w:date="2019-12-10T10:44:00Z">
            <w:rPr>
              <w:del w:id="23398" w:author="박 진상" w:date="2019-10-08T06:13:00Z"/>
            </w:rPr>
          </w:rPrChange>
        </w:rPr>
      </w:pPr>
    </w:p>
    <w:p w14:paraId="21B0B9D5" w14:textId="60383FC4" w:rsidR="003A525D" w:rsidRPr="002646CB" w:rsidDel="00087689" w:rsidRDefault="003A525D" w:rsidP="003A525D">
      <w:pPr>
        <w:rPr>
          <w:del w:id="23399" w:author="박 진상" w:date="2019-10-08T06:13:00Z"/>
          <w:rPrChange w:id="23400" w:author="ETRI-김종원" w:date="2019-12-10T10:44:00Z">
            <w:rPr>
              <w:del w:id="23401" w:author="박 진상" w:date="2019-10-08T06:13:00Z"/>
            </w:rPr>
          </w:rPrChange>
        </w:rPr>
      </w:pPr>
      <w:del w:id="23402" w:author="박 진상" w:date="2019-10-08T06:13:00Z">
        <w:r w:rsidRPr="002646CB" w:rsidDel="00087689">
          <w:rPr>
            <w:rPrChange w:id="23403" w:author="ETRI-김종원" w:date="2019-12-10T10:44:00Z">
              <w:rPr/>
            </w:rPrChange>
          </w:rPr>
          <w:delText>배전용</w:delText>
        </w:r>
        <w:r w:rsidRPr="002646CB" w:rsidDel="00087689">
          <w:rPr>
            <w:rPrChange w:id="2340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05" w:author="ETRI-김종원" w:date="2019-12-10T10:44:00Z">
              <w:rPr/>
            </w:rPrChange>
          </w:rPr>
          <w:delText>마이크로그리드의</w:delText>
        </w:r>
        <w:r w:rsidRPr="002646CB" w:rsidDel="00087689">
          <w:rPr>
            <w:rPrChange w:id="2340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07" w:author="ETRI-김종원" w:date="2019-12-10T10:44:00Z">
              <w:rPr/>
            </w:rPrChange>
          </w:rPr>
          <w:delText>경우</w:delText>
        </w:r>
        <w:r w:rsidRPr="002646CB" w:rsidDel="00087689">
          <w:rPr>
            <w:rFonts w:hint="eastAsia"/>
            <w:rPrChange w:id="2340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C849B5" w:rsidRPr="002646CB" w:rsidDel="00087689">
          <w:rPr>
            <w:rFonts w:hint="eastAsia"/>
            <w:rPrChange w:id="23409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3410" w:author="ETRI-김종원" w:date="2019-12-10T10:44:00Z">
              <w:rPr/>
            </w:rPrChange>
          </w:rPr>
          <w:delText>는</w:delText>
        </w:r>
        <w:r w:rsidRPr="002646CB" w:rsidDel="00087689">
          <w:rPr>
            <w:rPrChange w:id="2341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12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41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14" w:author="ETRI-김종원" w:date="2019-12-10T10:44:00Z">
              <w:rPr/>
            </w:rPrChange>
          </w:rPr>
          <w:delText>관리자에게</w:delText>
        </w:r>
        <w:r w:rsidRPr="002646CB" w:rsidDel="00087689">
          <w:rPr>
            <w:rPrChange w:id="2341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16" w:author="ETRI-김종원" w:date="2019-12-10T10:44:00Z">
              <w:rPr/>
            </w:rPrChange>
          </w:rPr>
          <w:delText>다음과</w:delText>
        </w:r>
        <w:r w:rsidRPr="002646CB" w:rsidDel="00087689">
          <w:rPr>
            <w:rPrChange w:id="2341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18" w:author="ETRI-김종원" w:date="2019-12-10T10:44:00Z">
              <w:rPr/>
            </w:rPrChange>
          </w:rPr>
          <w:delText>같은</w:delText>
        </w:r>
        <w:r w:rsidRPr="002646CB" w:rsidDel="00087689">
          <w:rPr>
            <w:rPrChange w:id="2341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20" w:author="ETRI-김종원" w:date="2019-12-10T10:44:00Z">
              <w:rPr/>
            </w:rPrChange>
          </w:rPr>
          <w:delText>이유로</w:delText>
        </w:r>
        <w:r w:rsidRPr="002646CB" w:rsidDel="00087689">
          <w:rPr>
            <w:rPrChange w:id="2342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22" w:author="ETRI-김종원" w:date="2019-12-10T10:44:00Z">
              <w:rPr/>
            </w:rPrChange>
          </w:rPr>
          <w:delText>예방</w:delText>
        </w:r>
        <w:r w:rsidRPr="002646CB" w:rsidDel="00087689">
          <w:rPr>
            <w:rPrChange w:id="23423" w:author="ETRI-김종원" w:date="2019-12-10T10:44:00Z">
              <w:rPr/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3424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342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26" w:author="ETRI-김종원" w:date="2019-12-10T10:44:00Z">
              <w:rPr/>
            </w:rPrChange>
          </w:rPr>
          <w:delText>운전을</w:delText>
        </w:r>
        <w:r w:rsidRPr="002646CB" w:rsidDel="00087689">
          <w:rPr>
            <w:rPrChange w:id="2342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28" w:author="ETRI-김종원" w:date="2019-12-10T10:44:00Z">
              <w:rPr/>
            </w:rPrChange>
          </w:rPr>
          <w:delText>해야</w:delText>
        </w:r>
        <w:r w:rsidRPr="002646CB" w:rsidDel="00087689">
          <w:rPr>
            <w:rPrChange w:id="2342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30" w:author="ETRI-김종원" w:date="2019-12-10T10:44:00Z">
              <w:rPr/>
            </w:rPrChange>
          </w:rPr>
          <w:delText>함을</w:delText>
        </w:r>
        <w:r w:rsidRPr="002646CB" w:rsidDel="00087689">
          <w:rPr>
            <w:rPrChange w:id="2343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32" w:author="ETRI-김종원" w:date="2019-12-10T10:44:00Z">
              <w:rPr/>
            </w:rPrChange>
          </w:rPr>
          <w:delText>알린다</w:delText>
        </w:r>
        <w:r w:rsidRPr="002646CB" w:rsidDel="00087689">
          <w:rPr>
            <w:rFonts w:hint="eastAsia"/>
            <w:rPrChange w:id="23433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13D5E10C" w14:textId="68F3331E" w:rsidR="00700996" w:rsidRPr="002646CB" w:rsidDel="00087689" w:rsidRDefault="00700996" w:rsidP="003A525D">
      <w:pPr>
        <w:rPr>
          <w:del w:id="23434" w:author="박 진상" w:date="2019-10-08T06:13:00Z"/>
          <w:rPrChange w:id="23435" w:author="ETRI-김종원" w:date="2019-12-10T10:44:00Z">
            <w:rPr>
              <w:del w:id="23436" w:author="박 진상" w:date="2019-10-08T06:13:00Z"/>
            </w:rPr>
          </w:rPrChange>
        </w:rPr>
      </w:pPr>
    </w:p>
    <w:p w14:paraId="0F273379" w14:textId="4FDDB1B2" w:rsidR="003A525D" w:rsidRPr="002646CB" w:rsidDel="00087689" w:rsidRDefault="003A525D" w:rsidP="00737668">
      <w:pPr>
        <w:pStyle w:val="af6"/>
        <w:numPr>
          <w:ilvl w:val="0"/>
          <w:numId w:val="24"/>
        </w:numPr>
        <w:ind w:leftChars="0"/>
        <w:rPr>
          <w:del w:id="23437" w:author="박 진상" w:date="2019-10-08T06:13:00Z"/>
          <w:rPrChange w:id="23438" w:author="ETRI-김종원" w:date="2019-12-10T10:44:00Z">
            <w:rPr>
              <w:del w:id="23439" w:author="박 진상" w:date="2019-10-08T06:13:00Z"/>
            </w:rPr>
          </w:rPrChange>
        </w:rPr>
      </w:pPr>
      <w:del w:id="23440" w:author="박 진상" w:date="2019-10-08T06:13:00Z">
        <w:r w:rsidRPr="002646CB" w:rsidDel="00087689">
          <w:rPr>
            <w:rPrChange w:id="23441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44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43" w:author="ETRI-김종원" w:date="2019-12-10T10:44:00Z">
              <w:rPr/>
            </w:rPrChange>
          </w:rPr>
          <w:delText>영역에서</w:delText>
        </w:r>
        <w:r w:rsidRPr="002646CB" w:rsidDel="00087689">
          <w:rPr>
            <w:rPrChange w:id="2344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45" w:author="ETRI-김종원" w:date="2019-12-10T10:44:00Z">
              <w:rPr/>
            </w:rPrChange>
          </w:rPr>
          <w:delText>공급</w:delText>
        </w:r>
        <w:r w:rsidRPr="002646CB" w:rsidDel="00087689">
          <w:rPr>
            <w:rPrChange w:id="2344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47" w:author="ETRI-김종원" w:date="2019-12-10T10:44:00Z">
              <w:rPr/>
            </w:rPrChange>
          </w:rPr>
          <w:delText>중단을</w:delText>
        </w:r>
        <w:r w:rsidRPr="002646CB" w:rsidDel="00087689">
          <w:rPr>
            <w:rPrChange w:id="2344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49" w:author="ETRI-김종원" w:date="2019-12-10T10:44:00Z">
              <w:rPr/>
            </w:rPrChange>
          </w:rPr>
          <w:delText>야기</w:delText>
        </w:r>
        <w:r w:rsidRPr="002646CB" w:rsidDel="00087689">
          <w:rPr>
            <w:rPrChange w:id="2345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51" w:author="ETRI-김종원" w:date="2019-12-10T10:44:00Z">
              <w:rPr/>
            </w:rPrChange>
          </w:rPr>
          <w:delText>할</w:delText>
        </w:r>
        <w:r w:rsidRPr="002646CB" w:rsidDel="00087689">
          <w:rPr>
            <w:rPrChange w:id="2345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53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345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55" w:author="ETRI-김종원" w:date="2019-12-10T10:44:00Z">
              <w:rPr/>
            </w:rPrChange>
          </w:rPr>
          <w:delText>있는</w:delText>
        </w:r>
        <w:r w:rsidRPr="002646CB" w:rsidDel="00087689">
          <w:rPr>
            <w:rPrChange w:id="2345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57" w:author="ETRI-김종원" w:date="2019-12-10T10:44:00Z">
              <w:rPr/>
            </w:rPrChange>
          </w:rPr>
          <w:delText>네트워크</w:delText>
        </w:r>
        <w:r w:rsidRPr="002646CB" w:rsidDel="00087689">
          <w:rPr>
            <w:rPrChange w:id="2345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59" w:author="ETRI-김종원" w:date="2019-12-10T10:44:00Z">
              <w:rPr/>
            </w:rPrChange>
          </w:rPr>
          <w:delText>운영</w:delText>
        </w:r>
      </w:del>
    </w:p>
    <w:p w14:paraId="6DEE5F94" w14:textId="13C59968" w:rsidR="003A525D" w:rsidRPr="002646CB" w:rsidDel="00087689" w:rsidRDefault="003A525D" w:rsidP="00737668">
      <w:pPr>
        <w:pStyle w:val="af6"/>
        <w:numPr>
          <w:ilvl w:val="0"/>
          <w:numId w:val="24"/>
        </w:numPr>
        <w:ind w:leftChars="0"/>
        <w:rPr>
          <w:del w:id="23460" w:author="박 진상" w:date="2019-10-08T06:13:00Z"/>
          <w:rPrChange w:id="23461" w:author="ETRI-김종원" w:date="2019-12-10T10:44:00Z">
            <w:rPr>
              <w:del w:id="23462" w:author="박 진상" w:date="2019-10-08T06:13:00Z"/>
            </w:rPr>
          </w:rPrChange>
        </w:rPr>
      </w:pPr>
      <w:del w:id="23463" w:author="박 진상" w:date="2019-10-08T06:13:00Z">
        <w:r w:rsidRPr="002646CB" w:rsidDel="00087689">
          <w:rPr>
            <w:rPrChange w:id="23464" w:author="ETRI-김종원" w:date="2019-12-10T10:44:00Z">
              <w:rPr/>
            </w:rPrChange>
          </w:rPr>
          <w:delText>기후</w:delText>
        </w:r>
        <w:r w:rsidRPr="002646CB" w:rsidDel="00087689">
          <w:rPr>
            <w:rPrChange w:id="23465" w:author="ETRI-김종원" w:date="2019-12-10T10:44:00Z">
              <w:rPr/>
            </w:rPrChange>
          </w:rPr>
          <w:delText xml:space="preserve"> </w:delText>
        </w:r>
        <w:r w:rsidR="00F610EF" w:rsidRPr="002646CB" w:rsidDel="00087689">
          <w:rPr>
            <w:rFonts w:hint="eastAsia"/>
            <w:rPrChange w:id="23466" w:author="ETRI-김종원" w:date="2019-12-10T10:44:00Z">
              <w:rPr>
                <w:rFonts w:hint="eastAsia"/>
              </w:rPr>
            </w:rPrChange>
          </w:rPr>
          <w:delText>변화</w:delText>
        </w:r>
        <w:r w:rsidR="00C73F56" w:rsidRPr="002646CB" w:rsidDel="00087689">
          <w:rPr>
            <w:rFonts w:hint="eastAsia"/>
            <w:rPrChange w:id="234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3468" w:author="ETRI-김종원" w:date="2019-12-10T10:44:00Z">
              <w:rPr/>
            </w:rPrChange>
          </w:rPr>
          <w:delText>또는</w:delText>
        </w:r>
        <w:r w:rsidRPr="002646CB" w:rsidDel="00087689">
          <w:rPr>
            <w:rPrChange w:id="2346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70" w:author="ETRI-김종원" w:date="2019-12-10T10:44:00Z">
              <w:rPr/>
            </w:rPrChange>
          </w:rPr>
          <w:delText>네트워크의</w:delText>
        </w:r>
        <w:r w:rsidRPr="002646CB" w:rsidDel="00087689">
          <w:rPr>
            <w:rPrChange w:id="2347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72" w:author="ETRI-김종원" w:date="2019-12-10T10:44:00Z">
              <w:rPr/>
            </w:rPrChange>
          </w:rPr>
          <w:delText>제약으로</w:delText>
        </w:r>
        <w:r w:rsidRPr="002646CB" w:rsidDel="00087689">
          <w:rPr>
            <w:rPrChange w:id="2347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74" w:author="ETRI-김종원" w:date="2019-12-10T10:44:00Z">
              <w:rPr/>
            </w:rPrChange>
          </w:rPr>
          <w:delText>인해</w:delText>
        </w:r>
        <w:r w:rsidRPr="002646CB" w:rsidDel="00087689">
          <w:rPr>
            <w:rPrChange w:id="2347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76" w:author="ETRI-김종원" w:date="2019-12-10T10:44:00Z">
              <w:rPr/>
            </w:rPrChange>
          </w:rPr>
          <w:delText>예상되는</w:delText>
        </w:r>
        <w:r w:rsidRPr="002646CB" w:rsidDel="00087689">
          <w:rPr>
            <w:rPrChange w:id="23477" w:author="ETRI-김종원" w:date="2019-12-10T10:44:00Z">
              <w:rPr/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478" w:author="ETRI-김종원" w:date="2019-12-10T10:44:00Z">
              <w:rPr>
                <w:rFonts w:hint="eastAsia"/>
              </w:rPr>
            </w:rPrChange>
          </w:rPr>
          <w:delText>전력망</w:delText>
        </w:r>
        <w:r w:rsidRPr="002646CB" w:rsidDel="00087689">
          <w:rPr>
            <w:rPrChange w:id="2347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480" w:author="ETRI-김종원" w:date="2019-12-10T10:44:00Z">
              <w:rPr/>
            </w:rPrChange>
          </w:rPr>
          <w:delText>오류</w:delText>
        </w:r>
        <w:r w:rsidRPr="002646CB" w:rsidDel="00087689">
          <w:rPr>
            <w:rFonts w:hint="eastAsia"/>
            <w:rPrChange w:id="23481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6CD59A90" w14:textId="1E9ADC63" w:rsidR="003417F7" w:rsidRPr="002646CB" w:rsidDel="00087689" w:rsidRDefault="003417F7" w:rsidP="003A525D">
      <w:pPr>
        <w:rPr>
          <w:del w:id="23482" w:author="박 진상" w:date="2019-10-08T06:13:00Z"/>
          <w:rPrChange w:id="23483" w:author="ETRI-김종원" w:date="2019-12-10T10:44:00Z">
            <w:rPr>
              <w:del w:id="23484" w:author="박 진상" w:date="2019-10-08T06:13:00Z"/>
            </w:rPr>
          </w:rPrChange>
        </w:rPr>
      </w:pPr>
    </w:p>
    <w:p w14:paraId="5997726F" w14:textId="36264951" w:rsidR="003A525D" w:rsidRPr="002646CB" w:rsidDel="00087689" w:rsidRDefault="00C849B5" w:rsidP="003A525D">
      <w:pPr>
        <w:rPr>
          <w:del w:id="23485" w:author="박 진상" w:date="2019-10-08T06:13:00Z"/>
          <w:rPrChange w:id="23486" w:author="ETRI-김종원" w:date="2019-12-10T10:44:00Z">
            <w:rPr>
              <w:del w:id="23487" w:author="박 진상" w:date="2019-10-08T06:13:00Z"/>
            </w:rPr>
          </w:rPrChange>
        </w:rPr>
      </w:pPr>
      <w:del w:id="23488" w:author="박 진상" w:date="2019-10-08T06:13:00Z">
        <w:r w:rsidRPr="002646CB" w:rsidDel="00087689">
          <w:rPr>
            <w:rFonts w:hint="eastAsia"/>
            <w:rPrChange w:id="23489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3A525D" w:rsidRPr="002646CB" w:rsidDel="00087689">
          <w:rPr>
            <w:rPrChange w:id="23490" w:author="ETRI-김종원" w:date="2019-12-10T10:44:00Z">
              <w:rPr/>
            </w:rPrChange>
          </w:rPr>
          <w:delText>는</w:delText>
        </w:r>
        <w:r w:rsidR="003A525D" w:rsidRPr="002646CB" w:rsidDel="00087689">
          <w:rPr>
            <w:rPrChange w:id="2349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492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349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494" w:author="ETRI-김종원" w:date="2019-12-10T10:44:00Z">
              <w:rPr/>
            </w:rPrChange>
          </w:rPr>
          <w:delText>관리자에게</w:delText>
        </w:r>
        <w:r w:rsidR="003A525D" w:rsidRPr="002646CB" w:rsidDel="00087689">
          <w:rPr>
            <w:rPrChange w:id="2349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496" w:author="ETRI-김종원" w:date="2019-12-10T10:44:00Z">
              <w:rPr/>
            </w:rPrChange>
          </w:rPr>
          <w:delText>이</w:delText>
        </w:r>
        <w:r w:rsidR="003A525D" w:rsidRPr="002646CB" w:rsidDel="00087689">
          <w:rPr>
            <w:rPrChange w:id="23497" w:author="ETRI-김종원" w:date="2019-12-10T10:44:00Z">
              <w:rPr/>
            </w:rPrChange>
          </w:rPr>
          <w:delText xml:space="preserve"> </w:delText>
        </w:r>
        <w:r w:rsidR="00F610EF" w:rsidRPr="002646CB" w:rsidDel="00087689">
          <w:rPr>
            <w:rFonts w:hint="eastAsia"/>
            <w:rPrChange w:id="23498" w:author="ETRI-김종원" w:date="2019-12-10T10:44:00Z">
              <w:rPr>
                <w:rFonts w:hint="eastAsia"/>
              </w:rPr>
            </w:rPrChange>
          </w:rPr>
          <w:delText>예방</w:delText>
        </w:r>
        <w:r w:rsidR="00F610EF" w:rsidRPr="002646CB" w:rsidDel="00087689">
          <w:rPr>
            <w:rFonts w:hint="eastAsia"/>
            <w:rPrChange w:id="234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3500" w:author="ETRI-김종원" w:date="2019-12-10T10:44:00Z">
              <w:rPr>
                <w:rFonts w:hint="eastAsia"/>
              </w:rPr>
            </w:rPrChange>
          </w:rPr>
          <w:delText>독립</w:delText>
        </w:r>
        <w:r w:rsidR="00F610EF" w:rsidRPr="002646CB" w:rsidDel="00087689">
          <w:rPr>
            <w:rFonts w:hint="eastAsia"/>
            <w:rPrChange w:id="23501" w:author="ETRI-김종원" w:date="2019-12-10T10:44:00Z">
              <w:rPr>
                <w:rFonts w:hint="eastAsia"/>
              </w:rPr>
            </w:rPrChange>
          </w:rPr>
          <w:delText>운전</w:delText>
        </w:r>
        <w:r w:rsidR="003A525D" w:rsidRPr="002646CB" w:rsidDel="00087689">
          <w:rPr>
            <w:rPrChange w:id="23502" w:author="ETRI-김종원" w:date="2019-12-10T10:44:00Z">
              <w:rPr/>
            </w:rPrChange>
          </w:rPr>
          <w:delText>의</w:delText>
        </w:r>
        <w:r w:rsidR="003A525D" w:rsidRPr="002646CB" w:rsidDel="00087689">
          <w:rPr>
            <w:rPrChange w:id="2350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04" w:author="ETRI-김종원" w:date="2019-12-10T10:44:00Z">
              <w:rPr/>
            </w:rPrChange>
          </w:rPr>
          <w:delText>시작</w:delText>
        </w:r>
        <w:r w:rsidR="003A525D" w:rsidRPr="002646CB" w:rsidDel="00087689">
          <w:rPr>
            <w:rPrChange w:id="2350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06" w:author="ETRI-김종원" w:date="2019-12-10T10:44:00Z">
              <w:rPr/>
            </w:rPrChange>
          </w:rPr>
          <w:delText>시간과</w:delText>
        </w:r>
        <w:r w:rsidR="003A525D" w:rsidRPr="002646CB" w:rsidDel="00087689">
          <w:rPr>
            <w:rPrChange w:id="2350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08" w:author="ETRI-김종원" w:date="2019-12-10T10:44:00Z">
              <w:rPr/>
            </w:rPrChange>
          </w:rPr>
          <w:delText>지속</w:delText>
        </w:r>
        <w:r w:rsidR="003A525D" w:rsidRPr="002646CB" w:rsidDel="00087689">
          <w:rPr>
            <w:rPrChange w:id="2350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10" w:author="ETRI-김종원" w:date="2019-12-10T10:44:00Z">
              <w:rPr/>
            </w:rPrChange>
          </w:rPr>
          <w:delText>시간을</w:delText>
        </w:r>
        <w:r w:rsidR="003A525D" w:rsidRPr="002646CB" w:rsidDel="00087689">
          <w:rPr>
            <w:rPrChange w:id="2351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12" w:author="ETRI-김종원" w:date="2019-12-10T10:44:00Z">
              <w:rPr/>
            </w:rPrChange>
          </w:rPr>
          <w:delText>알린다</w:delText>
        </w:r>
        <w:r w:rsidR="003A525D" w:rsidRPr="002646CB" w:rsidDel="00087689">
          <w:rPr>
            <w:rFonts w:hint="eastAsia"/>
            <w:rPrChange w:id="23513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220DEA5D" w14:textId="75D76FD4" w:rsidR="003A525D" w:rsidRPr="002646CB" w:rsidDel="00087689" w:rsidRDefault="003A525D" w:rsidP="003A525D">
      <w:pPr>
        <w:rPr>
          <w:del w:id="23514" w:author="박 진상" w:date="2019-10-08T06:13:00Z"/>
          <w:rPrChange w:id="23515" w:author="ETRI-김종원" w:date="2019-12-10T10:44:00Z">
            <w:rPr>
              <w:del w:id="23516" w:author="박 진상" w:date="2019-10-08T06:13:00Z"/>
            </w:rPr>
          </w:rPrChange>
        </w:rPr>
      </w:pPr>
    </w:p>
    <w:p w14:paraId="0AE4A3B1" w14:textId="3C336A28" w:rsidR="003A525D" w:rsidRPr="002646CB" w:rsidDel="00087689" w:rsidRDefault="003A525D" w:rsidP="003A525D">
      <w:pPr>
        <w:rPr>
          <w:del w:id="23517" w:author="박 진상" w:date="2019-10-08T06:13:00Z"/>
          <w:rPrChange w:id="23518" w:author="ETRI-김종원" w:date="2019-12-10T10:44:00Z">
            <w:rPr>
              <w:del w:id="23519" w:author="박 진상" w:date="2019-10-08T06:13:00Z"/>
            </w:rPr>
          </w:rPrChange>
        </w:rPr>
      </w:pPr>
      <w:del w:id="23520" w:author="박 진상" w:date="2019-10-08T06:13:00Z">
        <w:r w:rsidRPr="002646CB" w:rsidDel="00087689">
          <w:rPr>
            <w:rPrChange w:id="23521" w:author="ETRI-김종원" w:date="2019-12-10T10:44:00Z">
              <w:rPr/>
            </w:rPrChange>
          </w:rPr>
          <w:delText>시설</w:delText>
        </w:r>
        <w:r w:rsidRPr="002646CB" w:rsidDel="00087689">
          <w:rPr>
            <w:rPrChange w:id="2352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23" w:author="ETRI-김종원" w:date="2019-12-10T10:44:00Z">
              <w:rPr/>
            </w:rPrChange>
          </w:rPr>
          <w:delText>마이크로그리드의</w:delText>
        </w:r>
        <w:r w:rsidRPr="002646CB" w:rsidDel="00087689">
          <w:rPr>
            <w:rPrChange w:id="2352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25" w:author="ETRI-김종원" w:date="2019-12-10T10:44:00Z">
              <w:rPr/>
            </w:rPrChange>
          </w:rPr>
          <w:delText>경우</w:delText>
        </w:r>
        <w:r w:rsidRPr="002646CB" w:rsidDel="00087689">
          <w:rPr>
            <w:rFonts w:hint="eastAsia"/>
            <w:rPrChange w:id="23526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3527" w:author="ETRI-김종원" w:date="2019-12-10T10:44:00Z">
              <w:rPr/>
            </w:rPrChange>
          </w:rPr>
          <w:delText>사설</w:delText>
        </w:r>
        <w:r w:rsidRPr="002646CB" w:rsidDel="00087689">
          <w:rPr>
            <w:rPrChange w:id="2352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29" w:author="ETRI-김종원" w:date="2019-12-10T10:44:00Z">
              <w:rPr/>
            </w:rPrChange>
          </w:rPr>
          <w:delText>네트워크</w:delText>
        </w:r>
        <w:r w:rsidRPr="002646CB" w:rsidDel="00087689">
          <w:rPr>
            <w:rPrChange w:id="2353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31" w:author="ETRI-김종원" w:date="2019-12-10T10:44:00Z">
              <w:rPr/>
            </w:rPrChange>
          </w:rPr>
          <w:delText>사업자는</w:delText>
        </w:r>
        <w:r w:rsidRPr="002646CB" w:rsidDel="00087689">
          <w:rPr>
            <w:rPrChange w:id="2353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33" w:author="ETRI-김종원" w:date="2019-12-10T10:44:00Z">
              <w:rPr/>
            </w:rPrChange>
          </w:rPr>
          <w:delText>다음</w:delText>
        </w:r>
        <w:r w:rsidRPr="002646CB" w:rsidDel="00087689">
          <w:rPr>
            <w:rPrChange w:id="2353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35" w:author="ETRI-김종원" w:date="2019-12-10T10:44:00Z">
              <w:rPr/>
            </w:rPrChange>
          </w:rPr>
          <w:delText>정보</w:delText>
        </w:r>
        <w:r w:rsidRPr="002646CB" w:rsidDel="00087689">
          <w:rPr>
            <w:rPrChange w:id="2353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37" w:author="ETRI-김종원" w:date="2019-12-10T10:44:00Z">
              <w:rPr/>
            </w:rPrChange>
          </w:rPr>
          <w:delText>중</w:delText>
        </w:r>
        <w:r w:rsidRPr="002646CB" w:rsidDel="00087689">
          <w:rPr>
            <w:rPrChange w:id="2353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39" w:author="ETRI-김종원" w:date="2019-12-10T10:44:00Z">
              <w:rPr/>
            </w:rPrChange>
          </w:rPr>
          <w:delText>하나를</w:delText>
        </w:r>
        <w:r w:rsidRPr="002646CB" w:rsidDel="00087689">
          <w:rPr>
            <w:rPrChange w:id="2354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41" w:author="ETRI-김종원" w:date="2019-12-10T10:44:00Z">
              <w:rPr/>
            </w:rPrChange>
          </w:rPr>
          <w:delText>받으면</w:delText>
        </w:r>
        <w:r w:rsidRPr="002646CB" w:rsidDel="00087689">
          <w:rPr>
            <w:rPrChange w:id="2354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43" w:author="ETRI-김종원" w:date="2019-12-10T10:44:00Z">
              <w:rPr/>
            </w:rPrChange>
          </w:rPr>
          <w:delText>예방</w:delText>
        </w:r>
        <w:r w:rsidRPr="002646CB" w:rsidDel="00087689">
          <w:rPr>
            <w:rPrChange w:id="23544" w:author="ETRI-김종원" w:date="2019-12-10T10:44:00Z">
              <w:rPr/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3545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354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47" w:author="ETRI-김종원" w:date="2019-12-10T10:44:00Z">
              <w:rPr/>
            </w:rPrChange>
          </w:rPr>
          <w:delText>운전을</w:delText>
        </w:r>
        <w:r w:rsidRPr="002646CB" w:rsidDel="00087689">
          <w:rPr>
            <w:rPrChange w:id="2354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49" w:author="ETRI-김종원" w:date="2019-12-10T10:44:00Z">
              <w:rPr/>
            </w:rPrChange>
          </w:rPr>
          <w:delText>결정할</w:delText>
        </w:r>
        <w:r w:rsidRPr="002646CB" w:rsidDel="00087689">
          <w:rPr>
            <w:rPrChange w:id="2355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51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355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553" w:author="ETRI-김종원" w:date="2019-12-10T10:44:00Z">
              <w:rPr/>
            </w:rPrChange>
          </w:rPr>
          <w:delText>있다</w:delText>
        </w:r>
        <w:r w:rsidRPr="002646CB" w:rsidDel="00087689">
          <w:rPr>
            <w:rFonts w:hint="eastAsia"/>
            <w:rPrChange w:id="23554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00686FBB" w14:textId="1B7C5295" w:rsidR="00700996" w:rsidRPr="002646CB" w:rsidDel="00087689" w:rsidRDefault="00700996" w:rsidP="003A525D">
      <w:pPr>
        <w:rPr>
          <w:del w:id="23555" w:author="박 진상" w:date="2019-10-08T06:13:00Z"/>
          <w:rPrChange w:id="23556" w:author="ETRI-김종원" w:date="2019-12-10T10:44:00Z">
            <w:rPr>
              <w:del w:id="23557" w:author="박 진상" w:date="2019-10-08T06:13:00Z"/>
            </w:rPr>
          </w:rPrChange>
        </w:rPr>
      </w:pPr>
    </w:p>
    <w:p w14:paraId="419315C7" w14:textId="41991FC3" w:rsidR="003A525D" w:rsidRPr="002646CB" w:rsidDel="00087689" w:rsidRDefault="00C849B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23558" w:author="박 진상" w:date="2019-10-08T06:13:00Z"/>
          <w:rPrChange w:id="23559" w:author="ETRI-김종원" w:date="2019-12-10T10:44:00Z">
            <w:rPr>
              <w:del w:id="23560" w:author="박 진상" w:date="2019-10-08T06:13:00Z"/>
            </w:rPr>
          </w:rPrChange>
        </w:rPr>
      </w:pPr>
      <w:del w:id="23561" w:author="박 진상" w:date="2019-10-08T06:13:00Z">
        <w:r w:rsidRPr="002646CB" w:rsidDel="00087689">
          <w:rPr>
            <w:rFonts w:hint="eastAsia"/>
            <w:rPrChange w:id="23562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3A525D" w:rsidRPr="002646CB" w:rsidDel="00087689">
          <w:rPr>
            <w:rPrChange w:id="23563" w:author="ETRI-김종원" w:date="2019-12-10T10:44:00Z">
              <w:rPr/>
            </w:rPrChange>
          </w:rPr>
          <w:delText>는</w:delText>
        </w:r>
        <w:r w:rsidR="003A525D" w:rsidRPr="002646CB" w:rsidDel="00087689">
          <w:rPr>
            <w:rPrChange w:id="2356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65" w:author="ETRI-김종원" w:date="2019-12-10T10:44:00Z">
              <w:rPr/>
            </w:rPrChange>
          </w:rPr>
          <w:delText>시설</w:delText>
        </w:r>
        <w:r w:rsidR="003A525D" w:rsidRPr="002646CB" w:rsidDel="00087689">
          <w:rPr>
            <w:rPrChange w:id="2356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67" w:author="ETRI-김종원" w:date="2019-12-10T10:44:00Z">
              <w:rPr/>
            </w:rPrChange>
          </w:rPr>
          <w:delText>구역에서</w:delText>
        </w:r>
        <w:r w:rsidR="003A525D" w:rsidRPr="002646CB" w:rsidDel="00087689">
          <w:rPr>
            <w:rPrChange w:id="2356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69" w:author="ETRI-김종원" w:date="2019-12-10T10:44:00Z">
              <w:rPr/>
            </w:rPrChange>
          </w:rPr>
          <w:delText>공급</w:delText>
        </w:r>
        <w:r w:rsidR="003A525D" w:rsidRPr="002646CB" w:rsidDel="00087689">
          <w:rPr>
            <w:rPrChange w:id="2357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71" w:author="ETRI-김종원" w:date="2019-12-10T10:44:00Z">
              <w:rPr/>
            </w:rPrChange>
          </w:rPr>
          <w:delText>중단을</w:delText>
        </w:r>
        <w:r w:rsidR="003A525D" w:rsidRPr="002646CB" w:rsidDel="00087689">
          <w:rPr>
            <w:rPrChange w:id="2357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73" w:author="ETRI-김종원" w:date="2019-12-10T10:44:00Z">
              <w:rPr/>
            </w:rPrChange>
          </w:rPr>
          <w:delText>야기</w:delText>
        </w:r>
        <w:r w:rsidR="003A525D" w:rsidRPr="002646CB" w:rsidDel="00087689">
          <w:rPr>
            <w:rPrChange w:id="2357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75" w:author="ETRI-김종원" w:date="2019-12-10T10:44:00Z">
              <w:rPr/>
            </w:rPrChange>
          </w:rPr>
          <w:delText>할</w:delText>
        </w:r>
        <w:r w:rsidR="003A525D" w:rsidRPr="002646CB" w:rsidDel="00087689">
          <w:rPr>
            <w:rPrChange w:id="2357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77" w:author="ETRI-김종원" w:date="2019-12-10T10:44:00Z">
              <w:rPr/>
            </w:rPrChange>
          </w:rPr>
          <w:delText>수</w:delText>
        </w:r>
        <w:r w:rsidR="003A525D" w:rsidRPr="002646CB" w:rsidDel="00087689">
          <w:rPr>
            <w:rPrChange w:id="2357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79" w:author="ETRI-김종원" w:date="2019-12-10T10:44:00Z">
              <w:rPr/>
            </w:rPrChange>
          </w:rPr>
          <w:delText>있는</w:delText>
        </w:r>
        <w:r w:rsidR="003A525D" w:rsidRPr="002646CB" w:rsidDel="00087689">
          <w:rPr>
            <w:rPrChange w:id="2358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81" w:author="ETRI-김종원" w:date="2019-12-10T10:44:00Z">
              <w:rPr/>
            </w:rPrChange>
          </w:rPr>
          <w:delText>네트워크</w:delText>
        </w:r>
        <w:r w:rsidR="003A525D" w:rsidRPr="002646CB" w:rsidDel="00087689">
          <w:rPr>
            <w:rPrChange w:id="2358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83" w:author="ETRI-김종원" w:date="2019-12-10T10:44:00Z">
              <w:rPr/>
            </w:rPrChange>
          </w:rPr>
          <w:delText>운영에</w:delText>
        </w:r>
        <w:r w:rsidR="003A525D" w:rsidRPr="002646CB" w:rsidDel="00087689">
          <w:rPr>
            <w:rPrChange w:id="2358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85" w:author="ETRI-김종원" w:date="2019-12-10T10:44:00Z">
              <w:rPr/>
            </w:rPrChange>
          </w:rPr>
          <w:delText>대해</w:delText>
        </w:r>
        <w:r w:rsidR="003A525D" w:rsidRPr="002646CB" w:rsidDel="00087689">
          <w:rPr>
            <w:rPrChange w:id="2358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87" w:author="ETRI-김종원" w:date="2019-12-10T10:44:00Z">
              <w:rPr/>
            </w:rPrChange>
          </w:rPr>
          <w:delText>알려</w:delText>
        </w:r>
        <w:r w:rsidR="003A525D" w:rsidRPr="002646CB" w:rsidDel="00087689">
          <w:rPr>
            <w:rPrChange w:id="2358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89" w:author="ETRI-김종원" w:date="2019-12-10T10:44:00Z">
              <w:rPr/>
            </w:rPrChange>
          </w:rPr>
          <w:delText>준다</w:delText>
        </w:r>
        <w:r w:rsidR="003A525D" w:rsidRPr="002646CB" w:rsidDel="00087689">
          <w:rPr>
            <w:rFonts w:hint="eastAsia"/>
            <w:rPrChange w:id="23590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42B739A7" w14:textId="252D1276" w:rsidR="003A525D" w:rsidRPr="002646CB" w:rsidDel="00087689" w:rsidRDefault="00C849B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23591" w:author="박 진상" w:date="2019-10-08T06:13:00Z"/>
          <w:rPrChange w:id="23592" w:author="ETRI-김종원" w:date="2019-12-10T10:44:00Z">
            <w:rPr>
              <w:del w:id="23593" w:author="박 진상" w:date="2019-10-08T06:13:00Z"/>
            </w:rPr>
          </w:rPrChange>
        </w:rPr>
      </w:pPr>
      <w:del w:id="23594" w:author="박 진상" w:date="2019-10-08T06:13:00Z">
        <w:r w:rsidRPr="002646CB" w:rsidDel="00087689">
          <w:rPr>
            <w:rFonts w:hint="eastAsia"/>
            <w:rPrChange w:id="23595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3A525D" w:rsidRPr="002646CB" w:rsidDel="00087689">
          <w:rPr>
            <w:rPrChange w:id="2359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97" w:author="ETRI-김종원" w:date="2019-12-10T10:44:00Z">
              <w:rPr/>
            </w:rPrChange>
          </w:rPr>
          <w:delText>또는</w:delText>
        </w:r>
        <w:r w:rsidR="003A525D" w:rsidRPr="002646CB" w:rsidDel="00087689">
          <w:rPr>
            <w:rPrChange w:id="2359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599" w:author="ETRI-김종원" w:date="2019-12-10T10:44:00Z">
              <w:rPr/>
            </w:rPrChange>
          </w:rPr>
          <w:delText>일기</w:delText>
        </w:r>
        <w:r w:rsidR="003A525D" w:rsidRPr="002646CB" w:rsidDel="00087689">
          <w:rPr>
            <w:rPrChange w:id="2360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01" w:author="ETRI-김종원" w:date="2019-12-10T10:44:00Z">
              <w:rPr/>
            </w:rPrChange>
          </w:rPr>
          <w:delText>예보</w:delText>
        </w:r>
        <w:r w:rsidR="003A525D" w:rsidRPr="002646CB" w:rsidDel="00087689">
          <w:rPr>
            <w:rPrChange w:id="2360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03" w:author="ETRI-김종원" w:date="2019-12-10T10:44:00Z">
              <w:rPr/>
            </w:rPrChange>
          </w:rPr>
          <w:delText>제공자는</w:delText>
        </w:r>
        <w:r w:rsidR="003A525D" w:rsidRPr="002646CB" w:rsidDel="00087689">
          <w:rPr>
            <w:rPrChange w:id="2360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05" w:author="ETRI-김종원" w:date="2019-12-10T10:44:00Z">
              <w:rPr/>
            </w:rPrChange>
          </w:rPr>
          <w:delText>기후</w:delText>
        </w:r>
        <w:r w:rsidR="003A525D" w:rsidRPr="002646CB" w:rsidDel="00087689">
          <w:rPr>
            <w:rPrChange w:id="23606" w:author="ETRI-김종원" w:date="2019-12-10T10:44:00Z">
              <w:rPr/>
            </w:rPrChange>
          </w:rPr>
          <w:delText xml:space="preserve"> </w:delText>
        </w:r>
        <w:r w:rsidR="00F610EF" w:rsidRPr="002646CB" w:rsidDel="00087689">
          <w:rPr>
            <w:rFonts w:hint="eastAsia"/>
            <w:rPrChange w:id="23607" w:author="ETRI-김종원" w:date="2019-12-10T10:44:00Z">
              <w:rPr>
                <w:rFonts w:hint="eastAsia"/>
              </w:rPr>
            </w:rPrChange>
          </w:rPr>
          <w:delText>변화</w:delText>
        </w:r>
        <w:r w:rsidR="003A525D" w:rsidRPr="002646CB" w:rsidDel="00087689">
          <w:rPr>
            <w:rPrChange w:id="23608" w:author="ETRI-김종원" w:date="2019-12-10T10:44:00Z">
              <w:rPr/>
            </w:rPrChange>
          </w:rPr>
          <w:delText>로</w:delText>
        </w:r>
        <w:r w:rsidR="003A525D" w:rsidRPr="002646CB" w:rsidDel="00087689">
          <w:rPr>
            <w:rPrChange w:id="2360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10" w:author="ETRI-김종원" w:date="2019-12-10T10:44:00Z">
              <w:rPr/>
            </w:rPrChange>
          </w:rPr>
          <w:delText>인해</w:delText>
        </w:r>
        <w:r w:rsidR="003A525D" w:rsidRPr="002646CB" w:rsidDel="00087689">
          <w:rPr>
            <w:rPrChange w:id="2361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12" w:author="ETRI-김종원" w:date="2019-12-10T10:44:00Z">
              <w:rPr/>
            </w:rPrChange>
          </w:rPr>
          <w:delText>예상되는</w:delText>
        </w:r>
        <w:r w:rsidR="003A525D" w:rsidRPr="002646CB" w:rsidDel="00087689">
          <w:rPr>
            <w:rPrChange w:id="23613" w:author="ETRI-김종원" w:date="2019-12-10T10:44:00Z">
              <w:rPr/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614" w:author="ETRI-김종원" w:date="2019-12-10T10:44:00Z">
              <w:rPr>
                <w:rFonts w:hint="eastAsia"/>
              </w:rPr>
            </w:rPrChange>
          </w:rPr>
          <w:delText>전력망</w:delText>
        </w:r>
        <w:r w:rsidR="003A525D" w:rsidRPr="002646CB" w:rsidDel="00087689">
          <w:rPr>
            <w:rPrChange w:id="2361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16" w:author="ETRI-김종원" w:date="2019-12-10T10:44:00Z">
              <w:rPr/>
            </w:rPrChange>
          </w:rPr>
          <w:delText>장애를</w:delText>
        </w:r>
        <w:r w:rsidR="003A525D" w:rsidRPr="002646CB" w:rsidDel="00087689">
          <w:rPr>
            <w:rPrChange w:id="2361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18" w:author="ETRI-김종원" w:date="2019-12-10T10:44:00Z">
              <w:rPr/>
            </w:rPrChange>
          </w:rPr>
          <w:delText>알려</w:delText>
        </w:r>
        <w:r w:rsidR="003A525D" w:rsidRPr="002646CB" w:rsidDel="00087689">
          <w:rPr>
            <w:rPrChange w:id="2361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20" w:author="ETRI-김종원" w:date="2019-12-10T10:44:00Z">
              <w:rPr/>
            </w:rPrChange>
          </w:rPr>
          <w:delText>준다</w:delText>
        </w:r>
        <w:r w:rsidR="003A525D" w:rsidRPr="002646CB" w:rsidDel="00087689">
          <w:rPr>
            <w:rFonts w:hint="eastAsia"/>
            <w:rPrChange w:id="23621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0A2B930A" w14:textId="3C6720C4" w:rsidR="003A525D" w:rsidRPr="002646CB" w:rsidDel="00087689" w:rsidRDefault="00C849B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23622" w:author="박 진상" w:date="2019-10-08T06:13:00Z"/>
          <w:rPrChange w:id="23623" w:author="ETRI-김종원" w:date="2019-12-10T10:44:00Z">
            <w:rPr>
              <w:del w:id="23624" w:author="박 진상" w:date="2019-10-08T06:13:00Z"/>
            </w:rPr>
          </w:rPrChange>
        </w:rPr>
      </w:pPr>
      <w:del w:id="23625" w:author="박 진상" w:date="2019-10-08T06:13:00Z">
        <w:r w:rsidRPr="002646CB" w:rsidDel="00087689">
          <w:rPr>
            <w:rFonts w:hint="eastAsia"/>
            <w:rPrChange w:id="23626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3A525D" w:rsidRPr="002646CB" w:rsidDel="00087689">
          <w:rPr>
            <w:rPrChange w:id="23627" w:author="ETRI-김종원" w:date="2019-12-10T10:44:00Z">
              <w:rPr/>
            </w:rPrChange>
          </w:rPr>
          <w:delText>는</w:delText>
        </w:r>
        <w:r w:rsidR="003A525D" w:rsidRPr="002646CB" w:rsidDel="00087689">
          <w:rPr>
            <w:rPrChange w:id="23628" w:author="ETRI-김종원" w:date="2019-12-10T10:44:00Z">
              <w:rPr/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629" w:author="ETRI-김종원" w:date="2019-12-10T10:44:00Z">
              <w:rPr>
                <w:rFonts w:hint="eastAsia"/>
              </w:rPr>
            </w:rPrChange>
          </w:rPr>
          <w:delText>전력망</w:delText>
        </w:r>
        <w:r w:rsidR="003A525D" w:rsidRPr="002646CB" w:rsidDel="00087689">
          <w:rPr>
            <w:rPrChange w:id="2363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31" w:author="ETRI-김종원" w:date="2019-12-10T10:44:00Z">
              <w:rPr/>
            </w:rPrChange>
          </w:rPr>
          <w:delText>제약으로</w:delText>
        </w:r>
        <w:r w:rsidR="003A525D" w:rsidRPr="002646CB" w:rsidDel="00087689">
          <w:rPr>
            <w:rPrChange w:id="2363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33" w:author="ETRI-김종원" w:date="2019-12-10T10:44:00Z">
              <w:rPr/>
            </w:rPrChange>
          </w:rPr>
          <w:delText>인해</w:delText>
        </w:r>
        <w:r w:rsidR="003A525D" w:rsidRPr="002646CB" w:rsidDel="00087689">
          <w:rPr>
            <w:rPrChange w:id="2363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35" w:author="ETRI-김종원" w:date="2019-12-10T10:44:00Z">
              <w:rPr/>
            </w:rPrChange>
          </w:rPr>
          <w:delText>예상되는</w:delText>
        </w:r>
        <w:r w:rsidR="003A525D" w:rsidRPr="002646CB" w:rsidDel="00087689">
          <w:rPr>
            <w:rPrChange w:id="23636" w:author="ETRI-김종원" w:date="2019-12-10T10:44:00Z">
              <w:rPr/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637" w:author="ETRI-김종원" w:date="2019-12-10T10:44:00Z">
              <w:rPr>
                <w:rFonts w:hint="eastAsia"/>
              </w:rPr>
            </w:rPrChange>
          </w:rPr>
          <w:delText>전력망</w:delText>
        </w:r>
        <w:r w:rsidR="003A525D" w:rsidRPr="002646CB" w:rsidDel="00087689">
          <w:rPr>
            <w:rPrChange w:id="23638" w:author="ETRI-김종원" w:date="2019-12-10T10:44:00Z">
              <w:rPr/>
            </w:rPrChange>
          </w:rPr>
          <w:delText xml:space="preserve"> </w:delText>
        </w:r>
        <w:r w:rsidR="00C73F56" w:rsidRPr="002646CB" w:rsidDel="00087689">
          <w:rPr>
            <w:rFonts w:hint="eastAsia"/>
            <w:rPrChange w:id="23639" w:author="ETRI-김종원" w:date="2019-12-10T10:44:00Z">
              <w:rPr>
                <w:rFonts w:hint="eastAsia"/>
              </w:rPr>
            </w:rPrChange>
          </w:rPr>
          <w:delText>고장</w:delText>
        </w:r>
        <w:r w:rsidR="003A525D" w:rsidRPr="002646CB" w:rsidDel="00087689">
          <w:rPr>
            <w:rPrChange w:id="23640" w:author="ETRI-김종원" w:date="2019-12-10T10:44:00Z">
              <w:rPr/>
            </w:rPrChange>
          </w:rPr>
          <w:delText>에</w:delText>
        </w:r>
        <w:r w:rsidR="003A525D" w:rsidRPr="002646CB" w:rsidDel="00087689">
          <w:rPr>
            <w:rPrChange w:id="2364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42" w:author="ETRI-김종원" w:date="2019-12-10T10:44:00Z">
              <w:rPr/>
            </w:rPrChange>
          </w:rPr>
          <w:delText>대해</w:delText>
        </w:r>
        <w:r w:rsidR="003A525D" w:rsidRPr="002646CB" w:rsidDel="00087689">
          <w:rPr>
            <w:rPrChange w:id="2364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44" w:author="ETRI-김종원" w:date="2019-12-10T10:44:00Z">
              <w:rPr/>
            </w:rPrChange>
          </w:rPr>
          <w:delText>알려</w:delText>
        </w:r>
        <w:r w:rsidR="003A525D" w:rsidRPr="002646CB" w:rsidDel="00087689">
          <w:rPr>
            <w:rPrChange w:id="2364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646" w:author="ETRI-김종원" w:date="2019-12-10T10:44:00Z">
              <w:rPr/>
            </w:rPrChange>
          </w:rPr>
          <w:delText>준다</w:delText>
        </w:r>
        <w:r w:rsidR="003A525D" w:rsidRPr="002646CB" w:rsidDel="00087689">
          <w:rPr>
            <w:rFonts w:hint="eastAsia"/>
            <w:rPrChange w:id="23647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44B4922B" w14:textId="55178248" w:rsidR="003A525D" w:rsidRPr="002646CB" w:rsidDel="00087689" w:rsidRDefault="003A525D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23648" w:author="박 진상" w:date="2019-10-08T06:13:00Z"/>
          <w:rPrChange w:id="23649" w:author="ETRI-김종원" w:date="2019-12-10T10:44:00Z">
            <w:rPr>
              <w:del w:id="23650" w:author="박 진상" w:date="2019-10-08T06:13:00Z"/>
            </w:rPr>
          </w:rPrChange>
        </w:rPr>
      </w:pPr>
      <w:del w:id="23651" w:author="박 진상" w:date="2019-10-08T06:13:00Z">
        <w:r w:rsidRPr="002646CB" w:rsidDel="00087689">
          <w:rPr>
            <w:rPrChange w:id="23652" w:author="ETRI-김종원" w:date="2019-12-10T10:44:00Z">
              <w:rPr/>
            </w:rPrChange>
          </w:rPr>
          <w:delText>사설망</w:delText>
        </w:r>
        <w:r w:rsidRPr="002646CB" w:rsidDel="00087689">
          <w:rPr>
            <w:rPrChange w:id="2365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54" w:author="ETRI-김종원" w:date="2019-12-10T10:44:00Z">
              <w:rPr/>
            </w:rPrChange>
          </w:rPr>
          <w:delText>운영자는</w:delText>
        </w:r>
        <w:r w:rsidRPr="002646CB" w:rsidDel="00087689">
          <w:rPr>
            <w:rPrChange w:id="2365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56" w:author="ETRI-김종원" w:date="2019-12-10T10:44:00Z">
              <w:rPr/>
            </w:rPrChange>
          </w:rPr>
          <w:delText>시장</w:delText>
        </w:r>
        <w:r w:rsidRPr="002646CB" w:rsidDel="00087689">
          <w:rPr>
            <w:rPrChange w:id="2365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58" w:author="ETRI-김종원" w:date="2019-12-10T10:44:00Z">
              <w:rPr/>
            </w:rPrChange>
          </w:rPr>
          <w:delText>가격에서</w:delText>
        </w:r>
        <w:r w:rsidRPr="002646CB" w:rsidDel="00087689">
          <w:rPr>
            <w:rPrChange w:id="236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60" w:author="ETRI-김종원" w:date="2019-12-10T10:44:00Z">
              <w:rPr/>
            </w:rPrChange>
          </w:rPr>
          <w:delText>주어진</w:delText>
        </w:r>
        <w:r w:rsidRPr="002646CB" w:rsidDel="00087689">
          <w:rPr>
            <w:rPrChange w:id="2366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62" w:author="ETRI-김종원" w:date="2019-12-10T10:44:00Z">
              <w:rPr/>
            </w:rPrChange>
          </w:rPr>
          <w:delText>기간</w:delText>
        </w:r>
        <w:r w:rsidRPr="002646CB" w:rsidDel="00087689">
          <w:rPr>
            <w:rPrChange w:id="2366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64" w:author="ETRI-김종원" w:date="2019-12-10T10:44:00Z">
              <w:rPr/>
            </w:rPrChange>
          </w:rPr>
          <w:delText>동안</w:delText>
        </w:r>
        <w:r w:rsidRPr="002646CB" w:rsidDel="00087689">
          <w:rPr>
            <w:rPrChange w:id="23665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666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667" w:author="ETRI-김종원" w:date="2019-12-10T10:44:00Z">
              <w:rPr/>
            </w:rPrChange>
          </w:rPr>
          <w:delText>운전</w:delText>
        </w:r>
        <w:r w:rsidRPr="002646CB" w:rsidDel="00087689">
          <w:rPr>
            <w:rPrChange w:id="2366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69" w:author="ETRI-김종원" w:date="2019-12-10T10:44:00Z">
              <w:rPr/>
            </w:rPrChange>
          </w:rPr>
          <w:delText>모드로</w:delText>
        </w:r>
        <w:r w:rsidRPr="002646CB" w:rsidDel="00087689">
          <w:rPr>
            <w:rPrChange w:id="2367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71" w:author="ETRI-김종원" w:date="2019-12-10T10:44:00Z">
              <w:rPr/>
            </w:rPrChange>
          </w:rPr>
          <w:delText>가는</w:delText>
        </w:r>
        <w:r w:rsidRPr="002646CB" w:rsidDel="00087689">
          <w:rPr>
            <w:rPrChange w:id="2367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73" w:author="ETRI-김종원" w:date="2019-12-10T10:44:00Z">
              <w:rPr/>
            </w:rPrChange>
          </w:rPr>
          <w:delText>것이</w:delText>
        </w:r>
        <w:r w:rsidRPr="002646CB" w:rsidDel="00087689">
          <w:rPr>
            <w:rPrChange w:id="2367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75" w:author="ETRI-김종원" w:date="2019-12-10T10:44:00Z">
              <w:rPr/>
            </w:rPrChange>
          </w:rPr>
          <w:delText>덜</w:delText>
        </w:r>
        <w:r w:rsidRPr="002646CB" w:rsidDel="00087689">
          <w:rPr>
            <w:rPrChange w:id="2367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77" w:author="ETRI-김종원" w:date="2019-12-10T10:44:00Z">
              <w:rPr/>
            </w:rPrChange>
          </w:rPr>
          <w:delText>비쌀</w:delText>
        </w:r>
        <w:r w:rsidRPr="002646CB" w:rsidDel="00087689">
          <w:rPr>
            <w:rPrChange w:id="2367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79" w:author="ETRI-김종원" w:date="2019-12-10T10:44:00Z">
              <w:rPr/>
            </w:rPrChange>
          </w:rPr>
          <w:delText>것이라고</w:delText>
        </w:r>
        <w:r w:rsidRPr="002646CB" w:rsidDel="00087689">
          <w:rPr>
            <w:rPrChange w:id="2368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81" w:author="ETRI-김종원" w:date="2019-12-10T10:44:00Z">
              <w:rPr/>
            </w:rPrChange>
          </w:rPr>
          <w:delText>계산</w:delText>
        </w:r>
        <w:r w:rsidRPr="002646CB" w:rsidDel="00087689">
          <w:rPr>
            <w:rPrChange w:id="2368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83" w:author="ETRI-김종원" w:date="2019-12-10T10:44:00Z">
              <w:rPr/>
            </w:rPrChange>
          </w:rPr>
          <w:delText>한다</w:delText>
        </w:r>
        <w:r w:rsidRPr="002646CB" w:rsidDel="00087689">
          <w:rPr>
            <w:rFonts w:hint="eastAsia"/>
            <w:rPrChange w:id="23684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5E58438D" w14:textId="01EDD8AE" w:rsidR="003A525D" w:rsidRPr="002646CB" w:rsidDel="00087689" w:rsidRDefault="003A525D" w:rsidP="003A525D">
      <w:pPr>
        <w:rPr>
          <w:del w:id="23685" w:author="박 진상" w:date="2019-10-08T06:13:00Z"/>
          <w:rPrChange w:id="23686" w:author="ETRI-김종원" w:date="2019-12-10T10:44:00Z">
            <w:rPr>
              <w:del w:id="23687" w:author="박 진상" w:date="2019-10-08T06:13:00Z"/>
            </w:rPr>
          </w:rPrChange>
        </w:rPr>
      </w:pPr>
    </w:p>
    <w:p w14:paraId="50071839" w14:textId="38786060" w:rsidR="00C73F56" w:rsidRPr="002646CB" w:rsidDel="00087689" w:rsidRDefault="003A525D" w:rsidP="003A525D">
      <w:pPr>
        <w:rPr>
          <w:del w:id="23688" w:author="박 진상" w:date="2019-10-08T06:13:00Z"/>
          <w:rPrChange w:id="23689" w:author="ETRI-김종원" w:date="2019-12-10T10:44:00Z">
            <w:rPr>
              <w:del w:id="23690" w:author="박 진상" w:date="2019-10-08T06:13:00Z"/>
            </w:rPr>
          </w:rPrChange>
        </w:rPr>
      </w:pPr>
      <w:del w:id="23691" w:author="박 진상" w:date="2019-10-08T06:13:00Z">
        <w:r w:rsidRPr="002646CB" w:rsidDel="00087689">
          <w:rPr>
            <w:rPrChange w:id="23692" w:author="ETRI-김종원" w:date="2019-12-10T10:44:00Z">
              <w:rPr/>
            </w:rPrChange>
          </w:rPr>
          <w:delText>다른</w:delText>
        </w:r>
        <w:r w:rsidRPr="002646CB" w:rsidDel="00087689">
          <w:rPr>
            <w:rPrChange w:id="2369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94" w:author="ETRI-김종원" w:date="2019-12-10T10:44:00Z">
              <w:rPr/>
            </w:rPrChange>
          </w:rPr>
          <w:delText>유스케이스와</w:delText>
        </w:r>
        <w:r w:rsidRPr="002646CB" w:rsidDel="00087689">
          <w:rPr>
            <w:rPrChange w:id="2369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96" w:author="ETRI-김종원" w:date="2019-12-10T10:44:00Z">
              <w:rPr/>
            </w:rPrChange>
          </w:rPr>
          <w:delText>연계하여</w:delText>
        </w:r>
        <w:r w:rsidRPr="002646CB" w:rsidDel="00087689">
          <w:rPr>
            <w:rPrChange w:id="2369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698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69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00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370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02" w:author="ETRI-김종원" w:date="2019-12-10T10:44:00Z">
              <w:rPr/>
            </w:rPrChange>
          </w:rPr>
          <w:delText>다른</w:delText>
        </w:r>
        <w:r w:rsidRPr="002646CB" w:rsidDel="00087689">
          <w:rPr>
            <w:rPrChange w:id="2370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04" w:author="ETRI-김종원" w:date="2019-12-10T10:44:00Z">
              <w:rPr/>
            </w:rPrChange>
          </w:rPr>
          <w:delText>발전기</w:delText>
        </w:r>
        <w:r w:rsidRPr="002646CB" w:rsidDel="00087689">
          <w:rPr>
            <w:rFonts w:hint="eastAsia"/>
            <w:rPrChange w:id="2370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933ED" w:rsidRPr="002646CB" w:rsidDel="00087689">
          <w:rPr>
            <w:rFonts w:hint="eastAsia"/>
            <w:rPrChange w:id="23706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087689">
          <w:rPr>
            <w:rPrChange w:id="23707" w:author="ETRI-김종원" w:date="2019-12-10T10:44:00Z">
              <w:rPr/>
            </w:rPrChange>
          </w:rPr>
          <w:delText>시스템</w:delText>
        </w:r>
        <w:r w:rsidRPr="002646CB" w:rsidDel="00087689">
          <w:rPr>
            <w:rFonts w:hint="eastAsia"/>
            <w:rPrChange w:id="2370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3709" w:author="ETRI-김종원" w:date="2019-12-10T10:44:00Z">
              <w:rPr/>
            </w:rPrChange>
          </w:rPr>
          <w:delText>제어</w:delText>
        </w:r>
        <w:r w:rsidRPr="002646CB" w:rsidDel="00087689">
          <w:rPr>
            <w:rPrChange w:id="2371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11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371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13" w:author="ETRI-김종원" w:date="2019-12-10T10:44:00Z">
              <w:rPr/>
            </w:rPrChange>
          </w:rPr>
          <w:delText>부하</w:delText>
        </w:r>
        <w:r w:rsidRPr="002646CB" w:rsidDel="00087689">
          <w:rPr>
            <w:rPrChange w:id="2371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15" w:author="ETRI-김종원" w:date="2019-12-10T10:44:00Z">
              <w:rPr/>
            </w:rPrChange>
          </w:rPr>
          <w:delText>및</w:delText>
        </w:r>
        <w:r w:rsidRPr="002646CB" w:rsidDel="00087689">
          <w:rPr>
            <w:rPrChange w:id="2371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17" w:author="ETRI-김종원" w:date="2019-12-10T10:44:00Z">
              <w:rPr/>
            </w:rPrChange>
          </w:rPr>
          <w:delText>기타</w:delText>
        </w:r>
        <w:r w:rsidRPr="002646CB" w:rsidDel="00087689">
          <w:rPr>
            <w:rPrChange w:id="2371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19" w:author="ETRI-김종원" w:date="2019-12-10T10:44:00Z">
              <w:rPr/>
            </w:rPrChange>
          </w:rPr>
          <w:delText>유연성을</w:delText>
        </w:r>
        <w:r w:rsidRPr="002646CB" w:rsidDel="00087689">
          <w:rPr>
            <w:rPrChange w:id="2372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21" w:author="ETRI-김종원" w:date="2019-12-10T10:44:00Z">
              <w:rPr/>
            </w:rPrChange>
          </w:rPr>
          <w:delText>준비하여</w:delText>
        </w:r>
        <w:r w:rsidRPr="002646CB" w:rsidDel="00087689">
          <w:rPr>
            <w:rPrChange w:id="2372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23" w:author="ETRI-김종원" w:date="2019-12-10T10:44:00Z">
              <w:rPr/>
            </w:rPrChange>
          </w:rPr>
          <w:delText>시스템이</w:delText>
        </w:r>
        <w:r w:rsidRPr="002646CB" w:rsidDel="00087689">
          <w:rPr>
            <w:rPrChange w:id="2372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25" w:author="ETRI-김종원" w:date="2019-12-10T10:44:00Z">
              <w:rPr/>
            </w:rPrChange>
          </w:rPr>
          <w:delText>전체</w:delText>
        </w:r>
        <w:r w:rsidRPr="002646CB" w:rsidDel="00087689">
          <w:rPr>
            <w:rPrChange w:id="23726" w:author="ETRI-김종원" w:date="2019-12-10T10:44:00Z">
              <w:rPr/>
            </w:rPrChange>
          </w:rPr>
          <w:delText xml:space="preserve"> </w:delText>
        </w:r>
        <w:r w:rsidR="00F610EF" w:rsidRPr="002646CB" w:rsidDel="00087689">
          <w:rPr>
            <w:rFonts w:hint="eastAsia"/>
            <w:rPrChange w:id="23727" w:author="ETRI-김종원" w:date="2019-12-10T10:44:00Z">
              <w:rPr>
                <w:rFonts w:hint="eastAsia"/>
              </w:rPr>
            </w:rPrChange>
          </w:rPr>
          <w:delText>예방</w:delText>
        </w:r>
        <w:r w:rsidR="00F610EF" w:rsidRPr="002646CB" w:rsidDel="00087689">
          <w:rPr>
            <w:rFonts w:hint="eastAsia"/>
            <w:rPrChange w:id="2372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3729" w:author="ETRI-김종원" w:date="2019-12-10T10:44:00Z">
              <w:rPr>
                <w:rFonts w:hint="eastAsia"/>
              </w:rPr>
            </w:rPrChange>
          </w:rPr>
          <w:delText>독립</w:delText>
        </w:r>
        <w:r w:rsidR="00F610EF" w:rsidRPr="002646CB" w:rsidDel="00087689">
          <w:rPr>
            <w:rFonts w:hint="eastAsia"/>
            <w:rPrChange w:id="23730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087689">
          <w:rPr>
            <w:rPrChange w:id="2373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32" w:author="ETRI-김종원" w:date="2019-12-10T10:44:00Z">
              <w:rPr/>
            </w:rPrChange>
          </w:rPr>
          <w:delText>기간</w:delText>
        </w:r>
        <w:r w:rsidRPr="002646CB" w:rsidDel="00087689">
          <w:rPr>
            <w:rPrChange w:id="2373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34" w:author="ETRI-김종원" w:date="2019-12-10T10:44:00Z">
              <w:rPr/>
            </w:rPrChange>
          </w:rPr>
          <w:delText>동안</w:delText>
        </w:r>
        <w:r w:rsidRPr="002646CB" w:rsidDel="00087689">
          <w:rPr>
            <w:rPrChange w:id="2373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36" w:author="ETRI-김종원" w:date="2019-12-10T10:44:00Z">
              <w:rPr/>
            </w:rPrChange>
          </w:rPr>
          <w:delText>분리</w:delText>
        </w:r>
        <w:r w:rsidRPr="002646CB" w:rsidDel="00087689">
          <w:rPr>
            <w:rPrChange w:id="2373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38" w:author="ETRI-김종원" w:date="2019-12-10T10:44:00Z">
              <w:rPr/>
            </w:rPrChange>
          </w:rPr>
          <w:delText>될</w:delText>
        </w:r>
        <w:r w:rsidRPr="002646CB" w:rsidDel="00087689">
          <w:rPr>
            <w:rPrChange w:id="2373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40" w:author="ETRI-김종원" w:date="2019-12-10T10:44:00Z">
              <w:rPr/>
            </w:rPrChange>
          </w:rPr>
          <w:delText>수</w:delText>
        </w:r>
        <w:r w:rsidRPr="002646CB" w:rsidDel="00087689">
          <w:rPr>
            <w:rPrChange w:id="2374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42" w:author="ETRI-김종원" w:date="2019-12-10T10:44:00Z">
              <w:rPr/>
            </w:rPrChange>
          </w:rPr>
          <w:delText>있도록</w:delText>
        </w:r>
        <w:r w:rsidRPr="002646CB" w:rsidDel="00087689">
          <w:rPr>
            <w:rPrChange w:id="2374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44" w:author="ETRI-김종원" w:date="2019-12-10T10:44:00Z">
              <w:rPr/>
            </w:rPrChange>
          </w:rPr>
          <w:delText>한다</w:delText>
        </w:r>
        <w:r w:rsidRPr="002646CB" w:rsidDel="00087689">
          <w:rPr>
            <w:rFonts w:hint="eastAsia"/>
            <w:rPrChange w:id="23745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56D7F416" w14:textId="7D162195" w:rsidR="00C73F56" w:rsidRPr="002646CB" w:rsidDel="00087689" w:rsidRDefault="00C73F56" w:rsidP="003A525D">
      <w:pPr>
        <w:rPr>
          <w:del w:id="23746" w:author="박 진상" w:date="2019-10-08T06:13:00Z"/>
          <w:rPrChange w:id="23747" w:author="ETRI-김종원" w:date="2019-12-10T10:44:00Z">
            <w:rPr>
              <w:del w:id="23748" w:author="박 진상" w:date="2019-10-08T06:13:00Z"/>
            </w:rPr>
          </w:rPrChange>
        </w:rPr>
      </w:pPr>
    </w:p>
    <w:p w14:paraId="7B246072" w14:textId="46C15119" w:rsidR="003A525D" w:rsidRPr="002646CB" w:rsidDel="00087689" w:rsidRDefault="003A525D" w:rsidP="003A525D">
      <w:pPr>
        <w:rPr>
          <w:del w:id="23749" w:author="박 진상" w:date="2019-10-08T06:13:00Z"/>
          <w:rPrChange w:id="23750" w:author="ETRI-김종원" w:date="2019-12-10T10:44:00Z">
            <w:rPr>
              <w:del w:id="23751" w:author="박 진상" w:date="2019-10-08T06:13:00Z"/>
            </w:rPr>
          </w:rPrChange>
        </w:rPr>
      </w:pPr>
      <w:del w:id="23752" w:author="박 진상" w:date="2019-10-08T06:13:00Z">
        <w:r w:rsidRPr="002646CB" w:rsidDel="00087689">
          <w:rPr>
            <w:rPrChange w:id="23753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75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55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3756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375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3758" w:author="ETRI-김종원" w:date="2019-12-10T10:44:00Z">
              <w:rPr/>
            </w:rPrChange>
          </w:rPr>
          <w:delText>에게</w:delText>
        </w:r>
        <w:r w:rsidRPr="002646CB" w:rsidDel="00087689">
          <w:rPr>
            <w:rPrChange w:id="237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60" w:author="ETRI-김종원" w:date="2019-12-10T10:44:00Z">
              <w:rPr/>
            </w:rPrChange>
          </w:rPr>
          <w:delText>마이크로그리드의</w:delText>
        </w:r>
        <w:r w:rsidRPr="002646CB" w:rsidDel="00087689">
          <w:rPr>
            <w:rPrChange w:id="23761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762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763" w:author="ETRI-김종원" w:date="2019-12-10T10:44:00Z">
              <w:rPr/>
            </w:rPrChange>
          </w:rPr>
          <w:delText>운전</w:delText>
        </w:r>
        <w:r w:rsidRPr="002646CB" w:rsidDel="00087689">
          <w:rPr>
            <w:rPrChange w:id="2376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65" w:author="ETRI-김종원" w:date="2019-12-10T10:44:00Z">
              <w:rPr/>
            </w:rPrChange>
          </w:rPr>
          <w:delText>가능성에</w:delText>
        </w:r>
        <w:r w:rsidRPr="002646CB" w:rsidDel="00087689">
          <w:rPr>
            <w:rPrChange w:id="2376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67" w:author="ETRI-김종원" w:date="2019-12-10T10:44:00Z">
              <w:rPr/>
            </w:rPrChange>
          </w:rPr>
          <w:delText>대해</w:delText>
        </w:r>
        <w:r w:rsidRPr="002646CB" w:rsidDel="00087689">
          <w:rPr>
            <w:rPrChange w:id="2376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69" w:author="ETRI-김종원" w:date="2019-12-10T10:44:00Z">
              <w:rPr/>
            </w:rPrChange>
          </w:rPr>
          <w:delText>알려</w:delText>
        </w:r>
        <w:r w:rsidRPr="002646CB" w:rsidDel="00087689">
          <w:rPr>
            <w:rPrChange w:id="2377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771" w:author="ETRI-김종원" w:date="2019-12-10T10:44:00Z">
              <w:rPr/>
            </w:rPrChange>
          </w:rPr>
          <w:delText>준다</w:delText>
        </w:r>
        <w:r w:rsidRPr="002646CB" w:rsidDel="00087689">
          <w:rPr>
            <w:rFonts w:hint="eastAsia"/>
            <w:rPrChange w:id="23772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3D94E8A7" w14:textId="015108B3" w:rsidR="003A525D" w:rsidRPr="002646CB" w:rsidDel="00087689" w:rsidRDefault="003A525D" w:rsidP="003A525D">
      <w:pPr>
        <w:rPr>
          <w:del w:id="23773" w:author="박 진상" w:date="2019-10-08T06:13:00Z"/>
          <w:rPrChange w:id="23774" w:author="ETRI-김종원" w:date="2019-12-10T10:44:00Z">
            <w:rPr>
              <w:del w:id="23775" w:author="박 진상" w:date="2019-10-08T06:13:00Z"/>
            </w:rPr>
          </w:rPrChange>
        </w:rPr>
      </w:pPr>
    </w:p>
    <w:p w14:paraId="14AE3699" w14:textId="1FC63C38" w:rsidR="003A525D" w:rsidRPr="002646CB" w:rsidDel="00087689" w:rsidRDefault="00F610EF" w:rsidP="003A525D">
      <w:pPr>
        <w:rPr>
          <w:del w:id="23776" w:author="박 진상" w:date="2019-10-08T06:13:00Z"/>
          <w:rPrChange w:id="23777" w:author="ETRI-김종원" w:date="2019-12-10T10:44:00Z">
            <w:rPr>
              <w:del w:id="23778" w:author="박 진상" w:date="2019-10-08T06:13:00Z"/>
            </w:rPr>
          </w:rPrChange>
        </w:rPr>
      </w:pPr>
      <w:del w:id="23779" w:author="박 진상" w:date="2019-10-08T06:13:00Z">
        <w:r w:rsidRPr="002646CB" w:rsidDel="00087689">
          <w:rPr>
            <w:rFonts w:hint="eastAsia"/>
            <w:rPrChange w:id="23780" w:author="ETRI-김종원" w:date="2019-12-10T10:44:00Z">
              <w:rPr>
                <w:rFonts w:hint="eastAsia"/>
              </w:rPr>
            </w:rPrChange>
          </w:rPr>
          <w:delText>예방</w:delText>
        </w:r>
        <w:r w:rsidRPr="002646CB" w:rsidDel="00087689">
          <w:rPr>
            <w:rFonts w:hint="eastAsia"/>
            <w:rPrChange w:id="237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3782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Fonts w:hint="eastAsia"/>
            <w:rPrChange w:id="23783" w:author="ETRI-김종원" w:date="2019-12-10T10:44:00Z">
              <w:rPr>
                <w:rFonts w:hint="eastAsia"/>
              </w:rPr>
            </w:rPrChange>
          </w:rPr>
          <w:delText>운전</w:delText>
        </w:r>
        <w:r w:rsidR="003A525D" w:rsidRPr="002646CB" w:rsidDel="00087689">
          <w:rPr>
            <w:rPrChange w:id="2378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785" w:author="ETRI-김종원" w:date="2019-12-10T10:44:00Z">
              <w:rPr/>
            </w:rPrChange>
          </w:rPr>
          <w:delText>시작</w:delText>
        </w:r>
        <w:r w:rsidR="003A525D" w:rsidRPr="002646CB" w:rsidDel="00087689">
          <w:rPr>
            <w:rPrChange w:id="2378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787" w:author="ETRI-김종원" w:date="2019-12-10T10:44:00Z">
              <w:rPr/>
            </w:rPrChange>
          </w:rPr>
          <w:delText>시간</w:delText>
        </w:r>
        <w:r w:rsidR="003A525D" w:rsidRPr="002646CB" w:rsidDel="00087689">
          <w:rPr>
            <w:rPrChange w:id="2378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Fonts w:hint="eastAsia"/>
            <w:rPrChange w:id="23789" w:author="ETRI-김종원" w:date="2019-12-10T10:44:00Z">
              <w:rPr>
                <w:rFonts w:hint="eastAsia"/>
              </w:rPr>
            </w:rPrChange>
          </w:rPr>
          <w:delText>(</w:delText>
        </w:r>
        <w:r w:rsidR="003A525D" w:rsidRPr="002646CB" w:rsidDel="00087689">
          <w:rPr>
            <w:rPrChange w:id="23790" w:author="ETRI-김종원" w:date="2019-12-10T10:44:00Z">
              <w:rPr/>
            </w:rPrChange>
          </w:rPr>
          <w:delText>실제</w:delText>
        </w:r>
        <w:r w:rsidR="003A525D" w:rsidRPr="002646CB" w:rsidDel="00087689">
          <w:rPr>
            <w:rPrChange w:id="2379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792" w:author="ETRI-김종원" w:date="2019-12-10T10:44:00Z">
              <w:rPr/>
            </w:rPrChange>
          </w:rPr>
          <w:delText>또는</w:delText>
        </w:r>
        <w:r w:rsidR="003A525D" w:rsidRPr="002646CB" w:rsidDel="00087689">
          <w:rPr>
            <w:rPrChange w:id="2379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794" w:author="ETRI-김종원" w:date="2019-12-10T10:44:00Z">
              <w:rPr/>
            </w:rPrChange>
          </w:rPr>
          <w:delText>예상</w:delText>
        </w:r>
        <w:r w:rsidR="003A525D" w:rsidRPr="002646CB" w:rsidDel="00087689">
          <w:rPr>
            <w:rFonts w:hint="eastAsia"/>
            <w:rPrChange w:id="23795" w:author="ETRI-김종원" w:date="2019-12-10T10:44:00Z">
              <w:rPr>
                <w:rFonts w:hint="eastAsia"/>
              </w:rPr>
            </w:rPrChange>
          </w:rPr>
          <w:delText xml:space="preserve">) </w:delText>
        </w:r>
        <w:r w:rsidR="003A525D" w:rsidRPr="002646CB" w:rsidDel="00087689">
          <w:rPr>
            <w:rPrChange w:id="23796" w:author="ETRI-김종원" w:date="2019-12-10T10:44:00Z">
              <w:rPr/>
            </w:rPrChange>
          </w:rPr>
          <w:delText>이전에</w:delText>
        </w:r>
        <w:r w:rsidR="003A525D" w:rsidRPr="002646CB" w:rsidDel="00087689">
          <w:rPr>
            <w:rPrChange w:id="2379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798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379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00" w:author="ETRI-김종원" w:date="2019-12-10T10:44:00Z">
              <w:rPr/>
            </w:rPrChange>
          </w:rPr>
          <w:delText>관리자는</w:delText>
        </w:r>
        <w:r w:rsidR="003A525D" w:rsidRPr="002646CB" w:rsidDel="00087689">
          <w:rPr>
            <w:rPrChange w:id="2380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02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380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04" w:author="ETRI-김종원" w:date="2019-12-10T10:44:00Z">
              <w:rPr/>
            </w:rPrChange>
          </w:rPr>
          <w:delText>발전기</w:delText>
        </w:r>
        <w:r w:rsidR="003A525D" w:rsidRPr="002646CB" w:rsidDel="00087689">
          <w:rPr>
            <w:rFonts w:hint="eastAsia"/>
            <w:rPrChange w:id="2380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3A525D" w:rsidRPr="002646CB" w:rsidDel="00087689">
          <w:rPr>
            <w:rPrChange w:id="23806" w:author="ETRI-김종원" w:date="2019-12-10T10:44:00Z">
              <w:rPr/>
            </w:rPrChange>
          </w:rPr>
          <w:delText>저장</w:delText>
        </w:r>
        <w:r w:rsidR="003A525D" w:rsidRPr="002646CB" w:rsidDel="00087689">
          <w:rPr>
            <w:rPrChange w:id="2380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08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Fonts w:hint="eastAsia"/>
            <w:rPrChange w:id="23809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3A525D" w:rsidRPr="002646CB" w:rsidDel="00087689">
          <w:rPr>
            <w:rPrChange w:id="23810" w:author="ETRI-김종원" w:date="2019-12-10T10:44:00Z">
              <w:rPr/>
            </w:rPrChange>
          </w:rPr>
          <w:delText>제어</w:delText>
        </w:r>
        <w:r w:rsidR="003A525D" w:rsidRPr="002646CB" w:rsidDel="00087689">
          <w:rPr>
            <w:rPrChange w:id="2381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12" w:author="ETRI-김종원" w:date="2019-12-10T10:44:00Z">
              <w:rPr/>
            </w:rPrChange>
          </w:rPr>
          <w:delText>가능한</w:delText>
        </w:r>
        <w:r w:rsidR="003A525D" w:rsidRPr="002646CB" w:rsidDel="00087689">
          <w:rPr>
            <w:rPrChange w:id="2381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14" w:author="ETRI-김종원" w:date="2019-12-10T10:44:00Z">
              <w:rPr/>
            </w:rPrChange>
          </w:rPr>
          <w:delText>부하</w:delText>
        </w:r>
        <w:r w:rsidR="003A525D" w:rsidRPr="002646CB" w:rsidDel="00087689">
          <w:rPr>
            <w:rPrChange w:id="2381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16" w:author="ETRI-김종원" w:date="2019-12-10T10:44:00Z">
              <w:rPr/>
            </w:rPrChange>
          </w:rPr>
          <w:delText>및</w:delText>
        </w:r>
        <w:r w:rsidR="003A525D" w:rsidRPr="002646CB" w:rsidDel="00087689">
          <w:rPr>
            <w:rPrChange w:id="2381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18" w:author="ETRI-김종원" w:date="2019-12-10T10:44:00Z">
              <w:rPr/>
            </w:rPrChange>
          </w:rPr>
          <w:delText>기타</w:delText>
        </w:r>
        <w:r w:rsidR="003A525D" w:rsidRPr="002646CB" w:rsidDel="00087689">
          <w:rPr>
            <w:rPrChange w:id="2381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20" w:author="ETRI-김종원" w:date="2019-12-10T10:44:00Z">
              <w:rPr/>
            </w:rPrChange>
          </w:rPr>
          <w:delText>유연성의</w:delText>
        </w:r>
        <w:r w:rsidR="003A525D" w:rsidRPr="002646CB" w:rsidDel="00087689">
          <w:rPr>
            <w:rPrChange w:id="2382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22" w:author="ETRI-김종원" w:date="2019-12-10T10:44:00Z">
              <w:rPr/>
            </w:rPrChange>
          </w:rPr>
          <w:delText>작동</w:delText>
        </w:r>
        <w:r w:rsidR="003A525D" w:rsidRPr="002646CB" w:rsidDel="00087689">
          <w:rPr>
            <w:rPrChange w:id="2382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24" w:author="ETRI-김종원" w:date="2019-12-10T10:44:00Z">
              <w:rPr/>
            </w:rPrChange>
          </w:rPr>
          <w:delText>모드를</w:delText>
        </w:r>
        <w:r w:rsidR="003A525D" w:rsidRPr="002646CB" w:rsidDel="00087689">
          <w:rPr>
            <w:rPrChange w:id="2382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26" w:author="ETRI-김종원" w:date="2019-12-10T10:44:00Z">
              <w:rPr/>
            </w:rPrChange>
          </w:rPr>
          <w:delText>제어하고</w:delText>
        </w:r>
        <w:r w:rsidR="003A525D" w:rsidRPr="002646CB" w:rsidDel="00087689">
          <w:rPr>
            <w:rFonts w:hint="eastAsia"/>
            <w:rPrChange w:id="23827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DC1A26" w:rsidRPr="002646CB" w:rsidDel="00087689">
          <w:rPr>
            <w:rFonts w:hint="eastAsia"/>
            <w:rPrChange w:id="23828" w:author="ETRI-김종원" w:date="2019-12-10T10:44:00Z">
              <w:rPr>
                <w:rFonts w:hint="eastAsia"/>
              </w:rPr>
            </w:rPrChange>
          </w:rPr>
          <w:delText>주</w:delText>
        </w:r>
        <w:r w:rsidR="00DC1A26" w:rsidRPr="002646CB" w:rsidDel="00087689">
          <w:rPr>
            <w:rFonts w:hint="eastAsia"/>
            <w:rPrChange w:id="2382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3830" w:author="ETRI-김종원" w:date="2019-12-10T10:44:00Z">
              <w:rPr>
                <w:rFonts w:hint="eastAsia"/>
              </w:rPr>
            </w:rPrChange>
          </w:rPr>
          <w:delText>계통</w:delText>
        </w:r>
        <w:r w:rsidR="003A525D" w:rsidRPr="002646CB" w:rsidDel="00087689">
          <w:rPr>
            <w:rPrChange w:id="23831" w:author="ETRI-김종원" w:date="2019-12-10T10:44:00Z">
              <w:rPr/>
            </w:rPrChange>
          </w:rPr>
          <w:delText>에서</w:delText>
        </w:r>
        <w:r w:rsidR="003A525D" w:rsidRPr="002646CB" w:rsidDel="00087689">
          <w:rPr>
            <w:rPrChange w:id="2383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33" w:author="ETRI-김종원" w:date="2019-12-10T10:44:00Z">
              <w:rPr/>
            </w:rPrChange>
          </w:rPr>
          <w:delText>마이크로그리드를</w:delText>
        </w:r>
        <w:r w:rsidR="003A525D" w:rsidRPr="002646CB" w:rsidDel="00087689">
          <w:rPr>
            <w:rPrChange w:id="2383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35" w:author="ETRI-김종원" w:date="2019-12-10T10:44:00Z">
              <w:rPr/>
            </w:rPrChange>
          </w:rPr>
          <w:delText>물리적으로</w:delText>
        </w:r>
        <w:r w:rsidR="003A525D" w:rsidRPr="002646CB" w:rsidDel="00087689">
          <w:rPr>
            <w:rPrChange w:id="2383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37" w:author="ETRI-김종원" w:date="2019-12-10T10:44:00Z">
              <w:rPr/>
            </w:rPrChange>
          </w:rPr>
          <w:delText>분리하고</w:delText>
        </w:r>
        <w:r w:rsidR="003A525D" w:rsidRPr="002646CB" w:rsidDel="00087689">
          <w:rPr>
            <w:rPrChange w:id="2383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39" w:author="ETRI-김종원" w:date="2019-12-10T10:44:00Z">
              <w:rPr/>
            </w:rPrChange>
          </w:rPr>
          <w:delText>동시에</w:delText>
        </w:r>
        <w:r w:rsidR="003A525D" w:rsidRPr="002646CB" w:rsidDel="00087689">
          <w:rPr>
            <w:rPrChange w:id="238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41" w:author="ETRI-김종원" w:date="2019-12-10T10:44:00Z">
              <w:rPr/>
            </w:rPrChange>
          </w:rPr>
          <w:delText>관련</w:delText>
        </w:r>
        <w:r w:rsidR="003A525D" w:rsidRPr="002646CB" w:rsidDel="00087689">
          <w:rPr>
            <w:rPrChange w:id="2384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43" w:author="ETRI-김종원" w:date="2019-12-10T10:44:00Z">
              <w:rPr/>
            </w:rPrChange>
          </w:rPr>
          <w:delText>자원을</w:delText>
        </w:r>
        <w:r w:rsidR="003A525D" w:rsidRPr="002646CB" w:rsidDel="00087689">
          <w:rPr>
            <w:rPrChange w:id="23844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845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846" w:author="ETRI-김종원" w:date="2019-12-10T10:44:00Z">
              <w:rPr/>
            </w:rPrChange>
          </w:rPr>
          <w:delText>운전</w:delText>
        </w:r>
        <w:r w:rsidR="003A525D" w:rsidRPr="002646CB" w:rsidDel="00087689">
          <w:rPr>
            <w:rPrChange w:id="2384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48" w:author="ETRI-김종원" w:date="2019-12-10T10:44:00Z">
              <w:rPr/>
            </w:rPrChange>
          </w:rPr>
          <w:delText>모드로</w:delText>
        </w:r>
        <w:r w:rsidR="003A525D" w:rsidRPr="002646CB" w:rsidDel="00087689">
          <w:rPr>
            <w:rPrChange w:id="2384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50" w:author="ETRI-김종원" w:date="2019-12-10T10:44:00Z">
              <w:rPr/>
            </w:rPrChange>
          </w:rPr>
          <w:delText>전환</w:delText>
        </w:r>
        <w:r w:rsidR="003A525D" w:rsidRPr="002646CB" w:rsidDel="00087689">
          <w:rPr>
            <w:rPrChange w:id="2385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3852" w:author="ETRI-김종원" w:date="2019-12-10T10:44:00Z">
              <w:rPr/>
            </w:rPrChange>
          </w:rPr>
          <w:delText>한다</w:delText>
        </w:r>
        <w:r w:rsidR="003A525D" w:rsidRPr="002646CB" w:rsidDel="00087689">
          <w:rPr>
            <w:rFonts w:hint="eastAsia"/>
            <w:rPrChange w:id="23853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7A713C95" w14:textId="1301011F" w:rsidR="00DE2C69" w:rsidRPr="002646CB" w:rsidDel="00087689" w:rsidRDefault="00DE2C69" w:rsidP="003A525D">
      <w:pPr>
        <w:rPr>
          <w:del w:id="23854" w:author="박 진상" w:date="2019-10-08T06:13:00Z"/>
          <w:rPrChange w:id="23855" w:author="ETRI-김종원" w:date="2019-12-10T10:44:00Z">
            <w:rPr>
              <w:del w:id="23856" w:author="박 진상" w:date="2019-10-08T06:13:00Z"/>
            </w:rPr>
          </w:rPrChange>
        </w:rPr>
      </w:pPr>
    </w:p>
    <w:p w14:paraId="652E1863" w14:textId="76C3E523" w:rsidR="003A525D" w:rsidRPr="002646CB" w:rsidDel="00087689" w:rsidRDefault="00AD77AA" w:rsidP="003A525D">
      <w:pPr>
        <w:pStyle w:val="KSDTA1"/>
        <w:rPr>
          <w:del w:id="23857" w:author="박 진상" w:date="2019-10-08T06:13:00Z"/>
          <w:lang w:eastAsia="ko-KR"/>
          <w:rPrChange w:id="23858" w:author="ETRI-김종원" w:date="2019-12-10T10:44:00Z">
            <w:rPr>
              <w:del w:id="23859" w:author="박 진상" w:date="2019-10-08T06:13:00Z"/>
              <w:lang w:eastAsia="ko-KR"/>
            </w:rPr>
          </w:rPrChange>
        </w:rPr>
      </w:pPr>
      <w:del w:id="23860" w:author="박 진상" w:date="2019-10-08T06:13:00Z">
        <w:r w:rsidRPr="002646CB" w:rsidDel="00087689">
          <w:rPr>
            <w:rFonts w:hint="eastAsia"/>
            <w:lang w:eastAsia="ko-KR"/>
            <w:rPrChange w:id="23861" w:author="ETRI-김종원" w:date="2019-12-10T10:44:00Z">
              <w:rPr>
                <w:rFonts w:hint="eastAsia"/>
                <w:lang w:eastAsia="ko-KR"/>
              </w:rPr>
            </w:rPrChange>
          </w:rPr>
          <w:delText>시나리오</w:delText>
        </w:r>
        <w:r w:rsidRPr="002646CB" w:rsidDel="00087689">
          <w:rPr>
            <w:rFonts w:hint="eastAsia"/>
            <w:lang w:eastAsia="ko-KR"/>
            <w:rPrChange w:id="2386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3 : </w:delText>
        </w:r>
        <w:r w:rsidRPr="002646CB" w:rsidDel="00087689">
          <w:rPr>
            <w:lang w:eastAsia="ko-KR"/>
            <w:rPrChange w:id="23863" w:author="ETRI-김종원" w:date="2019-12-10T10:44:00Z">
              <w:rPr>
                <w:lang w:eastAsia="ko-KR"/>
              </w:rPr>
            </w:rPrChange>
          </w:rPr>
          <w:delText>자동</w:delText>
        </w:r>
        <w:r w:rsidRPr="002646CB" w:rsidDel="00087689">
          <w:rPr>
            <w:lang w:eastAsia="ko-KR"/>
            <w:rPrChange w:id="23864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3865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lang w:eastAsia="ko-KR"/>
            <w:rPrChange w:id="23866" w:author="ETRI-김종원" w:date="2019-12-10T10:44:00Z">
              <w:rPr>
                <w:lang w:eastAsia="ko-KR"/>
              </w:rPr>
            </w:rPrChange>
          </w:rPr>
          <w:delText>운전</w:delText>
        </w:r>
      </w:del>
    </w:p>
    <w:p w14:paraId="346A7C56" w14:textId="543A5A69" w:rsidR="003A525D" w:rsidRPr="002646CB" w:rsidDel="00087689" w:rsidRDefault="003A525D" w:rsidP="003A525D">
      <w:pPr>
        <w:rPr>
          <w:del w:id="23867" w:author="박 진상" w:date="2019-10-08T06:13:00Z"/>
          <w:rPrChange w:id="23868" w:author="ETRI-김종원" w:date="2019-12-10T10:44:00Z">
            <w:rPr>
              <w:del w:id="23869" w:author="박 진상" w:date="2019-10-08T06:13:00Z"/>
            </w:rPr>
          </w:rPrChange>
        </w:rPr>
      </w:pPr>
    </w:p>
    <w:p w14:paraId="7430B812" w14:textId="64462FA5" w:rsidR="003A525D" w:rsidRPr="002646CB" w:rsidDel="00087689" w:rsidRDefault="003A525D" w:rsidP="003A525D">
      <w:pPr>
        <w:rPr>
          <w:del w:id="23870" w:author="박 진상" w:date="2019-10-08T06:13:00Z"/>
          <w:rPrChange w:id="23871" w:author="ETRI-김종원" w:date="2019-12-10T10:44:00Z">
            <w:rPr>
              <w:del w:id="23872" w:author="박 진상" w:date="2019-10-08T06:13:00Z"/>
            </w:rPr>
          </w:rPrChange>
        </w:rPr>
      </w:pPr>
      <w:del w:id="23873" w:author="박 진상" w:date="2019-10-08T06:13:00Z">
        <w:r w:rsidRPr="002646CB" w:rsidDel="00087689">
          <w:rPr>
            <w:rPrChange w:id="23874" w:author="ETRI-김종원" w:date="2019-12-10T10:44:00Z">
              <w:rPr/>
            </w:rPrChange>
          </w:rPr>
          <w:delText>주어진</w:delText>
        </w:r>
        <w:r w:rsidRPr="002646CB" w:rsidDel="00087689">
          <w:rPr>
            <w:rPrChange w:id="2387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76" w:author="ETRI-김종원" w:date="2019-12-10T10:44:00Z">
              <w:rPr/>
            </w:rPrChange>
          </w:rPr>
          <w:delText>시간에</w:delText>
        </w:r>
        <w:r w:rsidRPr="002646CB" w:rsidDel="00087689">
          <w:rPr>
            <w:rPrChange w:id="2387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78" w:author="ETRI-김종원" w:date="2019-12-10T10:44:00Z">
              <w:rPr/>
            </w:rPrChange>
          </w:rPr>
          <w:delText>예기치</w:delText>
        </w:r>
        <w:r w:rsidRPr="002646CB" w:rsidDel="00087689">
          <w:rPr>
            <w:rPrChange w:id="2387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80" w:author="ETRI-김종원" w:date="2019-12-10T10:44:00Z">
              <w:rPr/>
            </w:rPrChange>
          </w:rPr>
          <w:delText>않은</w:delText>
        </w:r>
        <w:r w:rsidRPr="002646CB" w:rsidDel="00087689">
          <w:rPr>
            <w:rPrChange w:id="2388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82" w:author="ETRI-김종원" w:date="2019-12-10T10:44:00Z">
              <w:rPr/>
            </w:rPrChange>
          </w:rPr>
          <w:delText>정전이</w:delText>
        </w:r>
        <w:r w:rsidRPr="002646CB" w:rsidDel="00087689">
          <w:rPr>
            <w:rPrChange w:id="23883" w:author="ETRI-김종원" w:date="2019-12-10T10:44:00Z">
              <w:rPr/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3884" w:author="ETRI-김종원" w:date="2019-12-10T10:44:00Z">
              <w:rPr>
                <w:rFonts w:hint="eastAsia"/>
              </w:rPr>
            </w:rPrChange>
          </w:rPr>
          <w:delText>주</w:delText>
        </w:r>
        <w:r w:rsidR="00DC1A26" w:rsidRPr="002646CB" w:rsidDel="00087689">
          <w:rPr>
            <w:rFonts w:hint="eastAsia"/>
            <w:rPrChange w:id="238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3886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3887" w:author="ETRI-김종원" w:date="2019-12-10T10:44:00Z">
              <w:rPr/>
            </w:rPrChange>
          </w:rPr>
          <w:delText>에서</w:delText>
        </w:r>
        <w:r w:rsidRPr="002646CB" w:rsidDel="00087689">
          <w:rPr>
            <w:rPrChange w:id="2388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89" w:author="ETRI-김종원" w:date="2019-12-10T10:44:00Z">
              <w:rPr/>
            </w:rPrChange>
          </w:rPr>
          <w:delText>발생하고</w:delText>
        </w:r>
        <w:r w:rsidRPr="002646CB" w:rsidDel="00087689">
          <w:rPr>
            <w:rPrChange w:id="23890" w:author="ETRI-김종원" w:date="2019-12-10T10:44:00Z">
              <w:rPr/>
            </w:rPrChange>
          </w:rPr>
          <w:delText xml:space="preserve"> </w:delText>
        </w:r>
        <w:r w:rsidR="009979F7" w:rsidRPr="002646CB" w:rsidDel="00087689">
          <w:rPr>
            <w:rFonts w:hint="eastAsia"/>
            <w:rPrChange w:id="23891" w:author="ETRI-김종원" w:date="2019-12-10T10:44:00Z">
              <w:rPr>
                <w:rFonts w:hint="eastAsia"/>
              </w:rPr>
            </w:rPrChange>
          </w:rPr>
          <w:delText>이를</w:delText>
        </w:r>
        <w:r w:rsidR="009979F7" w:rsidRPr="002646CB" w:rsidDel="00087689">
          <w:rPr>
            <w:rFonts w:hint="eastAsia"/>
            <w:rPrChange w:id="238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3893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89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95" w:author="ETRI-김종원" w:date="2019-12-10T10:44:00Z">
              <w:rPr/>
            </w:rPrChange>
          </w:rPr>
          <w:delText>관리자가</w:delText>
        </w:r>
        <w:r w:rsidRPr="002646CB" w:rsidDel="00087689">
          <w:rPr>
            <w:rPrChange w:id="2389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97" w:author="ETRI-김종원" w:date="2019-12-10T10:44:00Z">
              <w:rPr/>
            </w:rPrChange>
          </w:rPr>
          <w:delText>감지</w:delText>
        </w:r>
        <w:r w:rsidRPr="002646CB" w:rsidDel="00087689">
          <w:rPr>
            <w:rPrChange w:id="2389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899" w:author="ETRI-김종원" w:date="2019-12-10T10:44:00Z">
              <w:rPr/>
            </w:rPrChange>
          </w:rPr>
          <w:delText>한다</w:delText>
        </w:r>
        <w:r w:rsidRPr="002646CB" w:rsidDel="00087689">
          <w:rPr>
            <w:rFonts w:hint="eastAsia"/>
            <w:rPrChange w:id="23900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PrChange w:id="23901" w:author="ETRI-김종원" w:date="2019-12-10T10:44:00Z">
              <w:rPr/>
            </w:rPrChange>
          </w:rPr>
          <w:delText>조건이</w:delText>
        </w:r>
        <w:r w:rsidRPr="002646CB" w:rsidDel="00087689">
          <w:rPr>
            <w:rPrChange w:id="2390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03" w:author="ETRI-김종원" w:date="2019-12-10T10:44:00Z">
              <w:rPr/>
            </w:rPrChange>
          </w:rPr>
          <w:delText>가능하면</w:delText>
        </w:r>
        <w:r w:rsidRPr="002646CB" w:rsidDel="00087689">
          <w:rPr>
            <w:rPrChange w:id="2390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05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90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07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390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09" w:author="ETRI-김종원" w:date="2019-12-10T10:44:00Z">
              <w:rPr/>
            </w:rPrChange>
          </w:rPr>
          <w:delText>다른</w:delText>
        </w:r>
        <w:r w:rsidRPr="002646CB" w:rsidDel="00087689">
          <w:rPr>
            <w:rPrChange w:id="2391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11" w:author="ETRI-김종원" w:date="2019-12-10T10:44:00Z">
              <w:rPr/>
            </w:rPrChange>
          </w:rPr>
          <w:delText>발전기</w:delText>
        </w:r>
        <w:r w:rsidRPr="002646CB" w:rsidDel="00087689">
          <w:rPr>
            <w:rFonts w:hint="eastAsia"/>
            <w:rPrChange w:id="23912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A933ED" w:rsidRPr="002646CB" w:rsidDel="00087689">
          <w:rPr>
            <w:rFonts w:hint="eastAsia"/>
            <w:rPrChange w:id="23913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087689">
          <w:rPr>
            <w:rPrChange w:id="23914" w:author="ETRI-김종원" w:date="2019-12-10T10:44:00Z">
              <w:rPr/>
            </w:rPrChange>
          </w:rPr>
          <w:delText>시스템</w:delText>
        </w:r>
        <w:r w:rsidRPr="002646CB" w:rsidDel="00087689">
          <w:rPr>
            <w:rFonts w:hint="eastAsia"/>
            <w:rPrChange w:id="2391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3916" w:author="ETRI-김종원" w:date="2019-12-10T10:44:00Z">
              <w:rPr/>
            </w:rPrChange>
          </w:rPr>
          <w:delText>제어</w:delText>
        </w:r>
        <w:r w:rsidRPr="002646CB" w:rsidDel="00087689">
          <w:rPr>
            <w:rPrChange w:id="2391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18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391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20" w:author="ETRI-김종원" w:date="2019-12-10T10:44:00Z">
              <w:rPr/>
            </w:rPrChange>
          </w:rPr>
          <w:delText>부하</w:delText>
        </w:r>
        <w:r w:rsidRPr="002646CB" w:rsidDel="00087689">
          <w:rPr>
            <w:rPrChange w:id="2392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22" w:author="ETRI-김종원" w:date="2019-12-10T10:44:00Z">
              <w:rPr/>
            </w:rPrChange>
          </w:rPr>
          <w:delText>및</w:delText>
        </w:r>
        <w:r w:rsidRPr="002646CB" w:rsidDel="00087689">
          <w:rPr>
            <w:rPrChange w:id="2392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24" w:author="ETRI-김종원" w:date="2019-12-10T10:44:00Z">
              <w:rPr/>
            </w:rPrChange>
          </w:rPr>
          <w:delText>기타</w:delText>
        </w:r>
        <w:r w:rsidRPr="002646CB" w:rsidDel="00087689">
          <w:rPr>
            <w:rPrChange w:id="2392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26" w:author="ETRI-김종원" w:date="2019-12-10T10:44:00Z">
              <w:rPr/>
            </w:rPrChange>
          </w:rPr>
          <w:delText>유연성의</w:delText>
        </w:r>
        <w:r w:rsidRPr="002646CB" w:rsidDel="00087689">
          <w:rPr>
            <w:rPrChange w:id="2392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28" w:author="ETRI-김종원" w:date="2019-12-10T10:44:00Z">
              <w:rPr/>
            </w:rPrChange>
          </w:rPr>
          <w:delText>작동</w:delText>
        </w:r>
        <w:r w:rsidRPr="002646CB" w:rsidDel="00087689">
          <w:rPr>
            <w:rPrChange w:id="2392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30" w:author="ETRI-김종원" w:date="2019-12-10T10:44:00Z">
              <w:rPr/>
            </w:rPrChange>
          </w:rPr>
          <w:delText>모드를</w:delText>
        </w:r>
        <w:r w:rsidRPr="002646CB" w:rsidDel="00087689">
          <w:rPr>
            <w:rPrChange w:id="2393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32" w:author="ETRI-김종원" w:date="2019-12-10T10:44:00Z">
              <w:rPr/>
            </w:rPrChange>
          </w:rPr>
          <w:delText>제어하고</w:delText>
        </w:r>
        <w:r w:rsidRPr="002646CB" w:rsidDel="00087689">
          <w:rPr>
            <w:rFonts w:hint="eastAsia"/>
            <w:rPrChange w:id="23933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DC1A26" w:rsidRPr="002646CB" w:rsidDel="00087689">
          <w:rPr>
            <w:rFonts w:hint="eastAsia"/>
            <w:rPrChange w:id="23934" w:author="ETRI-김종원" w:date="2019-12-10T10:44:00Z">
              <w:rPr>
                <w:rFonts w:hint="eastAsia"/>
              </w:rPr>
            </w:rPrChange>
          </w:rPr>
          <w:delText>주</w:delText>
        </w:r>
        <w:r w:rsidR="00DC1A26" w:rsidRPr="002646CB" w:rsidDel="00087689">
          <w:rPr>
            <w:rFonts w:hint="eastAsia"/>
            <w:rPrChange w:id="2393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3936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3937" w:author="ETRI-김종원" w:date="2019-12-10T10:44:00Z">
              <w:rPr/>
            </w:rPrChange>
          </w:rPr>
          <w:delText>에서</w:delText>
        </w:r>
        <w:r w:rsidRPr="002646CB" w:rsidDel="00087689">
          <w:rPr>
            <w:rPrChange w:id="2393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39" w:author="ETRI-김종원" w:date="2019-12-10T10:44:00Z">
              <w:rPr/>
            </w:rPrChange>
          </w:rPr>
          <w:delText>마이크로그리드를</w:delText>
        </w:r>
        <w:r w:rsidRPr="002646CB" w:rsidDel="00087689">
          <w:rPr>
            <w:rPrChange w:id="2394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41" w:author="ETRI-김종원" w:date="2019-12-10T10:44:00Z">
              <w:rPr/>
            </w:rPrChange>
          </w:rPr>
          <w:delText>물리적으로</w:delText>
        </w:r>
        <w:r w:rsidRPr="002646CB" w:rsidDel="00087689">
          <w:rPr>
            <w:rPrChange w:id="2394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43" w:author="ETRI-김종원" w:date="2019-12-10T10:44:00Z">
              <w:rPr/>
            </w:rPrChange>
          </w:rPr>
          <w:delText>분리하고</w:delText>
        </w:r>
        <w:r w:rsidRPr="002646CB" w:rsidDel="00087689">
          <w:rPr>
            <w:rPrChange w:id="2394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45" w:author="ETRI-김종원" w:date="2019-12-10T10:44:00Z">
              <w:rPr/>
            </w:rPrChange>
          </w:rPr>
          <w:delText>관련</w:delText>
        </w:r>
        <w:r w:rsidRPr="002646CB" w:rsidDel="00087689">
          <w:rPr>
            <w:rPrChange w:id="2394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47" w:author="ETRI-김종원" w:date="2019-12-10T10:44:00Z">
              <w:rPr/>
            </w:rPrChange>
          </w:rPr>
          <w:delText>자원을</w:delText>
        </w:r>
        <w:r w:rsidRPr="002646CB" w:rsidDel="00087689">
          <w:rPr>
            <w:rPrChange w:id="23948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949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950" w:author="ETRI-김종원" w:date="2019-12-10T10:44:00Z">
              <w:rPr/>
            </w:rPrChange>
          </w:rPr>
          <w:delText>운전</w:delText>
        </w:r>
        <w:r w:rsidR="0008666F" w:rsidRPr="002646CB" w:rsidDel="00087689">
          <w:rPr>
            <w:rFonts w:hint="eastAsia"/>
            <w:rPrChange w:id="239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8666F" w:rsidRPr="002646CB" w:rsidDel="00087689">
          <w:rPr>
            <w:rFonts w:hint="eastAsia"/>
            <w:rPrChange w:id="23952" w:author="ETRI-김종원" w:date="2019-12-10T10:44:00Z">
              <w:rPr>
                <w:rFonts w:hint="eastAsia"/>
              </w:rPr>
            </w:rPrChange>
          </w:rPr>
          <w:delText>모드</w:delText>
        </w:r>
        <w:r w:rsidR="009211F0" w:rsidRPr="002646CB" w:rsidDel="00087689">
          <w:rPr>
            <w:rPrChange w:id="23953" w:author="ETRI-김종원" w:date="2019-12-10T10:44:00Z">
              <w:rPr/>
            </w:rPrChange>
          </w:rPr>
          <w:delText>로</w:delText>
        </w:r>
        <w:r w:rsidRPr="002646CB" w:rsidDel="00087689">
          <w:rPr>
            <w:rPrChange w:id="2395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55" w:author="ETRI-김종원" w:date="2019-12-10T10:44:00Z">
              <w:rPr/>
            </w:rPrChange>
          </w:rPr>
          <w:delText>전환하여</w:delText>
        </w:r>
        <w:r w:rsidRPr="002646CB" w:rsidDel="00087689">
          <w:rPr>
            <w:rPrChange w:id="23956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957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3958" w:author="ETRI-김종원" w:date="2019-12-10T10:44:00Z">
              <w:rPr/>
            </w:rPrChange>
          </w:rPr>
          <w:delText>운전을</w:delText>
        </w:r>
        <w:r w:rsidRPr="002646CB" w:rsidDel="00087689">
          <w:rPr>
            <w:rPrChange w:id="239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60" w:author="ETRI-김종원" w:date="2019-12-10T10:44:00Z">
              <w:rPr/>
            </w:rPrChange>
          </w:rPr>
          <w:delText>시작한다</w:delText>
        </w:r>
        <w:r w:rsidRPr="002646CB" w:rsidDel="00087689">
          <w:rPr>
            <w:rFonts w:hint="eastAsia"/>
            <w:rPrChange w:id="23961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0C1279A9" w14:textId="739EA6ED" w:rsidR="003A525D" w:rsidRPr="002646CB" w:rsidDel="00087689" w:rsidRDefault="003A525D" w:rsidP="003A525D">
      <w:pPr>
        <w:rPr>
          <w:del w:id="23962" w:author="박 진상" w:date="2019-10-08T06:13:00Z"/>
          <w:rPrChange w:id="23963" w:author="ETRI-김종원" w:date="2019-12-10T10:44:00Z">
            <w:rPr>
              <w:del w:id="23964" w:author="박 진상" w:date="2019-10-08T06:13:00Z"/>
            </w:rPr>
          </w:rPrChange>
        </w:rPr>
      </w:pPr>
    </w:p>
    <w:p w14:paraId="3BD20A42" w14:textId="5E78FDE2" w:rsidR="003A525D" w:rsidRPr="002646CB" w:rsidDel="00087689" w:rsidRDefault="003A525D" w:rsidP="003A525D">
      <w:pPr>
        <w:rPr>
          <w:del w:id="23965" w:author="박 진상" w:date="2019-10-08T06:13:00Z"/>
          <w:rPrChange w:id="23966" w:author="ETRI-김종원" w:date="2019-12-10T10:44:00Z">
            <w:rPr>
              <w:del w:id="23967" w:author="박 진상" w:date="2019-10-08T06:13:00Z"/>
            </w:rPr>
          </w:rPrChange>
        </w:rPr>
      </w:pPr>
      <w:del w:id="23968" w:author="박 진상" w:date="2019-10-08T06:13:00Z">
        <w:r w:rsidRPr="002646CB" w:rsidDel="00087689">
          <w:rPr>
            <w:rPrChange w:id="23969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397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71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3972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3973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3974" w:author="ETRI-김종원" w:date="2019-12-10T10:44:00Z">
              <w:rPr/>
            </w:rPrChange>
          </w:rPr>
          <w:delText>에게</w:delText>
        </w:r>
        <w:r w:rsidRPr="002646CB" w:rsidDel="00087689">
          <w:rPr>
            <w:rPrChange w:id="2397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76" w:author="ETRI-김종원" w:date="2019-12-10T10:44:00Z">
              <w:rPr/>
            </w:rPrChange>
          </w:rPr>
          <w:delText>마이크로그리드의</w:delText>
        </w:r>
        <w:r w:rsidRPr="002646CB" w:rsidDel="00087689">
          <w:rPr>
            <w:rPrChange w:id="23977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978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397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80" w:author="ETRI-김종원" w:date="2019-12-10T10:44:00Z">
              <w:rPr/>
            </w:rPrChange>
          </w:rPr>
          <w:delText>상태와</w:delText>
        </w:r>
        <w:r w:rsidRPr="002646CB" w:rsidDel="00087689">
          <w:rPr>
            <w:rPrChange w:id="2398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82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3983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3984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3985" w:author="ETRI-김종원" w:date="2019-12-10T10:44:00Z">
              <w:rPr/>
            </w:rPrChange>
          </w:rPr>
          <w:delText>운전</w:delText>
        </w:r>
        <w:r w:rsidRPr="002646CB" w:rsidDel="00087689">
          <w:rPr>
            <w:rPrChange w:id="2398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87" w:author="ETRI-김종원" w:date="2019-12-10T10:44:00Z">
              <w:rPr/>
            </w:rPrChange>
          </w:rPr>
          <w:delText>기간에</w:delText>
        </w:r>
        <w:r w:rsidRPr="002646CB" w:rsidDel="00087689">
          <w:rPr>
            <w:rPrChange w:id="2398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89" w:author="ETRI-김종원" w:date="2019-12-10T10:44:00Z">
              <w:rPr/>
            </w:rPrChange>
          </w:rPr>
          <w:delText>대해</w:delText>
        </w:r>
        <w:r w:rsidRPr="002646CB" w:rsidDel="00087689">
          <w:rPr>
            <w:rPrChange w:id="2399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91" w:author="ETRI-김종원" w:date="2019-12-10T10:44:00Z">
              <w:rPr/>
            </w:rPrChange>
          </w:rPr>
          <w:delText>알려</w:delText>
        </w:r>
        <w:r w:rsidRPr="002646CB" w:rsidDel="00087689">
          <w:rPr>
            <w:rPrChange w:id="2399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3993" w:author="ETRI-김종원" w:date="2019-12-10T10:44:00Z">
              <w:rPr/>
            </w:rPrChange>
          </w:rPr>
          <w:delText>준다</w:delText>
        </w:r>
        <w:r w:rsidR="00255D3C" w:rsidRPr="002646CB" w:rsidDel="00087689">
          <w:rPr>
            <w:rFonts w:hint="eastAsia"/>
            <w:rPrChange w:id="23994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450E0560" w14:textId="62B0BCBD" w:rsidR="00DD1A59" w:rsidRPr="002646CB" w:rsidDel="00087689" w:rsidRDefault="00DD1A59" w:rsidP="003A525D">
      <w:pPr>
        <w:rPr>
          <w:del w:id="23995" w:author="박 진상" w:date="2019-10-08T06:13:00Z"/>
          <w:rPrChange w:id="23996" w:author="ETRI-김종원" w:date="2019-12-10T10:44:00Z">
            <w:rPr>
              <w:del w:id="23997" w:author="박 진상" w:date="2019-10-08T06:13:00Z"/>
            </w:rPr>
          </w:rPrChange>
        </w:rPr>
      </w:pPr>
    </w:p>
    <w:p w14:paraId="4FD75CF8" w14:textId="50DABF83" w:rsidR="003A525D" w:rsidRPr="002646CB" w:rsidDel="00087689" w:rsidRDefault="00AD77AA">
      <w:pPr>
        <w:pStyle w:val="KSDTA1"/>
        <w:rPr>
          <w:del w:id="23998" w:author="박 진상" w:date="2019-10-08T06:13:00Z"/>
          <w:lang w:eastAsia="ko-KR"/>
          <w:rPrChange w:id="23999" w:author="ETRI-김종원" w:date="2019-12-10T10:44:00Z">
            <w:rPr>
              <w:del w:id="24000" w:author="박 진상" w:date="2019-10-08T06:13:00Z"/>
              <w:lang w:eastAsia="ko-KR"/>
            </w:rPr>
          </w:rPrChange>
        </w:rPr>
      </w:pPr>
      <w:bookmarkStart w:id="24001" w:name="_Toc500753037"/>
      <w:del w:id="24002" w:author="박 진상" w:date="2019-10-08T06:13:00Z">
        <w:r w:rsidRPr="002646CB" w:rsidDel="00087689">
          <w:rPr>
            <w:rFonts w:hint="eastAsia"/>
            <w:rPrChange w:id="24003" w:author="ETRI-김종원" w:date="2019-12-10T10:44:00Z">
              <w:rPr>
                <w:rFonts w:hint="eastAsia"/>
              </w:rPr>
            </w:rPrChange>
          </w:rPr>
          <w:delText>시나리오</w:delText>
        </w:r>
        <w:r w:rsidRPr="002646CB" w:rsidDel="00087689">
          <w:rPr>
            <w:rPrChange w:id="24004" w:author="ETRI-김종원" w:date="2019-12-10T10:44:00Z">
              <w:rPr/>
            </w:rPrChange>
          </w:rPr>
          <w:delText xml:space="preserve"> 4 :</w:delText>
        </w:r>
        <w:bookmarkEnd w:id="24001"/>
        <w:r w:rsidRPr="002646CB" w:rsidDel="00087689">
          <w:rPr>
            <w:rPrChange w:id="24005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Fonts w:hint="eastAsia"/>
            <w:rPrChange w:id="24006" w:author="ETRI-김종원" w:date="2019-12-10T10:44:00Z">
              <w:rPr>
                <w:rFonts w:hint="eastAsia"/>
              </w:rPr>
            </w:rPrChange>
          </w:rPr>
          <w:delText>자체</w:delText>
        </w:r>
        <w:r w:rsidR="00E168CD" w:rsidRPr="002646CB" w:rsidDel="00087689">
          <w:rPr>
            <w:rPrChange w:id="2400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Fonts w:hint="eastAsia"/>
            <w:rPrChange w:id="24008" w:author="ETRI-김종원" w:date="2019-12-10T10:44:00Z">
              <w:rPr>
                <w:rFonts w:hint="eastAsia"/>
              </w:rPr>
            </w:rPrChange>
          </w:rPr>
          <w:delText>기동</w:delText>
        </w:r>
        <w:r w:rsidR="003A525D" w:rsidRPr="002646CB" w:rsidDel="00087689">
          <w:rPr>
            <w:rPrChange w:id="2400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Fonts w:hint="eastAsia"/>
            <w:rPrChange w:id="24010" w:author="ETRI-김종원" w:date="2019-12-10T10:44:00Z">
              <w:rPr>
                <w:rFonts w:hint="eastAsia"/>
              </w:rPr>
            </w:rPrChange>
          </w:rPr>
          <w:delText>복구</w:delText>
        </w:r>
      </w:del>
    </w:p>
    <w:p w14:paraId="141685E4" w14:textId="72F1E2FF" w:rsidR="003A525D" w:rsidRPr="002646CB" w:rsidDel="00087689" w:rsidRDefault="003A525D" w:rsidP="003A525D">
      <w:pPr>
        <w:rPr>
          <w:del w:id="24011" w:author="박 진상" w:date="2019-10-08T06:13:00Z"/>
          <w:rPrChange w:id="24012" w:author="ETRI-김종원" w:date="2019-12-10T10:44:00Z">
            <w:rPr>
              <w:del w:id="24013" w:author="박 진상" w:date="2019-10-08T06:13:00Z"/>
            </w:rPr>
          </w:rPrChange>
        </w:rPr>
      </w:pPr>
    </w:p>
    <w:p w14:paraId="3F1B2F9B" w14:textId="4041E122" w:rsidR="005B2C81" w:rsidRPr="002646CB" w:rsidDel="00087689" w:rsidRDefault="003A525D" w:rsidP="003A525D">
      <w:pPr>
        <w:rPr>
          <w:del w:id="24014" w:author="박 진상" w:date="2019-10-08T06:13:00Z"/>
          <w:rPrChange w:id="24015" w:author="ETRI-김종원" w:date="2019-12-10T10:44:00Z">
            <w:rPr>
              <w:del w:id="24016" w:author="박 진상" w:date="2019-10-08T06:13:00Z"/>
            </w:rPr>
          </w:rPrChange>
        </w:rPr>
      </w:pPr>
      <w:del w:id="24017" w:author="박 진상" w:date="2019-10-08T06:13:00Z">
        <w:r w:rsidRPr="002646CB" w:rsidDel="00087689">
          <w:rPr>
            <w:rPrChange w:id="24018" w:author="ETRI-김종원" w:date="2019-12-10T10:44:00Z">
              <w:rPr/>
            </w:rPrChange>
          </w:rPr>
          <w:delText>주어진</w:delText>
        </w:r>
        <w:r w:rsidRPr="002646CB" w:rsidDel="00087689">
          <w:rPr>
            <w:rPrChange w:id="2401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20" w:author="ETRI-김종원" w:date="2019-12-10T10:44:00Z">
              <w:rPr/>
            </w:rPrChange>
          </w:rPr>
          <w:delText>시간에</w:delText>
        </w:r>
        <w:r w:rsidRPr="002646CB" w:rsidDel="00087689">
          <w:rPr>
            <w:rPrChange w:id="2402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22" w:author="ETRI-김종원" w:date="2019-12-10T10:44:00Z">
              <w:rPr/>
            </w:rPrChange>
          </w:rPr>
          <w:delText>예기치</w:delText>
        </w:r>
        <w:r w:rsidRPr="002646CB" w:rsidDel="00087689">
          <w:rPr>
            <w:rPrChange w:id="2402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24" w:author="ETRI-김종원" w:date="2019-12-10T10:44:00Z">
              <w:rPr/>
            </w:rPrChange>
          </w:rPr>
          <w:delText>않은</w:delText>
        </w:r>
        <w:r w:rsidRPr="002646CB" w:rsidDel="00087689">
          <w:rPr>
            <w:rPrChange w:id="2402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26" w:author="ETRI-김종원" w:date="2019-12-10T10:44:00Z">
              <w:rPr/>
            </w:rPrChange>
          </w:rPr>
          <w:delText>정전이</w:delText>
        </w:r>
        <w:r w:rsidR="00DC1A26" w:rsidRPr="002646CB" w:rsidDel="00087689">
          <w:rPr>
            <w:rFonts w:hint="eastAsia"/>
            <w:rPrChange w:id="240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4028" w:author="ETRI-김종원" w:date="2019-12-10T10:44:00Z">
              <w:rPr>
                <w:rFonts w:hint="eastAsia"/>
              </w:rPr>
            </w:rPrChange>
          </w:rPr>
          <w:delText>주</w:delText>
        </w:r>
        <w:r w:rsidR="00DC1A26" w:rsidRPr="002646CB" w:rsidDel="00087689">
          <w:rPr>
            <w:rFonts w:hint="eastAsia"/>
            <w:rPrChange w:id="2402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4030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4031" w:author="ETRI-김종원" w:date="2019-12-10T10:44:00Z">
              <w:rPr/>
            </w:rPrChange>
          </w:rPr>
          <w:delText>에서</w:delText>
        </w:r>
        <w:r w:rsidRPr="002646CB" w:rsidDel="00087689">
          <w:rPr>
            <w:rPrChange w:id="2403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33" w:author="ETRI-김종원" w:date="2019-12-10T10:44:00Z">
              <w:rPr/>
            </w:rPrChange>
          </w:rPr>
          <w:delText>발생하고</w:delText>
        </w:r>
        <w:r w:rsidRPr="002646CB" w:rsidDel="00087689">
          <w:rPr>
            <w:rPrChange w:id="2403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35" w:author="ETRI-김종원" w:date="2019-12-10T10:44:00Z">
              <w:rPr/>
            </w:rPrChange>
          </w:rPr>
          <w:delText>마이크로그리드가</w:delText>
        </w:r>
        <w:r w:rsidRPr="002646CB" w:rsidDel="00087689">
          <w:rPr>
            <w:rPrChange w:id="2403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37" w:author="ETRI-김종원" w:date="2019-12-10T10:44:00Z">
              <w:rPr/>
            </w:rPrChange>
          </w:rPr>
          <w:delText>자동으로</w:delText>
        </w:r>
        <w:r w:rsidRPr="002646CB" w:rsidDel="00087689">
          <w:rPr>
            <w:rPrChange w:id="24038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4039" w:author="ETRI-김종원" w:date="2019-12-10T10:44:00Z">
              <w:rPr>
                <w:rFonts w:hint="eastAsia"/>
              </w:rPr>
            </w:rPrChange>
          </w:rPr>
          <w:delText>독립</w:delText>
        </w:r>
        <w:r w:rsidR="009211F0" w:rsidRPr="002646CB" w:rsidDel="00087689">
          <w:rPr>
            <w:rPrChange w:id="24040" w:author="ETRI-김종원" w:date="2019-12-10T10:44:00Z">
              <w:rPr/>
            </w:rPrChange>
          </w:rPr>
          <w:delText>운전으로</w:delText>
        </w:r>
        <w:r w:rsidRPr="002646CB" w:rsidDel="00087689">
          <w:rPr>
            <w:rPrChange w:id="24041" w:author="ETRI-김종원" w:date="2019-12-10T10:44:00Z">
              <w:rPr/>
            </w:rPrChange>
          </w:rPr>
          <w:delText xml:space="preserve"> </w:delText>
        </w:r>
        <w:r w:rsidR="00A92B61" w:rsidRPr="002646CB" w:rsidDel="00087689">
          <w:rPr>
            <w:rFonts w:hint="eastAsia"/>
            <w:rPrChange w:id="24042" w:author="ETRI-김종원" w:date="2019-12-10T10:44:00Z">
              <w:rPr>
                <w:rFonts w:hint="eastAsia"/>
              </w:rPr>
            </w:rPrChange>
          </w:rPr>
          <w:delText>전환</w:delText>
        </w:r>
        <w:r w:rsidRPr="002646CB" w:rsidDel="00087689">
          <w:rPr>
            <w:rPrChange w:id="24043" w:author="ETRI-김종원" w:date="2019-12-10T10:44:00Z">
              <w:rPr/>
            </w:rPrChange>
          </w:rPr>
          <w:delText>되어</w:delText>
        </w:r>
        <w:r w:rsidRPr="002646CB" w:rsidDel="00087689">
          <w:rPr>
            <w:rPrChange w:id="2404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45" w:author="ETRI-김종원" w:date="2019-12-10T10:44:00Z">
              <w:rPr/>
            </w:rPrChange>
          </w:rPr>
          <w:delText>전원이</w:delText>
        </w:r>
        <w:r w:rsidRPr="002646CB" w:rsidDel="00087689">
          <w:rPr>
            <w:rPrChange w:id="2404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47" w:author="ETRI-김종원" w:date="2019-12-10T10:44:00Z">
              <w:rPr/>
            </w:rPrChange>
          </w:rPr>
          <w:delText>꺼진다</w:delText>
        </w:r>
        <w:r w:rsidRPr="002646CB" w:rsidDel="00087689">
          <w:rPr>
            <w:rFonts w:hint="eastAsia"/>
            <w:rPrChange w:id="24048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PrChange w:id="24049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05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51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4052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Fonts w:hint="eastAsia"/>
            <w:rPrChange w:id="24053" w:author="ETRI-김종원" w:date="2019-12-10T10:44:00Z">
              <w:rPr>
                <w:rFonts w:hint="eastAsia"/>
              </w:rPr>
            </w:rPrChange>
          </w:rPr>
          <w:delText>자체</w:delText>
        </w:r>
        <w:r w:rsidRPr="002646CB" w:rsidDel="00087689">
          <w:rPr>
            <w:rPrChange w:id="2405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55" w:author="ETRI-김종원" w:date="2019-12-10T10:44:00Z">
              <w:rPr/>
            </w:rPrChange>
          </w:rPr>
          <w:delText>기동</w:delText>
        </w:r>
        <w:r w:rsidRPr="002646CB" w:rsidDel="00087689">
          <w:rPr>
            <w:rPrChange w:id="2405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57" w:author="ETRI-김종원" w:date="2019-12-10T10:44:00Z">
              <w:rPr/>
            </w:rPrChange>
          </w:rPr>
          <w:delText>복구를</w:delText>
        </w:r>
        <w:r w:rsidRPr="002646CB" w:rsidDel="00087689">
          <w:rPr>
            <w:rPrChange w:id="2405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59" w:author="ETRI-김종원" w:date="2019-12-10T10:44:00Z">
              <w:rPr/>
            </w:rPrChange>
          </w:rPr>
          <w:delText>수행</w:delText>
        </w:r>
        <w:r w:rsidRPr="002646CB" w:rsidDel="00087689">
          <w:rPr>
            <w:rPrChange w:id="2406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61" w:author="ETRI-김종원" w:date="2019-12-10T10:44:00Z">
              <w:rPr/>
            </w:rPrChange>
          </w:rPr>
          <w:delText>할</w:delText>
        </w:r>
        <w:r w:rsidRPr="002646CB" w:rsidDel="00087689">
          <w:rPr>
            <w:rPrChange w:id="2406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63" w:author="ETRI-김종원" w:date="2019-12-10T10:44:00Z">
              <w:rPr/>
            </w:rPrChange>
          </w:rPr>
          <w:delText>가능성을</w:delText>
        </w:r>
        <w:r w:rsidRPr="002646CB" w:rsidDel="00087689">
          <w:rPr>
            <w:rPrChange w:id="2406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65" w:author="ETRI-김종원" w:date="2019-12-10T10:44:00Z">
              <w:rPr/>
            </w:rPrChange>
          </w:rPr>
          <w:delText>평가하고</w:delText>
        </w:r>
        <w:r w:rsidRPr="002646CB" w:rsidDel="00087689">
          <w:rPr>
            <w:rPrChange w:id="24066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406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4068" w:author="ETRI-김종원" w:date="2019-12-10T10:44:00Z">
              <w:rPr/>
            </w:rPrChange>
          </w:rPr>
          <w:delText>에게</w:delText>
        </w:r>
        <w:r w:rsidRPr="002646CB" w:rsidDel="00087689">
          <w:rPr>
            <w:rPrChange w:id="2406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070" w:author="ETRI-김종원" w:date="2019-12-10T10:44:00Z">
              <w:rPr/>
            </w:rPrChange>
          </w:rPr>
          <w:delText>알린다</w:delText>
        </w:r>
        <w:r w:rsidRPr="002646CB" w:rsidDel="00087689">
          <w:rPr>
            <w:rFonts w:hint="eastAsia"/>
            <w:rPrChange w:id="24071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10FE147E" w14:textId="3A66A813" w:rsidR="003A525D" w:rsidRPr="002646CB" w:rsidDel="00087689" w:rsidRDefault="003A525D" w:rsidP="003A525D">
      <w:pPr>
        <w:rPr>
          <w:del w:id="24072" w:author="박 진상" w:date="2019-10-08T06:13:00Z"/>
          <w:rPrChange w:id="24073" w:author="ETRI-김종원" w:date="2019-12-10T10:44:00Z">
            <w:rPr>
              <w:del w:id="24074" w:author="박 진상" w:date="2019-10-08T06:13:00Z"/>
            </w:rPr>
          </w:rPrChange>
        </w:rPr>
      </w:pPr>
    </w:p>
    <w:p w14:paraId="7E64EEAD" w14:textId="11B453B6" w:rsidR="003A525D" w:rsidRPr="002646CB" w:rsidDel="00087689" w:rsidRDefault="003417F7" w:rsidP="003A525D">
      <w:pPr>
        <w:rPr>
          <w:del w:id="24075" w:author="박 진상" w:date="2019-10-08T06:13:00Z"/>
          <w:rPrChange w:id="24076" w:author="ETRI-김종원" w:date="2019-12-10T10:44:00Z">
            <w:rPr>
              <w:del w:id="24077" w:author="박 진상" w:date="2019-10-08T06:13:00Z"/>
            </w:rPr>
          </w:rPrChange>
        </w:rPr>
      </w:pPr>
      <w:del w:id="24078" w:author="박 진상" w:date="2019-10-08T06:13:00Z">
        <w:r w:rsidRPr="002646CB" w:rsidDel="00087689">
          <w:rPr>
            <w:rFonts w:hint="eastAsia"/>
            <w:rPrChange w:id="24079" w:author="ETRI-김종원" w:date="2019-12-10T10:44:00Z">
              <w:rPr>
                <w:rFonts w:hint="eastAsia"/>
              </w:rPr>
            </w:rPrChange>
          </w:rPr>
          <w:delText>자체</w:delText>
        </w:r>
        <w:r w:rsidR="003A525D" w:rsidRPr="002646CB" w:rsidDel="00087689">
          <w:rPr>
            <w:rPrChange w:id="24080" w:author="ETRI-김종원" w:date="2019-12-10T10:44:00Z">
              <w:rPr/>
            </w:rPrChange>
          </w:rPr>
          <w:delText>기동이</w:delText>
        </w:r>
        <w:r w:rsidR="003A525D" w:rsidRPr="002646CB" w:rsidDel="00087689">
          <w:rPr>
            <w:rPrChange w:id="2408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82" w:author="ETRI-김종원" w:date="2019-12-10T10:44:00Z">
              <w:rPr/>
            </w:rPrChange>
          </w:rPr>
          <w:delText>가능하면</w:delText>
        </w:r>
        <w:r w:rsidR="003A525D" w:rsidRPr="002646CB" w:rsidDel="00087689">
          <w:rPr>
            <w:rPrChange w:id="2408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84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408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86" w:author="ETRI-김종원" w:date="2019-12-10T10:44:00Z">
              <w:rPr/>
            </w:rPrChange>
          </w:rPr>
          <w:delText>관리자는</w:delText>
        </w:r>
        <w:r w:rsidR="003A525D" w:rsidRPr="002646CB" w:rsidDel="00087689">
          <w:rPr>
            <w:rPrChange w:id="2408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88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408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90" w:author="ETRI-김종원" w:date="2019-12-10T10:44:00Z">
              <w:rPr/>
            </w:rPrChange>
          </w:rPr>
          <w:delText>발전기</w:delText>
        </w:r>
        <w:r w:rsidR="003A525D" w:rsidRPr="002646CB" w:rsidDel="00087689">
          <w:rPr>
            <w:rFonts w:hint="eastAsia"/>
            <w:rPrChange w:id="24091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131F66" w:rsidRPr="002646CB" w:rsidDel="00087689">
          <w:rPr>
            <w:rFonts w:hint="eastAsia"/>
            <w:rPrChange w:id="24092" w:author="ETRI-김종원" w:date="2019-12-10T10:44:00Z">
              <w:rPr>
                <w:rFonts w:hint="eastAsia"/>
              </w:rPr>
            </w:rPrChange>
          </w:rPr>
          <w:delText>EES</w:delText>
        </w:r>
        <w:r w:rsidR="003A525D" w:rsidRPr="002646CB" w:rsidDel="00087689">
          <w:rPr>
            <w:rPrChange w:id="24093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Fonts w:hint="eastAsia"/>
            <w:rPrChange w:id="24094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3A525D" w:rsidRPr="002646CB" w:rsidDel="00087689">
          <w:rPr>
            <w:rPrChange w:id="24095" w:author="ETRI-김종원" w:date="2019-12-10T10:44:00Z">
              <w:rPr/>
            </w:rPrChange>
          </w:rPr>
          <w:delText>제어</w:delText>
        </w:r>
        <w:r w:rsidR="003A525D" w:rsidRPr="002646CB" w:rsidDel="00087689">
          <w:rPr>
            <w:rPrChange w:id="2409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97" w:author="ETRI-김종원" w:date="2019-12-10T10:44:00Z">
              <w:rPr/>
            </w:rPrChange>
          </w:rPr>
          <w:delText>가능한</w:delText>
        </w:r>
        <w:r w:rsidR="003A525D" w:rsidRPr="002646CB" w:rsidDel="00087689">
          <w:rPr>
            <w:rPrChange w:id="2409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099" w:author="ETRI-김종원" w:date="2019-12-10T10:44:00Z">
              <w:rPr/>
            </w:rPrChange>
          </w:rPr>
          <w:delText>부하</w:delText>
        </w:r>
        <w:r w:rsidR="003A525D" w:rsidRPr="002646CB" w:rsidDel="00087689">
          <w:rPr>
            <w:rPrChange w:id="2410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01" w:author="ETRI-김종원" w:date="2019-12-10T10:44:00Z">
              <w:rPr/>
            </w:rPrChange>
          </w:rPr>
          <w:delText>및</w:delText>
        </w:r>
        <w:r w:rsidR="003A525D" w:rsidRPr="002646CB" w:rsidDel="00087689">
          <w:rPr>
            <w:rPrChange w:id="2410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03" w:author="ETRI-김종원" w:date="2019-12-10T10:44:00Z">
              <w:rPr/>
            </w:rPrChange>
          </w:rPr>
          <w:delText>기타</w:delText>
        </w:r>
        <w:r w:rsidR="003A525D" w:rsidRPr="002646CB" w:rsidDel="00087689">
          <w:rPr>
            <w:rPrChange w:id="2410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05" w:author="ETRI-김종원" w:date="2019-12-10T10:44:00Z">
              <w:rPr/>
            </w:rPrChange>
          </w:rPr>
          <w:delText>유연성의</w:delText>
        </w:r>
        <w:r w:rsidR="003A525D" w:rsidRPr="002646CB" w:rsidDel="00087689">
          <w:rPr>
            <w:rPrChange w:id="2410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07" w:author="ETRI-김종원" w:date="2019-12-10T10:44:00Z">
              <w:rPr/>
            </w:rPrChange>
          </w:rPr>
          <w:delText>작동</w:delText>
        </w:r>
        <w:r w:rsidR="003A525D" w:rsidRPr="002646CB" w:rsidDel="00087689">
          <w:rPr>
            <w:rPrChange w:id="2410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09" w:author="ETRI-김종원" w:date="2019-12-10T10:44:00Z">
              <w:rPr/>
            </w:rPrChange>
          </w:rPr>
          <w:delText>모드를</w:delText>
        </w:r>
        <w:r w:rsidR="003A525D" w:rsidRPr="002646CB" w:rsidDel="00087689">
          <w:rPr>
            <w:rPrChange w:id="2411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11" w:author="ETRI-김종원" w:date="2019-12-10T10:44:00Z">
              <w:rPr/>
            </w:rPrChange>
          </w:rPr>
          <w:delText>제어하고</w:delText>
        </w:r>
        <w:r w:rsidR="003A525D" w:rsidRPr="002646CB" w:rsidDel="00087689">
          <w:rPr>
            <w:rPrChange w:id="24112" w:author="ETRI-김종원" w:date="2019-12-10T10:44:00Z">
              <w:rPr/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4113" w:author="ETRI-김종원" w:date="2019-12-10T10:44:00Z">
              <w:rPr>
                <w:rFonts w:hint="eastAsia"/>
              </w:rPr>
            </w:rPrChange>
          </w:rPr>
          <w:delText>주</w:delText>
        </w:r>
        <w:r w:rsidR="00DC1A26" w:rsidRPr="002646CB" w:rsidDel="00087689">
          <w:rPr>
            <w:rFonts w:hint="eastAsia"/>
            <w:rPrChange w:id="2411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4115" w:author="ETRI-김종원" w:date="2019-12-10T10:44:00Z">
              <w:rPr>
                <w:rFonts w:hint="eastAsia"/>
              </w:rPr>
            </w:rPrChange>
          </w:rPr>
          <w:delText>계통</w:delText>
        </w:r>
        <w:r w:rsidR="003A525D" w:rsidRPr="002646CB" w:rsidDel="00087689">
          <w:rPr>
            <w:rPrChange w:id="24116" w:author="ETRI-김종원" w:date="2019-12-10T10:44:00Z">
              <w:rPr/>
            </w:rPrChange>
          </w:rPr>
          <w:delText>에서</w:delText>
        </w:r>
        <w:r w:rsidR="003A525D" w:rsidRPr="002646CB" w:rsidDel="00087689">
          <w:rPr>
            <w:rPrChange w:id="2411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18" w:author="ETRI-김종원" w:date="2019-12-10T10:44:00Z">
              <w:rPr/>
            </w:rPrChange>
          </w:rPr>
          <w:delText>마이크로그리드를</w:delText>
        </w:r>
        <w:r w:rsidR="003A525D" w:rsidRPr="002646CB" w:rsidDel="00087689">
          <w:rPr>
            <w:rPrChange w:id="2411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20" w:author="ETRI-김종원" w:date="2019-12-10T10:44:00Z">
              <w:rPr/>
            </w:rPrChange>
          </w:rPr>
          <w:delText>물리적으로</w:delText>
        </w:r>
        <w:r w:rsidR="003A525D" w:rsidRPr="002646CB" w:rsidDel="00087689">
          <w:rPr>
            <w:rPrChange w:id="2412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22" w:author="ETRI-김종원" w:date="2019-12-10T10:44:00Z">
              <w:rPr/>
            </w:rPrChange>
          </w:rPr>
          <w:delText>분리하고</w:delText>
        </w:r>
        <w:r w:rsidR="003A525D" w:rsidRPr="002646CB" w:rsidDel="00087689">
          <w:rPr>
            <w:rPrChange w:id="2412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24" w:author="ETRI-김종원" w:date="2019-12-10T10:44:00Z">
              <w:rPr/>
            </w:rPrChange>
          </w:rPr>
          <w:delText>관련</w:delText>
        </w:r>
        <w:r w:rsidR="003A525D" w:rsidRPr="002646CB" w:rsidDel="00087689">
          <w:rPr>
            <w:rPrChange w:id="2412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26" w:author="ETRI-김종원" w:date="2019-12-10T10:44:00Z">
              <w:rPr/>
            </w:rPrChange>
          </w:rPr>
          <w:delText>자원을</w:delText>
        </w:r>
        <w:r w:rsidR="003A525D" w:rsidRPr="002646CB" w:rsidDel="00087689">
          <w:rPr>
            <w:rPrChange w:id="24127" w:author="ETRI-김종원" w:date="2019-12-10T10:44:00Z">
              <w:rPr/>
            </w:rPrChange>
          </w:rPr>
          <w:delText xml:space="preserve"> </w:delText>
        </w:r>
        <w:r w:rsidR="00B547D7" w:rsidRPr="002646CB" w:rsidDel="00087689">
          <w:rPr>
            <w:rFonts w:hint="eastAsia"/>
            <w:rPrChange w:id="24128" w:author="ETRI-김종원" w:date="2019-12-10T10:44:00Z">
              <w:rPr>
                <w:rFonts w:hint="eastAsia"/>
              </w:rPr>
            </w:rPrChange>
          </w:rPr>
          <w:delText>독립</w:delText>
        </w:r>
        <w:r w:rsidR="003A525D" w:rsidRPr="002646CB" w:rsidDel="00087689">
          <w:rPr>
            <w:rPrChange w:id="24129" w:author="ETRI-김종원" w:date="2019-12-10T10:44:00Z">
              <w:rPr/>
            </w:rPrChange>
          </w:rPr>
          <w:delText xml:space="preserve"> </w:delText>
        </w:r>
        <w:r w:rsidR="009979F7" w:rsidRPr="002646CB" w:rsidDel="00087689">
          <w:rPr>
            <w:rFonts w:hint="eastAsia"/>
            <w:rPrChange w:id="24130" w:author="ETRI-김종원" w:date="2019-12-10T10:44:00Z">
              <w:rPr>
                <w:rFonts w:hint="eastAsia"/>
              </w:rPr>
            </w:rPrChange>
          </w:rPr>
          <w:delText>운전</w:delText>
        </w:r>
        <w:r w:rsidR="003A525D" w:rsidRPr="002646CB" w:rsidDel="00087689">
          <w:rPr>
            <w:rPrChange w:id="24131" w:author="ETRI-김종원" w:date="2019-12-10T10:44:00Z">
              <w:rPr/>
            </w:rPrChange>
          </w:rPr>
          <w:delText>모드로</w:delText>
        </w:r>
        <w:r w:rsidR="003A525D" w:rsidRPr="002646CB" w:rsidDel="00087689">
          <w:rPr>
            <w:rPrChange w:id="2413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33" w:author="ETRI-김종원" w:date="2019-12-10T10:44:00Z">
              <w:rPr/>
            </w:rPrChange>
          </w:rPr>
          <w:delText>전환하고</w:delText>
        </w:r>
        <w:r w:rsidR="003A525D" w:rsidRPr="002646CB" w:rsidDel="00087689">
          <w:rPr>
            <w:rPrChange w:id="2413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35" w:author="ETRI-김종원" w:date="2019-12-10T10:44:00Z">
              <w:rPr/>
            </w:rPrChange>
          </w:rPr>
          <w:delText>전기</w:delText>
        </w:r>
        <w:r w:rsidR="003A525D" w:rsidRPr="002646CB" w:rsidDel="00087689">
          <w:rPr>
            <w:rPrChange w:id="2413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37" w:author="ETRI-김종원" w:date="2019-12-10T10:44:00Z">
              <w:rPr/>
            </w:rPrChange>
          </w:rPr>
          <w:delText>에너지</w:delText>
        </w:r>
        <w:r w:rsidR="003A525D" w:rsidRPr="002646CB" w:rsidDel="00087689">
          <w:rPr>
            <w:rPrChange w:id="2413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39" w:author="ETRI-김종원" w:date="2019-12-10T10:44:00Z">
              <w:rPr/>
            </w:rPrChange>
          </w:rPr>
          <w:delText>자원</w:delText>
        </w:r>
        <w:r w:rsidR="003A525D" w:rsidRPr="002646CB" w:rsidDel="00087689">
          <w:rPr>
            <w:rPrChange w:id="241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41" w:author="ETRI-김종원" w:date="2019-12-10T10:44:00Z">
              <w:rPr/>
            </w:rPrChange>
          </w:rPr>
          <w:delText>및</w:delText>
        </w:r>
        <w:r w:rsidR="003A525D" w:rsidRPr="002646CB" w:rsidDel="00087689">
          <w:rPr>
            <w:rPrChange w:id="2414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43" w:author="ETRI-김종원" w:date="2019-12-10T10:44:00Z">
              <w:rPr/>
            </w:rPrChange>
          </w:rPr>
          <w:delText>기타</w:delText>
        </w:r>
        <w:r w:rsidR="003A525D" w:rsidRPr="002646CB" w:rsidDel="00087689">
          <w:rPr>
            <w:rPrChange w:id="241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45" w:author="ETRI-김종원" w:date="2019-12-10T10:44:00Z">
              <w:rPr/>
            </w:rPrChange>
          </w:rPr>
          <w:delText>유연성을</w:delText>
        </w:r>
        <w:r w:rsidR="003A525D" w:rsidRPr="002646CB" w:rsidDel="00087689">
          <w:rPr>
            <w:rPrChange w:id="2414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47" w:author="ETRI-김종원" w:date="2019-12-10T10:44:00Z">
              <w:rPr/>
            </w:rPrChange>
          </w:rPr>
          <w:delText>관리하여</w:delText>
        </w:r>
        <w:r w:rsidR="003A525D" w:rsidRPr="002646CB" w:rsidDel="00087689">
          <w:rPr>
            <w:rPrChange w:id="2414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Fonts w:hint="eastAsia"/>
            <w:rPrChange w:id="24149" w:author="ETRI-김종원" w:date="2019-12-10T10:44:00Z">
              <w:rPr>
                <w:rFonts w:hint="eastAsia"/>
              </w:rPr>
            </w:rPrChange>
          </w:rPr>
          <w:delText>자체기동</w:delText>
        </w:r>
        <w:r w:rsidR="003A525D" w:rsidRPr="002646CB" w:rsidDel="00087689">
          <w:rPr>
            <w:rPrChange w:id="2415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151" w:author="ETRI-김종원" w:date="2019-12-10T10:44:00Z">
              <w:rPr/>
            </w:rPrChange>
          </w:rPr>
          <w:delText>한다</w:delText>
        </w:r>
        <w:r w:rsidR="003A525D" w:rsidRPr="002646CB" w:rsidDel="00087689">
          <w:rPr>
            <w:rFonts w:hint="eastAsia"/>
            <w:rPrChange w:id="24152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012558F0" w14:textId="4DFC18BA" w:rsidR="003A525D" w:rsidRPr="002646CB" w:rsidDel="00087689" w:rsidRDefault="003A525D" w:rsidP="003A525D">
      <w:pPr>
        <w:rPr>
          <w:del w:id="24153" w:author="박 진상" w:date="2019-10-08T06:13:00Z"/>
          <w:rPrChange w:id="24154" w:author="ETRI-김종원" w:date="2019-12-10T10:44:00Z">
            <w:rPr>
              <w:del w:id="24155" w:author="박 진상" w:date="2019-10-08T06:13:00Z"/>
            </w:rPr>
          </w:rPrChange>
        </w:rPr>
      </w:pPr>
    </w:p>
    <w:p w14:paraId="10D1ACDB" w14:textId="680BF25C" w:rsidR="003A525D" w:rsidRPr="002646CB" w:rsidDel="00087689" w:rsidRDefault="003A525D" w:rsidP="003A525D">
      <w:pPr>
        <w:rPr>
          <w:del w:id="24156" w:author="박 진상" w:date="2019-10-08T06:13:00Z"/>
          <w:rPrChange w:id="24157" w:author="ETRI-김종원" w:date="2019-12-10T10:44:00Z">
            <w:rPr>
              <w:del w:id="24158" w:author="박 진상" w:date="2019-10-08T06:13:00Z"/>
            </w:rPr>
          </w:rPrChange>
        </w:rPr>
      </w:pPr>
      <w:del w:id="24159" w:author="박 진상" w:date="2019-10-08T06:13:00Z">
        <w:r w:rsidRPr="002646CB" w:rsidDel="00087689">
          <w:rPr>
            <w:rPrChange w:id="24160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16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62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4163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4164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416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66" w:author="ETRI-김종원" w:date="2019-12-10T10:44:00Z">
              <w:rPr/>
            </w:rPrChange>
          </w:rPr>
          <w:delText>상태를</w:delText>
        </w:r>
        <w:r w:rsidRPr="002646CB" w:rsidDel="00087689">
          <w:rPr>
            <w:rPrChange w:id="2416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68" w:author="ETRI-김종원" w:date="2019-12-10T10:44:00Z">
              <w:rPr/>
            </w:rPrChange>
          </w:rPr>
          <w:delText>유지할</w:delText>
        </w:r>
        <w:r w:rsidRPr="002646CB" w:rsidDel="00087689">
          <w:rPr>
            <w:rPrChange w:id="2416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70" w:author="ETRI-김종원" w:date="2019-12-10T10:44:00Z">
              <w:rPr/>
            </w:rPrChange>
          </w:rPr>
          <w:delText>수있는</w:delText>
        </w:r>
        <w:r w:rsidRPr="002646CB" w:rsidDel="00087689">
          <w:rPr>
            <w:rPrChange w:id="2417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72" w:author="ETRI-김종원" w:date="2019-12-10T10:44:00Z">
              <w:rPr/>
            </w:rPrChange>
          </w:rPr>
          <w:delText>기간을</w:delText>
        </w:r>
        <w:r w:rsidRPr="002646CB" w:rsidDel="00087689">
          <w:rPr>
            <w:rPrChange w:id="2417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74" w:author="ETRI-김종원" w:date="2019-12-10T10:44:00Z">
              <w:rPr/>
            </w:rPrChange>
          </w:rPr>
          <w:delText>평가하고</w:delText>
        </w:r>
        <w:r w:rsidRPr="002646CB" w:rsidDel="00087689">
          <w:rPr>
            <w:rPrChange w:id="24175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4176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4177" w:author="ETRI-김종원" w:date="2019-12-10T10:44:00Z">
              <w:rPr/>
            </w:rPrChange>
          </w:rPr>
          <w:delText>에게</w:delText>
        </w:r>
        <w:r w:rsidRPr="002646CB" w:rsidDel="00087689">
          <w:rPr>
            <w:rPrChange w:id="2417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79" w:author="ETRI-김종원" w:date="2019-12-10T10:44:00Z">
              <w:rPr/>
            </w:rPrChange>
          </w:rPr>
          <w:delText>알려</w:delText>
        </w:r>
        <w:r w:rsidRPr="002646CB" w:rsidDel="00087689">
          <w:rPr>
            <w:rPrChange w:id="2418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181" w:author="ETRI-김종원" w:date="2019-12-10T10:44:00Z">
              <w:rPr/>
            </w:rPrChange>
          </w:rPr>
          <w:delText>준다</w:delText>
        </w:r>
        <w:r w:rsidRPr="002646CB" w:rsidDel="00087689">
          <w:rPr>
            <w:rFonts w:hint="eastAsia"/>
            <w:rPrChange w:id="24182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56E113D7" w14:textId="2D5D9847" w:rsidR="00DE2C69" w:rsidRPr="002646CB" w:rsidDel="00087689" w:rsidRDefault="00DE2C69" w:rsidP="003A525D">
      <w:pPr>
        <w:rPr>
          <w:del w:id="24183" w:author="박 진상" w:date="2019-10-08T06:13:00Z"/>
          <w:rPrChange w:id="24184" w:author="ETRI-김종원" w:date="2019-12-10T10:44:00Z">
            <w:rPr>
              <w:del w:id="24185" w:author="박 진상" w:date="2019-10-08T06:13:00Z"/>
            </w:rPr>
          </w:rPrChange>
        </w:rPr>
      </w:pPr>
    </w:p>
    <w:p w14:paraId="13C312FC" w14:textId="647878AC" w:rsidR="003A525D" w:rsidRPr="002646CB" w:rsidDel="00087689" w:rsidRDefault="00AD77AA" w:rsidP="003A525D">
      <w:pPr>
        <w:pStyle w:val="KSDTA1"/>
        <w:rPr>
          <w:del w:id="24186" w:author="박 진상" w:date="2019-10-08T06:13:00Z"/>
          <w:lang w:eastAsia="ko-KR"/>
          <w:rPrChange w:id="24187" w:author="ETRI-김종원" w:date="2019-12-10T10:44:00Z">
            <w:rPr>
              <w:del w:id="24188" w:author="박 진상" w:date="2019-10-08T06:13:00Z"/>
              <w:lang w:eastAsia="ko-KR"/>
            </w:rPr>
          </w:rPrChange>
        </w:rPr>
      </w:pPr>
      <w:del w:id="24189" w:author="박 진상" w:date="2019-10-08T06:13:00Z">
        <w:r w:rsidRPr="002646CB" w:rsidDel="00087689">
          <w:rPr>
            <w:rFonts w:hint="eastAsia"/>
            <w:lang w:eastAsia="ko-KR"/>
            <w:rPrChange w:id="24190" w:author="ETRI-김종원" w:date="2019-12-10T10:44:00Z">
              <w:rPr>
                <w:rFonts w:hint="eastAsia"/>
                <w:lang w:eastAsia="ko-KR"/>
              </w:rPr>
            </w:rPrChange>
          </w:rPr>
          <w:delText>시나리오</w:delText>
        </w:r>
        <w:r w:rsidRPr="002646CB" w:rsidDel="00087689">
          <w:rPr>
            <w:rFonts w:hint="eastAsia"/>
            <w:lang w:eastAsia="ko-KR"/>
            <w:rPrChange w:id="2419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5 : </w:delText>
        </w:r>
        <w:r w:rsidRPr="002646CB" w:rsidDel="00087689">
          <w:rPr>
            <w:rFonts w:hint="eastAsia"/>
            <w:rPrChange w:id="24192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lang w:eastAsia="ko-KR"/>
            <w:rPrChange w:id="24193" w:author="ETRI-김종원" w:date="2019-12-10T10:44:00Z">
              <w:rPr>
                <w:lang w:eastAsia="ko-KR"/>
              </w:rPr>
            </w:rPrChange>
          </w:rPr>
          <w:delText>운전</w:delText>
        </w:r>
        <w:r w:rsidRPr="002646CB" w:rsidDel="00087689">
          <w:rPr>
            <w:lang w:eastAsia="ko-KR"/>
            <w:rPrChange w:id="24194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lang w:eastAsia="ko-KR"/>
            <w:rPrChange w:id="24195" w:author="ETRI-김종원" w:date="2019-12-10T10:44:00Z">
              <w:rPr>
                <w:lang w:eastAsia="ko-KR"/>
              </w:rPr>
            </w:rPrChange>
          </w:rPr>
          <w:delText>유지</w:delText>
        </w:r>
      </w:del>
    </w:p>
    <w:p w14:paraId="3DBC10AF" w14:textId="7CBA40A3" w:rsidR="003A525D" w:rsidRPr="002646CB" w:rsidDel="00087689" w:rsidRDefault="003A525D" w:rsidP="003A525D">
      <w:pPr>
        <w:rPr>
          <w:del w:id="24196" w:author="박 진상" w:date="2019-10-08T06:13:00Z"/>
          <w:rPrChange w:id="24197" w:author="ETRI-김종원" w:date="2019-12-10T10:44:00Z">
            <w:rPr>
              <w:del w:id="24198" w:author="박 진상" w:date="2019-10-08T06:13:00Z"/>
            </w:rPr>
          </w:rPrChange>
        </w:rPr>
      </w:pPr>
    </w:p>
    <w:p w14:paraId="72D8D9D2" w14:textId="4EED77A3" w:rsidR="003A525D" w:rsidRPr="002646CB" w:rsidDel="00087689" w:rsidRDefault="003A525D" w:rsidP="003A525D">
      <w:pPr>
        <w:rPr>
          <w:del w:id="24199" w:author="박 진상" w:date="2019-10-08T06:13:00Z"/>
          <w:rPrChange w:id="24200" w:author="ETRI-김종원" w:date="2019-12-10T10:44:00Z">
            <w:rPr>
              <w:del w:id="24201" w:author="박 진상" w:date="2019-10-08T06:13:00Z"/>
            </w:rPr>
          </w:rPrChange>
        </w:rPr>
      </w:pPr>
      <w:del w:id="24202" w:author="박 진상" w:date="2019-10-08T06:13:00Z">
        <w:r w:rsidRPr="002646CB" w:rsidDel="00087689">
          <w:rPr>
            <w:rPrChange w:id="24203" w:author="ETRI-김종원" w:date="2019-12-10T10:44:00Z">
              <w:rPr/>
            </w:rPrChange>
          </w:rPr>
          <w:delText>일단</w:delText>
        </w:r>
        <w:r w:rsidRPr="002646CB" w:rsidDel="00087689">
          <w:rPr>
            <w:rPrChange w:id="24204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4205" w:author="ETRI-김종원" w:date="2019-12-10T10:44:00Z">
              <w:rPr>
                <w:rFonts w:hint="eastAsia"/>
              </w:rPr>
            </w:rPrChange>
          </w:rPr>
          <w:delText>독립</w:delText>
        </w:r>
        <w:r w:rsidR="009979F7" w:rsidRPr="002646CB" w:rsidDel="00087689">
          <w:rPr>
            <w:rFonts w:hint="eastAsia"/>
            <w:rPrChange w:id="24206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087689">
          <w:rPr>
            <w:rPrChange w:id="24207" w:author="ETRI-김종원" w:date="2019-12-10T10:44:00Z">
              <w:rPr/>
            </w:rPrChange>
          </w:rPr>
          <w:delText>이</w:delText>
        </w:r>
        <w:r w:rsidRPr="002646CB" w:rsidDel="00087689">
          <w:rPr>
            <w:rPrChange w:id="2420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09" w:author="ETRI-김종원" w:date="2019-12-10T10:44:00Z">
              <w:rPr/>
            </w:rPrChange>
          </w:rPr>
          <w:delText>시작되면</w:delText>
        </w:r>
        <w:r w:rsidRPr="002646CB" w:rsidDel="00087689">
          <w:rPr>
            <w:rFonts w:hint="eastAsia"/>
            <w:rPrChange w:id="24210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4211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21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13" w:author="ETRI-김종원" w:date="2019-12-10T10:44:00Z">
              <w:rPr/>
            </w:rPrChange>
          </w:rPr>
          <w:delText>운영자는</w:delText>
        </w:r>
        <w:r w:rsidRPr="002646CB" w:rsidDel="00087689">
          <w:rPr>
            <w:rPrChange w:id="2421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15" w:author="ETRI-김종원" w:date="2019-12-10T10:44:00Z">
              <w:rPr/>
            </w:rPrChange>
          </w:rPr>
          <w:delText>다른</w:delText>
        </w:r>
        <w:r w:rsidRPr="002646CB" w:rsidDel="00087689">
          <w:rPr>
            <w:rPrChange w:id="2421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17" w:author="ETRI-김종원" w:date="2019-12-10T10:44:00Z">
              <w:rPr/>
            </w:rPrChange>
          </w:rPr>
          <w:delText>발전기</w:delText>
        </w:r>
        <w:r w:rsidRPr="002646CB" w:rsidDel="00087689">
          <w:rPr>
            <w:rFonts w:hint="eastAsia"/>
            <w:rPrChange w:id="2421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131F66" w:rsidRPr="002646CB" w:rsidDel="00087689">
          <w:rPr>
            <w:rFonts w:hint="eastAsia"/>
            <w:rPrChange w:id="24219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087689">
          <w:rPr>
            <w:rPrChange w:id="24220" w:author="ETRI-김종원" w:date="2019-12-10T10:44:00Z">
              <w:rPr/>
            </w:rPrChange>
          </w:rPr>
          <w:delText>시스템</w:delText>
        </w:r>
        <w:r w:rsidRPr="002646CB" w:rsidDel="00087689">
          <w:rPr>
            <w:rFonts w:hint="eastAsia"/>
            <w:rPrChange w:id="24221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4222" w:author="ETRI-김종원" w:date="2019-12-10T10:44:00Z">
              <w:rPr/>
            </w:rPrChange>
          </w:rPr>
          <w:delText>제어</w:delText>
        </w:r>
        <w:r w:rsidRPr="002646CB" w:rsidDel="00087689">
          <w:rPr>
            <w:rPrChange w:id="2422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24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422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26" w:author="ETRI-김종원" w:date="2019-12-10T10:44:00Z">
              <w:rPr/>
            </w:rPrChange>
          </w:rPr>
          <w:delText>부하</w:delText>
        </w:r>
        <w:r w:rsidRPr="002646CB" w:rsidDel="00087689">
          <w:rPr>
            <w:rPrChange w:id="2422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28" w:author="ETRI-김종원" w:date="2019-12-10T10:44:00Z">
              <w:rPr/>
            </w:rPrChange>
          </w:rPr>
          <w:delText>및</w:delText>
        </w:r>
        <w:r w:rsidRPr="002646CB" w:rsidDel="00087689">
          <w:rPr>
            <w:rPrChange w:id="2422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30" w:author="ETRI-김종원" w:date="2019-12-10T10:44:00Z">
              <w:rPr/>
            </w:rPrChange>
          </w:rPr>
          <w:delText>기타</w:delText>
        </w:r>
        <w:r w:rsidRPr="002646CB" w:rsidDel="00087689">
          <w:rPr>
            <w:rPrChange w:id="2423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32" w:author="ETRI-김종원" w:date="2019-12-10T10:44:00Z">
              <w:rPr/>
            </w:rPrChange>
          </w:rPr>
          <w:delText>유연성을</w:delText>
        </w:r>
        <w:r w:rsidRPr="002646CB" w:rsidDel="00087689">
          <w:rPr>
            <w:rPrChange w:id="2423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34" w:author="ETRI-김종원" w:date="2019-12-10T10:44:00Z">
              <w:rPr/>
            </w:rPrChange>
          </w:rPr>
          <w:delText>제어하고</w:delText>
        </w:r>
        <w:r w:rsidRPr="002646CB" w:rsidDel="00087689">
          <w:rPr>
            <w:rPrChange w:id="2423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36" w:author="ETRI-김종원" w:date="2019-12-10T10:44:00Z">
              <w:rPr/>
            </w:rPrChange>
          </w:rPr>
          <w:delText>목표</w:delText>
        </w:r>
        <w:r w:rsidRPr="002646CB" w:rsidDel="00087689">
          <w:rPr>
            <w:rPrChange w:id="2423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38" w:author="ETRI-김종원" w:date="2019-12-10T10:44:00Z">
              <w:rPr/>
            </w:rPrChange>
          </w:rPr>
          <w:delText>기간</w:delText>
        </w:r>
        <w:r w:rsidRPr="002646CB" w:rsidDel="00087689">
          <w:rPr>
            <w:rPrChange w:id="2423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40" w:author="ETRI-김종원" w:date="2019-12-10T10:44:00Z">
              <w:rPr/>
            </w:rPrChange>
          </w:rPr>
          <w:delText>동안</w:delText>
        </w:r>
        <w:r w:rsidR="00077FD3" w:rsidRPr="002646CB" w:rsidDel="00087689">
          <w:rPr>
            <w:rFonts w:hint="eastAsia"/>
            <w:rPrChange w:id="242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077FD3" w:rsidRPr="002646CB" w:rsidDel="00087689">
          <w:rPr>
            <w:rFonts w:hint="eastAsia"/>
            <w:rPrChange w:id="24242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4243" w:author="ETRI-김종원" w:date="2019-12-10T10:44:00Z">
              <w:rPr/>
            </w:rPrChange>
          </w:rPr>
          <w:delText>운전을</w:delText>
        </w:r>
        <w:r w:rsidRPr="002646CB" w:rsidDel="00087689">
          <w:rPr>
            <w:rPrChange w:id="2424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45" w:author="ETRI-김종원" w:date="2019-12-10T10:44:00Z">
              <w:rPr/>
            </w:rPrChange>
          </w:rPr>
          <w:delText>유지</w:delText>
        </w:r>
        <w:r w:rsidRPr="002646CB" w:rsidDel="00087689">
          <w:rPr>
            <w:rPrChange w:id="2424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47" w:author="ETRI-김종원" w:date="2019-12-10T10:44:00Z">
              <w:rPr/>
            </w:rPrChange>
          </w:rPr>
          <w:delText>관리</w:delText>
        </w:r>
        <w:r w:rsidRPr="002646CB" w:rsidDel="00087689">
          <w:rPr>
            <w:rPrChange w:id="2424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49" w:author="ETRI-김종원" w:date="2019-12-10T10:44:00Z">
              <w:rPr/>
            </w:rPrChange>
          </w:rPr>
          <w:delText>한다</w:delText>
        </w:r>
        <w:r w:rsidRPr="002646CB" w:rsidDel="00087689">
          <w:rPr>
            <w:rFonts w:hint="eastAsia"/>
            <w:rPrChange w:id="24250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PrChange w:id="24251" w:author="ETRI-김종원" w:date="2019-12-10T10:44:00Z">
              <w:rPr/>
            </w:rPrChange>
          </w:rPr>
          <w:delText>전체</w:delText>
        </w:r>
        <w:r w:rsidRPr="002646CB" w:rsidDel="00087689">
          <w:rPr>
            <w:rPrChange w:id="2425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53" w:author="ETRI-김종원" w:date="2019-12-10T10:44:00Z">
              <w:rPr/>
            </w:rPrChange>
          </w:rPr>
          <w:delText>기간</w:delText>
        </w:r>
        <w:r w:rsidRPr="002646CB" w:rsidDel="00087689">
          <w:rPr>
            <w:rPrChange w:id="2425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55" w:author="ETRI-김종원" w:date="2019-12-10T10:44:00Z">
              <w:rPr/>
            </w:rPrChange>
          </w:rPr>
          <w:delText>동안</w:delText>
        </w:r>
        <w:r w:rsidRPr="002646CB" w:rsidDel="00087689">
          <w:rPr>
            <w:rPrChange w:id="2425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57" w:author="ETRI-김종원" w:date="2019-12-10T10:44:00Z">
              <w:rPr/>
            </w:rPrChange>
          </w:rPr>
          <w:delText>공급된</w:delText>
        </w:r>
        <w:r w:rsidRPr="002646CB" w:rsidDel="00087689">
          <w:rPr>
            <w:rPrChange w:id="2425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59" w:author="ETRI-김종원" w:date="2019-12-10T10:44:00Z">
              <w:rPr/>
            </w:rPrChange>
          </w:rPr>
          <w:delText>모든</w:delText>
        </w:r>
        <w:r w:rsidRPr="002646CB" w:rsidDel="00087689">
          <w:rPr>
            <w:rPrChange w:id="2426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61" w:author="ETRI-김종원" w:date="2019-12-10T10:44:00Z">
              <w:rPr/>
            </w:rPrChange>
          </w:rPr>
          <w:delText>부하를</w:delText>
        </w:r>
        <w:r w:rsidRPr="002646CB" w:rsidDel="00087689">
          <w:rPr>
            <w:rPrChange w:id="2426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63" w:author="ETRI-김종원" w:date="2019-12-10T10:44:00Z">
              <w:rPr/>
            </w:rPrChange>
          </w:rPr>
          <w:delText>유지하는</w:delText>
        </w:r>
        <w:r w:rsidRPr="002646CB" w:rsidDel="00087689">
          <w:rPr>
            <w:rPrChange w:id="2426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65" w:author="ETRI-김종원" w:date="2019-12-10T10:44:00Z">
              <w:rPr/>
            </w:rPrChange>
          </w:rPr>
          <w:delText>것이</w:delText>
        </w:r>
        <w:r w:rsidRPr="002646CB" w:rsidDel="00087689">
          <w:rPr>
            <w:rPrChange w:id="2426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67" w:author="ETRI-김종원" w:date="2019-12-10T10:44:00Z">
              <w:rPr/>
            </w:rPrChange>
          </w:rPr>
          <w:delText>불가능할</w:delText>
        </w:r>
        <w:r w:rsidRPr="002646CB" w:rsidDel="00087689">
          <w:rPr>
            <w:rPrChange w:id="2426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69" w:author="ETRI-김종원" w:date="2019-12-10T10:44:00Z">
              <w:rPr/>
            </w:rPrChange>
          </w:rPr>
          <w:delText>경우</w:delText>
        </w:r>
        <w:r w:rsidRPr="002646CB" w:rsidDel="00087689">
          <w:rPr>
            <w:rFonts w:hint="eastAsia"/>
            <w:rPrChange w:id="24270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4271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27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73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427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75" w:author="ETRI-김종원" w:date="2019-12-10T10:44:00Z">
              <w:rPr/>
            </w:rPrChange>
          </w:rPr>
          <w:delText>부하</w:delText>
        </w:r>
        <w:r w:rsidRPr="002646CB" w:rsidDel="00087689">
          <w:rPr>
            <w:rPrChange w:id="2427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77" w:author="ETRI-김종원" w:date="2019-12-10T10:44:00Z">
              <w:rPr/>
            </w:rPrChange>
          </w:rPr>
          <w:delText>사이의</w:delText>
        </w:r>
        <w:r w:rsidRPr="002646CB" w:rsidDel="00087689">
          <w:rPr>
            <w:rPrChange w:id="2427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79" w:author="ETRI-김종원" w:date="2019-12-10T10:44:00Z">
              <w:rPr/>
            </w:rPrChange>
          </w:rPr>
          <w:delText>궁극적인</w:delText>
        </w:r>
        <w:r w:rsidRPr="002646CB" w:rsidDel="00087689">
          <w:rPr>
            <w:rPrChange w:id="2428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81" w:author="ETRI-김종원" w:date="2019-12-10T10:44:00Z">
              <w:rPr/>
            </w:rPrChange>
          </w:rPr>
          <w:delText>우선</w:delText>
        </w:r>
        <w:r w:rsidRPr="002646CB" w:rsidDel="00087689">
          <w:rPr>
            <w:rPrChange w:id="2428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83" w:author="ETRI-김종원" w:date="2019-12-10T10:44:00Z">
              <w:rPr/>
            </w:rPrChange>
          </w:rPr>
          <w:delText>순위를</w:delText>
        </w:r>
        <w:r w:rsidRPr="002646CB" w:rsidDel="00087689">
          <w:rPr>
            <w:rPrChange w:id="2428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85" w:author="ETRI-김종원" w:date="2019-12-10T10:44:00Z">
              <w:rPr/>
            </w:rPrChange>
          </w:rPr>
          <w:delText>고려하여</w:delText>
        </w:r>
        <w:r w:rsidRPr="002646CB" w:rsidDel="00087689">
          <w:rPr>
            <w:rPrChange w:id="2428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87" w:author="ETRI-김종원" w:date="2019-12-10T10:44:00Z">
              <w:rPr/>
            </w:rPrChange>
          </w:rPr>
          <w:delText>부하의</w:delText>
        </w:r>
        <w:r w:rsidRPr="002646CB" w:rsidDel="00087689">
          <w:rPr>
            <w:rPrChange w:id="2428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89" w:author="ETRI-김종원" w:date="2019-12-10T10:44:00Z">
              <w:rPr/>
            </w:rPrChange>
          </w:rPr>
          <w:delText>공급</w:delText>
        </w:r>
        <w:r w:rsidRPr="002646CB" w:rsidDel="00087689">
          <w:rPr>
            <w:rPrChange w:id="2429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91" w:author="ETRI-김종원" w:date="2019-12-10T10:44:00Z">
              <w:rPr/>
            </w:rPrChange>
          </w:rPr>
          <w:delText>시간을</w:delText>
        </w:r>
        <w:r w:rsidRPr="002646CB" w:rsidDel="00087689">
          <w:rPr>
            <w:rPrChange w:id="2429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93" w:author="ETRI-김종원" w:date="2019-12-10T10:44:00Z">
              <w:rPr/>
            </w:rPrChange>
          </w:rPr>
          <w:delText>최적화</w:delText>
        </w:r>
        <w:r w:rsidRPr="002646CB" w:rsidDel="00087689">
          <w:rPr>
            <w:rPrChange w:id="2429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295" w:author="ETRI-김종원" w:date="2019-12-10T10:44:00Z">
              <w:rPr/>
            </w:rPrChange>
          </w:rPr>
          <w:delText>한다</w:delText>
        </w:r>
        <w:r w:rsidRPr="002646CB" w:rsidDel="00087689">
          <w:rPr>
            <w:rFonts w:hint="eastAsia"/>
            <w:rPrChange w:id="24296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04293BBD" w14:textId="07139550" w:rsidR="003A525D" w:rsidRPr="002646CB" w:rsidDel="00087689" w:rsidRDefault="003A525D" w:rsidP="003A525D">
      <w:pPr>
        <w:rPr>
          <w:del w:id="24297" w:author="박 진상" w:date="2019-10-08T06:13:00Z"/>
          <w:rPrChange w:id="24298" w:author="ETRI-김종원" w:date="2019-12-10T10:44:00Z">
            <w:rPr>
              <w:del w:id="24299" w:author="박 진상" w:date="2019-10-08T06:13:00Z"/>
            </w:rPr>
          </w:rPrChange>
        </w:rPr>
      </w:pPr>
    </w:p>
    <w:p w14:paraId="3CE56B3F" w14:textId="2F933A44" w:rsidR="003A525D" w:rsidRPr="002646CB" w:rsidDel="00087689" w:rsidRDefault="003A525D" w:rsidP="003A525D">
      <w:pPr>
        <w:rPr>
          <w:del w:id="24300" w:author="박 진상" w:date="2019-10-08T06:13:00Z"/>
          <w:rPrChange w:id="24301" w:author="ETRI-김종원" w:date="2019-12-10T10:44:00Z">
            <w:rPr>
              <w:del w:id="24302" w:author="박 진상" w:date="2019-10-08T06:13:00Z"/>
            </w:rPr>
          </w:rPrChange>
        </w:rPr>
      </w:pPr>
      <w:del w:id="24303" w:author="박 진상" w:date="2019-10-08T06:13:00Z">
        <w:r w:rsidRPr="002646CB" w:rsidDel="00087689">
          <w:rPr>
            <w:rPrChange w:id="24304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30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06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430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08" w:author="ETRI-김종원" w:date="2019-12-10T10:44:00Z">
              <w:rPr/>
            </w:rPrChange>
          </w:rPr>
          <w:delText>정기적으로</w:delText>
        </w:r>
        <w:r w:rsidRPr="002646CB" w:rsidDel="00087689">
          <w:rPr>
            <w:rPrChange w:id="2430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10" w:author="ETRI-김종원" w:date="2019-12-10T10:44:00Z">
              <w:rPr/>
            </w:rPrChange>
          </w:rPr>
          <w:delText>유지</w:delText>
        </w:r>
        <w:r w:rsidRPr="002646CB" w:rsidDel="00087689">
          <w:rPr>
            <w:rPrChange w:id="2431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12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431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14" w:author="ETRI-김종원" w:date="2019-12-10T10:44:00Z">
              <w:rPr/>
            </w:rPrChange>
          </w:rPr>
          <w:delText>지속</w:delText>
        </w:r>
        <w:r w:rsidRPr="002646CB" w:rsidDel="00087689">
          <w:rPr>
            <w:rPrChange w:id="2431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16" w:author="ETRI-김종원" w:date="2019-12-10T10:44:00Z">
              <w:rPr/>
            </w:rPrChange>
          </w:rPr>
          <w:delText>시간을</w:delText>
        </w:r>
        <w:r w:rsidRPr="002646CB" w:rsidDel="00087689">
          <w:rPr>
            <w:rPrChange w:id="2431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18" w:author="ETRI-김종원" w:date="2019-12-10T10:44:00Z">
              <w:rPr/>
            </w:rPrChange>
          </w:rPr>
          <w:delText>평가하고</w:delText>
        </w:r>
        <w:r w:rsidRPr="002646CB" w:rsidDel="00087689">
          <w:rPr>
            <w:rPrChange w:id="24319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4320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Pr="002646CB" w:rsidDel="00087689">
          <w:rPr>
            <w:rPrChange w:id="24321" w:author="ETRI-김종원" w:date="2019-12-10T10:44:00Z">
              <w:rPr/>
            </w:rPrChange>
          </w:rPr>
          <w:delText>에게</w:delText>
        </w:r>
        <w:r w:rsidRPr="002646CB" w:rsidDel="00087689">
          <w:rPr>
            <w:rPrChange w:id="2432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23" w:author="ETRI-김종원" w:date="2019-12-10T10:44:00Z">
              <w:rPr/>
            </w:rPrChange>
          </w:rPr>
          <w:delText>알려</w:delText>
        </w:r>
        <w:r w:rsidRPr="002646CB" w:rsidDel="00087689">
          <w:rPr>
            <w:rPrChange w:id="2432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25" w:author="ETRI-김종원" w:date="2019-12-10T10:44:00Z">
              <w:rPr/>
            </w:rPrChange>
          </w:rPr>
          <w:delText>준다</w:delText>
        </w:r>
        <w:r w:rsidRPr="002646CB" w:rsidDel="00087689">
          <w:rPr>
            <w:rFonts w:hint="eastAsia"/>
            <w:rPrChange w:id="24326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PrChange w:id="24327" w:author="ETRI-김종원" w:date="2019-12-10T10:44:00Z">
              <w:rPr/>
            </w:rPrChange>
          </w:rPr>
          <w:delText>이</w:delText>
        </w:r>
        <w:r w:rsidRPr="002646CB" w:rsidDel="00087689">
          <w:rPr>
            <w:rPrChange w:id="2432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29" w:author="ETRI-김종원" w:date="2019-12-10T10:44:00Z">
              <w:rPr/>
            </w:rPrChange>
          </w:rPr>
          <w:delText>평가는</w:delText>
        </w:r>
        <w:r w:rsidRPr="002646CB" w:rsidDel="00087689">
          <w:rPr>
            <w:rPrChange w:id="2433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31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33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33" w:author="ETRI-김종원" w:date="2019-12-10T10:44:00Z">
              <w:rPr/>
            </w:rPrChange>
          </w:rPr>
          <w:delText>내부의</w:delText>
        </w:r>
        <w:r w:rsidRPr="002646CB" w:rsidDel="00087689">
          <w:rPr>
            <w:rPrChange w:id="2433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35" w:author="ETRI-김종원" w:date="2019-12-10T10:44:00Z">
              <w:rPr/>
            </w:rPrChange>
          </w:rPr>
          <w:delText>소비</w:delText>
        </w:r>
        <w:r w:rsidRPr="002646CB" w:rsidDel="00087689">
          <w:rPr>
            <w:rPrChange w:id="24336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37" w:author="ETRI-김종원" w:date="2019-12-10T10:44:00Z">
              <w:rPr/>
            </w:rPrChange>
          </w:rPr>
          <w:delText>및</w:delText>
        </w:r>
        <w:r w:rsidRPr="002646CB" w:rsidDel="00087689">
          <w:rPr>
            <w:rPrChange w:id="24338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39" w:author="ETRI-김종원" w:date="2019-12-10T10:44:00Z">
              <w:rPr/>
            </w:rPrChange>
          </w:rPr>
          <w:delText>생산에</w:delText>
        </w:r>
        <w:r w:rsidRPr="002646CB" w:rsidDel="00087689">
          <w:rPr>
            <w:rPrChange w:id="2434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41" w:author="ETRI-김종원" w:date="2019-12-10T10:44:00Z">
              <w:rPr/>
            </w:rPrChange>
          </w:rPr>
          <w:delText>대한</w:delText>
        </w:r>
        <w:r w:rsidRPr="002646CB" w:rsidDel="00087689">
          <w:rPr>
            <w:rPrChange w:id="2434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43" w:author="ETRI-김종원" w:date="2019-12-10T10:44:00Z">
              <w:rPr/>
            </w:rPrChange>
          </w:rPr>
          <w:delText>예측을</w:delText>
        </w:r>
        <w:r w:rsidRPr="002646CB" w:rsidDel="00087689">
          <w:rPr>
            <w:rPrChange w:id="2434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45" w:author="ETRI-김종원" w:date="2019-12-10T10:44:00Z">
              <w:rPr/>
            </w:rPrChange>
          </w:rPr>
          <w:delText>고려한다</w:delText>
        </w:r>
        <w:r w:rsidRPr="002646CB" w:rsidDel="00087689">
          <w:rPr>
            <w:rFonts w:hint="eastAsia"/>
            <w:rPrChange w:id="24346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48502275" w14:textId="3E2EFD86" w:rsidR="003A525D" w:rsidRPr="002646CB" w:rsidDel="00087689" w:rsidRDefault="003A525D" w:rsidP="003A525D">
      <w:pPr>
        <w:rPr>
          <w:del w:id="24347" w:author="박 진상" w:date="2019-10-08T06:13:00Z"/>
          <w:rPrChange w:id="24348" w:author="ETRI-김종원" w:date="2019-12-10T10:44:00Z">
            <w:rPr>
              <w:del w:id="24349" w:author="박 진상" w:date="2019-10-08T06:13:00Z"/>
            </w:rPr>
          </w:rPrChange>
        </w:rPr>
      </w:pPr>
    </w:p>
    <w:p w14:paraId="4546C2C9" w14:textId="5B0C5958" w:rsidR="003A525D" w:rsidRPr="002646CB" w:rsidDel="00087689" w:rsidRDefault="003A525D" w:rsidP="003A525D">
      <w:pPr>
        <w:rPr>
          <w:del w:id="24350" w:author="박 진상" w:date="2019-10-08T06:13:00Z"/>
          <w:rPrChange w:id="24351" w:author="ETRI-김종원" w:date="2019-12-10T10:44:00Z">
            <w:rPr>
              <w:del w:id="24352" w:author="박 진상" w:date="2019-10-08T06:13:00Z"/>
            </w:rPr>
          </w:rPrChange>
        </w:rPr>
      </w:pPr>
      <w:del w:id="24353" w:author="박 진상" w:date="2019-10-08T06:13:00Z">
        <w:r w:rsidRPr="002646CB" w:rsidDel="00087689">
          <w:rPr>
            <w:rPrChange w:id="24354" w:author="ETRI-김종원" w:date="2019-12-10T10:44:00Z">
              <w:rPr/>
            </w:rPrChange>
          </w:rPr>
          <w:delText>생산</w:delText>
        </w:r>
        <w:r w:rsidRPr="002646CB" w:rsidDel="00087689">
          <w:rPr>
            <w:rFonts w:hint="eastAsia"/>
            <w:rPrChange w:id="2435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Pr="002646CB" w:rsidDel="00087689">
          <w:rPr>
            <w:rPrChange w:id="24356" w:author="ETRI-김종원" w:date="2019-12-10T10:44:00Z">
              <w:rPr/>
            </w:rPrChange>
          </w:rPr>
          <w:delText>소비</w:delText>
        </w:r>
        <w:r w:rsidRPr="002646CB" w:rsidDel="00087689">
          <w:rPr>
            <w:rPrChange w:id="2435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58" w:author="ETRI-김종원" w:date="2019-12-10T10:44:00Z">
              <w:rPr/>
            </w:rPrChange>
          </w:rPr>
          <w:delText>또는</w:delText>
        </w:r>
        <w:r w:rsidRPr="002646CB" w:rsidDel="00087689">
          <w:rPr>
            <w:rPrChange w:id="2435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60" w:author="ETRI-김종원" w:date="2019-12-10T10:44:00Z">
              <w:rPr/>
            </w:rPrChange>
          </w:rPr>
          <w:delText>융통성이</w:delText>
        </w:r>
        <w:r w:rsidRPr="002646CB" w:rsidDel="00087689">
          <w:rPr>
            <w:rPrChange w:id="2436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62" w:author="ETRI-김종원" w:date="2019-12-10T10:44:00Z">
              <w:rPr/>
            </w:rPrChange>
          </w:rPr>
          <w:delText>없기</w:delText>
        </w:r>
        <w:r w:rsidRPr="002646CB" w:rsidDel="00087689">
          <w:rPr>
            <w:rPrChange w:id="2436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64" w:author="ETRI-김종원" w:date="2019-12-10T10:44:00Z">
              <w:rPr/>
            </w:rPrChange>
          </w:rPr>
          <w:delText>때문에</w:delText>
        </w:r>
        <w:r w:rsidRPr="002646CB" w:rsidDel="00087689">
          <w:rPr>
            <w:rPrChange w:id="24365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4366" w:author="ETRI-김종원" w:date="2019-12-10T10:44:00Z">
              <w:rPr>
                <w:rFonts w:hint="eastAsia"/>
              </w:rPr>
            </w:rPrChange>
          </w:rPr>
          <w:delText>독립</w:delText>
        </w:r>
        <w:r w:rsidRPr="002646CB" w:rsidDel="00087689">
          <w:rPr>
            <w:rPrChange w:id="2436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68" w:author="ETRI-김종원" w:date="2019-12-10T10:44:00Z">
              <w:rPr/>
            </w:rPrChange>
          </w:rPr>
          <w:delText>상태를</w:delText>
        </w:r>
        <w:r w:rsidRPr="002646CB" w:rsidDel="00087689">
          <w:rPr>
            <w:rPrChange w:id="2436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70" w:author="ETRI-김종원" w:date="2019-12-10T10:44:00Z">
              <w:rPr/>
            </w:rPrChange>
          </w:rPr>
          <w:delText>유지하는</w:delText>
        </w:r>
        <w:r w:rsidRPr="002646CB" w:rsidDel="00087689">
          <w:rPr>
            <w:rPrChange w:id="2437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72" w:author="ETRI-김종원" w:date="2019-12-10T10:44:00Z">
              <w:rPr/>
            </w:rPrChange>
          </w:rPr>
          <w:delText>것이</w:delText>
        </w:r>
        <w:r w:rsidRPr="002646CB" w:rsidDel="00087689">
          <w:rPr>
            <w:rPrChange w:id="2437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74" w:author="ETRI-김종원" w:date="2019-12-10T10:44:00Z">
              <w:rPr/>
            </w:rPrChange>
          </w:rPr>
          <w:delText>불가능</w:delText>
        </w:r>
        <w:r w:rsidRPr="002646CB" w:rsidDel="00087689">
          <w:rPr>
            <w:rPrChange w:id="2437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76" w:author="ETRI-김종원" w:date="2019-12-10T10:44:00Z">
              <w:rPr/>
            </w:rPrChange>
          </w:rPr>
          <w:delText>해지면</w:delText>
        </w:r>
        <w:r w:rsidRPr="002646CB" w:rsidDel="00087689">
          <w:rPr>
            <w:rPrChange w:id="2437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78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37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80" w:author="ETRI-김종원" w:date="2019-12-10T10:44:00Z">
              <w:rPr/>
            </w:rPrChange>
          </w:rPr>
          <w:delText>관리자는</w:delText>
        </w:r>
        <w:r w:rsidRPr="002646CB" w:rsidDel="00087689">
          <w:rPr>
            <w:rPrChange w:id="2438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82" w:author="ETRI-김종원" w:date="2019-12-10T10:44:00Z">
              <w:rPr/>
            </w:rPrChange>
          </w:rPr>
          <w:delText>마이크로그리드</w:delText>
        </w:r>
        <w:r w:rsidRPr="002646CB" w:rsidDel="00087689">
          <w:rPr>
            <w:rPrChange w:id="2438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84" w:author="ETRI-김종원" w:date="2019-12-10T10:44:00Z">
              <w:rPr/>
            </w:rPrChange>
          </w:rPr>
          <w:delText>영역을</w:delText>
        </w:r>
        <w:r w:rsidRPr="002646CB" w:rsidDel="00087689">
          <w:rPr>
            <w:rPrChange w:id="2438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86" w:author="ETRI-김종원" w:date="2019-12-10T10:44:00Z">
              <w:rPr/>
            </w:rPrChange>
          </w:rPr>
          <w:delText>안전하게</w:delText>
        </w:r>
        <w:r w:rsidRPr="002646CB" w:rsidDel="00087689">
          <w:rPr>
            <w:rPrChange w:id="2438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88" w:author="ETRI-김종원" w:date="2019-12-10T10:44:00Z">
              <w:rPr/>
            </w:rPrChange>
          </w:rPr>
          <w:delText>전원</w:delText>
        </w:r>
        <w:r w:rsidRPr="002646CB" w:rsidDel="00087689">
          <w:rPr>
            <w:rPrChange w:id="2438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90" w:author="ETRI-김종원" w:date="2019-12-10T10:44:00Z">
              <w:rPr/>
            </w:rPrChange>
          </w:rPr>
          <w:delText>공급하거나</w:delText>
        </w:r>
        <w:r w:rsidRPr="002646CB" w:rsidDel="00087689">
          <w:rPr>
            <w:rPrChange w:id="2439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92" w:author="ETRI-김종원" w:date="2019-12-10T10:44:00Z">
              <w:rPr/>
            </w:rPrChange>
          </w:rPr>
          <w:delText>가능한</w:delText>
        </w:r>
        <w:r w:rsidRPr="002646CB" w:rsidDel="00087689">
          <w:rPr>
            <w:rPrChange w:id="2439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394" w:author="ETRI-김종원" w:date="2019-12-10T10:44:00Z">
              <w:rPr/>
            </w:rPrChange>
          </w:rPr>
          <w:delText>경우</w:delText>
        </w:r>
        <w:r w:rsidRPr="002646CB" w:rsidDel="00087689">
          <w:rPr>
            <w:rPrChange w:id="24395" w:author="ETRI-김종원" w:date="2019-12-10T10:44:00Z">
              <w:rPr/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4396" w:author="ETRI-김종원" w:date="2019-12-10T10:44:00Z">
              <w:rPr>
                <w:rFonts w:hint="eastAsia"/>
              </w:rPr>
            </w:rPrChange>
          </w:rPr>
          <w:delText>주</w:delText>
        </w:r>
        <w:r w:rsidR="00DC1A26" w:rsidRPr="002646CB" w:rsidDel="00087689">
          <w:rPr>
            <w:rFonts w:hint="eastAsia"/>
            <w:rPrChange w:id="2439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DC1A26" w:rsidRPr="002646CB" w:rsidDel="00087689">
          <w:rPr>
            <w:rFonts w:hint="eastAsia"/>
            <w:rPrChange w:id="24398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087689">
          <w:rPr>
            <w:rPrChange w:id="24399" w:author="ETRI-김종원" w:date="2019-12-10T10:44:00Z">
              <w:rPr/>
            </w:rPrChange>
          </w:rPr>
          <w:delText>에</w:delText>
        </w:r>
        <w:r w:rsidRPr="002646CB" w:rsidDel="00087689">
          <w:rPr>
            <w:rPrChange w:id="24400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401" w:author="ETRI-김종원" w:date="2019-12-10T10:44:00Z">
              <w:rPr/>
            </w:rPrChange>
          </w:rPr>
          <w:delText>마이크로그리드를</w:delText>
        </w:r>
        <w:r w:rsidRPr="002646CB" w:rsidDel="00087689">
          <w:rPr>
            <w:rPrChange w:id="24402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403" w:author="ETRI-김종원" w:date="2019-12-10T10:44:00Z">
              <w:rPr/>
            </w:rPrChange>
          </w:rPr>
          <w:delText>다시</w:delText>
        </w:r>
        <w:r w:rsidRPr="002646CB" w:rsidDel="00087689">
          <w:rPr>
            <w:rPrChange w:id="24404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405" w:author="ETRI-김종원" w:date="2019-12-10T10:44:00Z">
              <w:rPr/>
            </w:rPrChange>
          </w:rPr>
          <w:delText>연</w:delText>
        </w:r>
        <w:r w:rsidR="00AD77AA" w:rsidRPr="002646CB" w:rsidDel="00087689">
          <w:rPr>
            <w:rFonts w:hint="eastAsia"/>
            <w:rPrChange w:id="24406" w:author="ETRI-김종원" w:date="2019-12-10T10:44:00Z">
              <w:rPr>
                <w:rFonts w:hint="eastAsia"/>
              </w:rPr>
            </w:rPrChange>
          </w:rPr>
          <w:delText>계</w:delText>
        </w:r>
        <w:r w:rsidRPr="002646CB" w:rsidDel="00087689">
          <w:rPr>
            <w:rPrChange w:id="24407" w:author="ETRI-김종원" w:date="2019-12-10T10:44:00Z">
              <w:rPr/>
            </w:rPrChange>
          </w:rPr>
          <w:delText>한다</w:delText>
        </w:r>
        <w:r w:rsidRPr="002646CB" w:rsidDel="00087689">
          <w:rPr>
            <w:rFonts w:hint="eastAsia"/>
            <w:rPrChange w:id="24408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46AB8285" w14:textId="03CC5A64" w:rsidR="00DE2C69" w:rsidRPr="002646CB" w:rsidDel="00087689" w:rsidRDefault="00DE2C69" w:rsidP="003A525D">
      <w:pPr>
        <w:rPr>
          <w:del w:id="24409" w:author="박 진상" w:date="2019-10-08T06:13:00Z"/>
          <w:rPrChange w:id="24410" w:author="ETRI-김종원" w:date="2019-12-10T10:44:00Z">
            <w:rPr>
              <w:del w:id="24411" w:author="박 진상" w:date="2019-10-08T06:13:00Z"/>
            </w:rPr>
          </w:rPrChange>
        </w:rPr>
      </w:pPr>
    </w:p>
    <w:p w14:paraId="3CBAF891" w14:textId="37F2AF9F" w:rsidR="003A525D" w:rsidRPr="002646CB" w:rsidDel="00087689" w:rsidRDefault="00AD77AA" w:rsidP="003A525D">
      <w:pPr>
        <w:pStyle w:val="KSDTA1"/>
        <w:rPr>
          <w:del w:id="24412" w:author="박 진상" w:date="2019-10-08T06:13:00Z"/>
          <w:lang w:eastAsia="ko-KR"/>
          <w:rPrChange w:id="24413" w:author="ETRI-김종원" w:date="2019-12-10T10:44:00Z">
            <w:rPr>
              <w:del w:id="24414" w:author="박 진상" w:date="2019-10-08T06:13:00Z"/>
              <w:lang w:eastAsia="ko-KR"/>
            </w:rPr>
          </w:rPrChange>
        </w:rPr>
      </w:pPr>
      <w:del w:id="24415" w:author="박 진상" w:date="2019-10-08T06:13:00Z">
        <w:r w:rsidRPr="002646CB" w:rsidDel="00087689">
          <w:rPr>
            <w:rFonts w:hint="eastAsia"/>
            <w:lang w:eastAsia="ko-KR"/>
            <w:rPrChange w:id="24416" w:author="ETRI-김종원" w:date="2019-12-10T10:44:00Z">
              <w:rPr>
                <w:rFonts w:hint="eastAsia"/>
                <w:lang w:eastAsia="ko-KR"/>
              </w:rPr>
            </w:rPrChange>
          </w:rPr>
          <w:delText>시나리오</w:delText>
        </w:r>
        <w:r w:rsidRPr="002646CB" w:rsidDel="00087689">
          <w:rPr>
            <w:rFonts w:hint="eastAsia"/>
            <w:lang w:eastAsia="ko-KR"/>
            <w:rPrChange w:id="2441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6 : </w:delText>
        </w:r>
        <w:r w:rsidRPr="002646CB" w:rsidDel="00087689">
          <w:rPr>
            <w:rFonts w:hint="eastAsia"/>
            <w:lang w:eastAsia="ko-KR"/>
            <w:rPrChange w:id="24418" w:author="ETRI-김종원" w:date="2019-12-10T10:44:00Z">
              <w:rPr>
                <w:rFonts w:hint="eastAsia"/>
                <w:lang w:eastAsia="ko-KR"/>
              </w:rPr>
            </w:rPrChange>
          </w:rPr>
          <w:delText>주</w:delText>
        </w:r>
        <w:r w:rsidRPr="002646CB" w:rsidDel="00087689">
          <w:rPr>
            <w:rFonts w:hint="eastAsia"/>
            <w:lang w:eastAsia="ko-KR"/>
            <w:rPrChange w:id="2441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420" w:author="ETRI-김종원" w:date="2019-12-10T10:44:00Z">
              <w:rPr>
                <w:rFonts w:hint="eastAsia"/>
                <w:lang w:eastAsia="ko-KR"/>
              </w:rPr>
            </w:rPrChange>
          </w:rPr>
          <w:delText>계통으로</w:delText>
        </w:r>
        <w:r w:rsidRPr="002646CB" w:rsidDel="00087689">
          <w:rPr>
            <w:lang w:eastAsia="ko-KR"/>
            <w:rPrChange w:id="24421" w:author="ETRI-김종원" w:date="2019-12-10T10:44:00Z">
              <w:rPr>
                <w:lang w:eastAsia="ko-KR"/>
              </w:rPr>
            </w:rPrChange>
          </w:rPr>
          <w:delText>의</w:delText>
        </w:r>
        <w:r w:rsidRPr="002646CB" w:rsidDel="00087689">
          <w:rPr>
            <w:lang w:eastAsia="ko-KR"/>
            <w:rPrChange w:id="24422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lang w:eastAsia="ko-KR"/>
            <w:rPrChange w:id="24423" w:author="ETRI-김종원" w:date="2019-12-10T10:44:00Z">
              <w:rPr>
                <w:lang w:eastAsia="ko-KR"/>
              </w:rPr>
            </w:rPrChange>
          </w:rPr>
          <w:delText>재</w:delText>
        </w:r>
        <w:r w:rsidRPr="002646CB" w:rsidDel="00087689">
          <w:rPr>
            <w:lang w:eastAsia="ko-KR"/>
            <w:rPrChange w:id="24424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lang w:eastAsia="ko-KR"/>
            <w:rPrChange w:id="24425" w:author="ETRI-김종원" w:date="2019-12-10T10:44:00Z">
              <w:rPr>
                <w:lang w:eastAsia="ko-KR"/>
              </w:rPr>
            </w:rPrChange>
          </w:rPr>
          <w:delText>연</w:delText>
        </w:r>
        <w:r w:rsidRPr="002646CB" w:rsidDel="00087689">
          <w:rPr>
            <w:rFonts w:hint="eastAsia"/>
            <w:lang w:eastAsia="ko-KR"/>
            <w:rPrChange w:id="24426" w:author="ETRI-김종원" w:date="2019-12-10T10:44:00Z">
              <w:rPr>
                <w:rFonts w:hint="eastAsia"/>
                <w:lang w:eastAsia="ko-KR"/>
              </w:rPr>
            </w:rPrChange>
          </w:rPr>
          <w:delText>계</w:delText>
        </w:r>
      </w:del>
    </w:p>
    <w:p w14:paraId="6BDE9AC1" w14:textId="744829F8" w:rsidR="003A525D" w:rsidRPr="002646CB" w:rsidDel="00087689" w:rsidRDefault="003A525D" w:rsidP="003A525D">
      <w:pPr>
        <w:rPr>
          <w:del w:id="24427" w:author="박 진상" w:date="2019-10-08T06:13:00Z"/>
          <w:rPrChange w:id="24428" w:author="ETRI-김종원" w:date="2019-12-10T10:44:00Z">
            <w:rPr>
              <w:del w:id="24429" w:author="박 진상" w:date="2019-10-08T06:13:00Z"/>
            </w:rPr>
          </w:rPrChange>
        </w:rPr>
      </w:pPr>
    </w:p>
    <w:p w14:paraId="55E3D446" w14:textId="03C2B7EA" w:rsidR="003A525D" w:rsidRPr="002646CB" w:rsidDel="00087689" w:rsidRDefault="00DC1A26" w:rsidP="003A525D">
      <w:pPr>
        <w:rPr>
          <w:del w:id="24430" w:author="박 진상" w:date="2019-10-08T06:13:00Z"/>
          <w:rPrChange w:id="24431" w:author="ETRI-김종원" w:date="2019-12-10T10:44:00Z">
            <w:rPr>
              <w:del w:id="24432" w:author="박 진상" w:date="2019-10-08T06:13:00Z"/>
            </w:rPr>
          </w:rPrChange>
        </w:rPr>
      </w:pPr>
      <w:del w:id="24433" w:author="박 진상" w:date="2019-10-08T06:13:00Z">
        <w:r w:rsidRPr="002646CB" w:rsidDel="00087689">
          <w:rPr>
            <w:rFonts w:hint="eastAsia"/>
            <w:rPrChange w:id="24434" w:author="ETRI-김종원" w:date="2019-12-10T10:44:00Z">
              <w:rPr>
                <w:rFonts w:hint="eastAsia"/>
              </w:rPr>
            </w:rPrChange>
          </w:rPr>
          <w:delText>주</w:delText>
        </w:r>
        <w:r w:rsidRPr="002646CB" w:rsidDel="00087689">
          <w:rPr>
            <w:rFonts w:hint="eastAsia"/>
            <w:rPrChange w:id="2443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436" w:author="ETRI-김종원" w:date="2019-12-10T10:44:00Z">
              <w:rPr>
                <w:rFonts w:hint="eastAsia"/>
              </w:rPr>
            </w:rPrChange>
          </w:rPr>
          <w:delText>계통</w:delText>
        </w:r>
        <w:r w:rsidR="003A525D" w:rsidRPr="002646CB" w:rsidDel="00087689">
          <w:rPr>
            <w:rPrChange w:id="24437" w:author="ETRI-김종원" w:date="2019-12-10T10:44:00Z">
              <w:rPr/>
            </w:rPrChange>
          </w:rPr>
          <w:delText>의</w:delText>
        </w:r>
        <w:r w:rsidR="003A525D" w:rsidRPr="002646CB" w:rsidDel="00087689">
          <w:rPr>
            <w:rPrChange w:id="2443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39" w:author="ETRI-김종원" w:date="2019-12-10T10:44:00Z">
              <w:rPr/>
            </w:rPrChange>
          </w:rPr>
          <w:delText>전원이</w:delText>
        </w:r>
        <w:r w:rsidR="003A525D" w:rsidRPr="002646CB" w:rsidDel="00087689">
          <w:rPr>
            <w:rPrChange w:id="244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41" w:author="ETRI-김종원" w:date="2019-12-10T10:44:00Z">
              <w:rPr/>
            </w:rPrChange>
          </w:rPr>
          <w:delText>정상</w:delText>
        </w:r>
        <w:r w:rsidR="003A525D" w:rsidRPr="002646CB" w:rsidDel="00087689">
          <w:rPr>
            <w:rPrChange w:id="2444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43" w:author="ETRI-김종원" w:date="2019-12-10T10:44:00Z">
              <w:rPr/>
            </w:rPrChange>
          </w:rPr>
          <w:delText>상태로</w:delText>
        </w:r>
        <w:r w:rsidR="003A525D" w:rsidRPr="002646CB" w:rsidDel="00087689">
          <w:rPr>
            <w:rPrChange w:id="244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45" w:author="ETRI-김종원" w:date="2019-12-10T10:44:00Z">
              <w:rPr/>
            </w:rPrChange>
          </w:rPr>
          <w:delText>돌아오면</w:delText>
        </w:r>
        <w:r w:rsidR="003A525D" w:rsidRPr="002646CB" w:rsidDel="00087689">
          <w:rPr>
            <w:rPrChange w:id="24446" w:author="ETRI-김종원" w:date="2019-12-10T10:44:00Z">
              <w:rPr/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444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3A525D" w:rsidRPr="002646CB" w:rsidDel="00087689">
          <w:rPr>
            <w:rPrChange w:id="24448" w:author="ETRI-김종원" w:date="2019-12-10T10:44:00Z">
              <w:rPr/>
            </w:rPrChange>
          </w:rPr>
          <w:delText>는</w:delText>
        </w:r>
        <w:r w:rsidR="003A525D" w:rsidRPr="002646CB" w:rsidDel="00087689">
          <w:rPr>
            <w:rPrChange w:id="2444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50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445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52" w:author="ETRI-김종원" w:date="2019-12-10T10:44:00Z">
              <w:rPr/>
            </w:rPrChange>
          </w:rPr>
          <w:delText>관리자에게</w:delText>
        </w:r>
        <w:r w:rsidR="003A525D" w:rsidRPr="002646CB" w:rsidDel="00087689">
          <w:rPr>
            <w:rPrChange w:id="2445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54" w:author="ETRI-김종원" w:date="2019-12-10T10:44:00Z">
              <w:rPr/>
            </w:rPrChange>
          </w:rPr>
          <w:delText>마이크로그리드를</w:delText>
        </w:r>
        <w:r w:rsidR="003A525D" w:rsidRPr="002646CB" w:rsidDel="00087689">
          <w:rPr>
            <w:rPrChange w:id="2445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56" w:author="ETRI-김종원" w:date="2019-12-10T10:44:00Z">
              <w:rPr/>
            </w:rPrChange>
          </w:rPr>
          <w:delText>다시</w:delText>
        </w:r>
        <w:r w:rsidR="003A525D" w:rsidRPr="002646CB" w:rsidDel="00087689">
          <w:rPr>
            <w:rPrChange w:id="2445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58" w:author="ETRI-김종원" w:date="2019-12-10T10:44:00Z">
              <w:rPr/>
            </w:rPrChange>
          </w:rPr>
          <w:delText>연</w:delText>
        </w:r>
        <w:r w:rsidR="00AD77AA" w:rsidRPr="002646CB" w:rsidDel="00087689">
          <w:rPr>
            <w:rFonts w:hint="eastAsia"/>
            <w:rPrChange w:id="24459" w:author="ETRI-김종원" w:date="2019-12-10T10:44:00Z">
              <w:rPr>
                <w:rFonts w:hint="eastAsia"/>
              </w:rPr>
            </w:rPrChange>
          </w:rPr>
          <w:delText>계</w:delText>
        </w:r>
        <w:r w:rsidR="003A525D" w:rsidRPr="002646CB" w:rsidDel="00087689">
          <w:rPr>
            <w:rPrChange w:id="24460" w:author="ETRI-김종원" w:date="2019-12-10T10:44:00Z">
              <w:rPr/>
            </w:rPrChange>
          </w:rPr>
          <w:delText>할</w:delText>
        </w:r>
        <w:r w:rsidR="003A525D" w:rsidRPr="002646CB" w:rsidDel="00087689">
          <w:rPr>
            <w:rPrChange w:id="2446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62" w:author="ETRI-김종원" w:date="2019-12-10T10:44:00Z">
              <w:rPr/>
            </w:rPrChange>
          </w:rPr>
          <w:delText>수</w:delText>
        </w:r>
        <w:r w:rsidR="003A525D" w:rsidRPr="002646CB" w:rsidDel="00087689">
          <w:rPr>
            <w:rPrChange w:id="2446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64" w:author="ETRI-김종원" w:date="2019-12-10T10:44:00Z">
              <w:rPr/>
            </w:rPrChange>
          </w:rPr>
          <w:delText>있음을</w:delText>
        </w:r>
        <w:r w:rsidR="003A525D" w:rsidRPr="002646CB" w:rsidDel="00087689">
          <w:rPr>
            <w:rPrChange w:id="2446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66" w:author="ETRI-김종원" w:date="2019-12-10T10:44:00Z">
              <w:rPr/>
            </w:rPrChange>
          </w:rPr>
          <w:delText>알린다</w:delText>
        </w:r>
        <w:r w:rsidR="003A525D" w:rsidRPr="002646CB" w:rsidDel="00087689">
          <w:rPr>
            <w:rFonts w:hint="eastAsia"/>
            <w:rPrChange w:id="24467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3A525D" w:rsidRPr="002646CB" w:rsidDel="00087689">
          <w:rPr>
            <w:rPrChange w:id="24468" w:author="ETRI-김종원" w:date="2019-12-10T10:44:00Z">
              <w:rPr/>
            </w:rPrChange>
          </w:rPr>
          <w:delText>마이크로그리드</w:delText>
        </w:r>
        <w:r w:rsidR="003A525D" w:rsidRPr="002646CB" w:rsidDel="00087689">
          <w:rPr>
            <w:rPrChange w:id="2446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70" w:author="ETRI-김종원" w:date="2019-12-10T10:44:00Z">
              <w:rPr/>
            </w:rPrChange>
          </w:rPr>
          <w:delText>관리자는</w:delText>
        </w:r>
        <w:r w:rsidR="003A525D" w:rsidRPr="002646CB" w:rsidDel="00087689">
          <w:rPr>
            <w:rPrChange w:id="2447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72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447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74" w:author="ETRI-김종원" w:date="2019-12-10T10:44:00Z">
              <w:rPr/>
            </w:rPrChange>
          </w:rPr>
          <w:delText>발전기</w:delText>
        </w:r>
        <w:r w:rsidR="003A525D" w:rsidRPr="002646CB" w:rsidDel="00087689">
          <w:rPr>
            <w:rFonts w:hint="eastAsia"/>
            <w:rPrChange w:id="2447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131F66" w:rsidRPr="002646CB" w:rsidDel="00087689">
          <w:rPr>
            <w:rFonts w:hint="eastAsia"/>
            <w:rPrChange w:id="24476" w:author="ETRI-김종원" w:date="2019-12-10T10:44:00Z">
              <w:rPr>
                <w:rFonts w:hint="eastAsia"/>
              </w:rPr>
            </w:rPrChange>
          </w:rPr>
          <w:delText>EES</w:delText>
        </w:r>
        <w:r w:rsidR="003A525D" w:rsidRPr="002646CB" w:rsidDel="00087689">
          <w:rPr>
            <w:rPrChange w:id="24477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Fonts w:hint="eastAsia"/>
            <w:rPrChange w:id="24478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3A525D" w:rsidRPr="002646CB" w:rsidDel="00087689">
          <w:rPr>
            <w:rPrChange w:id="24479" w:author="ETRI-김종원" w:date="2019-12-10T10:44:00Z">
              <w:rPr/>
            </w:rPrChange>
          </w:rPr>
          <w:delText>제어</w:delText>
        </w:r>
        <w:r w:rsidR="003A525D" w:rsidRPr="002646CB" w:rsidDel="00087689">
          <w:rPr>
            <w:rPrChange w:id="2448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81" w:author="ETRI-김종원" w:date="2019-12-10T10:44:00Z">
              <w:rPr/>
            </w:rPrChange>
          </w:rPr>
          <w:delText>가능한</w:delText>
        </w:r>
        <w:r w:rsidR="003A525D" w:rsidRPr="002646CB" w:rsidDel="00087689">
          <w:rPr>
            <w:rPrChange w:id="2448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83" w:author="ETRI-김종원" w:date="2019-12-10T10:44:00Z">
              <w:rPr/>
            </w:rPrChange>
          </w:rPr>
          <w:delText>부하</w:delText>
        </w:r>
        <w:r w:rsidR="003A525D" w:rsidRPr="002646CB" w:rsidDel="00087689">
          <w:rPr>
            <w:rPrChange w:id="2448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85" w:author="ETRI-김종원" w:date="2019-12-10T10:44:00Z">
              <w:rPr/>
            </w:rPrChange>
          </w:rPr>
          <w:delText>및</w:delText>
        </w:r>
        <w:r w:rsidR="003A525D" w:rsidRPr="002646CB" w:rsidDel="00087689">
          <w:rPr>
            <w:rPrChange w:id="2448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87" w:author="ETRI-김종원" w:date="2019-12-10T10:44:00Z">
              <w:rPr/>
            </w:rPrChange>
          </w:rPr>
          <w:delText>기타</w:delText>
        </w:r>
        <w:r w:rsidR="003A525D" w:rsidRPr="002646CB" w:rsidDel="00087689">
          <w:rPr>
            <w:rPrChange w:id="2448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89" w:author="ETRI-김종원" w:date="2019-12-10T10:44:00Z">
              <w:rPr/>
            </w:rPrChange>
          </w:rPr>
          <w:delText>유연성을</w:delText>
        </w:r>
        <w:r w:rsidR="003A525D" w:rsidRPr="002646CB" w:rsidDel="00087689">
          <w:rPr>
            <w:rPrChange w:id="2449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91" w:author="ETRI-김종원" w:date="2019-12-10T10:44:00Z">
              <w:rPr/>
            </w:rPrChange>
          </w:rPr>
          <w:delText>관리하여</w:delText>
        </w:r>
        <w:r w:rsidR="003A525D" w:rsidRPr="002646CB" w:rsidDel="00087689">
          <w:rPr>
            <w:rPrChange w:id="2449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93" w:author="ETRI-김종원" w:date="2019-12-10T10:44:00Z">
              <w:rPr/>
            </w:rPrChange>
          </w:rPr>
          <w:delText>재</w:delText>
        </w:r>
        <w:r w:rsidR="003A525D" w:rsidRPr="002646CB" w:rsidDel="00087689">
          <w:rPr>
            <w:rPrChange w:id="2449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95" w:author="ETRI-김종원" w:date="2019-12-10T10:44:00Z">
              <w:rPr/>
            </w:rPrChange>
          </w:rPr>
          <w:delText>연</w:delText>
        </w:r>
        <w:r w:rsidR="00AD77AA" w:rsidRPr="002646CB" w:rsidDel="00087689">
          <w:rPr>
            <w:rFonts w:hint="eastAsia"/>
            <w:rPrChange w:id="24496" w:author="ETRI-김종원" w:date="2019-12-10T10:44:00Z">
              <w:rPr>
                <w:rFonts w:hint="eastAsia"/>
              </w:rPr>
            </w:rPrChange>
          </w:rPr>
          <w:delText>계를</w:delText>
        </w:r>
        <w:r w:rsidR="003A525D" w:rsidRPr="002646CB" w:rsidDel="00087689">
          <w:rPr>
            <w:rPrChange w:id="2449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498" w:author="ETRI-김종원" w:date="2019-12-10T10:44:00Z">
              <w:rPr/>
            </w:rPrChange>
          </w:rPr>
          <w:delText>가능하게</w:delText>
        </w:r>
        <w:r w:rsidR="003A525D" w:rsidRPr="002646CB" w:rsidDel="00087689">
          <w:rPr>
            <w:rPrChange w:id="2449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00" w:author="ETRI-김종원" w:date="2019-12-10T10:44:00Z">
              <w:rPr/>
            </w:rPrChange>
          </w:rPr>
          <w:delText>하고</w:delText>
        </w:r>
        <w:r w:rsidR="003A525D" w:rsidRPr="002646CB" w:rsidDel="00087689">
          <w:rPr>
            <w:rPrChange w:id="2450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02" w:author="ETRI-김종원" w:date="2019-12-10T10:44:00Z">
              <w:rPr/>
            </w:rPrChange>
          </w:rPr>
          <w:delText>물리적으로</w:delText>
        </w:r>
        <w:r w:rsidR="003A525D" w:rsidRPr="002646CB" w:rsidDel="00087689">
          <w:rPr>
            <w:rPrChange w:id="24503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04" w:author="ETRI-김종원" w:date="2019-12-10T10:44:00Z">
              <w:rPr/>
            </w:rPrChange>
          </w:rPr>
          <w:delText>재</w:delText>
        </w:r>
        <w:r w:rsidR="003A525D" w:rsidRPr="002646CB" w:rsidDel="00087689">
          <w:rPr>
            <w:rPrChange w:id="2450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06" w:author="ETRI-김종원" w:date="2019-12-10T10:44:00Z">
              <w:rPr/>
            </w:rPrChange>
          </w:rPr>
          <w:delText>연결을</w:delText>
        </w:r>
        <w:r w:rsidR="003A525D" w:rsidRPr="002646CB" w:rsidDel="00087689">
          <w:rPr>
            <w:rPrChange w:id="2450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08" w:author="ETRI-김종원" w:date="2019-12-10T10:44:00Z">
              <w:rPr/>
            </w:rPrChange>
          </w:rPr>
          <w:delText>수행한다</w:delText>
        </w:r>
        <w:r w:rsidR="003A525D" w:rsidRPr="002646CB" w:rsidDel="00087689">
          <w:rPr>
            <w:rFonts w:hint="eastAsia"/>
            <w:rPrChange w:id="24509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20536C81" w14:textId="6016470D" w:rsidR="003A525D" w:rsidRPr="002646CB" w:rsidDel="00087689" w:rsidRDefault="003A525D" w:rsidP="003A525D">
      <w:pPr>
        <w:rPr>
          <w:del w:id="24510" w:author="박 진상" w:date="2019-10-08T06:13:00Z"/>
          <w:rPrChange w:id="24511" w:author="ETRI-김종원" w:date="2019-12-10T10:44:00Z">
            <w:rPr>
              <w:del w:id="24512" w:author="박 진상" w:date="2019-10-08T06:13:00Z"/>
            </w:rPr>
          </w:rPrChange>
        </w:rPr>
      </w:pPr>
    </w:p>
    <w:p w14:paraId="3B7659FE" w14:textId="2A256DEF" w:rsidR="003A525D" w:rsidRPr="002646CB" w:rsidDel="00087689" w:rsidRDefault="00C849B5" w:rsidP="003A525D">
      <w:pPr>
        <w:rPr>
          <w:del w:id="24513" w:author="박 진상" w:date="2019-10-08T06:13:00Z"/>
          <w:rPrChange w:id="24514" w:author="ETRI-김종원" w:date="2019-12-10T10:44:00Z">
            <w:rPr>
              <w:del w:id="24515" w:author="박 진상" w:date="2019-10-08T06:13:00Z"/>
            </w:rPr>
          </w:rPrChange>
        </w:rPr>
      </w:pPr>
      <w:del w:id="24516" w:author="박 진상" w:date="2019-10-08T06:13:00Z">
        <w:r w:rsidRPr="002646CB" w:rsidDel="00087689">
          <w:rPr>
            <w:rFonts w:hint="eastAsia"/>
            <w:rPrChange w:id="24517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3A525D" w:rsidRPr="002646CB" w:rsidDel="00087689">
          <w:rPr>
            <w:rPrChange w:id="24518" w:author="ETRI-김종원" w:date="2019-12-10T10:44:00Z">
              <w:rPr/>
            </w:rPrChange>
          </w:rPr>
          <w:delText>에게</w:delText>
        </w:r>
        <w:r w:rsidR="003A525D" w:rsidRPr="002646CB" w:rsidDel="00087689">
          <w:rPr>
            <w:rPrChange w:id="2451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20" w:author="ETRI-김종원" w:date="2019-12-10T10:44:00Z">
              <w:rPr/>
            </w:rPrChange>
          </w:rPr>
          <w:delText>재</w:delText>
        </w:r>
        <w:r w:rsidR="003A525D" w:rsidRPr="002646CB" w:rsidDel="00087689">
          <w:rPr>
            <w:rPrChange w:id="2452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22" w:author="ETRI-김종원" w:date="2019-12-10T10:44:00Z">
              <w:rPr/>
            </w:rPrChange>
          </w:rPr>
          <w:delText>연</w:delText>
        </w:r>
        <w:r w:rsidR="00A92B61" w:rsidRPr="002646CB" w:rsidDel="00087689">
          <w:rPr>
            <w:rFonts w:hint="eastAsia"/>
            <w:rPrChange w:id="24523" w:author="ETRI-김종원" w:date="2019-12-10T10:44:00Z">
              <w:rPr>
                <w:rFonts w:hint="eastAsia"/>
              </w:rPr>
            </w:rPrChange>
          </w:rPr>
          <w:delText>계</w:delText>
        </w:r>
        <w:r w:rsidR="003A525D" w:rsidRPr="002646CB" w:rsidDel="00087689">
          <w:rPr>
            <w:rPrChange w:id="24524" w:author="ETRI-김종원" w:date="2019-12-10T10:44:00Z">
              <w:rPr/>
            </w:rPrChange>
          </w:rPr>
          <w:delText>에</w:delText>
        </w:r>
        <w:r w:rsidR="003A525D" w:rsidRPr="002646CB" w:rsidDel="00087689">
          <w:rPr>
            <w:rPrChange w:id="24525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26" w:author="ETRI-김종원" w:date="2019-12-10T10:44:00Z">
              <w:rPr/>
            </w:rPrChange>
          </w:rPr>
          <w:delText>대해</w:delText>
        </w:r>
        <w:r w:rsidR="003A525D" w:rsidRPr="002646CB" w:rsidDel="00087689">
          <w:rPr>
            <w:rPrChange w:id="24527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28" w:author="ETRI-김종원" w:date="2019-12-10T10:44:00Z">
              <w:rPr/>
            </w:rPrChange>
          </w:rPr>
          <w:delText>알리고</w:delText>
        </w:r>
        <w:r w:rsidR="003A525D" w:rsidRPr="002646CB" w:rsidDel="00087689">
          <w:rPr>
            <w:rPrChange w:id="24529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30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4531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32" w:author="ETRI-김종원" w:date="2019-12-10T10:44:00Z">
              <w:rPr/>
            </w:rPrChange>
          </w:rPr>
          <w:delText>발전기</w:delText>
        </w:r>
        <w:r w:rsidR="003A525D" w:rsidRPr="002646CB" w:rsidDel="00087689">
          <w:rPr>
            <w:rFonts w:hint="eastAsia"/>
            <w:rPrChange w:id="24533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131F66" w:rsidRPr="002646CB" w:rsidDel="00087689">
          <w:rPr>
            <w:rFonts w:hint="eastAsia"/>
            <w:rPrChange w:id="24534" w:author="ETRI-김종원" w:date="2019-12-10T10:44:00Z">
              <w:rPr>
                <w:rFonts w:hint="eastAsia"/>
              </w:rPr>
            </w:rPrChange>
          </w:rPr>
          <w:delText>EES</w:delText>
        </w:r>
        <w:r w:rsidR="003A525D" w:rsidRPr="002646CB" w:rsidDel="00087689">
          <w:rPr>
            <w:rPrChange w:id="24535" w:author="ETRI-김종원" w:date="2019-12-10T10:44:00Z">
              <w:rPr/>
            </w:rPrChange>
          </w:rPr>
          <w:delText>시스템</w:delText>
        </w:r>
        <w:r w:rsidR="003A525D" w:rsidRPr="002646CB" w:rsidDel="00087689">
          <w:rPr>
            <w:rFonts w:hint="eastAsia"/>
            <w:rPrChange w:id="24536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3A525D" w:rsidRPr="002646CB" w:rsidDel="00087689">
          <w:rPr>
            <w:rPrChange w:id="24537" w:author="ETRI-김종원" w:date="2019-12-10T10:44:00Z">
              <w:rPr/>
            </w:rPrChange>
          </w:rPr>
          <w:delText>제어</w:delText>
        </w:r>
        <w:r w:rsidR="003A525D" w:rsidRPr="002646CB" w:rsidDel="00087689">
          <w:rPr>
            <w:rPrChange w:id="2453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39" w:author="ETRI-김종원" w:date="2019-12-10T10:44:00Z">
              <w:rPr/>
            </w:rPrChange>
          </w:rPr>
          <w:delText>가능한</w:delText>
        </w:r>
        <w:r w:rsidR="003A525D" w:rsidRPr="002646CB" w:rsidDel="00087689">
          <w:rPr>
            <w:rPrChange w:id="2454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41" w:author="ETRI-김종원" w:date="2019-12-10T10:44:00Z">
              <w:rPr/>
            </w:rPrChange>
          </w:rPr>
          <w:delText>부하</w:delText>
        </w:r>
        <w:r w:rsidR="003A525D" w:rsidRPr="002646CB" w:rsidDel="00087689">
          <w:rPr>
            <w:rPrChange w:id="2454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43" w:author="ETRI-김종원" w:date="2019-12-10T10:44:00Z">
              <w:rPr/>
            </w:rPrChange>
          </w:rPr>
          <w:delText>및</w:delText>
        </w:r>
        <w:r w:rsidR="003A525D" w:rsidRPr="002646CB" w:rsidDel="00087689">
          <w:rPr>
            <w:rPrChange w:id="24544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45" w:author="ETRI-김종원" w:date="2019-12-10T10:44:00Z">
              <w:rPr/>
            </w:rPrChange>
          </w:rPr>
          <w:delText>기타</w:delText>
        </w:r>
        <w:r w:rsidR="003A525D" w:rsidRPr="002646CB" w:rsidDel="00087689">
          <w:rPr>
            <w:rPrChange w:id="24546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47" w:author="ETRI-김종원" w:date="2019-12-10T10:44:00Z">
              <w:rPr/>
            </w:rPrChange>
          </w:rPr>
          <w:delText>유연성을</w:delText>
        </w:r>
        <w:r w:rsidR="003A525D" w:rsidRPr="002646CB" w:rsidDel="00087689">
          <w:rPr>
            <w:rPrChange w:id="24548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49" w:author="ETRI-김종원" w:date="2019-12-10T10:44:00Z">
              <w:rPr/>
            </w:rPrChange>
          </w:rPr>
          <w:delText>다른</w:delText>
        </w:r>
        <w:r w:rsidR="003A525D" w:rsidRPr="002646CB" w:rsidDel="00087689">
          <w:rPr>
            <w:rPrChange w:id="24550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51" w:author="ETRI-김종원" w:date="2019-12-10T10:44:00Z">
              <w:rPr/>
            </w:rPrChange>
          </w:rPr>
          <w:delText>유스케이스로</w:delText>
        </w:r>
        <w:r w:rsidR="003A525D" w:rsidRPr="002646CB" w:rsidDel="00087689">
          <w:rPr>
            <w:rPrChange w:id="24552" w:author="ETRI-김종원" w:date="2019-12-10T10:44:00Z">
              <w:rPr/>
            </w:rPrChange>
          </w:rPr>
          <w:delText xml:space="preserve"> </w:delText>
        </w:r>
        <w:r w:rsidR="003A525D" w:rsidRPr="002646CB" w:rsidDel="00087689">
          <w:rPr>
            <w:rPrChange w:id="24553" w:author="ETRI-김종원" w:date="2019-12-10T10:44:00Z">
              <w:rPr/>
            </w:rPrChange>
          </w:rPr>
          <w:delText>되돌린다</w:delText>
        </w:r>
        <w:r w:rsidR="003A525D" w:rsidRPr="002646CB" w:rsidDel="00087689">
          <w:rPr>
            <w:rFonts w:hint="eastAsia"/>
            <w:rPrChange w:id="24554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466749E7" w14:textId="78F73A38" w:rsidR="003417F7" w:rsidRPr="002646CB" w:rsidDel="00087689" w:rsidRDefault="003417F7" w:rsidP="006069D7">
      <w:pPr>
        <w:rPr>
          <w:del w:id="24555" w:author="박 진상" w:date="2019-10-08T06:13:00Z"/>
          <w:rPrChange w:id="24556" w:author="ETRI-김종원" w:date="2019-12-10T10:44:00Z">
            <w:rPr>
              <w:del w:id="24557" w:author="박 진상" w:date="2019-10-08T06:13:00Z"/>
            </w:rPr>
          </w:rPrChange>
        </w:rPr>
      </w:pPr>
    </w:p>
    <w:p w14:paraId="038AFA97" w14:textId="271E6DA5" w:rsidR="003417F7" w:rsidRPr="002646CB" w:rsidDel="00087689" w:rsidRDefault="003417F7" w:rsidP="006069D7">
      <w:pPr>
        <w:rPr>
          <w:del w:id="24558" w:author="박 진상" w:date="2019-10-08T06:13:00Z"/>
          <w:rPrChange w:id="24559" w:author="ETRI-김종원" w:date="2019-12-10T10:44:00Z">
            <w:rPr>
              <w:del w:id="24560" w:author="박 진상" w:date="2019-10-08T06:13:00Z"/>
            </w:rPr>
          </w:rPrChange>
        </w:rPr>
      </w:pPr>
      <w:del w:id="24561" w:author="박 진상" w:date="2019-10-08T06:13:00Z">
        <w:r w:rsidRPr="002646CB" w:rsidDel="00087689">
          <w:rPr>
            <w:rPrChange w:id="24562" w:author="ETRI-김종원" w:date="2019-12-10T10:44:00Z">
              <w:rPr/>
            </w:rPrChange>
          </w:rPr>
          <w:delText>고객의</w:delText>
        </w:r>
        <w:r w:rsidRPr="002646CB" w:rsidDel="00087689">
          <w:rPr>
            <w:rPrChange w:id="2456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64" w:author="ETRI-김종원" w:date="2019-12-10T10:44:00Z">
              <w:rPr/>
            </w:rPrChange>
          </w:rPr>
          <w:delText>부하</w:delText>
        </w:r>
        <w:r w:rsidRPr="002646CB" w:rsidDel="00087689">
          <w:rPr>
            <w:rPrChange w:id="2456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66" w:author="ETRI-김종원" w:date="2019-12-10T10:44:00Z">
              <w:rPr/>
            </w:rPrChange>
          </w:rPr>
          <w:delText>곡선을</w:delText>
        </w:r>
        <w:r w:rsidRPr="002646CB" w:rsidDel="00087689">
          <w:rPr>
            <w:rPrChange w:id="2456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68" w:author="ETRI-김종원" w:date="2019-12-10T10:44:00Z">
              <w:rPr/>
            </w:rPrChange>
          </w:rPr>
          <w:delText>실시간으로</w:delText>
        </w:r>
        <w:r w:rsidRPr="002646CB" w:rsidDel="00087689">
          <w:rPr>
            <w:rPrChange w:id="2456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70" w:author="ETRI-김종원" w:date="2019-12-10T10:44:00Z">
              <w:rPr/>
            </w:rPrChange>
          </w:rPr>
          <w:delText>모니터링하고</w:delText>
        </w:r>
        <w:r w:rsidRPr="002646CB" w:rsidDel="00087689">
          <w:rPr>
            <w:rPrChange w:id="2457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72" w:author="ETRI-김종원" w:date="2019-12-10T10:44:00Z">
              <w:rPr/>
            </w:rPrChange>
          </w:rPr>
          <w:delText>발전을</w:delText>
        </w:r>
        <w:r w:rsidRPr="002646CB" w:rsidDel="00087689">
          <w:rPr>
            <w:rPrChange w:id="2457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74" w:author="ETRI-김종원" w:date="2019-12-10T10:44:00Z">
              <w:rPr/>
            </w:rPrChange>
          </w:rPr>
          <w:delText>규제하거나</w:delText>
        </w:r>
        <w:r w:rsidRPr="002646CB" w:rsidDel="00087689">
          <w:rPr>
            <w:rPrChange w:id="24575" w:author="ETRI-김종원" w:date="2019-12-10T10:44:00Z">
              <w:rPr/>
            </w:rPrChange>
          </w:rPr>
          <w:delText xml:space="preserve"> </w:delText>
        </w:r>
        <w:r w:rsidR="009979F7" w:rsidRPr="002646CB" w:rsidDel="00087689">
          <w:rPr>
            <w:rFonts w:hint="eastAsia"/>
            <w:rPrChange w:id="24576" w:author="ETRI-김종원" w:date="2019-12-10T10:44:00Z">
              <w:rPr>
                <w:rFonts w:hint="eastAsia"/>
              </w:rPr>
            </w:rPrChange>
          </w:rPr>
          <w:delText>제한해야</w:delText>
        </w:r>
        <w:r w:rsidR="009979F7" w:rsidRPr="002646CB" w:rsidDel="00087689">
          <w:rPr>
            <w:rFonts w:hint="eastAsia"/>
            <w:rPrChange w:id="245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9979F7" w:rsidRPr="002646CB" w:rsidDel="00087689">
          <w:rPr>
            <w:rFonts w:hint="eastAsia"/>
            <w:rPrChange w:id="24578" w:author="ETRI-김종원" w:date="2019-12-10T10:44:00Z">
              <w:rPr>
                <w:rFonts w:hint="eastAsia"/>
              </w:rPr>
            </w:rPrChange>
          </w:rPr>
          <w:delText>할</w:delText>
        </w:r>
        <w:r w:rsidR="009979F7" w:rsidRPr="002646CB" w:rsidDel="00087689">
          <w:rPr>
            <w:rFonts w:hint="eastAsia"/>
            <w:rPrChange w:id="2457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9979F7" w:rsidRPr="002646CB" w:rsidDel="00087689">
          <w:rPr>
            <w:rFonts w:hint="eastAsia"/>
            <w:rPrChange w:id="24580" w:author="ETRI-김종원" w:date="2019-12-10T10:44:00Z">
              <w:rPr>
                <w:rFonts w:hint="eastAsia"/>
              </w:rPr>
            </w:rPrChange>
          </w:rPr>
          <w:delText>때</w:delText>
        </w:r>
        <w:r w:rsidR="009979F7" w:rsidRPr="002646CB" w:rsidDel="00087689">
          <w:rPr>
            <w:rFonts w:hint="eastAsia"/>
            <w:rPrChange w:id="245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PrChange w:id="24582" w:author="ETRI-김종원" w:date="2019-12-10T10:44:00Z">
              <w:rPr/>
            </w:rPrChange>
          </w:rPr>
          <w:delText>고객에게</w:delText>
        </w:r>
        <w:r w:rsidRPr="002646CB" w:rsidDel="00087689">
          <w:rPr>
            <w:rPrChange w:id="24583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84" w:author="ETRI-김종원" w:date="2019-12-10T10:44:00Z">
              <w:rPr/>
            </w:rPrChange>
          </w:rPr>
          <w:delText>정보</w:delText>
        </w:r>
        <w:r w:rsidRPr="002646CB" w:rsidDel="00087689">
          <w:rPr>
            <w:rPrChange w:id="24585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86" w:author="ETRI-김종원" w:date="2019-12-10T10:44:00Z">
              <w:rPr/>
            </w:rPrChange>
          </w:rPr>
          <w:delText>또는</w:delText>
        </w:r>
        <w:r w:rsidRPr="002646CB" w:rsidDel="00087689">
          <w:rPr>
            <w:rPrChange w:id="2458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88" w:author="ETRI-김종원" w:date="2019-12-10T10:44:00Z">
              <w:rPr/>
            </w:rPrChange>
          </w:rPr>
          <w:delText>제어</w:delText>
        </w:r>
        <w:r w:rsidRPr="002646CB" w:rsidDel="00087689">
          <w:rPr>
            <w:rPrChange w:id="24589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90" w:author="ETRI-김종원" w:date="2019-12-10T10:44:00Z">
              <w:rPr/>
            </w:rPrChange>
          </w:rPr>
          <w:delText>신호를</w:delText>
        </w:r>
        <w:r w:rsidRPr="002646CB" w:rsidDel="00087689">
          <w:rPr>
            <w:rPrChange w:id="24591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PrChange w:id="24592" w:author="ETRI-김종원" w:date="2019-12-10T10:44:00Z">
              <w:rPr/>
            </w:rPrChange>
          </w:rPr>
          <w:delText>보낸다</w:delText>
        </w:r>
        <w:r w:rsidRPr="002646CB" w:rsidDel="00087689">
          <w:rPr>
            <w:rFonts w:hint="eastAsia"/>
            <w:rPrChange w:id="24593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05BC13E7" w14:textId="556121B1" w:rsidR="003417F7" w:rsidRPr="002646CB" w:rsidDel="00087689" w:rsidRDefault="003417F7" w:rsidP="006069D7">
      <w:pPr>
        <w:rPr>
          <w:del w:id="24594" w:author="박 진상" w:date="2019-10-08T06:13:00Z"/>
          <w:rPrChange w:id="24595" w:author="ETRI-김종원" w:date="2019-12-10T10:44:00Z">
            <w:rPr>
              <w:del w:id="24596" w:author="박 진상" w:date="2019-10-08T06:13:00Z"/>
            </w:rPr>
          </w:rPrChange>
        </w:rPr>
      </w:pPr>
    </w:p>
    <w:p w14:paraId="1B543C5E" w14:textId="46345022" w:rsidR="003417F7" w:rsidRPr="002646CB" w:rsidDel="00087689" w:rsidRDefault="009979F7" w:rsidP="006069D7">
      <w:pPr>
        <w:rPr>
          <w:del w:id="24597" w:author="박 진상" w:date="2019-10-08T06:13:00Z"/>
          <w:rPrChange w:id="24598" w:author="ETRI-김종원" w:date="2019-12-10T10:44:00Z">
            <w:rPr>
              <w:del w:id="24599" w:author="박 진상" w:date="2019-10-08T06:13:00Z"/>
            </w:rPr>
          </w:rPrChange>
        </w:rPr>
      </w:pPr>
      <w:del w:id="24600" w:author="박 진상" w:date="2019-10-08T06:13:00Z">
        <w:r w:rsidRPr="002646CB" w:rsidDel="00087689">
          <w:rPr>
            <w:rFonts w:hint="eastAsia"/>
            <w:rPrChange w:id="24601" w:author="ETRI-김종원" w:date="2019-12-10T10:44:00Z">
              <w:rPr>
                <w:rFonts w:hint="eastAsia"/>
              </w:rPr>
            </w:rPrChange>
          </w:rPr>
          <w:delText>계통의</w:delText>
        </w:r>
        <w:r w:rsidRPr="002646CB" w:rsidDel="00087689">
          <w:rPr>
            <w:rFonts w:hint="eastAsia"/>
            <w:rPrChange w:id="2460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03" w:author="ETRI-김종원" w:date="2019-12-10T10:44:00Z">
              <w:rPr>
                <w:rFonts w:hint="eastAsia"/>
              </w:rPr>
            </w:rPrChange>
          </w:rPr>
          <w:delText>신뢰성에</w:delText>
        </w:r>
        <w:r w:rsidRPr="002646CB" w:rsidDel="00087689">
          <w:rPr>
            <w:rFonts w:hint="eastAsia"/>
            <w:rPrChange w:id="2460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05" w:author="ETRI-김종원" w:date="2019-12-10T10:44:00Z">
              <w:rPr>
                <w:rFonts w:hint="eastAsia"/>
              </w:rPr>
            </w:rPrChange>
          </w:rPr>
          <w:delText>부정적인</w:delText>
        </w:r>
        <w:r w:rsidRPr="002646CB" w:rsidDel="00087689">
          <w:rPr>
            <w:rFonts w:hint="eastAsia"/>
            <w:rPrChange w:id="2460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07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087689">
          <w:rPr>
            <w:rFonts w:hint="eastAsia"/>
            <w:rPrChange w:id="2460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09" w:author="ETRI-김종원" w:date="2019-12-10T10:44:00Z">
              <w:rPr>
                <w:rFonts w:hint="eastAsia"/>
              </w:rPr>
            </w:rPrChange>
          </w:rPr>
          <w:delText>공급이</w:delText>
        </w:r>
        <w:r w:rsidRPr="002646CB" w:rsidDel="00087689">
          <w:rPr>
            <w:rFonts w:hint="eastAsia"/>
            <w:rPrChange w:id="246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11" w:author="ETRI-김종원" w:date="2019-12-10T10:44:00Z">
              <w:rPr>
                <w:rFonts w:hint="eastAsia"/>
              </w:rPr>
            </w:rPrChange>
          </w:rPr>
          <w:delText>예상되는</w:delText>
        </w:r>
        <w:r w:rsidRPr="002646CB" w:rsidDel="00087689">
          <w:rPr>
            <w:rFonts w:hint="eastAsia"/>
            <w:rPrChange w:id="2461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13" w:author="ETRI-김종원" w:date="2019-12-10T10:44:00Z">
              <w:rPr>
                <w:rFonts w:hint="eastAsia"/>
              </w:rPr>
            </w:rPrChange>
          </w:rPr>
          <w:delText>경우</w:delText>
        </w:r>
        <w:r w:rsidR="003417F7" w:rsidRPr="002646CB" w:rsidDel="00087689">
          <w:rPr>
            <w:rPrChange w:id="24614" w:author="ETRI-김종원" w:date="2019-12-10T10:44:00Z">
              <w:rPr/>
            </w:rPrChange>
          </w:rPr>
          <w:delText>에는</w:delText>
        </w:r>
        <w:r w:rsidR="003417F7" w:rsidRPr="002646CB" w:rsidDel="00087689">
          <w:rPr>
            <w:rPrChange w:id="24615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PrChange w:id="24616" w:author="ETRI-김종원" w:date="2019-12-10T10:44:00Z">
              <w:rPr/>
            </w:rPrChange>
          </w:rPr>
          <w:delText>회로</w:delText>
        </w:r>
        <w:r w:rsidR="003417F7" w:rsidRPr="002646CB" w:rsidDel="00087689">
          <w:rPr>
            <w:rPrChange w:id="24617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PrChange w:id="24618" w:author="ETRI-김종원" w:date="2019-12-10T10:44:00Z">
              <w:rPr/>
            </w:rPrChange>
          </w:rPr>
          <w:delText>차단기</w:delText>
        </w:r>
        <w:r w:rsidR="003417F7" w:rsidRPr="002646CB" w:rsidDel="00087689">
          <w:rPr>
            <w:rFonts w:hint="eastAsia"/>
            <w:rPrChange w:id="24619" w:author="ETRI-김종원" w:date="2019-12-10T10:44:00Z">
              <w:rPr>
                <w:rFonts w:hint="eastAsia"/>
              </w:rPr>
            </w:rPrChange>
          </w:rPr>
          <w:delText>(</w:delText>
        </w:r>
        <w:r w:rsidR="00A60637" w:rsidRPr="002646CB" w:rsidDel="00087689">
          <w:rPr>
            <w:rFonts w:hint="eastAsia"/>
            <w:rPrChange w:id="24620" w:author="ETRI-김종원" w:date="2019-12-10T10:44:00Z">
              <w:rPr>
                <w:rFonts w:hint="eastAsia"/>
              </w:rPr>
            </w:rPrChange>
          </w:rPr>
          <w:delText>전력량계</w:delText>
        </w:r>
        <w:r w:rsidR="003417F7" w:rsidRPr="002646CB" w:rsidDel="00087689">
          <w:rPr>
            <w:rFonts w:hint="eastAsia"/>
            <w:rPrChange w:id="24621" w:author="ETRI-김종원" w:date="2019-12-10T10:44:00Z">
              <w:rPr>
                <w:rFonts w:hint="eastAsia"/>
              </w:rPr>
            </w:rPrChange>
          </w:rPr>
          <w:delText>)</w:delText>
        </w:r>
        <w:r w:rsidRPr="002646CB" w:rsidDel="00087689">
          <w:rPr>
            <w:rFonts w:hint="eastAsia"/>
            <w:rPrChange w:id="24622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087689">
          <w:rPr>
            <w:rFonts w:hint="eastAsia"/>
            <w:rPrChange w:id="246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624" w:author="ETRI-김종원" w:date="2019-12-10T10:44:00Z">
              <w:rPr>
                <w:rFonts w:hint="eastAsia"/>
              </w:rPr>
            </w:rPrChange>
          </w:rPr>
          <w:delText>도입여부를</w:delText>
        </w:r>
        <w:r w:rsidR="003417F7" w:rsidRPr="002646CB" w:rsidDel="00087689">
          <w:rPr>
            <w:rPrChange w:id="24625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PrChange w:id="24626" w:author="ETRI-김종원" w:date="2019-12-10T10:44:00Z">
              <w:rPr/>
            </w:rPrChange>
          </w:rPr>
          <w:delText>추가로</w:delText>
        </w:r>
        <w:r w:rsidR="003417F7" w:rsidRPr="002646CB" w:rsidDel="00087689">
          <w:rPr>
            <w:rPrChange w:id="24627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PrChange w:id="24628" w:author="ETRI-김종원" w:date="2019-12-10T10:44:00Z">
              <w:rPr/>
            </w:rPrChange>
          </w:rPr>
          <w:delText>연구해야</w:delText>
        </w:r>
        <w:r w:rsidR="003417F7" w:rsidRPr="002646CB" w:rsidDel="00087689">
          <w:rPr>
            <w:rPrChange w:id="24629" w:author="ETRI-김종원" w:date="2019-12-10T10:44:00Z">
              <w:rPr/>
            </w:rPrChange>
          </w:rPr>
          <w:delText xml:space="preserve"> </w:delText>
        </w:r>
        <w:r w:rsidR="003417F7" w:rsidRPr="002646CB" w:rsidDel="00087689">
          <w:rPr>
            <w:rPrChange w:id="24630" w:author="ETRI-김종원" w:date="2019-12-10T10:44:00Z">
              <w:rPr/>
            </w:rPrChange>
          </w:rPr>
          <w:delText>한다</w:delText>
        </w:r>
        <w:r w:rsidR="003417F7" w:rsidRPr="002646CB" w:rsidDel="00087689">
          <w:rPr>
            <w:rFonts w:hint="eastAsia"/>
            <w:rPrChange w:id="24631" w:author="ETRI-김종원" w:date="2019-12-10T10:44:00Z">
              <w:rPr>
                <w:rFonts w:hint="eastAsia"/>
              </w:rPr>
            </w:rPrChange>
          </w:rPr>
          <w:delText xml:space="preserve">. </w:delText>
        </w:r>
      </w:del>
    </w:p>
    <w:p w14:paraId="099CA583" w14:textId="5FF30B41" w:rsidR="00DE2C69" w:rsidRPr="002646CB" w:rsidDel="00087689" w:rsidRDefault="00DE2C69" w:rsidP="006069D7">
      <w:pPr>
        <w:rPr>
          <w:del w:id="24632" w:author="박 진상" w:date="2019-10-08T06:13:00Z"/>
          <w:rPrChange w:id="24633" w:author="ETRI-김종원" w:date="2019-12-10T10:44:00Z">
            <w:rPr>
              <w:del w:id="24634" w:author="박 진상" w:date="2019-10-08T06:13:00Z"/>
            </w:rPr>
          </w:rPrChange>
        </w:rPr>
      </w:pPr>
    </w:p>
    <w:p w14:paraId="59865161" w14:textId="763A336C" w:rsidR="003417F7" w:rsidRPr="002646CB" w:rsidDel="00087689" w:rsidRDefault="003417F7" w:rsidP="006069D7">
      <w:pPr>
        <w:rPr>
          <w:del w:id="24635" w:author="박 진상" w:date="2019-10-08T06:13:00Z"/>
          <w:rFonts w:ascii="바탕" w:hAnsi="바탕" w:cs="굴림"/>
          <w:lang w:val="en-US"/>
          <w:rPrChange w:id="24636" w:author="ETRI-김종원" w:date="2019-12-10T10:44:00Z">
            <w:rPr>
              <w:del w:id="24637" w:author="박 진상" w:date="2019-10-08T06:13:00Z"/>
              <w:rFonts w:ascii="바탕" w:hAnsi="바탕" w:cs="굴림"/>
              <w:lang w:val="en-US"/>
            </w:rPr>
          </w:rPrChange>
        </w:rPr>
      </w:pPr>
      <w:del w:id="24638" w:author="박 진상" w:date="2019-10-08T06:13:00Z">
        <w:r w:rsidRPr="002646CB" w:rsidDel="00087689">
          <w:rPr>
            <w:rFonts w:ascii="돋움" w:eastAsia="돋움" w:hAnsi="돋움" w:cs="굴림"/>
            <w:b/>
            <w:lang w:val="en-US"/>
            <w:rPrChange w:id="24639" w:author="ETRI-김종원" w:date="2019-12-10T10:44:00Z">
              <w:rPr>
                <w:rFonts w:ascii="돋움" w:eastAsia="돋움" w:hAnsi="돋움" w:cs="굴림"/>
                <w:b/>
                <w:lang w:val="en-US"/>
              </w:rPr>
            </w:rPrChange>
          </w:rPr>
          <w:delText>비고</w:delText>
        </w:r>
        <w:r w:rsidR="00B86EF3" w:rsidRPr="002646CB" w:rsidDel="00087689">
          <w:rPr>
            <w:rFonts w:ascii="바탕" w:hAnsi="바탕" w:cs="굴림" w:hint="eastAsia"/>
            <w:b/>
            <w:lang w:val="en-US"/>
            <w:rPrChange w:id="24640" w:author="ETRI-김종원" w:date="2019-12-10T10:44:00Z">
              <w:rPr>
                <w:rFonts w:ascii="바탕" w:hAnsi="바탕" w:cs="굴림" w:hint="eastAsia"/>
                <w:b/>
                <w:lang w:val="en-US"/>
              </w:rPr>
            </w:rPrChange>
          </w:rPr>
          <w:tab/>
        </w:r>
        <w:r w:rsidR="00C567B8" w:rsidRPr="002646CB" w:rsidDel="00087689">
          <w:rPr>
            <w:rFonts w:ascii="바탕" w:hAnsi="바탕" w:cs="굴림" w:hint="eastAsia"/>
            <w:b/>
            <w:lang w:val="en-US"/>
            <w:rPrChange w:id="24641" w:author="ETRI-김종원" w:date="2019-12-10T10:44:00Z">
              <w:rPr>
                <w:rFonts w:ascii="바탕" w:hAnsi="바탕" w:cs="굴림" w:hint="eastAsia"/>
                <w:b/>
                <w:lang w:val="en-US"/>
              </w:rPr>
            </w:rPrChange>
          </w:rPr>
          <w:tab/>
        </w:r>
        <w:r w:rsidRPr="002646CB" w:rsidDel="00087689">
          <w:rPr>
            <w:rFonts w:ascii="바탕" w:hAnsi="바탕" w:cs="굴림"/>
            <w:lang w:val="en-US"/>
            <w:rPrChange w:id="24642" w:author="ETRI-김종원" w:date="2019-12-10T10:44:00Z">
              <w:rPr>
                <w:rFonts w:ascii="바탕" w:hAnsi="바탕" w:cs="굴림"/>
                <w:lang w:val="en-US"/>
              </w:rPr>
            </w:rPrChange>
          </w:rPr>
          <w:delText xml:space="preserve">발전을 차단할 경우 기술적 위험이 있으므로 추후 </w:delText>
        </w:r>
        <w:r w:rsidR="009979F7" w:rsidRPr="002646CB" w:rsidDel="00087689">
          <w:rPr>
            <w:rFonts w:ascii="바탕" w:hAnsi="바탕" w:cs="굴림" w:hint="eastAsia"/>
            <w:lang w:val="en-US"/>
            <w:rPrChange w:id="24643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delText xml:space="preserve">지속적인 </w:delText>
        </w:r>
        <w:r w:rsidRPr="002646CB" w:rsidDel="00087689">
          <w:rPr>
            <w:rFonts w:ascii="바탕" w:hAnsi="바탕" w:cs="굴림"/>
            <w:lang w:val="en-US"/>
            <w:rPrChange w:id="24644" w:author="ETRI-김종원" w:date="2019-12-10T10:44:00Z">
              <w:rPr>
                <w:rFonts w:ascii="바탕" w:hAnsi="바탕" w:cs="굴림"/>
                <w:lang w:val="en-US"/>
              </w:rPr>
            </w:rPrChange>
          </w:rPr>
          <w:delText>연구가 이루어져야 한다</w:delText>
        </w:r>
        <w:r w:rsidRPr="002646CB" w:rsidDel="00087689">
          <w:rPr>
            <w:rFonts w:ascii="바탕" w:hAnsi="바탕" w:cs="굴림" w:hint="eastAsia"/>
            <w:lang w:val="en-US"/>
            <w:rPrChange w:id="24645" w:author="ETRI-김종원" w:date="2019-12-10T10:44:00Z">
              <w:rPr>
                <w:rFonts w:ascii="바탕" w:hAnsi="바탕" w:cs="굴림" w:hint="eastAsia"/>
                <w:lang w:val="en-US"/>
              </w:rPr>
            </w:rPrChange>
          </w:rPr>
          <w:delText>.</w:delText>
        </w:r>
      </w:del>
    </w:p>
    <w:p w14:paraId="10ECD853" w14:textId="31D3A55B" w:rsidR="003417F7" w:rsidRPr="002646CB" w:rsidDel="00087689" w:rsidRDefault="003417F7" w:rsidP="006069D7">
      <w:pPr>
        <w:rPr>
          <w:del w:id="24646" w:author="박 진상" w:date="2019-10-08T06:13:00Z"/>
          <w:rPrChange w:id="24647" w:author="ETRI-김종원" w:date="2019-12-10T10:44:00Z">
            <w:rPr>
              <w:del w:id="24648" w:author="박 진상" w:date="2019-10-08T06:13:00Z"/>
            </w:rPr>
          </w:rPrChange>
        </w:rPr>
      </w:pPr>
    </w:p>
    <w:p w14:paraId="3AF655C0" w14:textId="1F7B55EC" w:rsidR="00BD4019" w:rsidRPr="002646CB" w:rsidDel="00087689" w:rsidRDefault="00BD4019" w:rsidP="00BD4019">
      <w:pPr>
        <w:pStyle w:val="KSDTA"/>
        <w:rPr>
          <w:del w:id="24649" w:author="박 진상" w:date="2019-10-08T06:13:00Z"/>
          <w:lang w:eastAsia="ko-KR"/>
          <w:rPrChange w:id="24650" w:author="ETRI-김종원" w:date="2019-12-10T10:44:00Z">
            <w:rPr>
              <w:del w:id="24651" w:author="박 진상" w:date="2019-10-08T06:13:00Z"/>
              <w:lang w:eastAsia="ko-KR"/>
            </w:rPr>
          </w:rPrChange>
        </w:rPr>
      </w:pPr>
      <w:bookmarkStart w:id="24652" w:name="_Toc499762259"/>
      <w:bookmarkStart w:id="24653" w:name="_Toc499831371"/>
      <w:bookmarkStart w:id="24654" w:name="_Toc499762260"/>
      <w:bookmarkStart w:id="24655" w:name="_Toc499831372"/>
      <w:bookmarkStart w:id="24656" w:name="_Toc499762261"/>
      <w:bookmarkStart w:id="24657" w:name="_Toc499831373"/>
      <w:bookmarkStart w:id="24658" w:name="_Toc499762262"/>
      <w:bookmarkStart w:id="24659" w:name="_Toc499831374"/>
      <w:bookmarkStart w:id="24660" w:name="_Toc499762263"/>
      <w:bookmarkStart w:id="24661" w:name="_Toc499831375"/>
      <w:bookmarkStart w:id="24662" w:name="_Toc499762264"/>
      <w:bookmarkStart w:id="24663" w:name="_Toc499831376"/>
      <w:bookmarkStart w:id="24664" w:name="_Toc499762265"/>
      <w:bookmarkStart w:id="24665" w:name="_Toc499831377"/>
      <w:bookmarkStart w:id="24666" w:name="_Toc499762266"/>
      <w:bookmarkStart w:id="24667" w:name="_Toc499831378"/>
      <w:bookmarkStart w:id="24668" w:name="_Toc499762267"/>
      <w:bookmarkStart w:id="24669" w:name="_Toc499831379"/>
      <w:bookmarkStart w:id="24670" w:name="_Toc499762268"/>
      <w:bookmarkStart w:id="24671" w:name="_Toc499831380"/>
      <w:bookmarkStart w:id="24672" w:name="_Toc499762269"/>
      <w:bookmarkStart w:id="24673" w:name="_Toc499831381"/>
      <w:bookmarkStart w:id="24674" w:name="_Toc499762270"/>
      <w:bookmarkStart w:id="24675" w:name="_Toc499831382"/>
      <w:bookmarkStart w:id="24676" w:name="_Toc499762271"/>
      <w:bookmarkStart w:id="24677" w:name="_Toc499831383"/>
      <w:bookmarkStart w:id="24678" w:name="_Toc499762272"/>
      <w:bookmarkStart w:id="24679" w:name="_Toc499831384"/>
      <w:bookmarkStart w:id="24680" w:name="_Toc499762273"/>
      <w:bookmarkStart w:id="24681" w:name="_Toc499831385"/>
      <w:bookmarkStart w:id="24682" w:name="_Toc499762274"/>
      <w:bookmarkStart w:id="24683" w:name="_Toc499831386"/>
      <w:bookmarkStart w:id="24684" w:name="_Toc499762275"/>
      <w:bookmarkStart w:id="24685" w:name="_Toc499831387"/>
      <w:bookmarkStart w:id="24686" w:name="_Toc499762276"/>
      <w:bookmarkStart w:id="24687" w:name="_Toc499831388"/>
      <w:bookmarkStart w:id="24688" w:name="_Toc499762277"/>
      <w:bookmarkStart w:id="24689" w:name="_Toc499831389"/>
      <w:bookmarkStart w:id="24690" w:name="_Toc499762278"/>
      <w:bookmarkStart w:id="24691" w:name="_Toc499831390"/>
      <w:bookmarkStart w:id="24692" w:name="_Toc499762279"/>
      <w:bookmarkStart w:id="24693" w:name="_Toc499831391"/>
      <w:bookmarkEnd w:id="24652"/>
      <w:bookmarkEnd w:id="24653"/>
      <w:bookmarkEnd w:id="24654"/>
      <w:bookmarkEnd w:id="24655"/>
      <w:bookmarkEnd w:id="24656"/>
      <w:bookmarkEnd w:id="24657"/>
      <w:bookmarkEnd w:id="24658"/>
      <w:bookmarkEnd w:id="24659"/>
      <w:bookmarkEnd w:id="24660"/>
      <w:bookmarkEnd w:id="24661"/>
      <w:bookmarkEnd w:id="24662"/>
      <w:bookmarkEnd w:id="24663"/>
      <w:bookmarkEnd w:id="24664"/>
      <w:bookmarkEnd w:id="24665"/>
      <w:bookmarkEnd w:id="24666"/>
      <w:bookmarkEnd w:id="24667"/>
      <w:bookmarkEnd w:id="24668"/>
      <w:bookmarkEnd w:id="24669"/>
      <w:bookmarkEnd w:id="24670"/>
      <w:bookmarkEnd w:id="24671"/>
      <w:bookmarkEnd w:id="24672"/>
      <w:bookmarkEnd w:id="24673"/>
      <w:bookmarkEnd w:id="24674"/>
      <w:bookmarkEnd w:id="24675"/>
      <w:bookmarkEnd w:id="24676"/>
      <w:bookmarkEnd w:id="24677"/>
      <w:bookmarkEnd w:id="24678"/>
      <w:bookmarkEnd w:id="24679"/>
      <w:bookmarkEnd w:id="24680"/>
      <w:bookmarkEnd w:id="24681"/>
      <w:bookmarkEnd w:id="24682"/>
      <w:bookmarkEnd w:id="24683"/>
      <w:bookmarkEnd w:id="24684"/>
      <w:bookmarkEnd w:id="24685"/>
      <w:bookmarkEnd w:id="24686"/>
      <w:bookmarkEnd w:id="24687"/>
      <w:bookmarkEnd w:id="24688"/>
      <w:bookmarkEnd w:id="24689"/>
      <w:bookmarkEnd w:id="24690"/>
      <w:bookmarkEnd w:id="24691"/>
      <w:bookmarkEnd w:id="24692"/>
      <w:bookmarkEnd w:id="24693"/>
    </w:p>
    <w:p w14:paraId="17447AF9" w14:textId="28FE2AD1" w:rsidR="00BD4019" w:rsidRPr="002646CB" w:rsidDel="00087689" w:rsidRDefault="00BD4019" w:rsidP="00BD4019">
      <w:pPr>
        <w:pStyle w:val="KSDTff"/>
        <w:rPr>
          <w:del w:id="24694" w:author="박 진상" w:date="2019-10-08T06:08:00Z"/>
          <w:rPrChange w:id="24695" w:author="ETRI-김종원" w:date="2019-12-10T10:44:00Z">
            <w:rPr>
              <w:del w:id="24696" w:author="박 진상" w:date="2019-10-08T06:08:00Z"/>
            </w:rPr>
          </w:rPrChange>
        </w:rPr>
      </w:pPr>
      <w:del w:id="24697" w:author="박 진상" w:date="2019-10-08T06:08:00Z">
        <w:r w:rsidRPr="002646CB" w:rsidDel="00087689">
          <w:rPr>
            <w:rFonts w:hint="eastAsia"/>
            <w:rPrChange w:id="24698" w:author="ETRI-김종원" w:date="2019-12-10T10:44:00Z">
              <w:rPr>
                <w:rFonts w:hint="eastAsia"/>
              </w:rPr>
            </w:rPrChange>
          </w:rPr>
          <w:delText>(</w:delText>
        </w:r>
        <w:r w:rsidRPr="002646CB" w:rsidDel="00087689">
          <w:rPr>
            <w:rFonts w:hint="eastAsia"/>
            <w:rPrChange w:id="24699" w:author="ETRI-김종원" w:date="2019-12-10T10:44:00Z">
              <w:rPr>
                <w:rFonts w:hint="eastAsia"/>
              </w:rPr>
            </w:rPrChange>
          </w:rPr>
          <w:delText>참고</w:delText>
        </w:r>
        <w:r w:rsidRPr="002646CB" w:rsidDel="00087689">
          <w:rPr>
            <w:rFonts w:hint="eastAsia"/>
            <w:rPrChange w:id="24700" w:author="ETRI-김종원" w:date="2019-12-10T10:44:00Z">
              <w:rPr>
                <w:rFonts w:hint="eastAsia"/>
              </w:rPr>
            </w:rPrChange>
          </w:rPr>
          <w:delText>)</w:delText>
        </w:r>
      </w:del>
    </w:p>
    <w:p w14:paraId="392E5C3A" w14:textId="39BD6D9E" w:rsidR="00BD4019" w:rsidRPr="002646CB" w:rsidDel="00087689" w:rsidRDefault="00BD4019" w:rsidP="00BD4019">
      <w:pPr>
        <w:rPr>
          <w:del w:id="24701" w:author="박 진상" w:date="2019-10-08T06:08:00Z"/>
          <w:rPrChange w:id="24702" w:author="ETRI-김종원" w:date="2019-12-10T10:44:00Z">
            <w:rPr>
              <w:del w:id="24703" w:author="박 진상" w:date="2019-10-08T06:08:00Z"/>
            </w:rPr>
          </w:rPrChange>
        </w:rPr>
      </w:pPr>
    </w:p>
    <w:p w14:paraId="4294F8A2" w14:textId="310C7DFF" w:rsidR="00BD4019" w:rsidRPr="002646CB" w:rsidDel="00087689" w:rsidRDefault="00BD4019" w:rsidP="00BD4019">
      <w:pPr>
        <w:pStyle w:val="KSDTf9"/>
        <w:rPr>
          <w:del w:id="24704" w:author="박 진상" w:date="2019-10-08T06:08:00Z"/>
          <w:rPrChange w:id="24705" w:author="ETRI-김종원" w:date="2019-12-10T10:44:00Z">
            <w:rPr>
              <w:del w:id="24706" w:author="박 진상" w:date="2019-10-08T06:08:00Z"/>
            </w:rPr>
          </w:rPrChange>
        </w:rPr>
      </w:pPr>
      <w:del w:id="24707" w:author="박 진상" w:date="2019-10-08T06:08:00Z">
        <w:r w:rsidRPr="002646CB" w:rsidDel="00087689">
          <w:rPr>
            <w:rFonts w:hint="eastAsia"/>
            <w:rPrChange w:id="24708" w:author="ETRI-김종원" w:date="2019-12-10T10:44:00Z">
              <w:rPr>
                <w:rFonts w:hint="eastAsia"/>
              </w:rPr>
            </w:rPrChange>
          </w:rPr>
          <w:delText>독립형</w:delText>
        </w:r>
        <w:r w:rsidRPr="002646CB" w:rsidDel="00087689">
          <w:rPr>
            <w:rFonts w:hint="eastAsia"/>
            <w:rPrChange w:id="247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PrChange w:id="24710" w:author="ETRI-김종원" w:date="2019-12-10T10:44:00Z">
              <w:rPr/>
            </w:rPrChange>
          </w:rPr>
          <w:delText>CES</w:delText>
        </w:r>
        <w:r w:rsidR="00C567B8" w:rsidRPr="002646CB" w:rsidDel="00087689">
          <w:rPr>
            <w:rFonts w:hint="eastAsia"/>
            <w:rPrChange w:id="24711" w:author="ETRI-김종원" w:date="2019-12-10T10:44:00Z">
              <w:rPr>
                <w:rFonts w:hint="eastAsia"/>
              </w:rPr>
            </w:rPrChange>
          </w:rPr>
          <w:delText>-MG</w:delText>
        </w:r>
        <w:r w:rsidRPr="002646CB" w:rsidDel="00087689">
          <w:rPr>
            <w:rFonts w:hint="eastAsia"/>
            <w:rPrChange w:id="24712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087689">
          <w:rPr>
            <w:rFonts w:hint="eastAsia"/>
            <w:rPrChange w:id="2471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714" w:author="ETRI-김종원" w:date="2019-12-10T10:44:00Z">
              <w:rPr>
                <w:rFonts w:hint="eastAsia"/>
              </w:rPr>
            </w:rPrChange>
          </w:rPr>
          <w:delText>운</w:delText>
        </w:r>
        <w:r w:rsidR="00C567B8" w:rsidRPr="002646CB" w:rsidDel="00087689">
          <w:rPr>
            <w:rFonts w:hint="eastAsia"/>
            <w:rPrChange w:id="24715" w:author="ETRI-김종원" w:date="2019-12-10T10:44:00Z">
              <w:rPr>
                <w:rFonts w:hint="eastAsia"/>
              </w:rPr>
            </w:rPrChange>
          </w:rPr>
          <w:delText>영</w:delText>
        </w:r>
      </w:del>
    </w:p>
    <w:p w14:paraId="7238EF7B" w14:textId="474A7A73" w:rsidR="00BD4019" w:rsidRPr="002646CB" w:rsidDel="00087689" w:rsidRDefault="00BD4019" w:rsidP="00BD4019">
      <w:pPr>
        <w:rPr>
          <w:del w:id="24716" w:author="박 진상" w:date="2019-10-08T06:08:00Z"/>
          <w:rPrChange w:id="24717" w:author="ETRI-김종원" w:date="2019-12-10T10:44:00Z">
            <w:rPr>
              <w:del w:id="24718" w:author="박 진상" w:date="2019-10-08T06:08:00Z"/>
              <w:color w:val="000000" w:themeColor="text1"/>
            </w:rPr>
          </w:rPrChange>
        </w:rPr>
      </w:pPr>
    </w:p>
    <w:p w14:paraId="0D484363" w14:textId="46C82F6A" w:rsidR="00BD4019" w:rsidRPr="002646CB" w:rsidDel="00087689" w:rsidRDefault="00BD4019" w:rsidP="007C0602">
      <w:pPr>
        <w:pStyle w:val="KSDTA1"/>
        <w:rPr>
          <w:del w:id="24719" w:author="박 진상" w:date="2019-10-08T06:08:00Z"/>
          <w:lang w:eastAsia="ko-KR"/>
          <w:rPrChange w:id="24720" w:author="ETRI-김종원" w:date="2019-12-10T10:44:00Z">
            <w:rPr>
              <w:del w:id="24721" w:author="박 진상" w:date="2019-10-08T06:08:00Z"/>
              <w:lang w:eastAsia="ko-KR"/>
            </w:rPr>
          </w:rPrChange>
        </w:rPr>
      </w:pPr>
      <w:del w:id="24722" w:author="박 진상" w:date="2019-10-08T06:08:00Z">
        <w:r w:rsidRPr="002646CB" w:rsidDel="00087689">
          <w:rPr>
            <w:rFonts w:hint="eastAsia"/>
            <w:lang w:eastAsia="ko-KR"/>
            <w:rPrChange w:id="24723" w:author="ETRI-김종원" w:date="2019-12-10T10:44:00Z">
              <w:rPr>
                <w:rFonts w:hint="eastAsia"/>
                <w:lang w:eastAsia="ko-KR"/>
              </w:rPr>
            </w:rPrChange>
          </w:rPr>
          <w:delText>일반</w:delText>
        </w:r>
        <w:r w:rsidRPr="002646CB" w:rsidDel="00087689">
          <w:rPr>
            <w:lang w:eastAsia="ko-KR"/>
            <w:rPrChange w:id="24724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725" w:author="ETRI-김종원" w:date="2019-12-10T10:44:00Z">
              <w:rPr>
                <w:rFonts w:hint="eastAsia"/>
                <w:lang w:eastAsia="ko-KR"/>
              </w:rPr>
            </w:rPrChange>
          </w:rPr>
          <w:delText>사항</w:delText>
        </w:r>
      </w:del>
    </w:p>
    <w:p w14:paraId="284DF0A0" w14:textId="08CFC7A2" w:rsidR="00BD4019" w:rsidRPr="002646CB" w:rsidDel="00087689" w:rsidRDefault="00BD4019" w:rsidP="00BD4019">
      <w:pPr>
        <w:rPr>
          <w:del w:id="24726" w:author="박 진상" w:date="2019-10-08T06:08:00Z"/>
          <w:rPrChange w:id="24727" w:author="ETRI-김종원" w:date="2019-12-10T10:44:00Z">
            <w:rPr>
              <w:del w:id="24728" w:author="박 진상" w:date="2019-10-08T06:08:00Z"/>
              <w:color w:val="000000" w:themeColor="text1"/>
            </w:rPr>
          </w:rPrChange>
        </w:rPr>
      </w:pPr>
    </w:p>
    <w:p w14:paraId="511504CA" w14:textId="5D1B6C32" w:rsidR="00BD4019" w:rsidRPr="002646CB" w:rsidDel="00087689" w:rsidRDefault="005C5EB9" w:rsidP="00BD4019">
      <w:pPr>
        <w:rPr>
          <w:del w:id="24729" w:author="박 진상" w:date="2019-10-08T06:08:00Z"/>
          <w:rPrChange w:id="24730" w:author="ETRI-김종원" w:date="2019-12-10T10:44:00Z">
            <w:rPr>
              <w:del w:id="24731" w:author="박 진상" w:date="2019-10-08T06:08:00Z"/>
              <w:color w:val="000000" w:themeColor="text1"/>
            </w:rPr>
          </w:rPrChange>
        </w:rPr>
      </w:pPr>
      <w:del w:id="24732" w:author="박 진상" w:date="2019-10-08T06:08:00Z">
        <w:r w:rsidRPr="002646CB" w:rsidDel="00087689">
          <w:rPr>
            <w:rFonts w:hint="eastAsia"/>
            <w:rPrChange w:id="247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47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립형</w:delText>
        </w:r>
        <w:r w:rsidR="00BD4019" w:rsidRPr="002646CB" w:rsidDel="00087689">
          <w:rPr>
            <w:rPrChange w:id="2473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</w:delText>
        </w:r>
        <w:r w:rsidR="00C567B8" w:rsidRPr="002646CB" w:rsidDel="00087689">
          <w:rPr>
            <w:rFonts w:hint="eastAsia"/>
            <w:rPrChange w:id="247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-MG</w:delText>
        </w:r>
        <w:r w:rsidR="00BD4019" w:rsidRPr="002646CB" w:rsidDel="00087689">
          <w:rPr>
            <w:rFonts w:hint="eastAsia"/>
            <w:rPrChange w:id="247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D4019" w:rsidRPr="002646CB" w:rsidDel="00087689">
          <w:rPr>
            <w:rPrChange w:id="247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지역적으로</w:delText>
        </w:r>
        <w:r w:rsidR="00BD4019" w:rsidRPr="002646CB" w:rsidDel="00087689">
          <w:rPr>
            <w:rFonts w:hint="eastAsia"/>
            <w:rPrChange w:id="247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국한된</w:delText>
        </w:r>
        <w:r w:rsidR="00BD4019" w:rsidRPr="002646CB" w:rsidDel="00087689">
          <w:rPr>
            <w:rFonts w:hint="eastAsia"/>
            <w:rPrChange w:id="247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지역에</w:delText>
        </w:r>
        <w:r w:rsidR="00BD4019" w:rsidRPr="002646CB" w:rsidDel="00087689">
          <w:rPr>
            <w:rFonts w:hint="eastAsia"/>
            <w:rPrChange w:id="247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대형</w:delText>
        </w:r>
        <w:r w:rsidR="00BD4019" w:rsidRPr="002646CB" w:rsidDel="00087689">
          <w:rPr>
            <w:rFonts w:hint="eastAsia"/>
            <w:rPrChange w:id="247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849B5" w:rsidRPr="002646CB" w:rsidDel="00087689">
          <w:rPr>
            <w:rFonts w:hint="eastAsia"/>
            <w:rPrChange w:id="24748" w:author="ETRI-김종원" w:date="2019-12-10T10:44:00Z">
              <w:rPr>
                <w:rFonts w:hint="eastAsia"/>
              </w:rPr>
            </w:rPrChange>
          </w:rPr>
          <w:delText>전기사업자</w:delText>
        </w:r>
        <w:r w:rsidR="00BD4019" w:rsidRPr="002646CB" w:rsidDel="00087689">
          <w:rPr>
            <w:rFonts w:hint="eastAsia"/>
            <w:rPrChange w:id="247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Fonts w:hint="eastAsia"/>
            <w:rPrChange w:id="247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계통과</w:delText>
        </w:r>
        <w:r w:rsidR="00BD4019" w:rsidRPr="002646CB" w:rsidDel="00087689">
          <w:rPr>
            <w:rFonts w:hint="eastAsia"/>
            <w:rPrChange w:id="24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분리되어</w:delText>
        </w:r>
        <w:r w:rsidR="00C567B8" w:rsidRPr="002646CB" w:rsidDel="00087689">
          <w:rPr>
            <w:rFonts w:hint="eastAsia"/>
            <w:rPrChange w:id="247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CHP</w:delText>
        </w:r>
        <w:r w:rsidR="00BD4019" w:rsidRPr="002646CB" w:rsidDel="00087689">
          <w:rPr>
            <w:rFonts w:hint="eastAsia"/>
            <w:rPrChange w:id="247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BD4019" w:rsidRPr="002646CB" w:rsidDel="00087689">
          <w:rPr>
            <w:rFonts w:hint="eastAsia"/>
            <w:rPrChange w:id="247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7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DER</w:delText>
        </w:r>
        <w:r w:rsidR="00BD4019" w:rsidRPr="002646CB" w:rsidDel="00087689">
          <w:rPr>
            <w:rFonts w:hint="eastAsia"/>
            <w:rPrChange w:id="247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을</w:delText>
        </w:r>
        <w:r w:rsidR="00BD4019" w:rsidRPr="002646CB" w:rsidDel="00087689">
          <w:rPr>
            <w:rFonts w:hint="eastAsia"/>
            <w:rPrChange w:id="247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활용하여</w:delText>
        </w:r>
        <w:r w:rsidR="00BD4019" w:rsidRPr="002646CB" w:rsidDel="00087689">
          <w:rPr>
            <w:rFonts w:hint="eastAsia"/>
            <w:rPrChange w:id="247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전력을</w:delText>
        </w:r>
        <w:r w:rsidR="00BD4019" w:rsidRPr="002646CB" w:rsidDel="00087689">
          <w:rPr>
            <w:rFonts w:hint="eastAsia"/>
            <w:rPrChange w:id="247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공급하는</w:delText>
        </w:r>
        <w:r w:rsidR="00BD4019" w:rsidRPr="002646CB" w:rsidDel="00087689">
          <w:rPr>
            <w:rFonts w:hint="eastAsia"/>
            <w:rPrChange w:id="247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마이크로그리드이다</w:delText>
        </w:r>
        <w:r w:rsidR="00BD4019" w:rsidRPr="002646CB" w:rsidDel="00087689">
          <w:rPr>
            <w:rFonts w:hint="eastAsia"/>
            <w:rPrChange w:id="247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. </w:delText>
        </w:r>
        <w:r w:rsidR="00730936" w:rsidRPr="002646CB" w:rsidDel="00087689">
          <w:rPr>
            <w:rFonts w:hint="eastAsia"/>
            <w:rPrChange w:id="247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독립형</w:delText>
        </w:r>
        <w:r w:rsidR="00BD4019" w:rsidRPr="002646CB" w:rsidDel="00087689">
          <w:rPr>
            <w:rFonts w:hint="eastAsia"/>
            <w:rPrChange w:id="247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7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47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D4019" w:rsidRPr="002646CB" w:rsidDel="00087689">
          <w:rPr>
            <w:rFonts w:hint="eastAsia"/>
            <w:rPrChange w:id="247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마이크로그리드</w:delText>
        </w:r>
        <w:r w:rsidR="00BD4019" w:rsidRPr="002646CB" w:rsidDel="00087689">
          <w:rPr>
            <w:rFonts w:hint="eastAsia"/>
            <w:rPrChange w:id="247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환경에</w:delText>
        </w:r>
        <w:r w:rsidR="00BD4019" w:rsidRPr="002646CB" w:rsidDel="00087689">
          <w:rPr>
            <w:rFonts w:hint="eastAsia"/>
            <w:rPrChange w:id="247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간헐적</w:delText>
        </w:r>
        <w:r w:rsidR="00BD4019" w:rsidRPr="002646CB" w:rsidDel="00087689">
          <w:rPr>
            <w:rFonts w:hint="eastAsia"/>
            <w:rPrChange w:id="247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특성을</w:delText>
        </w:r>
        <w:r w:rsidR="00BD4019" w:rsidRPr="002646CB" w:rsidDel="00087689">
          <w:rPr>
            <w:rFonts w:hint="eastAsia"/>
            <w:rPrChange w:id="247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갖는</w:delText>
        </w:r>
        <w:r w:rsidR="00BD4019" w:rsidRPr="002646CB" w:rsidDel="00087689">
          <w:rPr>
            <w:rFonts w:hint="eastAsia"/>
            <w:rPrChange w:id="247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신재생자원이</w:delText>
        </w:r>
        <w:r w:rsidR="009979F7" w:rsidRPr="002646CB" w:rsidDel="00087689">
          <w:rPr>
            <w:rFonts w:hint="eastAsia"/>
            <w:rPrChange w:id="247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있더라도</w:delText>
        </w:r>
        <w:r w:rsidR="00BD4019" w:rsidRPr="002646CB" w:rsidDel="00087689">
          <w:rPr>
            <w:rPrChange w:id="2478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특정</w:delText>
        </w:r>
        <w:r w:rsidR="00BD4019" w:rsidRPr="002646CB" w:rsidDel="00087689">
          <w:rPr>
            <w:rPrChange w:id="247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수준의</w:delText>
        </w:r>
        <w:r w:rsidR="00BD4019" w:rsidRPr="002646CB" w:rsidDel="00087689">
          <w:rPr>
            <w:rPrChange w:id="2479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BD4019" w:rsidRPr="002646CB" w:rsidDel="00087689">
          <w:rPr>
            <w:rPrChange w:id="247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품질과</w:delText>
        </w:r>
        <w:r w:rsidR="00BD4019" w:rsidRPr="002646CB" w:rsidDel="00087689">
          <w:rPr>
            <w:rPrChange w:id="247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신뢰성을</w:delText>
        </w:r>
        <w:r w:rsidR="00BD4019" w:rsidRPr="002646CB" w:rsidDel="00087689">
          <w:rPr>
            <w:rPrChange w:id="2479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제공하는</w:delText>
        </w:r>
        <w:r w:rsidR="00BD4019" w:rsidRPr="002646CB" w:rsidDel="00087689">
          <w:rPr>
            <w:rPrChange w:id="2479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7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것을</w:delText>
        </w:r>
        <w:r w:rsidR="00BD4019" w:rsidRPr="002646CB" w:rsidDel="00087689">
          <w:rPr>
            <w:rPrChange w:id="2480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목표로</w:delText>
        </w:r>
        <w:r w:rsidR="00BD4019" w:rsidRPr="002646CB" w:rsidDel="00087689">
          <w:rPr>
            <w:rPrChange w:id="248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BD4019" w:rsidRPr="002646CB" w:rsidDel="00087689">
          <w:rPr>
            <w:rPrChange w:id="24804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</w:del>
    </w:p>
    <w:p w14:paraId="2E658AFB" w14:textId="0012A850" w:rsidR="00BD4019" w:rsidRPr="002646CB" w:rsidDel="00087689" w:rsidRDefault="00BD4019" w:rsidP="00BD4019">
      <w:pPr>
        <w:rPr>
          <w:del w:id="24805" w:author="박 진상" w:date="2019-10-08T06:08:00Z"/>
          <w:rPrChange w:id="24806" w:author="ETRI-김종원" w:date="2019-12-10T10:44:00Z">
            <w:rPr>
              <w:del w:id="24807" w:author="박 진상" w:date="2019-10-08T06:08:00Z"/>
              <w:color w:val="000000" w:themeColor="text1"/>
            </w:rPr>
          </w:rPrChange>
        </w:rPr>
      </w:pPr>
    </w:p>
    <w:p w14:paraId="0891919C" w14:textId="7D0444FA" w:rsidR="00BD4019" w:rsidRPr="002646CB" w:rsidDel="00087689" w:rsidRDefault="00BD4019" w:rsidP="007C0602">
      <w:pPr>
        <w:pStyle w:val="KSDTA1"/>
        <w:rPr>
          <w:del w:id="24808" w:author="박 진상" w:date="2019-10-08T06:08:00Z"/>
          <w:lang w:eastAsia="ko-KR"/>
          <w:rPrChange w:id="24809" w:author="ETRI-김종원" w:date="2019-12-10T10:44:00Z">
            <w:rPr>
              <w:del w:id="24810" w:author="박 진상" w:date="2019-10-08T06:08:00Z"/>
              <w:lang w:eastAsia="ko-KR"/>
            </w:rPr>
          </w:rPrChange>
        </w:rPr>
      </w:pPr>
      <w:del w:id="24811" w:author="박 진상" w:date="2019-10-08T06:08:00Z">
        <w:r w:rsidRPr="002646CB" w:rsidDel="00087689">
          <w:rPr>
            <w:rFonts w:hint="eastAsia"/>
            <w:lang w:eastAsia="ko-KR"/>
            <w:rPrChange w:id="24812" w:author="ETRI-김종원" w:date="2019-12-10T10:44:00Z">
              <w:rPr>
                <w:rFonts w:hint="eastAsia"/>
                <w:lang w:eastAsia="ko-KR"/>
              </w:rPr>
            </w:rPrChange>
          </w:rPr>
          <w:delText>구조</w:delText>
        </w:r>
        <w:r w:rsidRPr="002646CB" w:rsidDel="00087689">
          <w:rPr>
            <w:lang w:eastAsia="ko-KR"/>
            <w:rPrChange w:id="24813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814" w:author="ETRI-김종원" w:date="2019-12-10T10:44:00Z">
              <w:rPr>
                <w:rFonts w:hint="eastAsia"/>
                <w:lang w:eastAsia="ko-KR"/>
              </w:rPr>
            </w:rPrChange>
          </w:rPr>
          <w:delText>요구사항</w:delText>
        </w:r>
      </w:del>
    </w:p>
    <w:p w14:paraId="538BB9A7" w14:textId="27D7160B" w:rsidR="00BD4019" w:rsidRPr="002646CB" w:rsidDel="00087689" w:rsidRDefault="00BD4019" w:rsidP="00BD4019">
      <w:pPr>
        <w:rPr>
          <w:del w:id="24815" w:author="박 진상" w:date="2019-10-08T06:08:00Z"/>
          <w:lang w:val="de-DE"/>
          <w:rPrChange w:id="24816" w:author="ETRI-김종원" w:date="2019-12-10T10:44:00Z">
            <w:rPr>
              <w:del w:id="24817" w:author="박 진상" w:date="2019-10-08T06:08:00Z"/>
              <w:color w:val="000000" w:themeColor="text1"/>
              <w:lang w:val="de-DE"/>
            </w:rPr>
          </w:rPrChange>
        </w:rPr>
      </w:pPr>
    </w:p>
    <w:p w14:paraId="325E2D69" w14:textId="38FD3666" w:rsidR="00BD4019" w:rsidRPr="002646CB" w:rsidDel="00087689" w:rsidRDefault="005C5EB9" w:rsidP="00BD4019">
      <w:pPr>
        <w:rPr>
          <w:del w:id="24818" w:author="박 진상" w:date="2019-10-08T06:08:00Z"/>
          <w:rPrChange w:id="24819" w:author="ETRI-김종원" w:date="2019-12-10T10:44:00Z">
            <w:rPr>
              <w:del w:id="24820" w:author="박 진상" w:date="2019-10-08T06:08:00Z"/>
              <w:color w:val="000000" w:themeColor="text1"/>
            </w:rPr>
          </w:rPrChange>
        </w:rPr>
      </w:pPr>
      <w:del w:id="24821" w:author="박 진상" w:date="2019-10-08T06:08:00Z">
        <w:r w:rsidRPr="002646CB" w:rsidDel="00087689">
          <w:rPr>
            <w:rFonts w:hint="eastAsia"/>
            <w:rPrChange w:id="248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48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립형</w:delText>
        </w:r>
        <w:r w:rsidR="00BD4019" w:rsidRPr="002646CB" w:rsidDel="00087689">
          <w:rPr>
            <w:rPrChange w:id="2482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8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48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D4019" w:rsidRPr="002646CB" w:rsidDel="00087689">
          <w:rPr>
            <w:rFonts w:hint="eastAsia"/>
            <w:rPrChange w:id="248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구조</w:delText>
        </w:r>
        <w:r w:rsidR="00BD4019" w:rsidRPr="002646CB" w:rsidDel="00087689">
          <w:rPr>
            <w:rFonts w:hint="eastAsia"/>
            <w:rPrChange w:id="248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측면에서</w:delText>
        </w:r>
        <w:r w:rsidR="00BD4019" w:rsidRPr="002646CB" w:rsidDel="00087689">
          <w:rPr>
            <w:rFonts w:hint="eastAsia"/>
            <w:rPrChange w:id="248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요구사항은</w:delText>
        </w:r>
        <w:r w:rsidR="00BD4019" w:rsidRPr="002646CB" w:rsidDel="00087689">
          <w:rPr>
            <w:rFonts w:hint="eastAsia"/>
            <w:rPrChange w:id="248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rPrChange w:id="248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Fonts w:hint="eastAsia"/>
            <w:rPrChange w:id="248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4.3.2 </w:delText>
        </w:r>
        <w:r w:rsidR="00BD4019" w:rsidRPr="002646CB" w:rsidDel="00087689">
          <w:rPr>
            <w:rFonts w:hint="eastAsia"/>
            <w:rPrChange w:id="248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절의</w:delText>
        </w:r>
        <w:r w:rsidR="00BD4019" w:rsidRPr="002646CB" w:rsidDel="00087689">
          <w:rPr>
            <w:rFonts w:hint="eastAsia"/>
            <w:rPrChange w:id="248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BD4019" w:rsidRPr="002646CB" w:rsidDel="00087689">
          <w:rPr>
            <w:rFonts w:hint="eastAsia"/>
            <w:rPrChange w:id="248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BD4019" w:rsidRPr="002646CB" w:rsidDel="00087689">
          <w:rPr>
            <w:rFonts w:hint="eastAsia"/>
            <w:rPrChange w:id="248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. </w:delText>
        </w:r>
      </w:del>
    </w:p>
    <w:p w14:paraId="6200E4A4" w14:textId="651CA7F1" w:rsidR="00BD4019" w:rsidRPr="002646CB" w:rsidDel="00087689" w:rsidRDefault="00BD4019" w:rsidP="00BD4019">
      <w:pPr>
        <w:rPr>
          <w:del w:id="24842" w:author="박 진상" w:date="2019-10-08T06:08:00Z"/>
          <w:rPrChange w:id="24843" w:author="ETRI-김종원" w:date="2019-12-10T10:44:00Z">
            <w:rPr>
              <w:del w:id="24844" w:author="박 진상" w:date="2019-10-08T06:08:00Z"/>
              <w:color w:val="000000" w:themeColor="text1"/>
            </w:rPr>
          </w:rPrChange>
        </w:rPr>
      </w:pPr>
    </w:p>
    <w:p w14:paraId="57505D11" w14:textId="5F6E25E6" w:rsidR="00BD4019" w:rsidRPr="002646CB" w:rsidDel="00087689" w:rsidRDefault="00BD4019" w:rsidP="007C0602">
      <w:pPr>
        <w:pStyle w:val="KSDTA1"/>
        <w:rPr>
          <w:del w:id="24845" w:author="박 진상" w:date="2019-10-08T06:08:00Z"/>
          <w:lang w:eastAsia="ko-KR"/>
          <w:rPrChange w:id="24846" w:author="ETRI-김종원" w:date="2019-12-10T10:44:00Z">
            <w:rPr>
              <w:del w:id="24847" w:author="박 진상" w:date="2019-10-08T06:08:00Z"/>
              <w:lang w:eastAsia="ko-KR"/>
            </w:rPr>
          </w:rPrChange>
        </w:rPr>
      </w:pPr>
      <w:del w:id="24848" w:author="박 진상" w:date="2019-10-08T06:08:00Z">
        <w:r w:rsidRPr="002646CB" w:rsidDel="00087689">
          <w:rPr>
            <w:rFonts w:hint="eastAsia"/>
            <w:lang w:eastAsia="ko-KR"/>
            <w:rPrChange w:id="24849" w:author="ETRI-김종원" w:date="2019-12-10T10:44:00Z">
              <w:rPr>
                <w:rFonts w:hint="eastAsia"/>
                <w:lang w:eastAsia="ko-KR"/>
              </w:rPr>
            </w:rPrChange>
          </w:rPr>
          <w:delText>전압</w:delText>
        </w:r>
        <w:r w:rsidRPr="002646CB" w:rsidDel="00087689">
          <w:rPr>
            <w:lang w:eastAsia="ko-KR"/>
            <w:rPrChange w:id="24850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851" w:author="ETRI-김종원" w:date="2019-12-10T10:44:00Z">
              <w:rPr>
                <w:rFonts w:hint="eastAsia"/>
                <w:lang w:eastAsia="ko-KR"/>
              </w:rPr>
            </w:rPrChange>
          </w:rPr>
          <w:delText>응답</w:delText>
        </w:r>
        <w:r w:rsidRPr="002646CB" w:rsidDel="00087689">
          <w:rPr>
            <w:lang w:eastAsia="ko-KR"/>
            <w:rPrChange w:id="24852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853" w:author="ETRI-김종원" w:date="2019-12-10T10:44:00Z">
              <w:rPr>
                <w:rFonts w:hint="eastAsia"/>
                <w:lang w:eastAsia="ko-KR"/>
              </w:rPr>
            </w:rPrChange>
          </w:rPr>
          <w:delText>특성</w:delText>
        </w:r>
      </w:del>
    </w:p>
    <w:p w14:paraId="410F27D2" w14:textId="1FB0D2BB" w:rsidR="00BD4019" w:rsidRPr="002646CB" w:rsidDel="00087689" w:rsidRDefault="00BD4019" w:rsidP="00BD4019">
      <w:pPr>
        <w:rPr>
          <w:del w:id="24854" w:author="박 진상" w:date="2019-10-08T06:08:00Z"/>
          <w:rPrChange w:id="24855" w:author="ETRI-김종원" w:date="2019-12-10T10:44:00Z">
            <w:rPr>
              <w:del w:id="24856" w:author="박 진상" w:date="2019-10-08T06:08:00Z"/>
              <w:color w:val="000000" w:themeColor="text1"/>
            </w:rPr>
          </w:rPrChange>
        </w:rPr>
      </w:pPr>
    </w:p>
    <w:p w14:paraId="7D778A89" w14:textId="3DDE2330" w:rsidR="00BD4019" w:rsidRPr="002646CB" w:rsidDel="00087689" w:rsidRDefault="005C5EB9" w:rsidP="00BD4019">
      <w:pPr>
        <w:rPr>
          <w:del w:id="24857" w:author="박 진상" w:date="2019-10-08T06:08:00Z"/>
          <w:rPrChange w:id="24858" w:author="ETRI-김종원" w:date="2019-12-10T10:44:00Z">
            <w:rPr>
              <w:del w:id="24859" w:author="박 진상" w:date="2019-10-08T06:08:00Z"/>
              <w:color w:val="000000" w:themeColor="text1"/>
            </w:rPr>
          </w:rPrChange>
        </w:rPr>
      </w:pPr>
      <w:del w:id="24860" w:author="박 진상" w:date="2019-10-08T06:08:00Z">
        <w:r w:rsidRPr="002646CB" w:rsidDel="00087689">
          <w:rPr>
            <w:rFonts w:hint="eastAsia"/>
            <w:rPrChange w:id="248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48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립형</w:delText>
        </w:r>
        <w:r w:rsidR="00BD4019" w:rsidRPr="002646CB" w:rsidDel="00087689">
          <w:rPr>
            <w:rPrChange w:id="2486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8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48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2486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전압</w:delText>
        </w:r>
        <w:r w:rsidR="00BD4019" w:rsidRPr="002646CB" w:rsidDel="00087689">
          <w:rPr>
            <w:rPrChange w:id="248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BD4019" w:rsidRPr="002646CB" w:rsidDel="00087689">
          <w:rPr>
            <w:rPrChange w:id="24870" w:author="ETRI-김종원" w:date="2019-12-10T10:44:00Z">
              <w:rPr>
                <w:color w:val="000000" w:themeColor="text1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rPrChange w:id="248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24872" w:author="ETRI-김종원" w:date="2019-12-10T10:44:00Z">
              <w:rPr>
                <w:color w:val="000000" w:themeColor="text1"/>
              </w:rPr>
            </w:rPrChange>
          </w:rPr>
          <w:delText xml:space="preserve"> 4.3.3 </w:delText>
        </w:r>
        <w:r w:rsidR="00BD4019" w:rsidRPr="002646CB" w:rsidDel="00087689">
          <w:rPr>
            <w:rFonts w:hint="eastAsia"/>
            <w:rPrChange w:id="248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</w:delText>
        </w:r>
        <w:r w:rsidR="00BD4019" w:rsidRPr="002646CB" w:rsidDel="00087689">
          <w:rPr>
            <w:rPrChange w:id="248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BD4019" w:rsidRPr="002646CB" w:rsidDel="00087689">
          <w:rPr>
            <w:rPrChange w:id="2487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8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BD4019" w:rsidRPr="002646CB" w:rsidDel="00087689">
          <w:rPr>
            <w:rPrChange w:id="24878" w:author="ETRI-김종원" w:date="2019-12-10T10:44:00Z">
              <w:rPr>
                <w:color w:val="000000" w:themeColor="text1"/>
              </w:rPr>
            </w:rPrChange>
          </w:rPr>
          <w:delText>.</w:delText>
        </w:r>
      </w:del>
    </w:p>
    <w:p w14:paraId="6E0AB582" w14:textId="0DF8ACED" w:rsidR="00BD4019" w:rsidRPr="002646CB" w:rsidDel="00087689" w:rsidRDefault="00BD4019" w:rsidP="00BD4019">
      <w:pPr>
        <w:rPr>
          <w:del w:id="24879" w:author="박 진상" w:date="2019-10-08T06:08:00Z"/>
          <w:rPrChange w:id="24880" w:author="ETRI-김종원" w:date="2019-12-10T10:44:00Z">
            <w:rPr>
              <w:del w:id="24881" w:author="박 진상" w:date="2019-10-08T06:08:00Z"/>
              <w:color w:val="000000" w:themeColor="text1"/>
            </w:rPr>
          </w:rPrChange>
        </w:rPr>
      </w:pPr>
    </w:p>
    <w:p w14:paraId="2BE2334A" w14:textId="2F124835" w:rsidR="00BD4019" w:rsidRPr="002646CB" w:rsidDel="00087689" w:rsidRDefault="00BD4019" w:rsidP="007C0602">
      <w:pPr>
        <w:pStyle w:val="KSDTA1"/>
        <w:rPr>
          <w:del w:id="24882" w:author="박 진상" w:date="2019-10-08T06:08:00Z"/>
          <w:lang w:eastAsia="ko-KR"/>
          <w:rPrChange w:id="24883" w:author="ETRI-김종원" w:date="2019-12-10T10:44:00Z">
            <w:rPr>
              <w:del w:id="24884" w:author="박 진상" w:date="2019-10-08T06:08:00Z"/>
              <w:lang w:eastAsia="ko-KR"/>
            </w:rPr>
          </w:rPrChange>
        </w:rPr>
      </w:pPr>
      <w:del w:id="24885" w:author="박 진상" w:date="2019-10-08T06:08:00Z">
        <w:r w:rsidRPr="002646CB" w:rsidDel="00087689">
          <w:rPr>
            <w:rFonts w:hint="eastAsia"/>
            <w:lang w:eastAsia="ko-KR"/>
            <w:rPrChange w:id="24886" w:author="ETRI-김종원" w:date="2019-12-10T10:44:00Z">
              <w:rPr>
                <w:rFonts w:hint="eastAsia"/>
                <w:lang w:eastAsia="ko-KR"/>
              </w:rPr>
            </w:rPrChange>
          </w:rPr>
          <w:delText>주파수</w:delText>
        </w:r>
        <w:r w:rsidRPr="002646CB" w:rsidDel="00087689">
          <w:rPr>
            <w:lang w:eastAsia="ko-KR"/>
            <w:rPrChange w:id="24887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888" w:author="ETRI-김종원" w:date="2019-12-10T10:44:00Z">
              <w:rPr>
                <w:rFonts w:hint="eastAsia"/>
                <w:lang w:eastAsia="ko-KR"/>
              </w:rPr>
            </w:rPrChange>
          </w:rPr>
          <w:delText>응답</w:delText>
        </w:r>
        <w:r w:rsidRPr="002646CB" w:rsidDel="00087689">
          <w:rPr>
            <w:lang w:eastAsia="ko-KR"/>
            <w:rPrChange w:id="24889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4890" w:author="ETRI-김종원" w:date="2019-12-10T10:44:00Z">
              <w:rPr>
                <w:rFonts w:hint="eastAsia"/>
                <w:lang w:eastAsia="ko-KR"/>
              </w:rPr>
            </w:rPrChange>
          </w:rPr>
          <w:delText>특성</w:delText>
        </w:r>
      </w:del>
    </w:p>
    <w:p w14:paraId="1FD6697D" w14:textId="6B68F530" w:rsidR="00BD4019" w:rsidRPr="002646CB" w:rsidDel="00087689" w:rsidRDefault="00BD4019" w:rsidP="00BD4019">
      <w:pPr>
        <w:rPr>
          <w:del w:id="24891" w:author="박 진상" w:date="2019-10-08T06:08:00Z"/>
          <w:rPrChange w:id="24892" w:author="ETRI-김종원" w:date="2019-12-10T10:44:00Z">
            <w:rPr>
              <w:del w:id="24893" w:author="박 진상" w:date="2019-10-08T06:08:00Z"/>
              <w:color w:val="000000" w:themeColor="text1"/>
            </w:rPr>
          </w:rPrChange>
        </w:rPr>
      </w:pPr>
    </w:p>
    <w:p w14:paraId="7F999E72" w14:textId="20403E6C" w:rsidR="00BD4019" w:rsidRPr="002646CB" w:rsidDel="00087689" w:rsidRDefault="002559F2" w:rsidP="00BD4019">
      <w:pPr>
        <w:rPr>
          <w:del w:id="24894" w:author="박 진상" w:date="2019-10-08T06:08:00Z"/>
          <w:rPrChange w:id="24895" w:author="ETRI-김종원" w:date="2019-12-10T10:44:00Z">
            <w:rPr>
              <w:del w:id="24896" w:author="박 진상" w:date="2019-10-08T06:08:00Z"/>
              <w:color w:val="000000" w:themeColor="text1"/>
            </w:rPr>
          </w:rPrChange>
        </w:rPr>
      </w:pPr>
      <w:del w:id="24897" w:author="박 진상" w:date="2019-10-08T06:08:00Z">
        <w:r w:rsidRPr="002646CB" w:rsidDel="00087689">
          <w:rPr>
            <w:rFonts w:hint="eastAsia"/>
            <w:rPrChange w:id="248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독립형</w:delText>
        </w:r>
        <w:r w:rsidR="00BD4019" w:rsidRPr="002646CB" w:rsidDel="00087689">
          <w:rPr>
            <w:rPrChange w:id="248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9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49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249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="00BD4019" w:rsidRPr="002646CB" w:rsidDel="00087689">
          <w:rPr>
            <w:rPrChange w:id="249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응답</w:delText>
        </w:r>
        <w:r w:rsidR="00BD4019" w:rsidRPr="002646CB" w:rsidDel="00087689">
          <w:rPr>
            <w:rPrChange w:id="249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BD4019" w:rsidRPr="002646CB" w:rsidDel="00087689">
          <w:rPr>
            <w:rPrChange w:id="24908" w:author="ETRI-김종원" w:date="2019-12-10T10:44:00Z">
              <w:rPr>
                <w:color w:val="000000" w:themeColor="text1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rPrChange w:id="249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24910" w:author="ETRI-김종원" w:date="2019-12-10T10:44:00Z">
              <w:rPr>
                <w:color w:val="000000" w:themeColor="text1"/>
              </w:rPr>
            </w:rPrChange>
          </w:rPr>
          <w:delText xml:space="preserve"> 4.3.4 </w:delText>
        </w:r>
        <w:r w:rsidR="00BD4019" w:rsidRPr="002646CB" w:rsidDel="00087689">
          <w:rPr>
            <w:rFonts w:hint="eastAsia"/>
            <w:rPrChange w:id="249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</w:delText>
        </w:r>
        <w:r w:rsidR="00BD4019" w:rsidRPr="002646CB" w:rsidDel="00087689">
          <w:rPr>
            <w:rPrChange w:id="249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BD4019" w:rsidRPr="002646CB" w:rsidDel="00087689">
          <w:rPr>
            <w:rPrChange w:id="249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BD4019" w:rsidRPr="002646CB" w:rsidDel="00087689">
          <w:rPr>
            <w:rPrChange w:id="24916" w:author="ETRI-김종원" w:date="2019-12-10T10:44:00Z">
              <w:rPr>
                <w:color w:val="000000" w:themeColor="text1"/>
              </w:rPr>
            </w:rPrChange>
          </w:rPr>
          <w:delText>.</w:delText>
        </w:r>
      </w:del>
    </w:p>
    <w:p w14:paraId="43608AE7" w14:textId="5BA76E67" w:rsidR="00BD4019" w:rsidRPr="002646CB" w:rsidDel="00087689" w:rsidRDefault="00BD4019" w:rsidP="00BD4019">
      <w:pPr>
        <w:rPr>
          <w:del w:id="24917" w:author="박 진상" w:date="2019-10-08T06:08:00Z"/>
          <w:rPrChange w:id="24918" w:author="ETRI-김종원" w:date="2019-12-10T10:44:00Z">
            <w:rPr>
              <w:del w:id="24919" w:author="박 진상" w:date="2019-10-08T06:08:00Z"/>
              <w:color w:val="00B0F0"/>
            </w:rPr>
          </w:rPrChange>
        </w:rPr>
      </w:pPr>
    </w:p>
    <w:p w14:paraId="69BD93C3" w14:textId="7F876784" w:rsidR="00BD4019" w:rsidRPr="002646CB" w:rsidDel="00087689" w:rsidRDefault="00C567B8" w:rsidP="007C0602">
      <w:pPr>
        <w:pStyle w:val="KSDTA1"/>
        <w:rPr>
          <w:del w:id="24920" w:author="박 진상" w:date="2019-10-08T06:08:00Z"/>
          <w:lang w:eastAsia="ko-KR"/>
          <w:rPrChange w:id="24921" w:author="ETRI-김종원" w:date="2019-12-10T10:44:00Z">
            <w:rPr>
              <w:del w:id="24922" w:author="박 진상" w:date="2019-10-08T06:08:00Z"/>
              <w:lang w:eastAsia="ko-KR"/>
            </w:rPr>
          </w:rPrChange>
        </w:rPr>
      </w:pPr>
      <w:del w:id="24923" w:author="박 진상" w:date="2019-10-08T06:08:00Z">
        <w:r w:rsidRPr="002646CB" w:rsidDel="00087689">
          <w:rPr>
            <w:rFonts w:hint="eastAsia"/>
            <w:lang w:eastAsia="ko-KR"/>
            <w:rPrChange w:id="24924" w:author="ETRI-김종원" w:date="2019-12-10T10:44:00Z">
              <w:rPr>
                <w:rFonts w:hint="eastAsia"/>
                <w:lang w:eastAsia="ko-KR"/>
              </w:rPr>
            </w:rPrChange>
          </w:rPr>
          <w:delText>CHP</w:delText>
        </w:r>
        <w:r w:rsidR="00BD4019" w:rsidRPr="002646CB" w:rsidDel="00087689">
          <w:rPr>
            <w:rFonts w:hint="eastAsia"/>
            <w:lang w:eastAsia="ko-KR"/>
            <w:rPrChange w:id="2492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lang w:eastAsia="ko-KR"/>
            <w:rPrChange w:id="24926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</w:del>
    </w:p>
    <w:p w14:paraId="28DA837F" w14:textId="089B39AE" w:rsidR="00BD4019" w:rsidRPr="002646CB" w:rsidDel="00087689" w:rsidRDefault="00BD4019" w:rsidP="00BD4019">
      <w:pPr>
        <w:rPr>
          <w:del w:id="24927" w:author="박 진상" w:date="2019-10-08T06:08:00Z"/>
          <w:rPrChange w:id="24928" w:author="ETRI-김종원" w:date="2019-12-10T10:44:00Z">
            <w:rPr>
              <w:del w:id="24929" w:author="박 진상" w:date="2019-10-08T06:08:00Z"/>
            </w:rPr>
          </w:rPrChange>
        </w:rPr>
      </w:pPr>
    </w:p>
    <w:p w14:paraId="61F368F0" w14:textId="1C790502" w:rsidR="00BD4019" w:rsidRPr="002646CB" w:rsidDel="00087689" w:rsidRDefault="005C5EB9" w:rsidP="00BD4019">
      <w:pPr>
        <w:rPr>
          <w:del w:id="24930" w:author="박 진상" w:date="2019-10-08T06:08:00Z"/>
          <w:rPrChange w:id="24931" w:author="ETRI-김종원" w:date="2019-12-10T10:44:00Z">
            <w:rPr>
              <w:del w:id="24932" w:author="박 진상" w:date="2019-10-08T06:08:00Z"/>
            </w:rPr>
          </w:rPrChange>
        </w:rPr>
      </w:pPr>
      <w:del w:id="24933" w:author="박 진상" w:date="2019-10-08T06:08:00Z">
        <w:r w:rsidRPr="002646CB" w:rsidDel="00087689">
          <w:rPr>
            <w:rFonts w:hint="eastAsia"/>
            <w:rPrChange w:id="24934" w:author="ETRI-김종원" w:date="2019-12-10T10:44:00Z">
              <w:rPr>
                <w:rFonts w:hint="eastAsia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4935" w:author="ETRI-김종원" w:date="2019-12-10T10:44:00Z">
              <w:rPr>
                <w:rFonts w:hint="eastAsia"/>
              </w:rPr>
            </w:rPrChange>
          </w:rPr>
          <w:delText>립형</w:delText>
        </w:r>
        <w:r w:rsidR="00BD4019" w:rsidRPr="002646CB" w:rsidDel="00087689">
          <w:rPr>
            <w:rFonts w:hint="eastAsia"/>
            <w:rPrChange w:id="2493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9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4938" w:author="ETRI-김종원" w:date="2019-12-10T10:44:00Z">
              <w:rPr>
                <w:rFonts w:hint="eastAsia"/>
              </w:rPr>
            </w:rPrChange>
          </w:rPr>
          <w:delText>의</w:delText>
        </w:r>
        <w:r w:rsidR="00BD4019" w:rsidRPr="002646CB" w:rsidDel="00087689">
          <w:rPr>
            <w:rFonts w:hint="eastAsia"/>
            <w:rPrChange w:id="2493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940" w:author="ETRI-김종원" w:date="2019-12-10T10:44:00Z">
              <w:rPr>
                <w:rFonts w:hint="eastAsia"/>
              </w:rPr>
            </w:rPrChange>
          </w:rPr>
          <w:delText>CHP</w:delText>
        </w:r>
        <w:r w:rsidR="00BD4019" w:rsidRPr="002646CB" w:rsidDel="00087689">
          <w:rPr>
            <w:rFonts w:hint="eastAsia"/>
            <w:rPrChange w:id="24941" w:author="ETRI-김종원" w:date="2019-12-10T10:44:00Z">
              <w:rPr>
                <w:rFonts w:hint="eastAsia"/>
              </w:rPr>
            </w:rPrChange>
          </w:rPr>
          <w:delText>는</w:delText>
        </w:r>
        <w:r w:rsidR="00BD4019" w:rsidRPr="002646CB" w:rsidDel="00087689">
          <w:rPr>
            <w:rFonts w:hint="eastAsia"/>
            <w:rPrChange w:id="2494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43" w:author="ETRI-김종원" w:date="2019-12-10T10:44:00Z">
              <w:rPr>
                <w:rFonts w:hint="eastAsia"/>
              </w:rPr>
            </w:rPrChange>
          </w:rPr>
          <w:delText>다음</w:delText>
        </w:r>
        <w:r w:rsidR="00BD4019" w:rsidRPr="002646CB" w:rsidDel="00087689">
          <w:rPr>
            <w:rFonts w:hint="eastAsia"/>
            <w:rPrChange w:id="2494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45" w:author="ETRI-김종원" w:date="2019-12-10T10:44:00Z">
              <w:rPr>
                <w:rFonts w:hint="eastAsia"/>
              </w:rPr>
            </w:rPrChange>
          </w:rPr>
          <w:delText>사항을</w:delText>
        </w:r>
        <w:r w:rsidR="00BD4019" w:rsidRPr="002646CB" w:rsidDel="00087689">
          <w:rPr>
            <w:rFonts w:hint="eastAsia"/>
            <w:rPrChange w:id="2494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47" w:author="ETRI-김종원" w:date="2019-12-10T10:44:00Z">
              <w:rPr>
                <w:rFonts w:hint="eastAsia"/>
              </w:rPr>
            </w:rPrChange>
          </w:rPr>
          <w:delText>고려하여</w:delText>
        </w:r>
        <w:r w:rsidR="00BD4019" w:rsidRPr="002646CB" w:rsidDel="00087689">
          <w:rPr>
            <w:rFonts w:hint="eastAsia"/>
            <w:rPrChange w:id="2494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rPrChange w:id="24949" w:author="ETRI-김종원" w:date="2019-12-10T10:44:00Z">
              <w:rPr>
                <w:rFonts w:hint="eastAsia"/>
              </w:rPr>
            </w:rPrChange>
          </w:rPr>
          <w:delText>운전</w:delText>
        </w:r>
        <w:r w:rsidR="00C567B8" w:rsidRPr="002646CB" w:rsidDel="00087689">
          <w:rPr>
            <w:rFonts w:hint="eastAsia"/>
            <w:rPrChange w:id="24950" w:author="ETRI-김종원" w:date="2019-12-10T10:44:00Z">
              <w:rPr>
                <w:rFonts w:hint="eastAsia"/>
              </w:rPr>
            </w:rPrChange>
          </w:rPr>
          <w:delText>해야</w:delText>
        </w:r>
        <w:r w:rsidR="00C567B8" w:rsidRPr="002646CB" w:rsidDel="00087689">
          <w:rPr>
            <w:rFonts w:hint="eastAsia"/>
            <w:rPrChange w:id="249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4952" w:author="ETRI-김종원" w:date="2019-12-10T10:44:00Z">
              <w:rPr>
                <w:rFonts w:hint="eastAsia"/>
              </w:rPr>
            </w:rPrChange>
          </w:rPr>
          <w:delText>한다</w:delText>
        </w:r>
        <w:r w:rsidR="00C567B8" w:rsidRPr="002646CB" w:rsidDel="00087689">
          <w:rPr>
            <w:rFonts w:hint="eastAsia"/>
            <w:rPrChange w:id="24953" w:author="ETRI-김종원" w:date="2019-12-10T10:44:00Z">
              <w:rPr>
                <w:rFonts w:hint="eastAsia"/>
              </w:rPr>
            </w:rPrChange>
          </w:rPr>
          <w:delText>.</w:delText>
        </w:r>
        <w:r w:rsidR="00BD4019" w:rsidRPr="002646CB" w:rsidDel="00087689">
          <w:rPr>
            <w:rFonts w:hint="eastAsia"/>
            <w:rPrChange w:id="24954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520DBC2B" w14:textId="69C1DDCA" w:rsidR="00BD4019" w:rsidRPr="002646CB" w:rsidDel="00087689" w:rsidRDefault="00BD4019" w:rsidP="00BD4019">
      <w:pPr>
        <w:rPr>
          <w:del w:id="24955" w:author="박 진상" w:date="2019-10-08T06:08:00Z"/>
          <w:rPrChange w:id="24956" w:author="ETRI-김종원" w:date="2019-12-10T10:44:00Z">
            <w:rPr>
              <w:del w:id="24957" w:author="박 진상" w:date="2019-10-08T06:08:00Z"/>
            </w:rPr>
          </w:rPrChange>
        </w:rPr>
      </w:pPr>
    </w:p>
    <w:p w14:paraId="73F8968F" w14:textId="6D0B2B57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4958" w:author="박 진상" w:date="2019-10-08T06:08:00Z"/>
          <w:rPrChange w:id="24959" w:author="ETRI-김종원" w:date="2019-12-10T10:44:00Z">
            <w:rPr>
              <w:del w:id="24960" w:author="박 진상" w:date="2019-10-08T06:08:00Z"/>
            </w:rPr>
          </w:rPrChange>
        </w:rPr>
      </w:pPr>
      <w:del w:id="24961" w:author="박 진상" w:date="2019-10-08T06:08:00Z">
        <w:r w:rsidRPr="002646CB" w:rsidDel="00087689">
          <w:rPr>
            <w:rFonts w:hint="eastAsia"/>
            <w:rPrChange w:id="24962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087689">
          <w:rPr>
            <w:rFonts w:hint="eastAsia"/>
            <w:rPrChange w:id="249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64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Pr="002646CB" w:rsidDel="00087689">
          <w:rPr>
            <w:rFonts w:hint="eastAsia"/>
            <w:rPrChange w:id="249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66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087689">
          <w:rPr>
            <w:rFonts w:hint="eastAsia"/>
            <w:rPrChange w:id="249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68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22B4DD18" w14:textId="584FBDE8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4969" w:author="박 진상" w:date="2019-10-08T06:08:00Z"/>
          <w:rPrChange w:id="24970" w:author="ETRI-김종원" w:date="2019-12-10T10:44:00Z">
            <w:rPr>
              <w:del w:id="24971" w:author="박 진상" w:date="2019-10-08T06:08:00Z"/>
            </w:rPr>
          </w:rPrChange>
        </w:rPr>
      </w:pPr>
      <w:del w:id="24972" w:author="박 진상" w:date="2019-10-08T06:08:00Z">
        <w:r w:rsidRPr="002646CB" w:rsidDel="00087689">
          <w:rPr>
            <w:rFonts w:hint="eastAsia"/>
            <w:rPrChange w:id="24973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087689">
          <w:rPr>
            <w:rFonts w:hint="eastAsia"/>
            <w:rPrChange w:id="249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75" w:author="ETRI-김종원" w:date="2019-12-10T10:44:00Z">
              <w:rPr>
                <w:rFonts w:hint="eastAsia"/>
              </w:rPr>
            </w:rPrChange>
          </w:rPr>
          <w:delText>온도</w:delText>
        </w:r>
        <w:r w:rsidRPr="002646CB" w:rsidDel="00087689">
          <w:rPr>
            <w:rFonts w:hint="eastAsia"/>
            <w:rPrChange w:id="2497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77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087689">
          <w:rPr>
            <w:rFonts w:hint="eastAsia"/>
            <w:rPrChange w:id="24978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</w:p>
    <w:p w14:paraId="0F929FFD" w14:textId="6866DB87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4979" w:author="박 진상" w:date="2019-10-08T06:08:00Z"/>
          <w:rPrChange w:id="24980" w:author="ETRI-김종원" w:date="2019-12-10T10:44:00Z">
            <w:rPr>
              <w:del w:id="24981" w:author="박 진상" w:date="2019-10-08T06:08:00Z"/>
            </w:rPr>
          </w:rPrChange>
        </w:rPr>
      </w:pPr>
      <w:del w:id="24982" w:author="박 진상" w:date="2019-10-08T06:08:00Z">
        <w:r w:rsidRPr="002646CB" w:rsidDel="00087689">
          <w:rPr>
            <w:rFonts w:hint="eastAsia"/>
            <w:rPrChange w:id="24983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087689">
          <w:rPr>
            <w:rFonts w:hint="eastAsia"/>
            <w:rPrChange w:id="2498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85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087689">
          <w:rPr>
            <w:rFonts w:hint="eastAsia"/>
            <w:rPrChange w:id="2498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4987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07105E37" w14:textId="486A9762" w:rsidR="00BD4019" w:rsidRPr="002646CB" w:rsidDel="00087689" w:rsidRDefault="00C567B8" w:rsidP="00BD4019">
      <w:pPr>
        <w:pStyle w:val="af6"/>
        <w:numPr>
          <w:ilvl w:val="0"/>
          <w:numId w:val="19"/>
        </w:numPr>
        <w:ind w:leftChars="0"/>
        <w:rPr>
          <w:del w:id="24988" w:author="박 진상" w:date="2019-10-08T06:08:00Z"/>
          <w:rPrChange w:id="24989" w:author="ETRI-김종원" w:date="2019-12-10T10:44:00Z">
            <w:rPr>
              <w:del w:id="24990" w:author="박 진상" w:date="2019-10-08T06:08:00Z"/>
            </w:rPr>
          </w:rPrChange>
        </w:rPr>
      </w:pPr>
      <w:del w:id="24991" w:author="박 진상" w:date="2019-10-08T06:08:00Z">
        <w:r w:rsidRPr="002646CB" w:rsidDel="00087689">
          <w:rPr>
            <w:rFonts w:hint="eastAsia"/>
            <w:rPrChange w:id="24992" w:author="ETRI-김종원" w:date="2019-12-10T10:44:00Z">
              <w:rPr>
                <w:rFonts w:hint="eastAsia"/>
              </w:rPr>
            </w:rPrChange>
          </w:rPr>
          <w:delText>CHP</w:delText>
        </w:r>
        <w:r w:rsidR="00BD4019" w:rsidRPr="002646CB" w:rsidDel="00087689">
          <w:rPr>
            <w:rFonts w:hint="eastAsia"/>
            <w:rPrChange w:id="24993" w:author="ETRI-김종원" w:date="2019-12-10T10:44:00Z">
              <w:rPr>
                <w:rFonts w:hint="eastAsia"/>
              </w:rPr>
            </w:rPrChange>
          </w:rPr>
          <w:delText>에</w:delText>
        </w:r>
        <w:r w:rsidR="00BD4019" w:rsidRPr="002646CB" w:rsidDel="00087689">
          <w:rPr>
            <w:rFonts w:hint="eastAsia"/>
            <w:rPrChange w:id="2499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95" w:author="ETRI-김종원" w:date="2019-12-10T10:44:00Z">
              <w:rPr>
                <w:rFonts w:hint="eastAsia"/>
              </w:rPr>
            </w:rPrChange>
          </w:rPr>
          <w:delText>의한</w:delText>
        </w:r>
        <w:r w:rsidR="00BD4019" w:rsidRPr="002646CB" w:rsidDel="00087689">
          <w:rPr>
            <w:rFonts w:hint="eastAsia"/>
            <w:rPrChange w:id="249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97" w:author="ETRI-김종원" w:date="2019-12-10T10:44:00Z">
              <w:rPr>
                <w:rFonts w:hint="eastAsia"/>
              </w:rPr>
            </w:rPrChange>
          </w:rPr>
          <w:delText>발전량과</w:delText>
        </w:r>
        <w:r w:rsidR="00BD4019" w:rsidRPr="002646CB" w:rsidDel="00087689">
          <w:rPr>
            <w:rFonts w:hint="eastAsia"/>
            <w:rPrChange w:id="2499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4999" w:author="ETRI-김종원" w:date="2019-12-10T10:44:00Z">
              <w:rPr>
                <w:rFonts w:hint="eastAsia"/>
              </w:rPr>
            </w:rPrChange>
          </w:rPr>
          <w:delText>전력</w:delText>
        </w:r>
        <w:r w:rsidR="00BD4019" w:rsidRPr="002646CB" w:rsidDel="00087689">
          <w:rPr>
            <w:rFonts w:hint="eastAsia"/>
            <w:rPrChange w:id="2500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01" w:author="ETRI-김종원" w:date="2019-12-10T10:44:00Z">
              <w:rPr>
                <w:rFonts w:hint="eastAsia"/>
              </w:rPr>
            </w:rPrChange>
          </w:rPr>
          <w:delText>부하량</w:delText>
        </w:r>
        <w:r w:rsidR="00BD4019" w:rsidRPr="002646CB" w:rsidDel="00087689">
          <w:rPr>
            <w:rFonts w:hint="eastAsia"/>
            <w:rPrChange w:id="2500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03" w:author="ETRI-김종원" w:date="2019-12-10T10:44:00Z">
              <w:rPr>
                <w:rFonts w:hint="eastAsia"/>
              </w:rPr>
            </w:rPrChange>
          </w:rPr>
          <w:delText>비교에</w:delText>
        </w:r>
        <w:r w:rsidR="00BD4019" w:rsidRPr="002646CB" w:rsidDel="00087689">
          <w:rPr>
            <w:rFonts w:hint="eastAsia"/>
            <w:rPrChange w:id="2500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05" w:author="ETRI-김종원" w:date="2019-12-10T10:44:00Z">
              <w:rPr>
                <w:rFonts w:hint="eastAsia"/>
              </w:rPr>
            </w:rPrChange>
          </w:rPr>
          <w:delText>따른</w:delText>
        </w:r>
        <w:r w:rsidR="00BD4019" w:rsidRPr="002646CB" w:rsidDel="00087689">
          <w:rPr>
            <w:rFonts w:hint="eastAsia"/>
            <w:rPrChange w:id="2500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07" w:author="ETRI-김종원" w:date="2019-12-10T10:44:00Z">
              <w:rPr>
                <w:rFonts w:hint="eastAsia"/>
              </w:rPr>
            </w:rPrChange>
          </w:rPr>
          <w:delText>보일러</w:delText>
        </w:r>
        <w:r w:rsidR="00BD4019" w:rsidRPr="002646CB" w:rsidDel="00087689">
          <w:rPr>
            <w:rFonts w:hint="eastAsia"/>
            <w:rPrChange w:id="2500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09" w:author="ETRI-김종원" w:date="2019-12-10T10:44:00Z">
              <w:rPr>
                <w:rFonts w:hint="eastAsia"/>
              </w:rPr>
            </w:rPrChange>
          </w:rPr>
          <w:delText>연계</w:delText>
        </w:r>
        <w:r w:rsidR="00BD4019" w:rsidRPr="002646CB" w:rsidDel="00087689">
          <w:rPr>
            <w:rFonts w:hint="eastAsia"/>
            <w:rPrChange w:id="250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11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19FB2B64" w14:textId="3C3E5E4C" w:rsidR="00BD4019" w:rsidRPr="002646CB" w:rsidDel="00087689" w:rsidRDefault="00BD4019" w:rsidP="00BD4019">
      <w:pPr>
        <w:rPr>
          <w:del w:id="25012" w:author="박 진상" w:date="2019-10-08T06:08:00Z"/>
          <w:rPrChange w:id="25013" w:author="ETRI-김종원" w:date="2019-12-10T10:44:00Z">
            <w:rPr>
              <w:del w:id="25014" w:author="박 진상" w:date="2019-10-08T06:08:00Z"/>
            </w:rPr>
          </w:rPrChange>
        </w:rPr>
      </w:pPr>
    </w:p>
    <w:p w14:paraId="53BC52C6" w14:textId="428EAC12" w:rsidR="00BD4019" w:rsidRPr="002646CB" w:rsidDel="00087689" w:rsidRDefault="00BD4019" w:rsidP="007C0602">
      <w:pPr>
        <w:pStyle w:val="KSDTA1"/>
        <w:rPr>
          <w:del w:id="25015" w:author="박 진상" w:date="2019-10-08T06:08:00Z"/>
          <w:lang w:eastAsia="ko-KR"/>
          <w:rPrChange w:id="25016" w:author="ETRI-김종원" w:date="2019-12-10T10:44:00Z">
            <w:rPr>
              <w:del w:id="25017" w:author="박 진상" w:date="2019-10-08T06:08:00Z"/>
              <w:lang w:eastAsia="ko-KR"/>
            </w:rPr>
          </w:rPrChange>
        </w:rPr>
      </w:pPr>
      <w:del w:id="25018" w:author="박 진상" w:date="2019-10-08T06:08:00Z">
        <w:r w:rsidRPr="002646CB" w:rsidDel="00087689">
          <w:rPr>
            <w:rFonts w:hint="eastAsia"/>
            <w:lang w:eastAsia="ko-KR"/>
            <w:rPrChange w:id="25019" w:author="ETRI-김종원" w:date="2019-12-10T10:44:00Z">
              <w:rPr>
                <w:rFonts w:hint="eastAsia"/>
                <w:lang w:eastAsia="ko-KR"/>
              </w:rPr>
            </w:rPrChange>
          </w:rPr>
          <w:delText>보일러</w:delText>
        </w:r>
        <w:r w:rsidRPr="002646CB" w:rsidDel="00087689">
          <w:rPr>
            <w:rFonts w:hint="eastAsia"/>
            <w:lang w:eastAsia="ko-KR"/>
            <w:rPrChange w:id="25020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lang w:eastAsia="ko-KR"/>
            <w:rPrChange w:id="25021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</w:del>
    </w:p>
    <w:p w14:paraId="7AC05FA6" w14:textId="766BF8DD" w:rsidR="00BD4019" w:rsidRPr="002646CB" w:rsidDel="00087689" w:rsidRDefault="00BD4019" w:rsidP="00BD4019">
      <w:pPr>
        <w:rPr>
          <w:del w:id="25022" w:author="박 진상" w:date="2019-10-08T06:08:00Z"/>
          <w:rPrChange w:id="25023" w:author="ETRI-김종원" w:date="2019-12-10T10:44:00Z">
            <w:rPr>
              <w:del w:id="25024" w:author="박 진상" w:date="2019-10-08T06:08:00Z"/>
            </w:rPr>
          </w:rPrChange>
        </w:rPr>
      </w:pPr>
    </w:p>
    <w:p w14:paraId="41226ED2" w14:textId="7E94C0BA" w:rsidR="00BD4019" w:rsidRPr="002646CB" w:rsidDel="00087689" w:rsidRDefault="005C5EB9" w:rsidP="00BD4019">
      <w:pPr>
        <w:rPr>
          <w:del w:id="25025" w:author="박 진상" w:date="2019-10-08T06:08:00Z"/>
          <w:rPrChange w:id="25026" w:author="ETRI-김종원" w:date="2019-12-10T10:44:00Z">
            <w:rPr>
              <w:del w:id="25027" w:author="박 진상" w:date="2019-10-08T06:08:00Z"/>
            </w:rPr>
          </w:rPrChange>
        </w:rPr>
      </w:pPr>
      <w:del w:id="25028" w:author="박 진상" w:date="2019-10-08T06:08:00Z">
        <w:r w:rsidRPr="002646CB" w:rsidDel="00087689">
          <w:rPr>
            <w:rFonts w:hint="eastAsia"/>
            <w:rPrChange w:id="25029" w:author="ETRI-김종원" w:date="2019-12-10T10:44:00Z">
              <w:rPr>
                <w:rFonts w:hint="eastAsia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5030" w:author="ETRI-김종원" w:date="2019-12-10T10:44:00Z">
              <w:rPr>
                <w:rFonts w:hint="eastAsia"/>
              </w:rPr>
            </w:rPrChange>
          </w:rPr>
          <w:delText>립형</w:delText>
        </w:r>
        <w:r w:rsidR="00BD4019" w:rsidRPr="002646CB" w:rsidDel="00087689">
          <w:rPr>
            <w:rFonts w:hint="eastAsia"/>
            <w:rPrChange w:id="2503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0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5033" w:author="ETRI-김종원" w:date="2019-12-10T10:44:00Z">
              <w:rPr>
                <w:rFonts w:hint="eastAsia"/>
              </w:rPr>
            </w:rPrChange>
          </w:rPr>
          <w:delText>의</w:delText>
        </w:r>
        <w:r w:rsidR="00BD4019" w:rsidRPr="002646CB" w:rsidDel="00087689">
          <w:rPr>
            <w:rFonts w:hint="eastAsia"/>
            <w:rPrChange w:id="2503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35" w:author="ETRI-김종원" w:date="2019-12-10T10:44:00Z">
              <w:rPr>
                <w:rFonts w:hint="eastAsia"/>
              </w:rPr>
            </w:rPrChange>
          </w:rPr>
          <w:delText>보일러</w:delText>
        </w:r>
        <w:r w:rsidR="00C567B8" w:rsidRPr="002646CB" w:rsidDel="00087689">
          <w:rPr>
            <w:rFonts w:hint="eastAsia"/>
            <w:rPrChange w:id="25036" w:author="ETRI-김종원" w:date="2019-12-10T10:44:00Z">
              <w:rPr>
                <w:rFonts w:hint="eastAsia"/>
              </w:rPr>
            </w:rPrChange>
          </w:rPr>
          <w:delText>는</w:delText>
        </w:r>
        <w:r w:rsidR="00BD4019" w:rsidRPr="002646CB" w:rsidDel="00087689">
          <w:rPr>
            <w:rFonts w:hint="eastAsia"/>
            <w:rPrChange w:id="2503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38" w:author="ETRI-김종원" w:date="2019-12-10T10:44:00Z">
              <w:rPr>
                <w:rFonts w:hint="eastAsia"/>
              </w:rPr>
            </w:rPrChange>
          </w:rPr>
          <w:delText>다음</w:delText>
        </w:r>
        <w:r w:rsidR="00BD4019" w:rsidRPr="002646CB" w:rsidDel="00087689">
          <w:rPr>
            <w:rFonts w:hint="eastAsia"/>
            <w:rPrChange w:id="2503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40" w:author="ETRI-김종원" w:date="2019-12-10T10:44:00Z">
              <w:rPr>
                <w:rFonts w:hint="eastAsia"/>
              </w:rPr>
            </w:rPrChange>
          </w:rPr>
          <w:delText>사항을</w:delText>
        </w:r>
        <w:r w:rsidR="00BD4019" w:rsidRPr="002646CB" w:rsidDel="00087689">
          <w:rPr>
            <w:rFonts w:hint="eastAsia"/>
            <w:rPrChange w:id="2504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042" w:author="ETRI-김종원" w:date="2019-12-10T10:44:00Z">
              <w:rPr>
                <w:rFonts w:hint="eastAsia"/>
              </w:rPr>
            </w:rPrChange>
          </w:rPr>
          <w:delText>고려하여</w:delText>
        </w:r>
        <w:r w:rsidR="00BD4019" w:rsidRPr="002646CB" w:rsidDel="00087689">
          <w:rPr>
            <w:rFonts w:hint="eastAsia"/>
            <w:rPrChange w:id="2504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rPrChange w:id="25044" w:author="ETRI-김종원" w:date="2019-12-10T10:44:00Z">
              <w:rPr>
                <w:rFonts w:hint="eastAsia"/>
              </w:rPr>
            </w:rPrChange>
          </w:rPr>
          <w:delText>운전</w:delText>
        </w:r>
        <w:r w:rsidR="00C567B8" w:rsidRPr="002646CB" w:rsidDel="00087689">
          <w:rPr>
            <w:rFonts w:hint="eastAsia"/>
            <w:rPrChange w:id="25045" w:author="ETRI-김종원" w:date="2019-12-10T10:44:00Z">
              <w:rPr>
                <w:rFonts w:hint="eastAsia"/>
              </w:rPr>
            </w:rPrChange>
          </w:rPr>
          <w:delText>해야</w:delText>
        </w:r>
        <w:r w:rsidR="00C567B8" w:rsidRPr="002646CB" w:rsidDel="00087689">
          <w:rPr>
            <w:rFonts w:hint="eastAsia"/>
            <w:rPrChange w:id="2504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047" w:author="ETRI-김종원" w:date="2019-12-10T10:44:00Z">
              <w:rPr>
                <w:rFonts w:hint="eastAsia"/>
              </w:rPr>
            </w:rPrChange>
          </w:rPr>
          <w:delText>한다</w:delText>
        </w:r>
        <w:r w:rsidR="00C567B8" w:rsidRPr="002646CB" w:rsidDel="00087689">
          <w:rPr>
            <w:rFonts w:hint="eastAsia"/>
            <w:rPrChange w:id="25048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61025085" w14:textId="2BB28C38" w:rsidR="00BD4019" w:rsidRPr="002646CB" w:rsidDel="00087689" w:rsidRDefault="00BD4019" w:rsidP="00BD4019">
      <w:pPr>
        <w:rPr>
          <w:del w:id="25049" w:author="박 진상" w:date="2019-10-08T06:08:00Z"/>
          <w:rPrChange w:id="25050" w:author="ETRI-김종원" w:date="2019-12-10T10:44:00Z">
            <w:rPr>
              <w:del w:id="25051" w:author="박 진상" w:date="2019-10-08T06:08:00Z"/>
            </w:rPr>
          </w:rPrChange>
        </w:rPr>
      </w:pPr>
    </w:p>
    <w:p w14:paraId="30D7DD2D" w14:textId="5BD4362F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5052" w:author="박 진상" w:date="2019-10-08T06:08:00Z"/>
          <w:rPrChange w:id="25053" w:author="ETRI-김종원" w:date="2019-12-10T10:44:00Z">
            <w:rPr>
              <w:del w:id="25054" w:author="박 진상" w:date="2019-10-08T06:08:00Z"/>
            </w:rPr>
          </w:rPrChange>
        </w:rPr>
      </w:pPr>
      <w:del w:id="25055" w:author="박 진상" w:date="2019-10-08T06:08:00Z">
        <w:r w:rsidRPr="002646CB" w:rsidDel="00087689">
          <w:rPr>
            <w:rFonts w:hint="eastAsia"/>
            <w:rPrChange w:id="25056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087689">
          <w:rPr>
            <w:rFonts w:hint="eastAsia"/>
            <w:rPrChange w:id="250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58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644CDF89" w14:textId="3864A2CA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5059" w:author="박 진상" w:date="2019-10-08T06:08:00Z"/>
          <w:rPrChange w:id="25060" w:author="ETRI-김종원" w:date="2019-12-10T10:44:00Z">
            <w:rPr>
              <w:del w:id="25061" w:author="박 진상" w:date="2019-10-08T06:08:00Z"/>
            </w:rPr>
          </w:rPrChange>
        </w:rPr>
      </w:pPr>
      <w:del w:id="25062" w:author="박 진상" w:date="2019-10-08T06:08:00Z">
        <w:r w:rsidRPr="002646CB" w:rsidDel="00087689">
          <w:rPr>
            <w:rFonts w:hint="eastAsia"/>
            <w:rPrChange w:id="25063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087689">
          <w:rPr>
            <w:rFonts w:hint="eastAsia"/>
            <w:rPrChange w:id="2506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65" w:author="ETRI-김종원" w:date="2019-12-10T10:44:00Z">
              <w:rPr>
                <w:rFonts w:hint="eastAsia"/>
              </w:rPr>
            </w:rPrChange>
          </w:rPr>
          <w:delText>온도</w:delText>
        </w:r>
        <w:r w:rsidRPr="002646CB" w:rsidDel="00087689">
          <w:rPr>
            <w:rFonts w:hint="eastAsia"/>
            <w:rPrChange w:id="2506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67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087689">
          <w:rPr>
            <w:rFonts w:hint="eastAsia"/>
            <w:rPrChange w:id="25068" w:author="ETRI-김종원" w:date="2019-12-10T10:44:00Z">
              <w:rPr>
                <w:rFonts w:hint="eastAsia"/>
              </w:rPr>
            </w:rPrChange>
          </w:rPr>
          <w:delText xml:space="preserve"> </w:delText>
        </w:r>
      </w:del>
    </w:p>
    <w:p w14:paraId="742882F4" w14:textId="267E6B37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5069" w:author="박 진상" w:date="2019-10-08T06:08:00Z"/>
          <w:rPrChange w:id="25070" w:author="ETRI-김종원" w:date="2019-12-10T10:44:00Z">
            <w:rPr>
              <w:del w:id="25071" w:author="박 진상" w:date="2019-10-08T06:08:00Z"/>
            </w:rPr>
          </w:rPrChange>
        </w:rPr>
      </w:pPr>
      <w:del w:id="25072" w:author="박 진상" w:date="2019-10-08T06:08:00Z">
        <w:r w:rsidRPr="002646CB" w:rsidDel="00087689">
          <w:rPr>
            <w:rFonts w:hint="eastAsia"/>
            <w:rPrChange w:id="25073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087689">
          <w:rPr>
            <w:rFonts w:hint="eastAsia"/>
            <w:rPrChange w:id="250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75" w:author="ETRI-김종원" w:date="2019-12-10T10:44:00Z">
              <w:rPr>
                <w:rFonts w:hint="eastAsia"/>
              </w:rPr>
            </w:rPrChange>
          </w:rPr>
          <w:delText>관리</w:delText>
        </w:r>
        <w:r w:rsidRPr="002646CB" w:rsidDel="00087689">
          <w:rPr>
            <w:rFonts w:hint="eastAsia"/>
            <w:rPrChange w:id="2507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77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5134B1F7" w14:textId="796DB040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5078" w:author="박 진상" w:date="2019-10-08T06:08:00Z"/>
          <w:rPrChange w:id="25079" w:author="ETRI-김종원" w:date="2019-12-10T10:44:00Z">
            <w:rPr>
              <w:del w:id="25080" w:author="박 진상" w:date="2019-10-08T06:08:00Z"/>
            </w:rPr>
          </w:rPrChange>
        </w:rPr>
      </w:pPr>
      <w:del w:id="25081" w:author="박 진상" w:date="2019-10-08T06:08:00Z">
        <w:r w:rsidRPr="002646CB" w:rsidDel="00087689">
          <w:rPr>
            <w:rFonts w:hint="eastAsia"/>
            <w:rPrChange w:id="25082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087689">
          <w:rPr>
            <w:rFonts w:hint="eastAsia"/>
            <w:rPrChange w:id="250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84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087689">
          <w:rPr>
            <w:rFonts w:hint="eastAsia"/>
            <w:rPrChange w:id="250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86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508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88" w:author="ETRI-김종원" w:date="2019-12-10T10:44:00Z">
              <w:rPr>
                <w:rFonts w:hint="eastAsia"/>
              </w:rPr>
            </w:rPrChange>
          </w:rPr>
          <w:delText>열</w:delText>
        </w:r>
        <w:r w:rsidRPr="002646CB" w:rsidDel="00087689">
          <w:rPr>
            <w:rFonts w:hint="eastAsia"/>
            <w:rPrChange w:id="250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90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087689">
          <w:rPr>
            <w:rFonts w:hint="eastAsia"/>
            <w:rPrChange w:id="250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92" w:author="ETRI-김종원" w:date="2019-12-10T10:44:00Z">
              <w:rPr>
                <w:rFonts w:hint="eastAsia"/>
              </w:rPr>
            </w:rPrChange>
          </w:rPr>
          <w:delText>고려하여</w:delText>
        </w:r>
        <w:r w:rsidRPr="002646CB" w:rsidDel="00087689">
          <w:rPr>
            <w:rFonts w:hint="eastAsia"/>
            <w:rPrChange w:id="2509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087689">
          <w:rPr>
            <w:rFonts w:hint="eastAsia"/>
            <w:rPrChange w:id="250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255D3C" w:rsidRPr="002646CB" w:rsidDel="00087689">
          <w:rPr>
            <w:rFonts w:hint="eastAsia"/>
            <w:rPrChange w:id="25095" w:author="ETRI-김종원" w:date="2019-12-10T10:44:00Z">
              <w:rPr>
                <w:rFonts w:hint="eastAsia"/>
              </w:rPr>
            </w:rPrChange>
          </w:rPr>
          <w:delText>와</w:delText>
        </w:r>
        <w:r w:rsidRPr="002646CB" w:rsidDel="00087689">
          <w:rPr>
            <w:rFonts w:hint="eastAsia"/>
            <w:rPrChange w:id="250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97" w:author="ETRI-김종원" w:date="2019-12-10T10:44:00Z">
              <w:rPr>
                <w:rFonts w:hint="eastAsia"/>
              </w:rPr>
            </w:rPrChange>
          </w:rPr>
          <w:delText>보일러의</w:delText>
        </w:r>
        <w:r w:rsidRPr="002646CB" w:rsidDel="00087689">
          <w:rPr>
            <w:rFonts w:hint="eastAsia"/>
            <w:rPrChange w:id="2509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099" w:author="ETRI-김종원" w:date="2019-12-10T10:44:00Z">
              <w:rPr>
                <w:rFonts w:hint="eastAsia"/>
              </w:rPr>
            </w:rPrChange>
          </w:rPr>
          <w:delText>연동</w:delText>
        </w:r>
        <w:r w:rsidRPr="002646CB" w:rsidDel="00087689">
          <w:rPr>
            <w:rFonts w:hint="eastAsia"/>
            <w:rPrChange w:id="2510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01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6D9C3D26" w14:textId="370BE04D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5102" w:author="박 진상" w:date="2019-10-08T06:08:00Z"/>
          <w:rPrChange w:id="25103" w:author="ETRI-김종원" w:date="2019-12-10T10:44:00Z">
            <w:rPr>
              <w:del w:id="25104" w:author="박 진상" w:date="2019-10-08T06:08:00Z"/>
            </w:rPr>
          </w:rPrChange>
        </w:rPr>
      </w:pPr>
      <w:del w:id="25105" w:author="박 진상" w:date="2019-10-08T06:08:00Z">
        <w:r w:rsidRPr="002646CB" w:rsidDel="00087689">
          <w:rPr>
            <w:rFonts w:hint="eastAsia"/>
            <w:rPrChange w:id="25106" w:author="ETRI-김종원" w:date="2019-12-10T10:44:00Z">
              <w:rPr>
                <w:rFonts w:hint="eastAsia"/>
              </w:rPr>
            </w:rPrChange>
          </w:rPr>
          <w:delText>열</w:delText>
        </w:r>
        <w:r w:rsidRPr="002646CB" w:rsidDel="00087689">
          <w:rPr>
            <w:rFonts w:hint="eastAsia"/>
            <w:rPrChange w:id="2510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08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087689">
          <w:rPr>
            <w:rFonts w:hint="eastAsia"/>
            <w:rPrChange w:id="2510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9979F7" w:rsidRPr="002646CB" w:rsidDel="00087689">
          <w:rPr>
            <w:rFonts w:hint="eastAsia"/>
            <w:rPrChange w:id="25110" w:author="ETRI-김종원" w:date="2019-12-10T10:44:00Z">
              <w:rPr>
                <w:rFonts w:hint="eastAsia"/>
              </w:rPr>
            </w:rPrChange>
          </w:rPr>
          <w:delText>공</w:delText>
        </w:r>
        <w:r w:rsidRPr="002646CB" w:rsidDel="00087689">
          <w:rPr>
            <w:rFonts w:hint="eastAsia"/>
            <w:rPrChange w:id="25111" w:author="ETRI-김종원" w:date="2019-12-10T10:44:00Z">
              <w:rPr>
                <w:rFonts w:hint="eastAsia"/>
              </w:rPr>
            </w:rPrChange>
          </w:rPr>
          <w:delText>급</w:delText>
        </w:r>
        <w:r w:rsidRPr="002646CB" w:rsidDel="00087689">
          <w:rPr>
            <w:rFonts w:hint="eastAsia"/>
            <w:rPrChange w:id="2511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13" w:author="ETRI-김종원" w:date="2019-12-10T10:44:00Z">
              <w:rPr>
                <w:rFonts w:hint="eastAsia"/>
              </w:rPr>
            </w:rPrChange>
          </w:rPr>
          <w:delText>균형</w:delText>
        </w:r>
        <w:r w:rsidRPr="002646CB" w:rsidDel="00087689">
          <w:rPr>
            <w:rFonts w:hint="eastAsia"/>
            <w:rPrChange w:id="2511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rPrChange w:id="25115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087689">
          <w:rPr>
            <w:rFonts w:hint="eastAsia"/>
            <w:rPrChange w:id="25116" w:author="ETRI-김종원" w:date="2019-12-10T10:44:00Z">
              <w:rPr>
                <w:rFonts w:hint="eastAsia"/>
              </w:rPr>
            </w:rPrChange>
          </w:rPr>
          <w:delText>을</w:delText>
        </w:r>
        <w:r w:rsidRPr="002646CB" w:rsidDel="00087689">
          <w:rPr>
            <w:rFonts w:hint="eastAsia"/>
            <w:rPrChange w:id="2511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18" w:author="ETRI-김종원" w:date="2019-12-10T10:44:00Z">
              <w:rPr>
                <w:rFonts w:hint="eastAsia"/>
              </w:rPr>
            </w:rPrChange>
          </w:rPr>
          <w:delText>위한</w:delText>
        </w:r>
        <w:r w:rsidRPr="002646CB" w:rsidDel="00087689">
          <w:rPr>
            <w:rFonts w:hint="eastAsia"/>
            <w:rPrChange w:id="251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20" w:author="ETRI-김종원" w:date="2019-12-10T10:44:00Z">
              <w:rPr>
                <w:rFonts w:hint="eastAsia"/>
              </w:rPr>
            </w:rPrChange>
          </w:rPr>
          <w:delText>타</w:delText>
        </w:r>
        <w:r w:rsidRPr="002646CB" w:rsidDel="00087689">
          <w:rPr>
            <w:rFonts w:hint="eastAsia"/>
            <w:rPrChange w:id="2512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087689">
          <w:rPr>
            <w:rFonts w:hint="eastAsia"/>
            <w:rPrChange w:id="25122" w:author="ETRI-김종원" w:date="2019-12-10T10:44:00Z">
              <w:rPr>
                <w:rFonts w:hint="eastAsia"/>
              </w:rPr>
            </w:rPrChange>
          </w:rPr>
          <w:delText>계통과</w:delText>
        </w:r>
        <w:r w:rsidRPr="002646CB" w:rsidDel="00087689">
          <w:rPr>
            <w:rFonts w:hint="eastAsia"/>
            <w:rPrChange w:id="25123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087689">
          <w:rPr>
            <w:rFonts w:hint="eastAsia"/>
            <w:rPrChange w:id="251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25" w:author="ETRI-김종원" w:date="2019-12-10T10:44:00Z">
              <w:rPr>
                <w:rFonts w:hint="eastAsia"/>
              </w:rPr>
            </w:rPrChange>
          </w:rPr>
          <w:delText>열에너지</w:delText>
        </w:r>
        <w:r w:rsidRPr="002646CB" w:rsidDel="00087689">
          <w:rPr>
            <w:rFonts w:hint="eastAsia"/>
            <w:rPrChange w:id="251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27" w:author="ETRI-김종원" w:date="2019-12-10T10:44:00Z">
              <w:rPr>
                <w:rFonts w:hint="eastAsia"/>
              </w:rPr>
            </w:rPrChange>
          </w:rPr>
          <w:delText>교환</w:delText>
        </w:r>
        <w:r w:rsidRPr="002646CB" w:rsidDel="00087689">
          <w:rPr>
            <w:rFonts w:hint="eastAsia"/>
            <w:rPrChange w:id="2512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29" w:author="ETRI-김종원" w:date="2019-12-10T10:44:00Z">
              <w:rPr>
                <w:rFonts w:hint="eastAsia"/>
              </w:rPr>
            </w:rPrChange>
          </w:rPr>
          <w:delText>가능성</w:delText>
        </w:r>
        <w:r w:rsidRPr="002646CB" w:rsidDel="00087689">
          <w:rPr>
            <w:rFonts w:hint="eastAsia"/>
            <w:rPrChange w:id="2513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131" w:author="ETRI-김종원" w:date="2019-12-10T10:44:00Z">
              <w:rPr>
                <w:rFonts w:hint="eastAsia"/>
              </w:rPr>
            </w:rPrChange>
          </w:rPr>
          <w:delText>검토</w:delText>
        </w:r>
      </w:del>
    </w:p>
    <w:p w14:paraId="2D06AFF1" w14:textId="5DA8BB6B" w:rsidR="00866CAB" w:rsidRPr="002646CB" w:rsidDel="00087689" w:rsidRDefault="00866CAB" w:rsidP="00BD4019">
      <w:pPr>
        <w:rPr>
          <w:del w:id="25132" w:author="박 진상" w:date="2019-10-08T06:08:00Z"/>
          <w:rPrChange w:id="25133" w:author="ETRI-김종원" w:date="2019-12-10T10:44:00Z">
            <w:rPr>
              <w:del w:id="25134" w:author="박 진상" w:date="2019-10-08T06:08:00Z"/>
            </w:rPr>
          </w:rPrChange>
        </w:rPr>
      </w:pPr>
    </w:p>
    <w:p w14:paraId="2204588B" w14:textId="6E45AD84" w:rsidR="00BD4019" w:rsidRPr="002646CB" w:rsidDel="00087689" w:rsidRDefault="00BD4019" w:rsidP="007C0602">
      <w:pPr>
        <w:pStyle w:val="KSDTA1"/>
        <w:rPr>
          <w:del w:id="25135" w:author="박 진상" w:date="2019-10-08T06:08:00Z"/>
          <w:lang w:eastAsia="ko-KR"/>
          <w:rPrChange w:id="25136" w:author="ETRI-김종원" w:date="2019-12-10T10:44:00Z">
            <w:rPr>
              <w:del w:id="25137" w:author="박 진상" w:date="2019-10-08T06:08:00Z"/>
              <w:lang w:eastAsia="ko-KR"/>
            </w:rPr>
          </w:rPrChange>
        </w:rPr>
      </w:pPr>
      <w:del w:id="25138" w:author="박 진상" w:date="2019-10-08T06:08:00Z">
        <w:r w:rsidRPr="002646CB" w:rsidDel="00087689">
          <w:rPr>
            <w:rFonts w:hint="eastAsia"/>
            <w:lang w:eastAsia="ko-KR"/>
            <w:rPrChange w:id="25139" w:author="ETRI-김종원" w:date="2019-12-10T10:44:00Z">
              <w:rPr>
                <w:rFonts w:hint="eastAsia"/>
                <w:lang w:eastAsia="ko-KR"/>
              </w:rPr>
            </w:rPrChange>
          </w:rPr>
          <w:delText>기준</w:delText>
        </w:r>
        <w:r w:rsidRPr="002646CB" w:rsidDel="00087689">
          <w:rPr>
            <w:rFonts w:hint="eastAsia"/>
            <w:lang w:eastAsia="ko-KR"/>
            <w:rPrChange w:id="25140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141" w:author="ETRI-김종원" w:date="2019-12-10T10:44:00Z">
              <w:rPr>
                <w:rFonts w:hint="eastAsia"/>
                <w:lang w:eastAsia="ko-KR"/>
              </w:rPr>
            </w:rPrChange>
          </w:rPr>
          <w:delText>주파수</w:delText>
        </w:r>
        <w:r w:rsidRPr="002646CB" w:rsidDel="00087689">
          <w:rPr>
            <w:rFonts w:hint="eastAsia"/>
            <w:lang w:eastAsia="ko-KR"/>
            <w:rPrChange w:id="2514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143" w:author="ETRI-김종원" w:date="2019-12-10T10:44:00Z">
              <w:rPr>
                <w:rFonts w:hint="eastAsia"/>
                <w:lang w:eastAsia="ko-KR"/>
              </w:rPr>
            </w:rPrChange>
          </w:rPr>
          <w:delText>및</w:delText>
        </w:r>
        <w:r w:rsidRPr="002646CB" w:rsidDel="00087689">
          <w:rPr>
            <w:rFonts w:hint="eastAsia"/>
            <w:lang w:eastAsia="ko-KR"/>
            <w:rPrChange w:id="25144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145" w:author="ETRI-김종원" w:date="2019-12-10T10:44:00Z">
              <w:rPr>
                <w:rFonts w:hint="eastAsia"/>
                <w:lang w:eastAsia="ko-KR"/>
              </w:rPr>
            </w:rPrChange>
          </w:rPr>
          <w:delText>주파수원</w:delText>
        </w:r>
        <w:r w:rsidRPr="002646CB" w:rsidDel="00087689">
          <w:rPr>
            <w:rFonts w:hint="eastAsia"/>
            <w:lang w:eastAsia="ko-KR"/>
            <w:rPrChange w:id="25146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147" w:author="ETRI-김종원" w:date="2019-12-10T10:44:00Z">
              <w:rPr>
                <w:rFonts w:hint="eastAsia"/>
                <w:lang w:eastAsia="ko-KR"/>
              </w:rPr>
            </w:rPrChange>
          </w:rPr>
          <w:delText>관리</w:delText>
        </w:r>
      </w:del>
    </w:p>
    <w:p w14:paraId="1BC5927B" w14:textId="021E8E47" w:rsidR="00BD4019" w:rsidRPr="002646CB" w:rsidDel="00087689" w:rsidRDefault="00BD4019" w:rsidP="00BD4019">
      <w:pPr>
        <w:rPr>
          <w:del w:id="25148" w:author="박 진상" w:date="2019-10-08T06:08:00Z"/>
          <w:rPrChange w:id="25149" w:author="ETRI-김종원" w:date="2019-12-10T10:44:00Z">
            <w:rPr>
              <w:del w:id="25150" w:author="박 진상" w:date="2019-10-08T06:08:00Z"/>
            </w:rPr>
          </w:rPrChange>
        </w:rPr>
      </w:pPr>
    </w:p>
    <w:p w14:paraId="05914530" w14:textId="4C780382" w:rsidR="00BD4019" w:rsidRPr="002646CB" w:rsidDel="00087689" w:rsidRDefault="005C5EB9" w:rsidP="00BD4019">
      <w:pPr>
        <w:rPr>
          <w:del w:id="25151" w:author="박 진상" w:date="2019-10-08T06:08:00Z"/>
          <w:rPrChange w:id="25152" w:author="ETRI-김종원" w:date="2019-12-10T10:44:00Z">
            <w:rPr>
              <w:del w:id="25153" w:author="박 진상" w:date="2019-10-08T06:08:00Z"/>
              <w:color w:val="000000" w:themeColor="text1"/>
            </w:rPr>
          </w:rPrChange>
        </w:rPr>
      </w:pPr>
      <w:del w:id="25154" w:author="박 진상" w:date="2019-10-08T06:08:00Z">
        <w:r w:rsidRPr="002646CB" w:rsidDel="00087689">
          <w:rPr>
            <w:rFonts w:hint="eastAsia"/>
            <w:rPrChange w:id="25155" w:author="ETRI-김종원" w:date="2019-12-10T10:44:00Z">
              <w:rPr>
                <w:rFonts w:hint="eastAsia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5156" w:author="ETRI-김종원" w:date="2019-12-10T10:44:00Z">
              <w:rPr>
                <w:rFonts w:hint="eastAsia"/>
              </w:rPr>
            </w:rPrChange>
          </w:rPr>
          <w:delText>립형</w:delText>
        </w:r>
        <w:r w:rsidR="00BD4019" w:rsidRPr="002646CB" w:rsidDel="00087689">
          <w:rPr>
            <w:rFonts w:hint="eastAsia"/>
            <w:rPrChange w:id="2515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1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5159" w:author="ETRI-김종원" w:date="2019-12-10T10:44:00Z">
              <w:rPr>
                <w:rFonts w:hint="eastAsia"/>
              </w:rPr>
            </w:rPrChange>
          </w:rPr>
          <w:delText>의</w:delText>
        </w:r>
        <w:r w:rsidR="00BD4019" w:rsidRPr="002646CB" w:rsidDel="00087689">
          <w:rPr>
            <w:rFonts w:hint="eastAsia"/>
            <w:rPrChange w:id="2516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AC </w:delText>
        </w:r>
        <w:r w:rsidR="00BD4019" w:rsidRPr="002646CB" w:rsidDel="00087689">
          <w:rPr>
            <w:rFonts w:hint="eastAsia"/>
            <w:rPrChange w:id="251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운전을</w:delText>
        </w:r>
        <w:r w:rsidR="00BD4019" w:rsidRPr="002646CB" w:rsidDel="00087689">
          <w:rPr>
            <w:rFonts w:hint="eastAsia"/>
            <w:rPrChange w:id="251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위한</w:delText>
        </w:r>
        <w:r w:rsidR="00BD4019" w:rsidRPr="002646CB" w:rsidDel="00087689">
          <w:rPr>
            <w:rFonts w:hint="eastAsia"/>
            <w:rPrChange w:id="251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기준</w:delText>
        </w:r>
        <w:r w:rsidR="00BD4019" w:rsidRPr="002646CB" w:rsidDel="00087689">
          <w:rPr>
            <w:rFonts w:hint="eastAsia"/>
            <w:rPrChange w:id="251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="00BD4019" w:rsidRPr="002646CB" w:rsidDel="00087689">
          <w:rPr>
            <w:rFonts w:hint="eastAsia"/>
            <w:rPrChange w:id="251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생성은</w:delText>
        </w:r>
        <w:r w:rsidR="00BD4019" w:rsidRPr="002646CB" w:rsidDel="00087689">
          <w:rPr>
            <w:rFonts w:hint="eastAsia"/>
            <w:rPrChange w:id="251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다음과</w:delText>
        </w:r>
        <w:r w:rsidR="00BD4019" w:rsidRPr="002646CB" w:rsidDel="00087689">
          <w:rPr>
            <w:rFonts w:hint="eastAsia"/>
            <w:rPrChange w:id="251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같은</w:delText>
        </w:r>
        <w:r w:rsidR="00BD4019" w:rsidRPr="002646CB" w:rsidDel="00087689">
          <w:rPr>
            <w:rFonts w:hint="eastAsia"/>
            <w:rPrChange w:id="251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장치</w:delText>
        </w:r>
        <w:r w:rsidR="00BD4019" w:rsidRPr="002646CB" w:rsidDel="00087689">
          <w:rPr>
            <w:rFonts w:hint="eastAsia"/>
            <w:rPrChange w:id="251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중</w:delText>
        </w:r>
        <w:r w:rsidR="00BD4019" w:rsidRPr="002646CB" w:rsidDel="00087689">
          <w:rPr>
            <w:rFonts w:hint="eastAsia"/>
            <w:rPrChange w:id="251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하나로부터</w:delText>
        </w:r>
        <w:r w:rsidR="00BD4019" w:rsidRPr="002646CB" w:rsidDel="00087689">
          <w:rPr>
            <w:rFonts w:hint="eastAsia"/>
            <w:rPrChange w:id="251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1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공급받아</w:delText>
        </w:r>
        <w:r w:rsidR="00BD4019" w:rsidRPr="002646CB" w:rsidDel="00087689">
          <w:rPr>
            <w:rFonts w:hint="eastAsia"/>
            <w:rPrChange w:id="251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rPrChange w:id="251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C567B8" w:rsidRPr="002646CB" w:rsidDel="00087689">
          <w:rPr>
            <w:rFonts w:hint="eastAsia"/>
            <w:rPrChange w:id="251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해야</w:delText>
        </w:r>
        <w:r w:rsidR="00C567B8" w:rsidRPr="002646CB" w:rsidDel="00087689">
          <w:rPr>
            <w:rFonts w:hint="eastAsia"/>
            <w:rPrChange w:id="251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1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C567B8" w:rsidRPr="002646CB" w:rsidDel="00087689">
          <w:rPr>
            <w:rFonts w:hint="eastAsia"/>
            <w:rPrChange w:id="251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.</w:delText>
        </w:r>
      </w:del>
    </w:p>
    <w:p w14:paraId="3118075F" w14:textId="332B628D" w:rsidR="00BD4019" w:rsidRPr="002646CB" w:rsidDel="00087689" w:rsidRDefault="00BD4019" w:rsidP="00BD4019">
      <w:pPr>
        <w:rPr>
          <w:del w:id="25189" w:author="박 진상" w:date="2019-10-08T06:08:00Z"/>
          <w:rPrChange w:id="25190" w:author="ETRI-김종원" w:date="2019-12-10T10:44:00Z">
            <w:rPr>
              <w:del w:id="25191" w:author="박 진상" w:date="2019-10-08T06:08:00Z"/>
              <w:color w:val="000000" w:themeColor="text1"/>
            </w:rPr>
          </w:rPrChange>
        </w:rPr>
      </w:pPr>
    </w:p>
    <w:p w14:paraId="01DFA58D" w14:textId="6DC659EC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25192" w:author="박 진상" w:date="2019-10-08T06:08:00Z"/>
          <w:rPrChange w:id="25193" w:author="ETRI-김종원" w:date="2019-12-10T10:44:00Z">
            <w:rPr>
              <w:del w:id="25194" w:author="박 진상" w:date="2019-10-08T06:08:00Z"/>
              <w:color w:val="000000" w:themeColor="text1"/>
            </w:rPr>
          </w:rPrChange>
        </w:rPr>
      </w:pPr>
      <w:del w:id="25195" w:author="박 진상" w:date="2019-10-08T06:08:00Z">
        <w:r w:rsidRPr="002646CB" w:rsidDel="00087689">
          <w:rPr>
            <w:rFonts w:hint="eastAsia"/>
            <w:rPrChange w:id="251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Pr="002646CB" w:rsidDel="00087689">
          <w:rPr>
            <w:rFonts w:hint="eastAsia"/>
            <w:rPrChange w:id="251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Pr="002646CB" w:rsidDel="00087689">
          <w:rPr>
            <w:rFonts w:hint="eastAsia"/>
            <w:rPrChange w:id="251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PCS </w:delText>
        </w:r>
        <w:r w:rsidRPr="002646CB" w:rsidDel="00087689">
          <w:rPr>
            <w:rFonts w:hint="eastAsia"/>
            <w:rPrChange w:id="251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장치에</w:delText>
        </w:r>
        <w:r w:rsidRPr="002646CB" w:rsidDel="00087689">
          <w:rPr>
            <w:rFonts w:hint="eastAsia"/>
            <w:rPrChange w:id="252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2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Pr="002646CB" w:rsidDel="00087689">
          <w:rPr>
            <w:rFonts w:hint="eastAsia"/>
            <w:rPrChange w:id="252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AC </w:delText>
        </w:r>
        <w:r w:rsidRPr="002646CB" w:rsidDel="00087689">
          <w:rPr>
            <w:rFonts w:hint="eastAsia"/>
            <w:rPrChange w:id="252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Pr="002646CB" w:rsidDel="00087689">
          <w:rPr>
            <w:rFonts w:hint="eastAsia"/>
            <w:rPrChange w:id="252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2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기준</w:delText>
        </w:r>
        <w:r w:rsidRPr="002646CB" w:rsidDel="00087689">
          <w:rPr>
            <w:rFonts w:hint="eastAsia"/>
            <w:rPrChange w:id="252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2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Pr="002646CB" w:rsidDel="00087689">
          <w:rPr>
            <w:rFonts w:hint="eastAsia"/>
            <w:rPrChange w:id="252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2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</w:del>
    </w:p>
    <w:p w14:paraId="7BDEC41F" w14:textId="43A213EA" w:rsidR="00BD4019" w:rsidRPr="002646CB" w:rsidDel="00087689" w:rsidRDefault="00C567B8" w:rsidP="00BD4019">
      <w:pPr>
        <w:pStyle w:val="af6"/>
        <w:numPr>
          <w:ilvl w:val="0"/>
          <w:numId w:val="19"/>
        </w:numPr>
        <w:ind w:leftChars="0"/>
        <w:rPr>
          <w:del w:id="25210" w:author="박 진상" w:date="2019-10-08T06:08:00Z"/>
          <w:rPrChange w:id="25211" w:author="ETRI-김종원" w:date="2019-12-10T10:44:00Z">
            <w:rPr>
              <w:del w:id="25212" w:author="박 진상" w:date="2019-10-08T06:08:00Z"/>
              <w:color w:val="000000" w:themeColor="text1"/>
            </w:rPr>
          </w:rPrChange>
        </w:rPr>
      </w:pPr>
      <w:del w:id="25213" w:author="박 진상" w:date="2019-10-08T06:08:00Z">
        <w:r w:rsidRPr="002646CB" w:rsidDel="00087689">
          <w:rPr>
            <w:rFonts w:hint="eastAsia"/>
            <w:rPrChange w:id="252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CHP</w:delText>
        </w:r>
        <w:r w:rsidR="00BD4019" w:rsidRPr="002646CB" w:rsidDel="00087689">
          <w:rPr>
            <w:rFonts w:hint="eastAsia"/>
            <w:rPrChange w:id="252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BD4019" w:rsidRPr="002646CB" w:rsidDel="00087689">
          <w:rPr>
            <w:rFonts w:hint="eastAsia"/>
            <w:rPrChange w:id="252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2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BD4019" w:rsidRPr="002646CB" w:rsidDel="00087689">
          <w:rPr>
            <w:rFonts w:hint="eastAsia"/>
            <w:rPrChange w:id="252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AC </w:delText>
        </w:r>
        <w:r w:rsidR="00BD4019" w:rsidRPr="002646CB" w:rsidDel="00087689">
          <w:rPr>
            <w:rFonts w:hint="eastAsia"/>
            <w:rPrChange w:id="252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D4019" w:rsidRPr="002646CB" w:rsidDel="00087689">
          <w:rPr>
            <w:rFonts w:hint="eastAsia"/>
            <w:rPrChange w:id="252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2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기준</w:delText>
        </w:r>
        <w:r w:rsidR="00BD4019" w:rsidRPr="002646CB" w:rsidDel="00087689">
          <w:rPr>
            <w:rFonts w:hint="eastAsia"/>
            <w:rPrChange w:id="252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2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="00BD4019" w:rsidRPr="002646CB" w:rsidDel="00087689">
          <w:rPr>
            <w:rFonts w:hint="eastAsia"/>
            <w:rPrChange w:id="252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2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</w:del>
    </w:p>
    <w:p w14:paraId="2C16D86B" w14:textId="3BE2E328" w:rsidR="00BD4019" w:rsidRPr="002646CB" w:rsidDel="00087689" w:rsidRDefault="00BD4019" w:rsidP="00BD4019">
      <w:pPr>
        <w:widowControl/>
        <w:wordWrap/>
        <w:autoSpaceDE/>
        <w:autoSpaceDN/>
        <w:spacing w:line="240" w:lineRule="auto"/>
        <w:jc w:val="left"/>
        <w:rPr>
          <w:del w:id="25226" w:author="박 진상" w:date="2019-10-08T06:08:00Z"/>
          <w:rPrChange w:id="25227" w:author="ETRI-김종원" w:date="2019-12-10T10:44:00Z">
            <w:rPr>
              <w:del w:id="25228" w:author="박 진상" w:date="2019-10-08T06:08:00Z"/>
              <w:color w:val="FF0000"/>
            </w:rPr>
          </w:rPrChange>
        </w:rPr>
      </w:pPr>
    </w:p>
    <w:p w14:paraId="037954B8" w14:textId="30043132" w:rsidR="00BD4019" w:rsidRPr="002646CB" w:rsidDel="00087689" w:rsidRDefault="00BD4019" w:rsidP="007C0602">
      <w:pPr>
        <w:pStyle w:val="KSDTA1"/>
        <w:rPr>
          <w:del w:id="25229" w:author="박 진상" w:date="2019-10-08T06:08:00Z"/>
          <w:lang w:eastAsia="ko-KR"/>
          <w:rPrChange w:id="25230" w:author="ETRI-김종원" w:date="2019-12-10T10:44:00Z">
            <w:rPr>
              <w:del w:id="25231" w:author="박 진상" w:date="2019-10-08T06:08:00Z"/>
              <w:lang w:eastAsia="ko-KR"/>
            </w:rPr>
          </w:rPrChange>
        </w:rPr>
      </w:pPr>
      <w:del w:id="25232" w:author="박 진상" w:date="2019-10-08T06:08:00Z">
        <w:r w:rsidRPr="002646CB" w:rsidDel="00087689">
          <w:rPr>
            <w:rFonts w:hint="eastAsia"/>
            <w:lang w:eastAsia="ko-KR"/>
            <w:rPrChange w:id="25233" w:author="ETRI-김종원" w:date="2019-12-10T10:44:00Z">
              <w:rPr>
                <w:rFonts w:hint="eastAsia"/>
                <w:lang w:eastAsia="ko-KR"/>
              </w:rPr>
            </w:rPrChange>
          </w:rPr>
          <w:delText>발전기</w:delText>
        </w:r>
        <w:r w:rsidRPr="002646CB" w:rsidDel="00087689">
          <w:rPr>
            <w:lang w:eastAsia="ko-KR"/>
            <w:rPrChange w:id="25234" w:author="ETRI-김종원" w:date="2019-12-10T10:44:00Z">
              <w:rPr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235" w:author="ETRI-김종원" w:date="2019-12-10T10:44:00Z">
              <w:rPr>
                <w:rFonts w:hint="eastAsia"/>
                <w:lang w:eastAsia="ko-KR"/>
              </w:rPr>
            </w:rPrChange>
          </w:rPr>
          <w:delText>연료관리</w:delText>
        </w:r>
      </w:del>
    </w:p>
    <w:p w14:paraId="60B3D422" w14:textId="2BE02574" w:rsidR="00BD4019" w:rsidRPr="002646CB" w:rsidDel="00087689" w:rsidRDefault="00BD4019" w:rsidP="00BD4019">
      <w:pPr>
        <w:rPr>
          <w:del w:id="25236" w:author="박 진상" w:date="2019-10-08T06:08:00Z"/>
          <w:rPrChange w:id="25237" w:author="ETRI-김종원" w:date="2019-12-10T10:44:00Z">
            <w:rPr>
              <w:del w:id="25238" w:author="박 진상" w:date="2019-10-08T06:08:00Z"/>
              <w:color w:val="000000" w:themeColor="text1"/>
            </w:rPr>
          </w:rPrChange>
        </w:rPr>
      </w:pPr>
    </w:p>
    <w:p w14:paraId="6DDE0C84" w14:textId="2B687A4A" w:rsidR="00BD4019" w:rsidRPr="002646CB" w:rsidDel="00087689" w:rsidRDefault="005C5EB9" w:rsidP="00BD4019">
      <w:pPr>
        <w:rPr>
          <w:del w:id="25239" w:author="박 진상" w:date="2019-10-08T06:08:00Z"/>
          <w:rPrChange w:id="25240" w:author="ETRI-김종원" w:date="2019-12-10T10:44:00Z">
            <w:rPr>
              <w:del w:id="25241" w:author="박 진상" w:date="2019-10-08T06:08:00Z"/>
            </w:rPr>
          </w:rPrChange>
        </w:rPr>
      </w:pPr>
      <w:del w:id="25242" w:author="박 진상" w:date="2019-10-08T06:08:00Z">
        <w:r w:rsidRPr="002646CB" w:rsidDel="00087689">
          <w:rPr>
            <w:rFonts w:hint="eastAsia"/>
            <w:rPrChange w:id="25243" w:author="ETRI-김종원" w:date="2019-12-10T10:44:00Z">
              <w:rPr>
                <w:rFonts w:hint="eastAsia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25244" w:author="ETRI-김종원" w:date="2019-12-10T10:44:00Z">
              <w:rPr>
                <w:rFonts w:hint="eastAsia"/>
              </w:rPr>
            </w:rPrChange>
          </w:rPr>
          <w:delText>립형</w:delText>
        </w:r>
        <w:r w:rsidR="00BD4019" w:rsidRPr="002646CB" w:rsidDel="00087689">
          <w:rPr>
            <w:rFonts w:hint="eastAsia"/>
            <w:rPrChange w:id="2524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2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25247" w:author="ETRI-김종원" w:date="2019-12-10T10:44:00Z">
              <w:rPr>
                <w:rFonts w:hint="eastAsia"/>
              </w:rPr>
            </w:rPrChange>
          </w:rPr>
          <w:delText>의</w:delText>
        </w:r>
        <w:r w:rsidR="00BD4019" w:rsidRPr="002646CB" w:rsidDel="00087689">
          <w:rPr>
            <w:rFonts w:hint="eastAsia"/>
            <w:rPrChange w:id="2524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D3C" w:rsidRPr="002646CB" w:rsidDel="00087689">
          <w:rPr>
            <w:rFonts w:hint="eastAsia"/>
            <w:rPrChange w:id="25249" w:author="ETRI-김종원" w:date="2019-12-10T10:44:00Z">
              <w:rPr>
                <w:rFonts w:hint="eastAsia"/>
              </w:rPr>
            </w:rPrChange>
          </w:rPr>
          <w:delText>CHP</w:delText>
        </w:r>
        <w:r w:rsidR="00BD4019" w:rsidRPr="002646CB" w:rsidDel="00087689">
          <w:rPr>
            <w:rFonts w:hint="eastAsia"/>
            <w:rPrChange w:id="25250" w:author="ETRI-김종원" w:date="2019-12-10T10:44:00Z">
              <w:rPr>
                <w:rFonts w:hint="eastAsia"/>
              </w:rPr>
            </w:rPrChange>
          </w:rPr>
          <w:delText>연료는</w:delText>
        </w:r>
        <w:r w:rsidR="00BD4019" w:rsidRPr="002646CB" w:rsidDel="00087689">
          <w:rPr>
            <w:rFonts w:hint="eastAsia"/>
            <w:rPrChange w:id="252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252" w:author="ETRI-김종원" w:date="2019-12-10T10:44:00Z">
              <w:rPr>
                <w:rFonts w:hint="eastAsia"/>
              </w:rPr>
            </w:rPrChange>
          </w:rPr>
          <w:delText>상시</w:delText>
        </w:r>
        <w:r w:rsidR="00BD4019" w:rsidRPr="002646CB" w:rsidDel="00087689">
          <w:rPr>
            <w:rFonts w:hint="eastAsia"/>
            <w:rPrChange w:id="252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254" w:author="ETRI-김종원" w:date="2019-12-10T10:44:00Z">
              <w:rPr>
                <w:rFonts w:hint="eastAsia"/>
              </w:rPr>
            </w:rPrChange>
          </w:rPr>
          <w:delText>공급</w:delText>
        </w:r>
        <w:r w:rsidR="00C567B8" w:rsidRPr="002646CB" w:rsidDel="00087689">
          <w:rPr>
            <w:rFonts w:hint="eastAsia"/>
            <w:rPrChange w:id="25255" w:author="ETRI-김종원" w:date="2019-12-10T10:44:00Z">
              <w:rPr>
                <w:rFonts w:hint="eastAsia"/>
              </w:rPr>
            </w:rPrChange>
          </w:rPr>
          <w:delText>이</w:delText>
        </w:r>
        <w:r w:rsidR="00C567B8" w:rsidRPr="002646CB" w:rsidDel="00087689">
          <w:rPr>
            <w:rFonts w:hint="eastAsia"/>
            <w:rPrChange w:id="252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257" w:author="ETRI-김종원" w:date="2019-12-10T10:44:00Z">
              <w:rPr>
                <w:rFonts w:hint="eastAsia"/>
              </w:rPr>
            </w:rPrChange>
          </w:rPr>
          <w:delText>가능해야</w:delText>
        </w:r>
        <w:r w:rsidR="00C567B8" w:rsidRPr="002646CB" w:rsidDel="00087689">
          <w:rPr>
            <w:rFonts w:hint="eastAsia"/>
            <w:rPrChange w:id="2525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25259" w:author="ETRI-김종원" w:date="2019-12-10T10:44:00Z">
              <w:rPr>
                <w:rFonts w:hint="eastAsia"/>
              </w:rPr>
            </w:rPrChange>
          </w:rPr>
          <w:delText>한다</w:delText>
        </w:r>
        <w:r w:rsidR="00C567B8" w:rsidRPr="002646CB" w:rsidDel="00087689">
          <w:rPr>
            <w:rFonts w:hint="eastAsia"/>
            <w:rPrChange w:id="25260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765068F4" w14:textId="622824D3" w:rsidR="00BD4019" w:rsidRPr="002646CB" w:rsidDel="00087689" w:rsidRDefault="00BD4019">
      <w:pPr>
        <w:widowControl/>
        <w:wordWrap/>
        <w:autoSpaceDE/>
        <w:autoSpaceDN/>
        <w:spacing w:line="240" w:lineRule="auto"/>
        <w:jc w:val="left"/>
        <w:rPr>
          <w:del w:id="25261" w:author="박 진상" w:date="2019-10-08T06:08:00Z"/>
          <w:rPrChange w:id="25262" w:author="ETRI-김종원" w:date="2019-12-10T10:44:00Z">
            <w:rPr>
              <w:del w:id="25263" w:author="박 진상" w:date="2019-10-08T06:08:00Z"/>
            </w:rPr>
          </w:rPrChange>
        </w:rPr>
      </w:pPr>
    </w:p>
    <w:p w14:paraId="1A8B06E9" w14:textId="3919987B" w:rsidR="00BD4019" w:rsidRPr="002646CB" w:rsidDel="00087689" w:rsidRDefault="00BD4019" w:rsidP="00BD4019">
      <w:pPr>
        <w:pStyle w:val="KSDTA"/>
        <w:rPr>
          <w:del w:id="25264" w:author="박 진상" w:date="2019-10-08T06:08:00Z"/>
          <w:lang w:eastAsia="ko-KR"/>
          <w:rPrChange w:id="25265" w:author="ETRI-김종원" w:date="2019-12-10T10:44:00Z">
            <w:rPr>
              <w:del w:id="25266" w:author="박 진상" w:date="2019-10-08T06:08:00Z"/>
              <w:lang w:eastAsia="ko-KR"/>
            </w:rPr>
          </w:rPrChange>
        </w:rPr>
      </w:pPr>
    </w:p>
    <w:p w14:paraId="6294DD34" w14:textId="48FD4E9B" w:rsidR="00BD4019" w:rsidRPr="002646CB" w:rsidDel="00087689" w:rsidRDefault="00BD4019" w:rsidP="00BD4019">
      <w:pPr>
        <w:pStyle w:val="KSDTff"/>
        <w:rPr>
          <w:del w:id="25267" w:author="박 진상" w:date="2019-10-08T06:08:00Z"/>
          <w:rPrChange w:id="25268" w:author="ETRI-김종원" w:date="2019-12-10T10:44:00Z">
            <w:rPr>
              <w:del w:id="25269" w:author="박 진상" w:date="2019-10-08T06:08:00Z"/>
            </w:rPr>
          </w:rPrChange>
        </w:rPr>
      </w:pPr>
      <w:del w:id="25270" w:author="박 진상" w:date="2019-10-08T06:08:00Z">
        <w:r w:rsidRPr="002646CB" w:rsidDel="00087689">
          <w:rPr>
            <w:rFonts w:hint="eastAsia"/>
            <w:rPrChange w:id="25271" w:author="ETRI-김종원" w:date="2019-12-10T10:44:00Z">
              <w:rPr>
                <w:rFonts w:hint="eastAsia"/>
              </w:rPr>
            </w:rPrChange>
          </w:rPr>
          <w:delText>(</w:delText>
        </w:r>
        <w:r w:rsidRPr="002646CB" w:rsidDel="00087689">
          <w:rPr>
            <w:rFonts w:hint="eastAsia"/>
            <w:rPrChange w:id="25272" w:author="ETRI-김종원" w:date="2019-12-10T10:44:00Z">
              <w:rPr>
                <w:rFonts w:hint="eastAsia"/>
              </w:rPr>
            </w:rPrChange>
          </w:rPr>
          <w:delText>참고</w:delText>
        </w:r>
        <w:r w:rsidRPr="002646CB" w:rsidDel="00087689">
          <w:rPr>
            <w:rFonts w:hint="eastAsia"/>
            <w:rPrChange w:id="25273" w:author="ETRI-김종원" w:date="2019-12-10T10:44:00Z">
              <w:rPr>
                <w:rFonts w:hint="eastAsia"/>
              </w:rPr>
            </w:rPrChange>
          </w:rPr>
          <w:delText>)</w:delText>
        </w:r>
      </w:del>
    </w:p>
    <w:p w14:paraId="03F6F574" w14:textId="38BD5EAF" w:rsidR="00BD4019" w:rsidRPr="002646CB" w:rsidDel="00087689" w:rsidRDefault="00BD4019" w:rsidP="00BD4019">
      <w:pPr>
        <w:rPr>
          <w:del w:id="25274" w:author="박 진상" w:date="2019-10-08T06:08:00Z"/>
          <w:rPrChange w:id="25275" w:author="ETRI-김종원" w:date="2019-12-10T10:44:00Z">
            <w:rPr>
              <w:del w:id="25276" w:author="박 진상" w:date="2019-10-08T06:08:00Z"/>
            </w:rPr>
          </w:rPrChange>
        </w:rPr>
      </w:pPr>
    </w:p>
    <w:p w14:paraId="34330349" w14:textId="41DD434A" w:rsidR="00BD4019" w:rsidRPr="002646CB" w:rsidDel="00087689" w:rsidRDefault="00BD4019" w:rsidP="00BD4019">
      <w:pPr>
        <w:pStyle w:val="KSDTf9"/>
        <w:rPr>
          <w:del w:id="25277" w:author="박 진상" w:date="2019-10-08T06:08:00Z"/>
          <w:rPrChange w:id="25278" w:author="ETRI-김종원" w:date="2019-12-10T10:44:00Z">
            <w:rPr>
              <w:del w:id="25279" w:author="박 진상" w:date="2019-10-08T06:08:00Z"/>
            </w:rPr>
          </w:rPrChange>
        </w:rPr>
      </w:pPr>
      <w:del w:id="25280" w:author="박 진상" w:date="2019-10-08T06:08:00Z">
        <w:r w:rsidRPr="002646CB" w:rsidDel="00087689">
          <w:rPr>
            <w:rFonts w:hint="eastAsia"/>
            <w:rPrChange w:id="25281" w:author="ETRI-김종원" w:date="2019-12-10T10:44:00Z">
              <w:rPr>
                <w:rFonts w:hint="eastAsia"/>
              </w:rPr>
            </w:rPrChange>
          </w:rPr>
          <w:delText>독립형</w:delText>
        </w:r>
        <w:r w:rsidRPr="002646CB" w:rsidDel="00087689">
          <w:rPr>
            <w:rFonts w:hint="eastAsia"/>
            <w:rPrChange w:id="2528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28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Pr="002646CB" w:rsidDel="00087689">
          <w:rPr>
            <w:rFonts w:hint="eastAsia"/>
            <w:rPrChange w:id="25284" w:author="ETRI-김종원" w:date="2019-12-10T10:44:00Z">
              <w:rPr>
                <w:rFonts w:hint="eastAsia"/>
              </w:rPr>
            </w:rPrChange>
          </w:rPr>
          <w:delText>의</w:delText>
        </w:r>
        <w:r w:rsidRPr="002646CB" w:rsidDel="00087689">
          <w:rPr>
            <w:rFonts w:hint="eastAsia"/>
            <w:rPrChange w:id="252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286" w:author="ETRI-김종원" w:date="2019-12-10T10:44:00Z">
              <w:rPr>
                <w:rFonts w:hint="eastAsia"/>
              </w:rPr>
            </w:rPrChange>
          </w:rPr>
          <w:delText>제어</w:delText>
        </w:r>
      </w:del>
    </w:p>
    <w:p w14:paraId="0837FCF7" w14:textId="606B3F54" w:rsidR="00DE7B8C" w:rsidRPr="002646CB" w:rsidDel="00087689" w:rsidRDefault="00DE7B8C" w:rsidP="00BD4019">
      <w:pPr>
        <w:wordWrap/>
        <w:rPr>
          <w:del w:id="25287" w:author="박 진상" w:date="2019-10-08T06:08:00Z"/>
          <w:rPrChange w:id="25288" w:author="ETRI-김종원" w:date="2019-12-10T10:44:00Z">
            <w:rPr>
              <w:del w:id="25289" w:author="박 진상" w:date="2019-10-08T06:08:00Z"/>
            </w:rPr>
          </w:rPrChange>
        </w:rPr>
      </w:pPr>
    </w:p>
    <w:p w14:paraId="59F03B0C" w14:textId="0D69645E" w:rsidR="00BD4019" w:rsidRPr="002646CB" w:rsidDel="00087689" w:rsidRDefault="00BD4019" w:rsidP="00BD4019">
      <w:pPr>
        <w:rPr>
          <w:del w:id="25290" w:author="박 진상" w:date="2019-10-08T06:08:00Z"/>
          <w:lang w:val="en-US"/>
          <w:rPrChange w:id="25291" w:author="ETRI-김종원" w:date="2019-12-10T10:44:00Z">
            <w:rPr>
              <w:del w:id="25292" w:author="박 진상" w:date="2019-10-08T06:08:00Z"/>
              <w:lang w:val="en-US"/>
            </w:rPr>
          </w:rPrChange>
        </w:rPr>
      </w:pPr>
    </w:p>
    <w:p w14:paraId="70162621" w14:textId="6F65B03A" w:rsidR="00BD4019" w:rsidRPr="002646CB" w:rsidDel="00087689" w:rsidRDefault="00BD4019" w:rsidP="007C0602">
      <w:pPr>
        <w:pStyle w:val="KSDTA1"/>
        <w:rPr>
          <w:del w:id="25293" w:author="박 진상" w:date="2019-10-08T06:08:00Z"/>
          <w:lang w:eastAsia="ko-KR"/>
          <w:rPrChange w:id="25294" w:author="ETRI-김종원" w:date="2019-12-10T10:44:00Z">
            <w:rPr>
              <w:del w:id="25295" w:author="박 진상" w:date="2019-10-08T06:08:00Z"/>
              <w:lang w:eastAsia="ko-KR"/>
            </w:rPr>
          </w:rPrChange>
        </w:rPr>
      </w:pPr>
      <w:del w:id="25296" w:author="박 진상" w:date="2019-10-08T06:08:00Z">
        <w:r w:rsidRPr="002646CB" w:rsidDel="00087689">
          <w:rPr>
            <w:rFonts w:hint="eastAsia"/>
            <w:lang w:eastAsia="ko-KR"/>
            <w:rPrChange w:id="25297" w:author="ETRI-김종원" w:date="2019-12-10T10:44:00Z">
              <w:rPr>
                <w:rFonts w:hint="eastAsia"/>
                <w:lang w:eastAsia="ko-KR"/>
              </w:rPr>
            </w:rPrChange>
          </w:rPr>
          <w:delText>일반</w:delText>
        </w:r>
        <w:r w:rsidRPr="002646CB" w:rsidDel="00087689">
          <w:rPr>
            <w:rFonts w:hint="eastAsia"/>
            <w:lang w:eastAsia="ko-KR"/>
            <w:rPrChange w:id="25298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299" w:author="ETRI-김종원" w:date="2019-12-10T10:44:00Z">
              <w:rPr>
                <w:rFonts w:hint="eastAsia"/>
                <w:lang w:eastAsia="ko-KR"/>
              </w:rPr>
            </w:rPrChange>
          </w:rPr>
          <w:delText>사항</w:delText>
        </w:r>
        <w:r w:rsidRPr="002646CB" w:rsidDel="00087689">
          <w:rPr>
            <w:lang w:eastAsia="ko-KR"/>
            <w:rPrChange w:id="25300" w:author="ETRI-김종원" w:date="2019-12-10T10:44:00Z">
              <w:rPr>
                <w:lang w:eastAsia="ko-KR"/>
              </w:rPr>
            </w:rPrChange>
          </w:rPr>
          <w:delText xml:space="preserve"> </w:delText>
        </w:r>
      </w:del>
    </w:p>
    <w:p w14:paraId="1CC1B9F9" w14:textId="2B269FED" w:rsidR="00BD4019" w:rsidRPr="002646CB" w:rsidDel="00087689" w:rsidRDefault="00BD4019" w:rsidP="00BD4019">
      <w:pPr>
        <w:rPr>
          <w:del w:id="25301" w:author="박 진상" w:date="2019-10-08T06:08:00Z"/>
          <w:lang w:val="en-US"/>
          <w:rPrChange w:id="25302" w:author="ETRI-김종원" w:date="2019-12-10T10:44:00Z">
            <w:rPr>
              <w:del w:id="25303" w:author="박 진상" w:date="2019-10-08T06:08:00Z"/>
              <w:lang w:val="en-US"/>
            </w:rPr>
          </w:rPrChange>
        </w:rPr>
      </w:pPr>
    </w:p>
    <w:p w14:paraId="4F085435" w14:textId="08120C27" w:rsidR="00BD4019" w:rsidRPr="002646CB" w:rsidDel="00087689" w:rsidRDefault="002559F2" w:rsidP="00BD4019">
      <w:pPr>
        <w:rPr>
          <w:del w:id="25304" w:author="박 진상" w:date="2019-10-08T06:08:00Z"/>
          <w:lang w:val="en-US"/>
          <w:rPrChange w:id="25305" w:author="ETRI-김종원" w:date="2019-12-10T10:44:00Z">
            <w:rPr>
              <w:del w:id="25306" w:author="박 진상" w:date="2019-10-08T06:08:00Z"/>
              <w:lang w:val="en-US"/>
            </w:rPr>
          </w:rPrChange>
        </w:rPr>
      </w:pPr>
      <w:del w:id="25307" w:author="박 진상" w:date="2019-10-08T06:08:00Z">
        <w:r w:rsidRPr="002646CB" w:rsidDel="00087689">
          <w:rPr>
            <w:rFonts w:hint="eastAsia"/>
            <w:lang w:val="en-US"/>
            <w:rPrChange w:id="25308" w:author="ETRI-김종원" w:date="2019-12-10T10:44:00Z">
              <w:rPr>
                <w:rFonts w:hint="eastAsia"/>
                <w:lang w:val="en-US"/>
              </w:rPr>
            </w:rPrChange>
          </w:rPr>
          <w:delText>독립형</w:delText>
        </w:r>
        <w:r w:rsidR="00BD4019" w:rsidRPr="002646CB" w:rsidDel="00087689">
          <w:rPr>
            <w:lang w:val="en-US"/>
            <w:rPrChange w:id="25309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31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lang w:val="en-US"/>
            <w:rPrChange w:id="25311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lang w:val="en-US"/>
            <w:rPrChange w:id="25312" w:author="ETRI-김종원" w:date="2019-12-10T10:44:00Z">
              <w:rPr>
                <w:lang w:val="en-US"/>
              </w:rPr>
            </w:rPrChange>
          </w:rPr>
          <w:delText>의</w:delText>
        </w:r>
        <w:r w:rsidR="00BD4019" w:rsidRPr="002646CB" w:rsidDel="00087689">
          <w:rPr>
            <w:lang w:val="en-US"/>
            <w:rPrChange w:id="25313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14" w:author="ETRI-김종원" w:date="2019-12-10T10:44:00Z">
              <w:rPr>
                <w:rFonts w:hint="eastAsia"/>
                <w:lang w:val="en-US"/>
              </w:rPr>
            </w:rPrChange>
          </w:rPr>
          <w:delText>유효전력</w:delText>
        </w:r>
        <w:r w:rsidR="00BD4019" w:rsidRPr="002646CB" w:rsidDel="00087689">
          <w:rPr>
            <w:rFonts w:hint="eastAsia"/>
            <w:lang w:val="en-US"/>
            <w:rPrChange w:id="2531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16" w:author="ETRI-김종원" w:date="2019-12-10T10:44:00Z">
              <w:rPr>
                <w:rFonts w:hint="eastAsia"/>
                <w:lang w:val="en-US"/>
              </w:rPr>
            </w:rPrChange>
          </w:rPr>
          <w:delText>및</w:delText>
        </w:r>
        <w:r w:rsidR="00BD4019" w:rsidRPr="002646CB" w:rsidDel="00087689">
          <w:rPr>
            <w:rFonts w:hint="eastAsia"/>
            <w:lang w:val="en-US"/>
            <w:rPrChange w:id="2531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18" w:author="ETRI-김종원" w:date="2019-12-10T10:44:00Z">
              <w:rPr>
                <w:rFonts w:hint="eastAsia"/>
                <w:lang w:val="en-US"/>
              </w:rPr>
            </w:rPrChange>
          </w:rPr>
          <w:delText>주파수</w:delText>
        </w:r>
        <w:r w:rsidR="00BD4019" w:rsidRPr="002646CB" w:rsidDel="00087689">
          <w:rPr>
            <w:rFonts w:hint="eastAsia"/>
            <w:lang w:val="en-US"/>
            <w:rPrChange w:id="2531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20" w:author="ETRI-김종원" w:date="2019-12-10T10:44:00Z">
              <w:rPr>
                <w:rFonts w:hint="eastAsia"/>
                <w:lang w:val="en-US"/>
              </w:rPr>
            </w:rPrChange>
          </w:rPr>
          <w:delText>조정</w:delText>
        </w:r>
        <w:r w:rsidR="00BD4019" w:rsidRPr="002646CB" w:rsidDel="00087689">
          <w:rPr>
            <w:rFonts w:hint="eastAsia"/>
            <w:lang w:val="en-US"/>
            <w:rPrChange w:id="2532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22" w:author="ETRI-김종원" w:date="2019-12-10T10:44:00Z">
              <w:rPr>
                <w:rFonts w:hint="eastAsia"/>
                <w:lang w:val="en-US"/>
              </w:rPr>
            </w:rPrChange>
          </w:rPr>
          <w:delText>제어는</w:delText>
        </w:r>
        <w:r w:rsidR="00BD4019" w:rsidRPr="002646CB" w:rsidDel="00087689">
          <w:rPr>
            <w:rFonts w:hint="eastAsia"/>
            <w:lang w:val="en-US"/>
            <w:rPrChange w:id="2532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lang w:val="en-US"/>
            <w:rPrChange w:id="25324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BD4019" w:rsidRPr="002646CB" w:rsidDel="00087689">
          <w:rPr>
            <w:rFonts w:hint="eastAsia"/>
            <w:lang w:val="en-US"/>
            <w:rPrChange w:id="2532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5.3 </w:delText>
        </w:r>
        <w:r w:rsidR="00BD4019" w:rsidRPr="002646CB" w:rsidDel="00087689">
          <w:rPr>
            <w:rFonts w:hint="eastAsia"/>
            <w:lang w:val="en-US"/>
            <w:rPrChange w:id="25326" w:author="ETRI-김종원" w:date="2019-12-10T10:44:00Z">
              <w:rPr>
                <w:rFonts w:hint="eastAsia"/>
                <w:lang w:val="en-US"/>
              </w:rPr>
            </w:rPrChange>
          </w:rPr>
          <w:delText>절에</w:delText>
        </w:r>
        <w:r w:rsidR="00BD4019" w:rsidRPr="002646CB" w:rsidDel="00087689">
          <w:rPr>
            <w:rFonts w:hint="eastAsia"/>
            <w:lang w:val="en-US"/>
            <w:rPrChange w:id="2532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28" w:author="ETRI-김종원" w:date="2019-12-10T10:44:00Z">
              <w:rPr>
                <w:rFonts w:hint="eastAsia"/>
                <w:lang w:val="en-US"/>
              </w:rPr>
            </w:rPrChange>
          </w:rPr>
          <w:delText>정의된내용을</w:delText>
        </w:r>
        <w:r w:rsidR="00BD4019" w:rsidRPr="002646CB" w:rsidDel="00087689">
          <w:rPr>
            <w:rFonts w:hint="eastAsia"/>
            <w:lang w:val="en-US"/>
            <w:rPrChange w:id="2532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30" w:author="ETRI-김종원" w:date="2019-12-10T10:44:00Z">
              <w:rPr>
                <w:rFonts w:hint="eastAsia"/>
                <w:lang w:val="en-US"/>
              </w:rPr>
            </w:rPrChange>
          </w:rPr>
          <w:delText>준용한다</w:delText>
        </w:r>
        <w:r w:rsidR="00BD4019" w:rsidRPr="002646CB" w:rsidDel="00087689">
          <w:rPr>
            <w:rFonts w:hint="eastAsia"/>
            <w:lang w:val="en-US"/>
            <w:rPrChange w:id="25331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</w:del>
    </w:p>
    <w:p w14:paraId="0D934B6D" w14:textId="3768EED6" w:rsidR="00BD4019" w:rsidRPr="002646CB" w:rsidDel="00087689" w:rsidRDefault="00BD4019" w:rsidP="00BD4019">
      <w:pPr>
        <w:rPr>
          <w:del w:id="25332" w:author="박 진상" w:date="2019-10-08T06:08:00Z"/>
          <w:lang w:val="en-US"/>
          <w:rPrChange w:id="25333" w:author="ETRI-김종원" w:date="2019-12-10T10:44:00Z">
            <w:rPr>
              <w:del w:id="25334" w:author="박 진상" w:date="2019-10-08T06:08:00Z"/>
              <w:lang w:val="en-US"/>
            </w:rPr>
          </w:rPrChange>
        </w:rPr>
      </w:pPr>
    </w:p>
    <w:p w14:paraId="66C143BA" w14:textId="61A660AD" w:rsidR="00BD4019" w:rsidRPr="002646CB" w:rsidDel="00087689" w:rsidRDefault="00BD4019" w:rsidP="007C0602">
      <w:pPr>
        <w:pStyle w:val="KSDTA1"/>
        <w:rPr>
          <w:del w:id="25335" w:author="박 진상" w:date="2019-10-08T06:08:00Z"/>
          <w:lang w:eastAsia="ko-KR"/>
          <w:rPrChange w:id="25336" w:author="ETRI-김종원" w:date="2019-12-10T10:44:00Z">
            <w:rPr>
              <w:del w:id="25337" w:author="박 진상" w:date="2019-10-08T06:08:00Z"/>
              <w:lang w:eastAsia="ko-KR"/>
            </w:rPr>
          </w:rPrChange>
        </w:rPr>
      </w:pPr>
      <w:del w:id="25338" w:author="박 진상" w:date="2019-10-08T06:08:00Z">
        <w:r w:rsidRPr="002646CB" w:rsidDel="00087689">
          <w:rPr>
            <w:rFonts w:hint="eastAsia"/>
            <w:lang w:eastAsia="ko-KR"/>
            <w:rPrChange w:id="25339" w:author="ETRI-김종원" w:date="2019-12-10T10:44:00Z">
              <w:rPr>
                <w:rFonts w:hint="eastAsia"/>
                <w:lang w:eastAsia="ko-KR"/>
              </w:rPr>
            </w:rPrChange>
          </w:rPr>
          <w:delText>EES</w:delText>
        </w:r>
        <w:r w:rsidRPr="002646CB" w:rsidDel="00087689">
          <w:rPr>
            <w:rFonts w:hint="eastAsia"/>
            <w:lang w:eastAsia="ko-KR"/>
            <w:rPrChange w:id="25340" w:author="ETRI-김종원" w:date="2019-12-10T10:44:00Z">
              <w:rPr>
                <w:rFonts w:hint="eastAsia"/>
                <w:lang w:eastAsia="ko-KR"/>
              </w:rPr>
            </w:rPrChange>
          </w:rPr>
          <w:delText>시스템</w:delText>
        </w:r>
        <w:r w:rsidRPr="002646CB" w:rsidDel="00087689">
          <w:rPr>
            <w:rFonts w:hint="eastAsia"/>
            <w:lang w:eastAsia="ko-KR"/>
            <w:rPrChange w:id="2534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342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087689">
          <w:rPr>
            <w:rFonts w:hint="eastAsia"/>
            <w:lang w:eastAsia="ko-KR"/>
            <w:rPrChange w:id="2534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344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</w:del>
    </w:p>
    <w:p w14:paraId="1F501A14" w14:textId="46D7A4E3" w:rsidR="00BD4019" w:rsidRPr="002646CB" w:rsidDel="00087689" w:rsidRDefault="00BD4019" w:rsidP="00BD4019">
      <w:pPr>
        <w:rPr>
          <w:del w:id="25345" w:author="박 진상" w:date="2019-10-08T06:08:00Z"/>
          <w:rPrChange w:id="25346" w:author="ETRI-김종원" w:date="2019-12-10T10:44:00Z">
            <w:rPr>
              <w:del w:id="25347" w:author="박 진상" w:date="2019-10-08T06:08:00Z"/>
            </w:rPr>
          </w:rPrChange>
        </w:rPr>
      </w:pPr>
    </w:p>
    <w:p w14:paraId="5F052D22" w14:textId="5DCC71F9" w:rsidR="00BD4019" w:rsidRPr="002646CB" w:rsidDel="00087689" w:rsidRDefault="002559F2" w:rsidP="00BD4019">
      <w:pPr>
        <w:rPr>
          <w:del w:id="25348" w:author="박 진상" w:date="2019-10-08T06:08:00Z"/>
          <w:lang w:val="en-US"/>
          <w:rPrChange w:id="25349" w:author="ETRI-김종원" w:date="2019-12-10T10:44:00Z">
            <w:rPr>
              <w:del w:id="25350" w:author="박 진상" w:date="2019-10-08T06:08:00Z"/>
              <w:lang w:val="en-US"/>
            </w:rPr>
          </w:rPrChange>
        </w:rPr>
      </w:pPr>
      <w:del w:id="25351" w:author="박 진상" w:date="2019-10-08T06:08:00Z">
        <w:r w:rsidRPr="002646CB" w:rsidDel="00087689">
          <w:rPr>
            <w:rFonts w:hint="eastAsia"/>
            <w:lang w:val="en-US"/>
            <w:rPrChange w:id="25352" w:author="ETRI-김종원" w:date="2019-12-10T10:44:00Z">
              <w:rPr>
                <w:rFonts w:hint="eastAsia"/>
                <w:lang w:val="en-US"/>
              </w:rPr>
            </w:rPrChange>
          </w:rPr>
          <w:delText>독립형</w:delText>
        </w:r>
        <w:r w:rsidR="00BD4019" w:rsidRPr="002646CB" w:rsidDel="00087689">
          <w:rPr>
            <w:lang w:val="en-US"/>
            <w:rPrChange w:id="25353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35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lang w:val="en-US"/>
            <w:rPrChange w:id="25355" w:author="ETRI-김종원" w:date="2019-12-10T10:44:00Z">
              <w:rPr>
                <w:rFonts w:hint="eastAsia"/>
                <w:lang w:val="en-US"/>
              </w:rPr>
            </w:rPrChange>
          </w:rPr>
          <w:delText>에서</w:delText>
        </w:r>
        <w:r w:rsidR="00BD4019" w:rsidRPr="002646CB" w:rsidDel="00087689">
          <w:rPr>
            <w:rFonts w:hint="eastAsia"/>
            <w:lang w:val="en-US"/>
            <w:rPrChange w:id="2535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EES</w:delText>
        </w:r>
        <w:r w:rsidR="00BD4019" w:rsidRPr="002646CB" w:rsidDel="00087689">
          <w:rPr>
            <w:rFonts w:hint="eastAsia"/>
            <w:lang w:val="en-US"/>
            <w:rPrChange w:id="25357" w:author="ETRI-김종원" w:date="2019-12-10T10:44:00Z">
              <w:rPr>
                <w:rFonts w:hint="eastAsia"/>
                <w:lang w:val="en-US"/>
              </w:rPr>
            </w:rPrChange>
          </w:rPr>
          <w:delText>시스템은</w:delText>
        </w:r>
        <w:r w:rsidR="00BD4019" w:rsidRPr="002646CB" w:rsidDel="00087689">
          <w:rPr>
            <w:rFonts w:hint="eastAsia"/>
            <w:lang w:val="en-US"/>
            <w:rPrChange w:id="2535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59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BD4019" w:rsidRPr="002646CB" w:rsidDel="00087689">
          <w:rPr>
            <w:rFonts w:hint="eastAsia"/>
            <w:lang w:val="en-US"/>
            <w:rPrChange w:id="2536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61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BD4019" w:rsidRPr="002646CB" w:rsidDel="00087689">
          <w:rPr>
            <w:rFonts w:hint="eastAsia"/>
            <w:lang w:val="en-US"/>
            <w:rPrChange w:id="2536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63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BD4019" w:rsidRPr="002646CB" w:rsidDel="00087689">
          <w:rPr>
            <w:rFonts w:hint="eastAsia"/>
            <w:lang w:val="en-US"/>
            <w:rPrChange w:id="2536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65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BD4019" w:rsidRPr="002646CB" w:rsidDel="00087689">
          <w:rPr>
            <w:rFonts w:hint="eastAsia"/>
            <w:lang w:val="en-US"/>
            <w:rPrChange w:id="2536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67" w:author="ETRI-김종원" w:date="2019-12-10T10:44:00Z">
              <w:rPr>
                <w:rFonts w:hint="eastAsia"/>
                <w:lang w:val="en-US"/>
              </w:rPr>
            </w:rPrChange>
          </w:rPr>
          <w:delText>제어가</w:delText>
        </w:r>
        <w:r w:rsidR="00BD4019" w:rsidRPr="002646CB" w:rsidDel="00087689">
          <w:rPr>
            <w:rFonts w:hint="eastAsia"/>
            <w:lang w:val="en-US"/>
            <w:rPrChange w:id="2536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69" w:author="ETRI-김종원" w:date="2019-12-10T10:44:00Z">
              <w:rPr>
                <w:rFonts w:hint="eastAsia"/>
                <w:lang w:val="en-US"/>
              </w:rPr>
            </w:rPrChange>
          </w:rPr>
          <w:delText>수행되어져야</w:delText>
        </w:r>
        <w:r w:rsidR="00BD4019" w:rsidRPr="002646CB" w:rsidDel="00087689">
          <w:rPr>
            <w:rFonts w:hint="eastAsia"/>
            <w:lang w:val="en-US"/>
            <w:rPrChange w:id="2537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71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BD4019" w:rsidRPr="002646CB" w:rsidDel="00087689">
          <w:rPr>
            <w:rFonts w:hint="eastAsia"/>
            <w:lang w:val="en-US"/>
            <w:rPrChange w:id="25372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</w:del>
    </w:p>
    <w:p w14:paraId="64A15035" w14:textId="073D3414" w:rsidR="00BD4019" w:rsidRPr="002646CB" w:rsidDel="00087689" w:rsidRDefault="00BD4019" w:rsidP="00BD4019">
      <w:pPr>
        <w:rPr>
          <w:del w:id="25373" w:author="박 진상" w:date="2019-10-08T06:08:00Z"/>
          <w:lang w:val="en-US"/>
          <w:rPrChange w:id="25374" w:author="ETRI-김종원" w:date="2019-12-10T10:44:00Z">
            <w:rPr>
              <w:del w:id="25375" w:author="박 진상" w:date="2019-10-08T06:08:00Z"/>
              <w:lang w:val="en-US"/>
            </w:rPr>
          </w:rPrChange>
        </w:rPr>
      </w:pPr>
    </w:p>
    <w:p w14:paraId="1B8EFFCF" w14:textId="0E227C7B" w:rsidR="00BD4019" w:rsidRPr="002646CB" w:rsidDel="00087689" w:rsidRDefault="002559F2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376" w:author="박 진상" w:date="2019-10-08T06:08:00Z"/>
          <w:rPrChange w:id="25377" w:author="ETRI-김종원" w:date="2019-12-10T10:44:00Z">
            <w:rPr>
              <w:del w:id="25378" w:author="박 진상" w:date="2019-10-08T06:08:00Z"/>
            </w:rPr>
          </w:rPrChange>
        </w:rPr>
      </w:pPr>
      <w:del w:id="25379" w:author="박 진상" w:date="2019-10-08T06:08:00Z">
        <w:r w:rsidRPr="002646CB" w:rsidDel="00087689">
          <w:rPr>
            <w:rFonts w:hint="eastAsia"/>
            <w:rPrChange w:id="25380" w:author="ETRI-김종원" w:date="2019-12-10T10:44:00Z">
              <w:rPr>
                <w:rFonts w:hint="eastAsia"/>
              </w:rPr>
            </w:rPrChange>
          </w:rPr>
          <w:delText>독립형</w:delText>
        </w:r>
        <w:r w:rsidR="00BD4019" w:rsidRPr="002646CB" w:rsidDel="00087689">
          <w:rPr>
            <w:rPrChange w:id="25381" w:author="ETRI-김종원" w:date="2019-12-10T10:44:00Z">
              <w:rPr/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38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PrChange w:id="25383" w:author="ETRI-김종원" w:date="2019-12-10T10:44:00Z">
              <w:rPr/>
            </w:rPrChange>
          </w:rPr>
          <w:delText>에서</w:delText>
        </w:r>
        <w:r w:rsidR="00BD4019" w:rsidRPr="002646CB" w:rsidDel="00087689">
          <w:rPr>
            <w:rPrChange w:id="2538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385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386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PrChange w:id="25387" w:author="ETRI-김종원" w:date="2019-12-10T10:44:00Z">
              <w:rPr/>
            </w:rPrChange>
          </w:rPr>
          <w:delText>의</w:delText>
        </w:r>
        <w:r w:rsidR="00BD4019" w:rsidRPr="002646CB" w:rsidDel="00087689">
          <w:rPr>
            <w:rPrChange w:id="2538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389" w:author="ETRI-김종원" w:date="2019-12-10T10:44:00Z">
              <w:rPr/>
            </w:rPrChange>
          </w:rPr>
          <w:delText>용량은</w:delText>
        </w:r>
        <w:r w:rsidR="00BD4019" w:rsidRPr="002646CB" w:rsidDel="00087689">
          <w:rPr>
            <w:rPrChange w:id="25390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5391" w:author="ETRI-김종원" w:date="2019-12-10T10:44:00Z">
              <w:rPr>
                <w:rFonts w:hint="eastAsia"/>
              </w:rPr>
            </w:rPrChange>
          </w:rPr>
          <w:delText>독립</w:delText>
        </w:r>
        <w:r w:rsidR="00BD4019" w:rsidRPr="002646CB" w:rsidDel="00087689">
          <w:rPr>
            <w:rPrChange w:id="25392" w:author="ETRI-김종원" w:date="2019-12-10T10:44:00Z">
              <w:rPr/>
            </w:rPrChange>
          </w:rPr>
          <w:delText>운전</w:delText>
        </w:r>
        <w:r w:rsidR="00BD4019" w:rsidRPr="002646CB" w:rsidDel="00087689">
          <w:rPr>
            <w:rPrChange w:id="2539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394" w:author="ETRI-김종원" w:date="2019-12-10T10:44:00Z">
              <w:rPr/>
            </w:rPrChange>
          </w:rPr>
          <w:delText>모드의</w:delText>
        </w:r>
        <w:r w:rsidR="00BD4019" w:rsidRPr="002646CB" w:rsidDel="00087689">
          <w:rPr>
            <w:rPrChange w:id="2539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396" w:author="ETRI-김종원" w:date="2019-12-10T10:44:00Z">
              <w:rPr/>
            </w:rPrChange>
          </w:rPr>
          <w:delText>계통연계</w:delText>
        </w:r>
        <w:r w:rsidR="00BD4019" w:rsidRPr="002646CB" w:rsidDel="00087689">
          <w:rPr>
            <w:rFonts w:hint="eastAsia"/>
            <w:rPrChange w:id="25397" w:author="ETRI-김종원" w:date="2019-12-10T10:44:00Z">
              <w:rPr>
                <w:rFonts w:hint="eastAsia"/>
              </w:rPr>
            </w:rPrChange>
          </w:rPr>
          <w:delText>형</w:delText>
        </w:r>
        <w:r w:rsidR="00BD4019" w:rsidRPr="002646CB" w:rsidDel="00087689">
          <w:rPr>
            <w:rPrChange w:id="2539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399" w:author="ETRI-김종원" w:date="2019-12-10T10:44:00Z">
              <w:rPr/>
            </w:rPrChange>
          </w:rPr>
          <w:delText>마이크로그리드의</w:delText>
        </w:r>
        <w:r w:rsidR="00BD4019" w:rsidRPr="002646CB" w:rsidDel="00087689">
          <w:rPr>
            <w:rPrChange w:id="2540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01" w:author="ETRI-김종원" w:date="2019-12-10T10:44:00Z">
              <w:rPr/>
            </w:rPrChange>
          </w:rPr>
          <w:delText>용량과</w:delText>
        </w:r>
        <w:r w:rsidR="00BD4019" w:rsidRPr="002646CB" w:rsidDel="00087689">
          <w:rPr>
            <w:rPrChange w:id="2540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03" w:author="ETRI-김종원" w:date="2019-12-10T10:44:00Z">
              <w:rPr/>
            </w:rPrChange>
          </w:rPr>
          <w:delText>완전히</w:delText>
        </w:r>
        <w:r w:rsidR="00BD4019" w:rsidRPr="002646CB" w:rsidDel="00087689">
          <w:rPr>
            <w:rPrChange w:id="2540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05" w:author="ETRI-김종원" w:date="2019-12-10T10:44:00Z">
              <w:rPr/>
            </w:rPrChange>
          </w:rPr>
          <w:delText>다르다</w:delText>
        </w:r>
        <w:r w:rsidR="00BD4019" w:rsidRPr="002646CB" w:rsidDel="00087689">
          <w:rPr>
            <w:rFonts w:hint="eastAsia"/>
            <w:rPrChange w:id="25406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BD4019" w:rsidRPr="002646CB" w:rsidDel="00087689">
          <w:rPr>
            <w:rFonts w:hint="eastAsia"/>
            <w:lang w:val="en-US"/>
            <w:rPrChange w:id="25407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408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PrChange w:id="25409" w:author="ETRI-김종원" w:date="2019-12-10T10:44:00Z">
              <w:rPr/>
            </w:rPrChange>
          </w:rPr>
          <w:delText>의</w:delText>
        </w:r>
        <w:r w:rsidR="00BD4019" w:rsidRPr="002646CB" w:rsidDel="00087689">
          <w:rPr>
            <w:rPrChange w:id="2541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11" w:author="ETRI-김종원" w:date="2019-12-10T10:44:00Z">
              <w:rPr/>
            </w:rPrChange>
          </w:rPr>
          <w:delText>용량은</w:delText>
        </w:r>
        <w:r w:rsidR="00BD4019" w:rsidRPr="002646CB" w:rsidDel="00087689">
          <w:rPr>
            <w:rPrChange w:id="2541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13" w:author="ETRI-김종원" w:date="2019-12-10T10:44:00Z">
              <w:rPr/>
            </w:rPrChange>
          </w:rPr>
          <w:delText>사용되는</w:delText>
        </w:r>
        <w:r w:rsidR="00BD4019" w:rsidRPr="002646CB" w:rsidDel="00087689">
          <w:rPr>
            <w:rPrChange w:id="2541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415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416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PrChange w:id="25417" w:author="ETRI-김종원" w:date="2019-12-10T10:44:00Z">
              <w:rPr/>
            </w:rPrChange>
          </w:rPr>
          <w:delText>의</w:delText>
        </w:r>
        <w:r w:rsidR="00BD4019" w:rsidRPr="002646CB" w:rsidDel="00087689">
          <w:rPr>
            <w:rPrChange w:id="2541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19" w:author="ETRI-김종원" w:date="2019-12-10T10:44:00Z">
              <w:rPr/>
            </w:rPrChange>
          </w:rPr>
          <w:delText>종류와</w:delText>
        </w:r>
        <w:r w:rsidR="00BD4019" w:rsidRPr="002646CB" w:rsidDel="00087689">
          <w:rPr>
            <w:rPrChange w:id="2542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21" w:author="ETRI-김종원" w:date="2019-12-10T10:44:00Z">
              <w:rPr/>
            </w:rPrChange>
          </w:rPr>
          <w:delText>부하</w:delText>
        </w:r>
        <w:r w:rsidR="00BD4019" w:rsidRPr="002646CB" w:rsidDel="00087689">
          <w:rPr>
            <w:rPrChange w:id="2542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23" w:author="ETRI-김종원" w:date="2019-12-10T10:44:00Z">
              <w:rPr/>
            </w:rPrChange>
          </w:rPr>
          <w:delText>요구에</w:delText>
        </w:r>
        <w:r w:rsidR="00BD4019" w:rsidRPr="002646CB" w:rsidDel="00087689">
          <w:rPr>
            <w:rPrChange w:id="2542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25" w:author="ETRI-김종원" w:date="2019-12-10T10:44:00Z">
              <w:rPr/>
            </w:rPrChange>
          </w:rPr>
          <w:delText>따라</w:delText>
        </w:r>
        <w:r w:rsidR="00BD4019" w:rsidRPr="002646CB" w:rsidDel="00087689">
          <w:rPr>
            <w:rPrChange w:id="25426" w:author="ETRI-김종원" w:date="2019-12-10T10:44:00Z">
              <w:rPr/>
            </w:rPrChange>
          </w:rPr>
          <w:delText xml:space="preserve"> </w:delText>
        </w:r>
        <w:r w:rsidR="00DB2BCC" w:rsidRPr="002646CB" w:rsidDel="00087689">
          <w:rPr>
            <w:rFonts w:hint="eastAsia"/>
            <w:rPrChange w:id="25427" w:author="ETRI-김종원" w:date="2019-12-10T10:44:00Z">
              <w:rPr>
                <w:rFonts w:hint="eastAsia"/>
              </w:rPr>
            </w:rPrChange>
          </w:rPr>
          <w:delText>독립</w:delText>
        </w:r>
        <w:r w:rsidR="00BD4019" w:rsidRPr="002646CB" w:rsidDel="00087689">
          <w:rPr>
            <w:rPrChange w:id="25428" w:author="ETRI-김종원" w:date="2019-12-10T10:44:00Z">
              <w:rPr/>
            </w:rPrChange>
          </w:rPr>
          <w:delText>운전</w:delText>
        </w:r>
        <w:r w:rsidR="00BD4019" w:rsidRPr="002646CB" w:rsidDel="00087689">
          <w:rPr>
            <w:rPrChange w:id="2542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30" w:author="ETRI-김종원" w:date="2019-12-10T10:44:00Z">
              <w:rPr/>
            </w:rPrChange>
          </w:rPr>
          <w:delText>모드에서</w:delText>
        </w:r>
        <w:r w:rsidR="00BD4019" w:rsidRPr="002646CB" w:rsidDel="00087689">
          <w:rPr>
            <w:rPrChange w:id="2543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32" w:author="ETRI-김종원" w:date="2019-12-10T10:44:00Z">
              <w:rPr/>
            </w:rPrChange>
          </w:rPr>
          <w:delText>계통연계</w:delText>
        </w:r>
        <w:r w:rsidR="00BD4019" w:rsidRPr="002646CB" w:rsidDel="00087689">
          <w:rPr>
            <w:rFonts w:hint="eastAsia"/>
            <w:rPrChange w:id="25433" w:author="ETRI-김종원" w:date="2019-12-10T10:44:00Z">
              <w:rPr>
                <w:rFonts w:hint="eastAsia"/>
              </w:rPr>
            </w:rPrChange>
          </w:rPr>
          <w:delText>형</w:delText>
        </w:r>
        <w:r w:rsidR="00BD4019" w:rsidRPr="002646CB" w:rsidDel="00087689">
          <w:rPr>
            <w:rPrChange w:id="2543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35" w:author="ETRI-김종원" w:date="2019-12-10T10:44:00Z">
              <w:rPr/>
            </w:rPrChange>
          </w:rPr>
          <w:delText>마이크로그리드의</w:delText>
        </w:r>
        <w:r w:rsidR="00BD4019" w:rsidRPr="002646CB" w:rsidDel="00087689">
          <w:rPr>
            <w:rPrChange w:id="2543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37" w:author="ETRI-김종원" w:date="2019-12-10T10:44:00Z">
              <w:rPr/>
            </w:rPrChange>
          </w:rPr>
          <w:delText>용량보다</w:delText>
        </w:r>
        <w:r w:rsidR="00BD4019" w:rsidRPr="002646CB" w:rsidDel="00087689">
          <w:rPr>
            <w:rPrChange w:id="2543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39" w:author="ETRI-김종원" w:date="2019-12-10T10:44:00Z">
              <w:rPr/>
            </w:rPrChange>
          </w:rPr>
          <w:delText>훨씬</w:delText>
        </w:r>
        <w:r w:rsidR="00BD4019" w:rsidRPr="002646CB" w:rsidDel="00087689">
          <w:rPr>
            <w:rPrChange w:id="2544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41" w:author="ETRI-김종원" w:date="2019-12-10T10:44:00Z">
              <w:rPr/>
            </w:rPrChange>
          </w:rPr>
          <w:delText>크다</w:delText>
        </w:r>
        <w:r w:rsidR="00BD4019" w:rsidRPr="002646CB" w:rsidDel="00087689">
          <w:rPr>
            <w:rFonts w:hint="eastAsia"/>
            <w:rPrChange w:id="25442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Fonts w:hint="eastAsia"/>
            <w:rPrChange w:id="25443" w:author="ETRI-김종원" w:date="2019-12-10T10:44:00Z">
              <w:rPr>
                <w:rFonts w:hint="eastAsia"/>
              </w:rPr>
            </w:rPrChange>
          </w:rPr>
          <w:delText>독립형</w:delText>
        </w:r>
        <w:r w:rsidR="00BD4019" w:rsidRPr="002646CB" w:rsidDel="00087689">
          <w:rPr>
            <w:rPrChange w:id="2544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45" w:author="ETRI-김종원" w:date="2019-12-10T10:44:00Z">
              <w:rPr/>
            </w:rPrChange>
          </w:rPr>
          <w:delText>마이크로그리드에는</w:delText>
        </w:r>
        <w:r w:rsidR="00BD4019" w:rsidRPr="002646CB" w:rsidDel="00087689">
          <w:rPr>
            <w:rPrChange w:id="2544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47" w:author="ETRI-김종원" w:date="2019-12-10T10:44:00Z">
              <w:rPr/>
            </w:rPrChange>
          </w:rPr>
          <w:delText>마이크로터빈</w:delText>
        </w:r>
        <w:r w:rsidR="00BD4019" w:rsidRPr="002646CB" w:rsidDel="00087689">
          <w:rPr>
            <w:rPrChange w:id="2544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49" w:author="ETRI-김종원" w:date="2019-12-10T10:44:00Z">
              <w:rPr/>
            </w:rPrChange>
          </w:rPr>
          <w:delText>또는</w:delText>
        </w:r>
        <w:r w:rsidR="00BD4019" w:rsidRPr="002646CB" w:rsidDel="00087689">
          <w:rPr>
            <w:rPrChange w:id="2545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51" w:author="ETRI-김종원" w:date="2019-12-10T10:44:00Z">
              <w:rPr/>
            </w:rPrChange>
          </w:rPr>
          <w:delText>디젤</w:delText>
        </w:r>
        <w:r w:rsidR="00BD4019" w:rsidRPr="002646CB" w:rsidDel="00087689">
          <w:rPr>
            <w:rPrChange w:id="2545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53" w:author="ETRI-김종원" w:date="2019-12-10T10:44:00Z">
              <w:rPr/>
            </w:rPrChange>
          </w:rPr>
          <w:delText>발전기와</w:delText>
        </w:r>
        <w:r w:rsidR="00BD4019" w:rsidRPr="002646CB" w:rsidDel="00087689">
          <w:rPr>
            <w:rPrChange w:id="2545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55" w:author="ETRI-김종원" w:date="2019-12-10T10:44:00Z">
              <w:rPr/>
            </w:rPrChange>
          </w:rPr>
          <w:delText>같은</w:delText>
        </w:r>
        <w:r w:rsidR="00BD4019" w:rsidRPr="002646CB" w:rsidDel="00087689">
          <w:rPr>
            <w:rPrChange w:id="2545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57" w:author="ETRI-김종원" w:date="2019-12-10T10:44:00Z">
              <w:rPr/>
            </w:rPrChange>
          </w:rPr>
          <w:delText>회전</w:delText>
        </w:r>
        <w:r w:rsidR="00BD4019" w:rsidRPr="002646CB" w:rsidDel="00087689">
          <w:rPr>
            <w:rPrChange w:id="2545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59" w:author="ETRI-김종원" w:date="2019-12-10T10:44:00Z">
              <w:rPr/>
            </w:rPrChange>
          </w:rPr>
          <w:delText>기계</w:delText>
        </w:r>
        <w:r w:rsidR="00BD4019" w:rsidRPr="002646CB" w:rsidDel="00087689">
          <w:rPr>
            <w:rPrChange w:id="2546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61" w:author="ETRI-김종원" w:date="2019-12-10T10:44:00Z">
              <w:rPr/>
            </w:rPrChange>
          </w:rPr>
          <w:delText>중</w:delText>
        </w:r>
        <w:r w:rsidR="00BD4019" w:rsidRPr="002646CB" w:rsidDel="00087689">
          <w:rPr>
            <w:rPrChange w:id="2546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63" w:author="ETRI-김종원" w:date="2019-12-10T10:44:00Z">
              <w:rPr/>
            </w:rPrChange>
          </w:rPr>
          <w:delText>적어도</w:delText>
        </w:r>
        <w:r w:rsidR="00BD4019" w:rsidRPr="002646CB" w:rsidDel="00087689">
          <w:rPr>
            <w:rPrChange w:id="2546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65" w:author="ETRI-김종원" w:date="2019-12-10T10:44:00Z">
              <w:rPr/>
            </w:rPrChange>
          </w:rPr>
          <w:delText>하나가</w:delText>
        </w:r>
        <w:r w:rsidR="00BD4019" w:rsidRPr="002646CB" w:rsidDel="00087689">
          <w:rPr>
            <w:rPrChange w:id="2546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467" w:author="ETRI-김종원" w:date="2019-12-10T10:44:00Z">
              <w:rPr>
                <w:rFonts w:hint="eastAsia"/>
              </w:rPr>
            </w:rPrChange>
          </w:rPr>
          <w:delText xml:space="preserve">U/f </w:delText>
        </w:r>
        <w:r w:rsidR="00BD4019" w:rsidRPr="002646CB" w:rsidDel="00087689">
          <w:rPr>
            <w:rPrChange w:id="25468" w:author="ETRI-김종원" w:date="2019-12-10T10:44:00Z">
              <w:rPr/>
            </w:rPrChange>
          </w:rPr>
          <w:delText>모드로</w:delText>
        </w:r>
        <w:r w:rsidR="00BD4019" w:rsidRPr="002646CB" w:rsidDel="00087689">
          <w:rPr>
            <w:rPrChange w:id="2546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70" w:author="ETRI-김종원" w:date="2019-12-10T10:44:00Z">
              <w:rPr/>
            </w:rPrChange>
          </w:rPr>
          <w:delText>작동하도록</w:delText>
        </w:r>
        <w:r w:rsidR="00BD4019" w:rsidRPr="002646CB" w:rsidDel="00087689">
          <w:rPr>
            <w:rPrChange w:id="2547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72" w:author="ETRI-김종원" w:date="2019-12-10T10:44:00Z">
              <w:rPr/>
            </w:rPrChange>
          </w:rPr>
          <w:delText>설정되어</w:delText>
        </w:r>
        <w:r w:rsidR="00BD4019" w:rsidRPr="002646CB" w:rsidDel="00087689">
          <w:rPr>
            <w:rPrChange w:id="2547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74" w:author="ETRI-김종원" w:date="2019-12-10T10:44:00Z">
              <w:rPr/>
            </w:rPrChange>
          </w:rPr>
          <w:delText>있다</w:delText>
        </w:r>
        <w:r w:rsidR="00BD4019" w:rsidRPr="002646CB" w:rsidDel="00087689">
          <w:rPr>
            <w:rFonts w:hint="eastAsia"/>
            <w:rPrChange w:id="25475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="00BD4019" w:rsidRPr="002646CB" w:rsidDel="00087689">
          <w:rPr>
            <w:rPrChange w:id="25476" w:author="ETRI-김종원" w:date="2019-12-10T10:44:00Z">
              <w:rPr/>
            </w:rPrChange>
          </w:rPr>
          <w:delText>하나</w:delText>
        </w:r>
        <w:r w:rsidR="00BD4019" w:rsidRPr="002646CB" w:rsidDel="00087689">
          <w:rPr>
            <w:rPrChange w:id="2547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78" w:author="ETRI-김종원" w:date="2019-12-10T10:44:00Z">
              <w:rPr/>
            </w:rPrChange>
          </w:rPr>
          <w:delText>이상의</w:delText>
        </w:r>
        <w:r w:rsidR="00BD4019" w:rsidRPr="002646CB" w:rsidDel="00087689">
          <w:rPr>
            <w:rPrChange w:id="2547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480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481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Fonts w:hint="eastAsia"/>
            <w:rPrChange w:id="25482" w:author="ETRI-김종원" w:date="2019-12-10T10:44:00Z">
              <w:rPr>
                <w:rFonts w:hint="eastAsia"/>
              </w:rPr>
            </w:rPrChange>
          </w:rPr>
          <w:delText>이</w:delText>
        </w:r>
        <w:r w:rsidR="00BD4019" w:rsidRPr="002646CB" w:rsidDel="00087689">
          <w:rPr>
            <w:rPrChange w:id="2548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84" w:author="ETRI-김종원" w:date="2019-12-10T10:44:00Z">
              <w:rPr/>
            </w:rPrChange>
          </w:rPr>
          <w:delText>사용되는</w:delText>
        </w:r>
        <w:r w:rsidR="00BD4019" w:rsidRPr="002646CB" w:rsidDel="00087689">
          <w:rPr>
            <w:rPrChange w:id="2548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86" w:author="ETRI-김종원" w:date="2019-12-10T10:44:00Z">
              <w:rPr/>
            </w:rPrChange>
          </w:rPr>
          <w:delText>경우</w:delText>
        </w:r>
        <w:r w:rsidR="00BD4019" w:rsidRPr="002646CB" w:rsidDel="00087689">
          <w:rPr>
            <w:rFonts w:hint="eastAsia"/>
            <w:rPrChange w:id="25487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BD4019" w:rsidRPr="002646CB" w:rsidDel="00087689">
          <w:rPr>
            <w:rPrChange w:id="25488" w:author="ETRI-김종원" w:date="2019-12-10T10:44:00Z">
              <w:rPr/>
            </w:rPrChange>
          </w:rPr>
          <w:delText>대형</w:delText>
        </w:r>
        <w:r w:rsidR="00BD4019" w:rsidRPr="002646CB" w:rsidDel="00087689">
          <w:rPr>
            <w:rPrChange w:id="2548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490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491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Fonts w:hint="eastAsia"/>
            <w:rPrChange w:id="254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PrChange w:id="25493" w:author="ETRI-김종원" w:date="2019-12-10T10:44:00Z">
              <w:rPr/>
            </w:rPrChange>
          </w:rPr>
          <w:delText>그룹은</w:delText>
        </w:r>
        <w:r w:rsidR="00BD4019" w:rsidRPr="002646CB" w:rsidDel="00087689">
          <w:rPr>
            <w:rPrChange w:id="2549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495" w:author="ETRI-김종원" w:date="2019-12-10T10:44:00Z">
              <w:rPr>
                <w:rFonts w:hint="eastAsia"/>
              </w:rPr>
            </w:rPrChange>
          </w:rPr>
          <w:delText xml:space="preserve">U/f </w:delText>
        </w:r>
        <w:r w:rsidR="00BD4019" w:rsidRPr="002646CB" w:rsidDel="00087689">
          <w:rPr>
            <w:rPrChange w:id="25496" w:author="ETRI-김종원" w:date="2019-12-10T10:44:00Z">
              <w:rPr/>
            </w:rPrChange>
          </w:rPr>
          <w:delText>모드로</w:delText>
        </w:r>
        <w:r w:rsidR="00BD4019" w:rsidRPr="002646CB" w:rsidDel="00087689">
          <w:rPr>
            <w:rPrChange w:id="2549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498" w:author="ETRI-김종원" w:date="2019-12-10T10:44:00Z">
              <w:rPr/>
            </w:rPrChange>
          </w:rPr>
          <w:delText>작동하여</w:delText>
        </w:r>
        <w:r w:rsidR="00BD4019" w:rsidRPr="002646CB" w:rsidDel="00087689">
          <w:rPr>
            <w:rPrChange w:id="2549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00" w:author="ETRI-김종원" w:date="2019-12-10T10:44:00Z">
              <w:rPr/>
            </w:rPrChange>
          </w:rPr>
          <w:delText>회전하는</w:delText>
        </w:r>
        <w:r w:rsidR="00BD4019" w:rsidRPr="002646CB" w:rsidDel="00087689">
          <w:rPr>
            <w:rPrChange w:id="2550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02" w:author="ETRI-김종원" w:date="2019-12-10T10:44:00Z">
              <w:rPr/>
            </w:rPrChange>
          </w:rPr>
          <w:delText>기계가</w:delText>
        </w:r>
        <w:r w:rsidR="00BD4019" w:rsidRPr="002646CB" w:rsidDel="00087689">
          <w:rPr>
            <w:rPrChange w:id="2550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04" w:author="ETRI-김종원" w:date="2019-12-10T10:44:00Z">
              <w:rPr/>
            </w:rPrChange>
          </w:rPr>
          <w:delText>충분히</w:delText>
        </w:r>
        <w:r w:rsidR="00BD4019" w:rsidRPr="002646CB" w:rsidDel="00087689">
          <w:rPr>
            <w:rPrChange w:id="2550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06" w:author="ETRI-김종원" w:date="2019-12-10T10:44:00Z">
              <w:rPr/>
            </w:rPrChange>
          </w:rPr>
          <w:delText>빠르지</w:delText>
        </w:r>
        <w:r w:rsidR="00BD4019" w:rsidRPr="002646CB" w:rsidDel="00087689">
          <w:rPr>
            <w:rPrChange w:id="2550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08" w:author="ETRI-김종원" w:date="2019-12-10T10:44:00Z">
              <w:rPr/>
            </w:rPrChange>
          </w:rPr>
          <w:delText>않거나</w:delText>
        </w:r>
        <w:r w:rsidR="00BD4019" w:rsidRPr="002646CB" w:rsidDel="00087689">
          <w:rPr>
            <w:rPrChange w:id="2550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10" w:author="ETRI-김종원" w:date="2019-12-10T10:44:00Z">
              <w:rPr/>
            </w:rPrChange>
          </w:rPr>
          <w:delText>셧다운</w:delText>
        </w:r>
        <w:r w:rsidR="00BD4019" w:rsidRPr="002646CB" w:rsidDel="00087689">
          <w:rPr>
            <w:rPrChange w:id="2551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12" w:author="ETRI-김종원" w:date="2019-12-10T10:44:00Z">
              <w:rPr/>
            </w:rPrChange>
          </w:rPr>
          <w:delText>되는</w:delText>
        </w:r>
        <w:r w:rsidR="00BD4019" w:rsidRPr="002646CB" w:rsidDel="00087689">
          <w:rPr>
            <w:rPrChange w:id="2551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14" w:author="ETRI-김종원" w:date="2019-12-10T10:44:00Z">
              <w:rPr/>
            </w:rPrChange>
          </w:rPr>
          <w:delText>조건에서</w:delText>
        </w:r>
        <w:r w:rsidR="00BD4019" w:rsidRPr="002646CB" w:rsidDel="00087689">
          <w:rPr>
            <w:rPrChange w:id="2551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16" w:author="ETRI-김종원" w:date="2019-12-10T10:44:00Z">
              <w:rPr/>
            </w:rPrChange>
          </w:rPr>
          <w:delText>시스템</w:delText>
        </w:r>
        <w:r w:rsidR="00BD4019" w:rsidRPr="002646CB" w:rsidDel="00087689">
          <w:rPr>
            <w:rPrChange w:id="2551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18" w:author="ETRI-김종원" w:date="2019-12-10T10:44:00Z">
              <w:rPr/>
            </w:rPrChange>
          </w:rPr>
          <w:delText>전압과</w:delText>
        </w:r>
        <w:r w:rsidR="00BD4019" w:rsidRPr="002646CB" w:rsidDel="00087689">
          <w:rPr>
            <w:rPrChange w:id="2551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20" w:author="ETRI-김종원" w:date="2019-12-10T10:44:00Z">
              <w:rPr/>
            </w:rPrChange>
          </w:rPr>
          <w:delText>주파수를</w:delText>
        </w:r>
        <w:r w:rsidR="00BD4019" w:rsidRPr="002646CB" w:rsidDel="00087689">
          <w:rPr>
            <w:rPrChange w:id="2552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22" w:author="ETRI-김종원" w:date="2019-12-10T10:44:00Z">
              <w:rPr/>
            </w:rPrChange>
          </w:rPr>
          <w:delText>안정적으로</w:delText>
        </w:r>
        <w:r w:rsidR="00BD4019" w:rsidRPr="002646CB" w:rsidDel="00087689">
          <w:rPr>
            <w:rPrChange w:id="2552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24" w:author="ETRI-김종원" w:date="2019-12-10T10:44:00Z">
              <w:rPr/>
            </w:rPrChange>
          </w:rPr>
          <w:delText>유지하기</w:delText>
        </w:r>
        <w:r w:rsidR="00BD4019" w:rsidRPr="002646CB" w:rsidDel="00087689">
          <w:rPr>
            <w:rPrChange w:id="2552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26" w:author="ETRI-김종원" w:date="2019-12-10T10:44:00Z">
              <w:rPr/>
            </w:rPrChange>
          </w:rPr>
          <w:delText>위해</w:delText>
        </w:r>
        <w:r w:rsidR="00BD4019" w:rsidRPr="002646CB" w:rsidDel="00087689">
          <w:rPr>
            <w:rPrChange w:id="25527" w:author="ETRI-김종원" w:date="2019-12-10T10:44:00Z">
              <w:rPr/>
            </w:rPrChange>
          </w:rPr>
          <w:delText xml:space="preserve"> </w:delText>
        </w:r>
        <w:r w:rsidRPr="002646CB" w:rsidDel="00087689">
          <w:rPr>
            <w:rFonts w:hint="eastAsia"/>
            <w:rPrChange w:id="25528" w:author="ETRI-김종원" w:date="2019-12-10T10:44:00Z">
              <w:rPr>
                <w:rFonts w:hint="eastAsia"/>
              </w:rPr>
            </w:rPrChange>
          </w:rPr>
          <w:delText>독립형</w:delText>
        </w:r>
        <w:r w:rsidR="00BD4019" w:rsidRPr="002646CB" w:rsidDel="00087689">
          <w:rPr>
            <w:rPrChange w:id="2552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30" w:author="ETRI-김종원" w:date="2019-12-10T10:44:00Z">
              <w:rPr/>
            </w:rPrChange>
          </w:rPr>
          <w:delText>마이크로그리드를</w:delText>
        </w:r>
        <w:r w:rsidR="00BD4019" w:rsidRPr="002646CB" w:rsidDel="00087689">
          <w:rPr>
            <w:rPrChange w:id="2553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32" w:author="ETRI-김종원" w:date="2019-12-10T10:44:00Z">
              <w:rPr/>
            </w:rPrChange>
          </w:rPr>
          <w:delText>지원해야</w:delText>
        </w:r>
        <w:r w:rsidR="00BD4019" w:rsidRPr="002646CB" w:rsidDel="00087689">
          <w:rPr>
            <w:rPrChange w:id="2553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34" w:author="ETRI-김종원" w:date="2019-12-10T10:44:00Z">
              <w:rPr/>
            </w:rPrChange>
          </w:rPr>
          <w:delText>한다</w:delText>
        </w:r>
        <w:r w:rsidR="00BD4019" w:rsidRPr="002646CB" w:rsidDel="00087689">
          <w:rPr>
            <w:rFonts w:hint="eastAsia"/>
            <w:rPrChange w:id="25535" w:author="ETRI-김종원" w:date="2019-12-10T10:44:00Z">
              <w:rPr>
                <w:rFonts w:hint="eastAsia"/>
              </w:rPr>
            </w:rPrChange>
          </w:rPr>
          <w:delText xml:space="preserve">. </w:delText>
        </w:r>
        <w:r w:rsidRPr="002646CB" w:rsidDel="00087689">
          <w:rPr>
            <w:rFonts w:hint="eastAsia"/>
            <w:rPrChange w:id="25536" w:author="ETRI-김종원" w:date="2019-12-10T10:44:00Z">
              <w:rPr>
                <w:rFonts w:hint="eastAsia"/>
              </w:rPr>
            </w:rPrChange>
          </w:rPr>
          <w:delText>독립형</w:delText>
        </w:r>
        <w:r w:rsidR="00BD4019" w:rsidRPr="002646CB" w:rsidDel="00087689">
          <w:rPr>
            <w:rPrChange w:id="2553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38" w:author="ETRI-김종원" w:date="2019-12-10T10:44:00Z">
              <w:rPr/>
            </w:rPrChange>
          </w:rPr>
          <w:delText>마이크로그리드에서는</w:delText>
        </w:r>
        <w:r w:rsidR="00BD4019" w:rsidRPr="002646CB" w:rsidDel="00087689">
          <w:rPr>
            <w:rPrChange w:id="2553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540" w:author="ETRI-김종원" w:date="2019-12-10T10:44:00Z">
              <w:rPr>
                <w:rFonts w:hint="eastAsia"/>
              </w:rPr>
            </w:rPrChange>
          </w:rPr>
          <w:delText>자체</w:delText>
        </w:r>
        <w:r w:rsidR="00BD4019" w:rsidRPr="002646CB" w:rsidDel="00087689">
          <w:rPr>
            <w:rPrChange w:id="25541" w:author="ETRI-김종원" w:date="2019-12-10T10:44:00Z">
              <w:rPr/>
            </w:rPrChange>
          </w:rPr>
          <w:delText>기동이</w:delText>
        </w:r>
        <w:r w:rsidR="00BD4019" w:rsidRPr="002646CB" w:rsidDel="00087689">
          <w:rPr>
            <w:rPrChange w:id="2554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43" w:author="ETRI-김종원" w:date="2019-12-10T10:44:00Z">
              <w:rPr/>
            </w:rPrChange>
          </w:rPr>
          <w:delText>필요하며</w:delText>
        </w:r>
        <w:r w:rsidR="00BD4019" w:rsidRPr="002646CB" w:rsidDel="00087689">
          <w:rPr>
            <w:rPrChange w:id="2554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545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546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PrChange w:id="25547" w:author="ETRI-김종원" w:date="2019-12-10T10:44:00Z">
              <w:rPr/>
            </w:rPrChange>
          </w:rPr>
          <w:delText>가</w:delText>
        </w:r>
        <w:r w:rsidR="00BD4019" w:rsidRPr="002646CB" w:rsidDel="00087689">
          <w:rPr>
            <w:rPrChange w:id="2554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49" w:author="ETRI-김종원" w:date="2019-12-10T10:44:00Z">
              <w:rPr/>
            </w:rPrChange>
          </w:rPr>
          <w:delText>중요한</w:delText>
        </w:r>
        <w:r w:rsidR="00BD4019" w:rsidRPr="002646CB" w:rsidDel="00087689">
          <w:rPr>
            <w:rPrChange w:id="2555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51" w:author="ETRI-김종원" w:date="2019-12-10T10:44:00Z">
              <w:rPr/>
            </w:rPrChange>
          </w:rPr>
          <w:delText>역할을</w:delText>
        </w:r>
        <w:r w:rsidR="00BD4019" w:rsidRPr="002646CB" w:rsidDel="00087689">
          <w:rPr>
            <w:rPrChange w:id="2555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53" w:author="ETRI-김종원" w:date="2019-12-10T10:44:00Z">
              <w:rPr/>
            </w:rPrChange>
          </w:rPr>
          <w:delText>할</w:delText>
        </w:r>
        <w:r w:rsidR="00BD4019" w:rsidRPr="002646CB" w:rsidDel="00087689">
          <w:rPr>
            <w:rPrChange w:id="2555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55" w:author="ETRI-김종원" w:date="2019-12-10T10:44:00Z">
              <w:rPr/>
            </w:rPrChange>
          </w:rPr>
          <w:delText>수</w:delText>
        </w:r>
        <w:r w:rsidR="00BD4019" w:rsidRPr="002646CB" w:rsidDel="00087689">
          <w:rPr>
            <w:rPrChange w:id="2555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57" w:author="ETRI-김종원" w:date="2019-12-10T10:44:00Z">
              <w:rPr/>
            </w:rPrChange>
          </w:rPr>
          <w:delText>있다</w:delText>
        </w:r>
        <w:r w:rsidR="00BD4019" w:rsidRPr="002646CB" w:rsidDel="00087689">
          <w:rPr>
            <w:rFonts w:hint="eastAsia"/>
            <w:rPrChange w:id="25558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57F87A05" w14:textId="1F27BF86" w:rsidR="00BD4019" w:rsidRPr="002646CB" w:rsidDel="00087689" w:rsidRDefault="002559F2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559" w:author="박 진상" w:date="2019-10-08T06:08:00Z"/>
          <w:rPrChange w:id="25560" w:author="ETRI-김종원" w:date="2019-12-10T10:44:00Z">
            <w:rPr>
              <w:del w:id="25561" w:author="박 진상" w:date="2019-10-08T06:08:00Z"/>
            </w:rPr>
          </w:rPrChange>
        </w:rPr>
      </w:pPr>
      <w:del w:id="25562" w:author="박 진상" w:date="2019-10-08T06:08:00Z">
        <w:r w:rsidRPr="002646CB" w:rsidDel="00087689">
          <w:rPr>
            <w:rFonts w:hint="eastAsia"/>
            <w:rPrChange w:id="25563" w:author="ETRI-김종원" w:date="2019-12-10T10:44:00Z">
              <w:rPr>
                <w:rFonts w:hint="eastAsia"/>
              </w:rPr>
            </w:rPrChange>
          </w:rPr>
          <w:delText>독립형</w:delText>
        </w:r>
        <w:r w:rsidR="00BD4019" w:rsidRPr="002646CB" w:rsidDel="00087689">
          <w:rPr>
            <w:rPrChange w:id="25564" w:author="ETRI-김종원" w:date="2019-12-10T10:44:00Z">
              <w:rPr/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56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PrChange w:id="25566" w:author="ETRI-김종원" w:date="2019-12-10T10:44:00Z">
              <w:rPr/>
            </w:rPrChange>
          </w:rPr>
          <w:delText>에서</w:delText>
        </w:r>
        <w:r w:rsidR="00BD4019" w:rsidRPr="002646CB" w:rsidDel="00087689">
          <w:rPr>
            <w:rPrChange w:id="2556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68" w:author="ETRI-김종원" w:date="2019-12-10T10:44:00Z">
              <w:rPr/>
            </w:rPrChange>
          </w:rPr>
          <w:delText>분산</w:delText>
        </w:r>
        <w:r w:rsidR="00BD4019" w:rsidRPr="002646CB" w:rsidDel="00087689">
          <w:rPr>
            <w:rFonts w:hint="eastAsia"/>
            <w:rPrChange w:id="25569" w:author="ETRI-김종원" w:date="2019-12-10T10:44:00Z">
              <w:rPr>
                <w:rFonts w:hint="eastAsia"/>
              </w:rPr>
            </w:rPrChange>
          </w:rPr>
          <w:delText>전원</w:delText>
        </w:r>
        <w:r w:rsidR="00BD4019" w:rsidRPr="002646CB" w:rsidDel="00087689">
          <w:rPr>
            <w:rPrChange w:id="25570" w:author="ETRI-김종원" w:date="2019-12-10T10:44:00Z">
              <w:rPr/>
            </w:rPrChange>
          </w:rPr>
          <w:delText>의</w:delText>
        </w:r>
        <w:r w:rsidR="00BD4019" w:rsidRPr="002646CB" w:rsidDel="00087689">
          <w:rPr>
            <w:rPrChange w:id="2557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72" w:author="ETRI-김종원" w:date="2019-12-10T10:44:00Z">
              <w:rPr/>
            </w:rPrChange>
          </w:rPr>
          <w:delText>출력</w:delText>
        </w:r>
        <w:r w:rsidR="00BD4019" w:rsidRPr="002646CB" w:rsidDel="00087689">
          <w:rPr>
            <w:rPrChange w:id="2557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74" w:author="ETRI-김종원" w:date="2019-12-10T10:44:00Z">
              <w:rPr/>
            </w:rPrChange>
          </w:rPr>
          <w:delText>전력이</w:delText>
        </w:r>
        <w:r w:rsidR="00BD4019" w:rsidRPr="002646CB" w:rsidDel="00087689">
          <w:rPr>
            <w:rPrChange w:id="2557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76" w:author="ETRI-김종원" w:date="2019-12-10T10:44:00Z">
              <w:rPr/>
            </w:rPrChange>
          </w:rPr>
          <w:delText>부하</w:delText>
        </w:r>
        <w:r w:rsidR="00BD4019" w:rsidRPr="002646CB" w:rsidDel="00087689">
          <w:rPr>
            <w:rPrChange w:id="2557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78" w:author="ETRI-김종원" w:date="2019-12-10T10:44:00Z">
              <w:rPr/>
            </w:rPrChange>
          </w:rPr>
          <w:delText>수요를</w:delText>
        </w:r>
        <w:r w:rsidR="00BD4019" w:rsidRPr="002646CB" w:rsidDel="00087689">
          <w:rPr>
            <w:rPrChange w:id="2557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80" w:author="ETRI-김종원" w:date="2019-12-10T10:44:00Z">
              <w:rPr/>
            </w:rPrChange>
          </w:rPr>
          <w:delText>충족시키지</w:delText>
        </w:r>
        <w:r w:rsidR="00BD4019" w:rsidRPr="002646CB" w:rsidDel="00087689">
          <w:rPr>
            <w:rPrChange w:id="2558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82" w:author="ETRI-김종원" w:date="2019-12-10T10:44:00Z">
              <w:rPr/>
            </w:rPrChange>
          </w:rPr>
          <w:delText>못하는</w:delText>
        </w:r>
        <w:r w:rsidR="00BD4019" w:rsidRPr="002646CB" w:rsidDel="00087689">
          <w:rPr>
            <w:rPrChange w:id="2558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84" w:author="ETRI-김종원" w:date="2019-12-10T10:44:00Z">
              <w:rPr/>
            </w:rPrChange>
          </w:rPr>
          <w:delText>경우</w:delText>
        </w:r>
        <w:r w:rsidR="00BD4019" w:rsidRPr="002646CB" w:rsidDel="00087689">
          <w:rPr>
            <w:rFonts w:hint="eastAsia"/>
            <w:rPrChange w:id="25585" w:author="ETRI-김종원" w:date="2019-12-10T10:44:00Z">
              <w:rPr>
                <w:rFonts w:hint="eastAsia"/>
              </w:rPr>
            </w:rPrChange>
          </w:rPr>
          <w:delText xml:space="preserve">, </w:delText>
        </w:r>
        <w:r w:rsidR="00BD4019" w:rsidRPr="002646CB" w:rsidDel="00087689">
          <w:rPr>
            <w:rPrChange w:id="25586" w:author="ETRI-김종원" w:date="2019-12-10T10:44:00Z">
              <w:rPr/>
            </w:rPrChange>
          </w:rPr>
          <w:delText>중요하고</w:delText>
        </w:r>
        <w:r w:rsidR="00BD4019" w:rsidRPr="002646CB" w:rsidDel="00087689">
          <w:rPr>
            <w:rPrChange w:id="2558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88" w:author="ETRI-김종원" w:date="2019-12-10T10:44:00Z">
              <w:rPr/>
            </w:rPrChange>
          </w:rPr>
          <w:delText>민감한</w:delText>
        </w:r>
        <w:r w:rsidR="00BD4019" w:rsidRPr="002646CB" w:rsidDel="00087689">
          <w:rPr>
            <w:rPrChange w:id="2558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90" w:author="ETRI-김종원" w:date="2019-12-10T10:44:00Z">
              <w:rPr/>
            </w:rPrChange>
          </w:rPr>
          <w:delText>부하에</w:delText>
        </w:r>
        <w:r w:rsidR="00BD4019" w:rsidRPr="002646CB" w:rsidDel="00087689">
          <w:rPr>
            <w:rPrChange w:id="25591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92" w:author="ETRI-김종원" w:date="2019-12-10T10:44:00Z">
              <w:rPr/>
            </w:rPrChange>
          </w:rPr>
          <w:delText>대한</w:delText>
        </w:r>
        <w:r w:rsidR="00BD4019" w:rsidRPr="002646CB" w:rsidDel="00087689">
          <w:rPr>
            <w:rPrChange w:id="2559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94" w:author="ETRI-김종원" w:date="2019-12-10T10:44:00Z">
              <w:rPr/>
            </w:rPrChange>
          </w:rPr>
          <w:delText>전력</w:delText>
        </w:r>
        <w:r w:rsidR="00BD4019" w:rsidRPr="002646CB" w:rsidDel="00087689">
          <w:rPr>
            <w:rPrChange w:id="2559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96" w:author="ETRI-김종원" w:date="2019-12-10T10:44:00Z">
              <w:rPr/>
            </w:rPrChange>
          </w:rPr>
          <w:delText>공급</w:delText>
        </w:r>
        <w:r w:rsidR="00BD4019" w:rsidRPr="002646CB" w:rsidDel="00087689">
          <w:rPr>
            <w:rPrChange w:id="25597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598" w:author="ETRI-김종원" w:date="2019-12-10T10:44:00Z">
              <w:rPr/>
            </w:rPrChange>
          </w:rPr>
          <w:delText>부족은</w:delText>
        </w:r>
        <w:r w:rsidR="00BD4019" w:rsidRPr="002646CB" w:rsidDel="00087689">
          <w:rPr>
            <w:rPrChange w:id="2559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600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601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PrChange w:id="25602" w:author="ETRI-김종원" w:date="2019-12-10T10:44:00Z">
              <w:rPr/>
            </w:rPrChange>
          </w:rPr>
          <w:delText>에</w:delText>
        </w:r>
        <w:r w:rsidR="00BD4019" w:rsidRPr="002646CB" w:rsidDel="00087689">
          <w:rPr>
            <w:rPrChange w:id="25603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04" w:author="ETRI-김종원" w:date="2019-12-10T10:44:00Z">
              <w:rPr/>
            </w:rPrChange>
          </w:rPr>
          <w:delText>의해</w:delText>
        </w:r>
        <w:r w:rsidR="00BD4019" w:rsidRPr="002646CB" w:rsidDel="00087689">
          <w:rPr>
            <w:rPrChange w:id="25605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06" w:author="ETRI-김종원" w:date="2019-12-10T10:44:00Z">
              <w:rPr/>
            </w:rPrChange>
          </w:rPr>
          <w:delText>보장</w:delText>
        </w:r>
        <w:r w:rsidR="00DF729E" w:rsidRPr="002646CB" w:rsidDel="00087689">
          <w:rPr>
            <w:rFonts w:hint="eastAsia"/>
            <w:rPrChange w:id="25607" w:author="ETRI-김종원" w:date="2019-12-10T10:44:00Z">
              <w:rPr>
                <w:rFonts w:hint="eastAsia"/>
              </w:rPr>
            </w:rPrChange>
          </w:rPr>
          <w:delText>해야</w:delText>
        </w:r>
        <w:r w:rsidR="00BD4019" w:rsidRPr="002646CB" w:rsidDel="00087689">
          <w:rPr>
            <w:rPrChange w:id="2560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09" w:author="ETRI-김종원" w:date="2019-12-10T10:44:00Z">
              <w:rPr/>
            </w:rPrChange>
          </w:rPr>
          <w:delText>한다</w:delText>
        </w:r>
        <w:r w:rsidR="00BD4019" w:rsidRPr="002646CB" w:rsidDel="00087689">
          <w:rPr>
            <w:rFonts w:hint="eastAsia"/>
            <w:rPrChange w:id="25610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726DF924" w14:textId="298E832A" w:rsidR="00BD4019" w:rsidRPr="002646CB" w:rsidDel="00087689" w:rsidRDefault="002559F2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611" w:author="박 진상" w:date="2019-10-08T06:08:00Z"/>
          <w:rPrChange w:id="25612" w:author="ETRI-김종원" w:date="2019-12-10T10:44:00Z">
            <w:rPr>
              <w:del w:id="25613" w:author="박 진상" w:date="2019-10-08T06:08:00Z"/>
            </w:rPr>
          </w:rPrChange>
        </w:rPr>
      </w:pPr>
      <w:del w:id="25614" w:author="박 진상" w:date="2019-10-08T06:08:00Z">
        <w:r w:rsidRPr="002646CB" w:rsidDel="00087689">
          <w:rPr>
            <w:rFonts w:hint="eastAsia"/>
            <w:rPrChange w:id="25615" w:author="ETRI-김종원" w:date="2019-12-10T10:44:00Z">
              <w:rPr>
                <w:rFonts w:hint="eastAsia"/>
              </w:rPr>
            </w:rPrChange>
          </w:rPr>
          <w:delText>독립형</w:delText>
        </w:r>
        <w:r w:rsidR="00BD4019" w:rsidRPr="002646CB" w:rsidDel="00087689">
          <w:rPr>
            <w:rPrChange w:id="25616" w:author="ETRI-김종원" w:date="2019-12-10T10:44:00Z">
              <w:rPr/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61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PrChange w:id="25618" w:author="ETRI-김종원" w:date="2019-12-10T10:44:00Z">
              <w:rPr/>
            </w:rPrChange>
          </w:rPr>
          <w:delText>의</w:delText>
        </w:r>
        <w:r w:rsidR="00BD4019" w:rsidRPr="002646CB" w:rsidDel="00087689">
          <w:rPr>
            <w:rPrChange w:id="2561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20" w:author="ETRI-김종원" w:date="2019-12-10T10:44:00Z">
              <w:rPr/>
            </w:rPrChange>
          </w:rPr>
          <w:delText>분산</w:delText>
        </w:r>
        <w:r w:rsidR="00BD4019" w:rsidRPr="002646CB" w:rsidDel="00087689">
          <w:rPr>
            <w:rFonts w:hint="eastAsia"/>
            <w:rPrChange w:id="25621" w:author="ETRI-김종원" w:date="2019-12-10T10:44:00Z">
              <w:rPr>
                <w:rFonts w:hint="eastAsia"/>
              </w:rPr>
            </w:rPrChange>
          </w:rPr>
          <w:delText>전원</w:delText>
        </w:r>
        <w:r w:rsidR="00BD4019" w:rsidRPr="002646CB" w:rsidDel="00087689">
          <w:rPr>
            <w:rPrChange w:id="2562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23" w:author="ETRI-김종원" w:date="2019-12-10T10:44:00Z">
              <w:rPr/>
            </w:rPrChange>
          </w:rPr>
          <w:delText>출력</w:delText>
        </w:r>
        <w:r w:rsidR="00BD4019" w:rsidRPr="002646CB" w:rsidDel="00087689">
          <w:rPr>
            <w:rPrChange w:id="2562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25" w:author="ETRI-김종원" w:date="2019-12-10T10:44:00Z">
              <w:rPr/>
            </w:rPrChange>
          </w:rPr>
          <w:delText>전력이</w:delText>
        </w:r>
        <w:r w:rsidR="00BD4019" w:rsidRPr="002646CB" w:rsidDel="00087689">
          <w:rPr>
            <w:rPrChange w:id="2562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27" w:author="ETRI-김종원" w:date="2019-12-10T10:44:00Z">
              <w:rPr/>
            </w:rPrChange>
          </w:rPr>
          <w:delText>부하</w:delText>
        </w:r>
        <w:r w:rsidR="00BD4019" w:rsidRPr="002646CB" w:rsidDel="00087689">
          <w:rPr>
            <w:rPrChange w:id="2562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29" w:author="ETRI-김종원" w:date="2019-12-10T10:44:00Z">
              <w:rPr/>
            </w:rPrChange>
          </w:rPr>
          <w:delText>요구량을</w:delText>
        </w:r>
        <w:r w:rsidR="00BD4019" w:rsidRPr="002646CB" w:rsidDel="00087689">
          <w:rPr>
            <w:rPrChange w:id="2563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31" w:author="ETRI-김종원" w:date="2019-12-10T10:44:00Z">
              <w:rPr/>
            </w:rPrChange>
          </w:rPr>
          <w:delText>초과</w:delText>
        </w:r>
        <w:r w:rsidR="00BD4019" w:rsidRPr="002646CB" w:rsidDel="00087689">
          <w:rPr>
            <w:rPrChange w:id="25632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33" w:author="ETRI-김종원" w:date="2019-12-10T10:44:00Z">
              <w:rPr/>
            </w:rPrChange>
          </w:rPr>
          <w:delText>할</w:delText>
        </w:r>
        <w:r w:rsidR="00BD4019" w:rsidRPr="002646CB" w:rsidDel="00087689">
          <w:rPr>
            <w:rPrChange w:id="2563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35" w:author="ETRI-김종원" w:date="2019-12-10T10:44:00Z">
              <w:rPr/>
            </w:rPrChange>
          </w:rPr>
          <w:delText>때</w:delText>
        </w:r>
        <w:r w:rsidR="00BD4019" w:rsidRPr="002646CB" w:rsidDel="00087689">
          <w:rPr>
            <w:rPrChange w:id="2563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37" w:author="ETRI-김종원" w:date="2019-12-10T10:44:00Z">
              <w:rPr/>
            </w:rPrChange>
          </w:rPr>
          <w:delText>예비</w:delText>
        </w:r>
        <w:r w:rsidR="00BD4019" w:rsidRPr="002646CB" w:rsidDel="00087689">
          <w:rPr>
            <w:rPrChange w:id="25638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39" w:author="ETRI-김종원" w:date="2019-12-10T10:44:00Z">
              <w:rPr/>
            </w:rPrChange>
          </w:rPr>
          <w:delText>전력은</w:delText>
        </w:r>
        <w:r w:rsidR="00BD4019" w:rsidRPr="002646CB" w:rsidDel="00087689">
          <w:rPr>
            <w:rPrChange w:id="25640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641" w:author="ETRI-김종원" w:date="2019-12-10T10:44:00Z">
              <w:rPr>
                <w:rFonts w:hint="eastAsia"/>
                <w:lang w:val="en-US"/>
              </w:rPr>
            </w:rPrChange>
          </w:rPr>
          <w:delText>EES</w:delText>
        </w:r>
        <w:r w:rsidR="00BD4019" w:rsidRPr="002646CB" w:rsidDel="00087689">
          <w:rPr>
            <w:rFonts w:hint="eastAsia"/>
            <w:lang w:val="en-US"/>
            <w:rPrChange w:id="25642" w:author="ETRI-김종원" w:date="2019-12-10T10:44:00Z">
              <w:rPr>
                <w:rFonts w:hint="eastAsia"/>
                <w:lang w:val="en-US"/>
              </w:rPr>
            </w:rPrChange>
          </w:rPr>
          <w:delText>시스템</w:delText>
        </w:r>
        <w:r w:rsidR="00BD4019" w:rsidRPr="002646CB" w:rsidDel="00087689">
          <w:rPr>
            <w:rPrChange w:id="25643" w:author="ETRI-김종원" w:date="2019-12-10T10:44:00Z">
              <w:rPr/>
            </w:rPrChange>
          </w:rPr>
          <w:delText>에</w:delText>
        </w:r>
        <w:r w:rsidR="00BD4019" w:rsidRPr="002646CB" w:rsidDel="00087689">
          <w:rPr>
            <w:rPrChange w:id="25644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45" w:author="ETRI-김종원" w:date="2019-12-10T10:44:00Z">
              <w:rPr/>
            </w:rPrChange>
          </w:rPr>
          <w:delText>의해</w:delText>
        </w:r>
        <w:r w:rsidR="00BD4019" w:rsidRPr="002646CB" w:rsidDel="00087689">
          <w:rPr>
            <w:rPrChange w:id="25646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47" w:author="ETRI-김종원" w:date="2019-12-10T10:44:00Z">
              <w:rPr/>
            </w:rPrChange>
          </w:rPr>
          <w:delText>흡수</w:delText>
        </w:r>
        <w:r w:rsidR="00DF729E" w:rsidRPr="002646CB" w:rsidDel="00087689">
          <w:rPr>
            <w:rFonts w:hint="eastAsia"/>
            <w:rPrChange w:id="25648" w:author="ETRI-김종원" w:date="2019-12-10T10:44:00Z">
              <w:rPr>
                <w:rFonts w:hint="eastAsia"/>
              </w:rPr>
            </w:rPrChange>
          </w:rPr>
          <w:delText>해야</w:delText>
        </w:r>
        <w:r w:rsidR="00BD4019" w:rsidRPr="002646CB" w:rsidDel="00087689">
          <w:rPr>
            <w:rPrChange w:id="25649" w:author="ETRI-김종원" w:date="2019-12-10T10:44:00Z">
              <w:rPr/>
            </w:rPrChange>
          </w:rPr>
          <w:delText xml:space="preserve"> </w:delText>
        </w:r>
        <w:r w:rsidR="00BD4019" w:rsidRPr="002646CB" w:rsidDel="00087689">
          <w:rPr>
            <w:rPrChange w:id="25650" w:author="ETRI-김종원" w:date="2019-12-10T10:44:00Z">
              <w:rPr/>
            </w:rPrChange>
          </w:rPr>
          <w:delText>한다</w:delText>
        </w:r>
        <w:r w:rsidR="00BD4019" w:rsidRPr="002646CB" w:rsidDel="00087689">
          <w:rPr>
            <w:rFonts w:hint="eastAsia"/>
            <w:rPrChange w:id="25651" w:author="ETRI-김종원" w:date="2019-12-10T10:44:00Z">
              <w:rPr>
                <w:rFonts w:hint="eastAsia"/>
              </w:rPr>
            </w:rPrChange>
          </w:rPr>
          <w:delText>.</w:delText>
        </w:r>
      </w:del>
    </w:p>
    <w:p w14:paraId="7FFBC66C" w14:textId="5B4ABC18" w:rsidR="00BD4019" w:rsidRPr="002646CB" w:rsidDel="00087689" w:rsidRDefault="00BD4019" w:rsidP="00BD4019">
      <w:pPr>
        <w:rPr>
          <w:del w:id="25652" w:author="박 진상" w:date="2019-10-08T06:08:00Z"/>
          <w:b/>
          <w:bCs/>
          <w:lang w:val="en-US"/>
          <w:rPrChange w:id="25653" w:author="ETRI-김종원" w:date="2019-12-10T10:44:00Z">
            <w:rPr>
              <w:del w:id="25654" w:author="박 진상" w:date="2019-10-08T06:08:00Z"/>
              <w:b/>
              <w:bCs/>
              <w:lang w:val="en-US"/>
            </w:rPr>
          </w:rPrChange>
        </w:rPr>
      </w:pPr>
    </w:p>
    <w:p w14:paraId="78F8103F" w14:textId="657DEF3F" w:rsidR="00BD4019" w:rsidRPr="002646CB" w:rsidDel="00087689" w:rsidRDefault="00BD4019" w:rsidP="007C0602">
      <w:pPr>
        <w:pStyle w:val="KSDTA1"/>
        <w:rPr>
          <w:del w:id="25655" w:author="박 진상" w:date="2019-10-08T06:08:00Z"/>
          <w:lang w:eastAsia="ko-KR"/>
          <w:rPrChange w:id="25656" w:author="ETRI-김종원" w:date="2019-12-10T10:44:00Z">
            <w:rPr>
              <w:del w:id="25657" w:author="박 진상" w:date="2019-10-08T06:08:00Z"/>
              <w:lang w:eastAsia="ko-KR"/>
            </w:rPr>
          </w:rPrChange>
        </w:rPr>
      </w:pPr>
      <w:del w:id="25658" w:author="박 진상" w:date="2019-10-08T06:08:00Z">
        <w:r w:rsidRPr="002646CB" w:rsidDel="00087689">
          <w:rPr>
            <w:rFonts w:hint="eastAsia"/>
            <w:lang w:eastAsia="ko-KR"/>
            <w:rPrChange w:id="25659" w:author="ETRI-김종원" w:date="2019-12-10T10:44:00Z">
              <w:rPr>
                <w:rFonts w:hint="eastAsia"/>
                <w:lang w:eastAsia="ko-KR"/>
              </w:rPr>
            </w:rPrChange>
          </w:rPr>
          <w:delText>EES</w:delText>
        </w:r>
        <w:r w:rsidRPr="002646CB" w:rsidDel="00087689">
          <w:rPr>
            <w:rFonts w:hint="eastAsia"/>
            <w:lang w:eastAsia="ko-KR"/>
            <w:rPrChange w:id="25660" w:author="ETRI-김종원" w:date="2019-12-10T10:44:00Z">
              <w:rPr>
                <w:rFonts w:hint="eastAsia"/>
                <w:lang w:eastAsia="ko-KR"/>
              </w:rPr>
            </w:rPrChange>
          </w:rPr>
          <w:delText>시스템</w:delText>
        </w:r>
        <w:r w:rsidRPr="002646CB" w:rsidDel="00087689">
          <w:rPr>
            <w:rFonts w:hint="eastAsia"/>
            <w:lang w:eastAsia="ko-KR"/>
            <w:rPrChange w:id="2566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PCS </w:delText>
        </w:r>
        <w:r w:rsidRPr="002646CB" w:rsidDel="00087689">
          <w:rPr>
            <w:rFonts w:hint="eastAsia"/>
            <w:lang w:eastAsia="ko-KR"/>
            <w:rPrChange w:id="25662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Pr="002646CB" w:rsidDel="00087689">
          <w:rPr>
            <w:rFonts w:hint="eastAsia"/>
            <w:lang w:eastAsia="ko-KR"/>
            <w:rPrChange w:id="2566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AC </w:delText>
        </w:r>
        <w:r w:rsidRPr="002646CB" w:rsidDel="00087689">
          <w:rPr>
            <w:rFonts w:hint="eastAsia"/>
            <w:lang w:eastAsia="ko-KR"/>
            <w:rPrChange w:id="25664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087689">
          <w:rPr>
            <w:rFonts w:hint="eastAsia"/>
            <w:lang w:eastAsia="ko-KR"/>
            <w:rPrChange w:id="2566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666" w:author="ETRI-김종원" w:date="2019-12-10T10:44:00Z">
              <w:rPr>
                <w:rFonts w:hint="eastAsia"/>
                <w:lang w:eastAsia="ko-KR"/>
              </w:rPr>
            </w:rPrChange>
          </w:rPr>
          <w:delText>주파수</w:delText>
        </w:r>
        <w:r w:rsidRPr="002646CB" w:rsidDel="00087689">
          <w:rPr>
            <w:rFonts w:hint="eastAsia"/>
            <w:lang w:eastAsia="ko-KR"/>
            <w:rPrChange w:id="2566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668" w:author="ETRI-김종원" w:date="2019-12-10T10:44:00Z">
              <w:rPr>
                <w:rFonts w:hint="eastAsia"/>
                <w:lang w:eastAsia="ko-KR"/>
              </w:rPr>
            </w:rPrChange>
          </w:rPr>
          <w:delText>모드</w:delText>
        </w:r>
        <w:r w:rsidRPr="002646CB" w:rsidDel="00087689">
          <w:rPr>
            <w:rFonts w:hint="eastAsia"/>
            <w:lang w:eastAsia="ko-KR"/>
            <w:rPrChange w:id="2566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67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Pr="002646CB" w:rsidDel="00087689">
          <w:rPr>
            <w:rFonts w:hint="eastAsia"/>
            <w:lang w:eastAsia="ko-KR"/>
            <w:rPrChange w:id="2567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672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087689">
          <w:rPr>
            <w:rFonts w:hint="eastAsia"/>
            <w:lang w:eastAsia="ko-KR"/>
            <w:rPrChange w:id="2567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674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</w:del>
    </w:p>
    <w:p w14:paraId="5F943A32" w14:textId="2B502944" w:rsidR="00BD4019" w:rsidRPr="002646CB" w:rsidDel="00087689" w:rsidRDefault="00BD4019" w:rsidP="00BD4019">
      <w:pPr>
        <w:rPr>
          <w:del w:id="25675" w:author="박 진상" w:date="2019-10-08T06:08:00Z"/>
          <w:rPrChange w:id="25676" w:author="ETRI-김종원" w:date="2019-12-10T10:44:00Z">
            <w:rPr>
              <w:del w:id="25677" w:author="박 진상" w:date="2019-10-08T06:08:00Z"/>
            </w:rPr>
          </w:rPrChange>
        </w:rPr>
      </w:pPr>
    </w:p>
    <w:p w14:paraId="54896D00" w14:textId="7DF993E4" w:rsidR="00BD4019" w:rsidRPr="002646CB" w:rsidDel="00087689" w:rsidRDefault="00BD4019" w:rsidP="00BD4019">
      <w:pPr>
        <w:rPr>
          <w:del w:id="25678" w:author="박 진상" w:date="2019-10-08T06:08:00Z"/>
          <w:lang w:val="en-US"/>
          <w:rPrChange w:id="25679" w:author="ETRI-김종원" w:date="2019-12-10T10:44:00Z">
            <w:rPr>
              <w:del w:id="25680" w:author="박 진상" w:date="2019-10-08T06:08:00Z"/>
              <w:lang w:val="en-US"/>
            </w:rPr>
          </w:rPrChange>
        </w:rPr>
      </w:pPr>
      <w:del w:id="25681" w:author="박 진상" w:date="2019-10-08T06:08:00Z">
        <w:r w:rsidRPr="002646CB" w:rsidDel="00087689">
          <w:rPr>
            <w:rFonts w:hint="eastAsia"/>
            <w:rPrChange w:id="25682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087689">
          <w:rPr>
            <w:rFonts w:hint="eastAsia"/>
            <w:rPrChange w:id="25683" w:author="ETRI-김종원" w:date="2019-12-10T10:44:00Z">
              <w:rPr>
                <w:rFonts w:hint="eastAsia"/>
              </w:rPr>
            </w:rPrChange>
          </w:rPr>
          <w:delText>시스템</w:delText>
        </w:r>
        <w:r w:rsidRPr="002646CB" w:rsidDel="00087689">
          <w:rPr>
            <w:rFonts w:hint="eastAsia"/>
            <w:rPrChange w:id="25684" w:author="ETRI-김종원" w:date="2019-12-10T10:44:00Z">
              <w:rPr>
                <w:rFonts w:hint="eastAsia"/>
              </w:rPr>
            </w:rPrChange>
          </w:rPr>
          <w:delText xml:space="preserve"> PCS </w:delText>
        </w:r>
        <w:r w:rsidRPr="002646CB" w:rsidDel="00087689">
          <w:rPr>
            <w:rFonts w:hint="eastAsia"/>
            <w:rPrChange w:id="25685" w:author="ETRI-김종원" w:date="2019-12-10T10:44:00Z">
              <w:rPr>
                <w:rFonts w:hint="eastAsia"/>
              </w:rPr>
            </w:rPrChange>
          </w:rPr>
          <w:delText>기반</w:delText>
        </w:r>
        <w:r w:rsidRPr="002646CB" w:rsidDel="00087689">
          <w:rPr>
            <w:rFonts w:hint="eastAsia"/>
            <w:rPrChange w:id="25686" w:author="ETRI-김종원" w:date="2019-12-10T10:44:00Z">
              <w:rPr>
                <w:rFonts w:hint="eastAsia"/>
              </w:rPr>
            </w:rPrChange>
          </w:rPr>
          <w:delText xml:space="preserve"> AC </w:delText>
        </w:r>
        <w:r w:rsidRPr="002646CB" w:rsidDel="00087689">
          <w:rPr>
            <w:rFonts w:hint="eastAsia"/>
            <w:rPrChange w:id="25687" w:author="ETRI-김종원" w:date="2019-12-10T10:44:00Z">
              <w:rPr>
                <w:rFonts w:hint="eastAsia"/>
              </w:rPr>
            </w:rPrChange>
          </w:rPr>
          <w:delText>운전</w:delText>
        </w:r>
        <w:r w:rsidRPr="002646CB" w:rsidDel="00087689">
          <w:rPr>
            <w:rFonts w:hint="eastAsia"/>
            <w:rPrChange w:id="2568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689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087689">
          <w:rPr>
            <w:rFonts w:hint="eastAsia"/>
            <w:rPrChange w:id="2569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691" w:author="ETRI-김종원" w:date="2019-12-10T10:44:00Z">
              <w:rPr>
                <w:rFonts w:hint="eastAsia"/>
              </w:rPr>
            </w:rPrChange>
          </w:rPr>
          <w:delText>모드롤</w:delText>
        </w:r>
        <w:r w:rsidRPr="002646CB" w:rsidDel="00087689">
          <w:rPr>
            <w:rFonts w:hint="eastAsia"/>
            <w:rPrChange w:id="2569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693" w:author="ETRI-김종원" w:date="2019-12-10T10:44:00Z">
              <w:rPr>
                <w:rFonts w:hint="eastAsia"/>
              </w:rPr>
            </w:rPrChange>
          </w:rPr>
          <w:delText>동작하는</w:delText>
        </w:r>
        <w:r w:rsidRPr="002646CB" w:rsidDel="00087689">
          <w:rPr>
            <w:rFonts w:hint="eastAsia"/>
            <w:rPrChange w:id="2569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9F2" w:rsidRPr="002646CB" w:rsidDel="00087689">
          <w:rPr>
            <w:rFonts w:hint="eastAsia"/>
            <w:lang w:val="en-US"/>
            <w:rPrChange w:id="25695" w:author="ETRI-김종원" w:date="2019-12-10T10:44:00Z">
              <w:rPr>
                <w:rFonts w:hint="eastAsia"/>
                <w:lang w:val="en-US"/>
              </w:rPr>
            </w:rPrChange>
          </w:rPr>
          <w:delText>독립형</w:delText>
        </w:r>
        <w:r w:rsidRPr="002646CB" w:rsidDel="00087689">
          <w:rPr>
            <w:lang w:val="en-US"/>
            <w:rPrChange w:id="25696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69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rFonts w:hint="eastAsia"/>
            <w:lang w:val="en-US"/>
            <w:rPrChange w:id="2569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699" w:author="ETRI-김종원" w:date="2019-12-10T10:44:00Z">
              <w:rPr>
                <w:rFonts w:hint="eastAsia"/>
                <w:lang w:val="en-US"/>
              </w:rPr>
            </w:rPrChange>
          </w:rPr>
          <w:delText>에서</w:delText>
        </w:r>
        <w:r w:rsidRPr="002646CB" w:rsidDel="00087689">
          <w:rPr>
            <w:rFonts w:hint="eastAsia"/>
            <w:lang w:val="en-US"/>
            <w:rPrChange w:id="2570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Pr="002646CB" w:rsidDel="00087689">
          <w:rPr>
            <w:rFonts w:hint="eastAsia"/>
            <w:rPrChange w:id="257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시스템은</w:delText>
        </w:r>
        <w:r w:rsidRPr="002646CB" w:rsidDel="00087689">
          <w:rPr>
            <w:rFonts w:hint="eastAsia"/>
            <w:lang w:val="en-US"/>
            <w:rPrChange w:id="2570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04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Pr="002646CB" w:rsidDel="00087689">
          <w:rPr>
            <w:rFonts w:hint="eastAsia"/>
            <w:lang w:val="en-US"/>
            <w:rPrChange w:id="2570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06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Pr="002646CB" w:rsidDel="00087689">
          <w:rPr>
            <w:rFonts w:hint="eastAsia"/>
            <w:lang w:val="en-US"/>
            <w:rPrChange w:id="2570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08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Pr="002646CB" w:rsidDel="00087689">
          <w:rPr>
            <w:rFonts w:hint="eastAsia"/>
            <w:lang w:val="en-US"/>
            <w:rPrChange w:id="2570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10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Pr="002646CB" w:rsidDel="00087689">
          <w:rPr>
            <w:rFonts w:hint="eastAsia"/>
            <w:lang w:val="en-US"/>
            <w:rPrChange w:id="2571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12" w:author="ETRI-김종원" w:date="2019-12-10T10:44:00Z">
              <w:rPr>
                <w:rFonts w:hint="eastAsia"/>
                <w:lang w:val="en-US"/>
              </w:rPr>
            </w:rPrChange>
          </w:rPr>
          <w:delText>제어가</w:delText>
        </w:r>
        <w:r w:rsidRPr="002646CB" w:rsidDel="00087689">
          <w:rPr>
            <w:rFonts w:hint="eastAsia"/>
            <w:lang w:val="en-US"/>
            <w:rPrChange w:id="2571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14" w:author="ETRI-김종원" w:date="2019-12-10T10:44:00Z">
              <w:rPr>
                <w:rFonts w:hint="eastAsia"/>
                <w:lang w:val="en-US"/>
              </w:rPr>
            </w:rPrChange>
          </w:rPr>
          <w:delText>수행되어져야</w:delText>
        </w:r>
        <w:r w:rsidRPr="002646CB" w:rsidDel="00087689">
          <w:rPr>
            <w:rFonts w:hint="eastAsia"/>
            <w:lang w:val="en-US"/>
            <w:rPrChange w:id="2571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716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Pr="002646CB" w:rsidDel="00087689">
          <w:rPr>
            <w:rFonts w:hint="eastAsia"/>
            <w:lang w:val="en-US"/>
            <w:rPrChange w:id="25717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</w:del>
    </w:p>
    <w:p w14:paraId="372774DD" w14:textId="6AAB89A3" w:rsidR="00BD4019" w:rsidRPr="002646CB" w:rsidDel="00087689" w:rsidRDefault="00BD4019" w:rsidP="00BD4019">
      <w:pPr>
        <w:rPr>
          <w:del w:id="25718" w:author="박 진상" w:date="2019-10-08T06:08:00Z"/>
          <w:lang w:val="en-US"/>
          <w:rPrChange w:id="25719" w:author="ETRI-김종원" w:date="2019-12-10T10:44:00Z">
            <w:rPr>
              <w:del w:id="25720" w:author="박 진상" w:date="2019-10-08T06:08:00Z"/>
              <w:lang w:val="en-US"/>
            </w:rPr>
          </w:rPrChange>
        </w:rPr>
      </w:pPr>
    </w:p>
    <w:p w14:paraId="7FBB1048" w14:textId="7E98756D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721" w:author="박 진상" w:date="2019-10-08T06:08:00Z"/>
          <w:rPrChange w:id="25722" w:author="ETRI-김종원" w:date="2019-12-10T10:44:00Z">
            <w:rPr>
              <w:del w:id="25723" w:author="박 진상" w:date="2019-10-08T06:08:00Z"/>
            </w:rPr>
          </w:rPrChange>
        </w:rPr>
      </w:pPr>
      <w:del w:id="25724" w:author="박 진상" w:date="2019-10-08T06:08:00Z">
        <w:r w:rsidRPr="002646CB" w:rsidDel="00087689">
          <w:rPr>
            <w:rFonts w:hint="eastAsia"/>
            <w:rPrChange w:id="25725" w:author="ETRI-김종원" w:date="2019-12-10T10:44:00Z">
              <w:rPr>
                <w:rFonts w:hint="eastAsia"/>
              </w:rPr>
            </w:rPrChange>
          </w:rPr>
          <w:delText>EES</w:delText>
        </w:r>
        <w:r w:rsidRPr="002646CB" w:rsidDel="00087689">
          <w:rPr>
            <w:rFonts w:hint="eastAsia"/>
            <w:rPrChange w:id="25726" w:author="ETRI-김종원" w:date="2019-12-10T10:44:00Z">
              <w:rPr>
                <w:rFonts w:hint="eastAsia"/>
              </w:rPr>
            </w:rPrChange>
          </w:rPr>
          <w:delText>시스템에서</w:delText>
        </w:r>
        <w:r w:rsidRPr="002646CB" w:rsidDel="00087689">
          <w:rPr>
            <w:rFonts w:hint="eastAsia"/>
            <w:rPrChange w:id="2572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28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087689">
          <w:rPr>
            <w:rFonts w:hint="eastAsia"/>
            <w:rPrChange w:id="2572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30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087689">
          <w:rPr>
            <w:rFonts w:hint="eastAsia"/>
            <w:rPrChange w:id="2573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32" w:author="ETRI-김종원" w:date="2019-12-10T10:44:00Z">
              <w:rPr>
                <w:rFonts w:hint="eastAsia"/>
              </w:rPr>
            </w:rPrChange>
          </w:rPr>
          <w:delText>발생</w:delText>
        </w:r>
        <w:r w:rsidRPr="002646CB" w:rsidDel="00087689">
          <w:rPr>
            <w:rFonts w:hint="eastAsia"/>
            <w:rPrChange w:id="2573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34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573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36" w:author="ETRI-김종원" w:date="2019-12-10T10:44:00Z">
              <w:rPr>
                <w:rFonts w:hint="eastAsia"/>
              </w:rPr>
            </w:rPrChange>
          </w:rPr>
          <w:delText>전압</w:delText>
        </w:r>
        <w:r w:rsidRPr="002646CB" w:rsidDel="00087689">
          <w:rPr>
            <w:rFonts w:hint="eastAsia"/>
            <w:rPrChange w:id="2573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38" w:author="ETRI-김종원" w:date="2019-12-10T10:44:00Z">
              <w:rPr>
                <w:rFonts w:hint="eastAsia"/>
              </w:rPr>
            </w:rPrChange>
          </w:rPr>
          <w:delText>유지</w:delText>
        </w:r>
        <w:r w:rsidRPr="002646CB" w:rsidDel="00087689">
          <w:rPr>
            <w:rFonts w:hint="eastAsia"/>
            <w:rPrChange w:id="2573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40" w:author="ETRI-김종원" w:date="2019-12-10T10:44:00Z">
              <w:rPr>
                <w:rFonts w:hint="eastAsia"/>
              </w:rPr>
            </w:rPrChange>
          </w:rPr>
          <w:delText>관리</w:delText>
        </w:r>
      </w:del>
    </w:p>
    <w:p w14:paraId="466C9DBB" w14:textId="5DA7C006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741" w:author="박 진상" w:date="2019-10-08T06:08:00Z"/>
          <w:rPrChange w:id="25742" w:author="ETRI-김종원" w:date="2019-12-10T10:44:00Z">
            <w:rPr>
              <w:del w:id="25743" w:author="박 진상" w:date="2019-10-08T06:08:00Z"/>
            </w:rPr>
          </w:rPrChange>
        </w:rPr>
      </w:pPr>
      <w:del w:id="25744" w:author="박 진상" w:date="2019-10-08T06:08:00Z">
        <w:r w:rsidRPr="002646CB" w:rsidDel="00087689">
          <w:rPr>
            <w:rFonts w:hint="eastAsia"/>
            <w:rPrChange w:id="25745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087689">
          <w:rPr>
            <w:rFonts w:hint="eastAsia"/>
            <w:rPrChange w:id="25746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087689">
          <w:rPr>
            <w:rFonts w:hint="eastAsia"/>
            <w:rPrChange w:id="2574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48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087689">
          <w:rPr>
            <w:rFonts w:hint="eastAsia"/>
            <w:rPrChange w:id="2574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50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Pr="002646CB" w:rsidDel="00087689">
          <w:rPr>
            <w:rFonts w:hint="eastAsia"/>
            <w:rPrChange w:id="2575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52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087689">
          <w:rPr>
            <w:rFonts w:hint="eastAsia"/>
            <w:rPrChange w:id="2575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54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4FEBE746" w14:textId="250C4CF9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755" w:author="박 진상" w:date="2019-10-08T06:08:00Z"/>
          <w:rPrChange w:id="25756" w:author="ETRI-김종원" w:date="2019-12-10T10:44:00Z">
            <w:rPr>
              <w:del w:id="25757" w:author="박 진상" w:date="2019-10-08T06:08:00Z"/>
            </w:rPr>
          </w:rPrChange>
        </w:rPr>
      </w:pPr>
      <w:del w:id="25758" w:author="박 진상" w:date="2019-10-08T06:08:00Z">
        <w:r w:rsidRPr="002646CB" w:rsidDel="00087689">
          <w:rPr>
            <w:rFonts w:hint="eastAsia"/>
            <w:rPrChange w:id="25759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087689">
          <w:rPr>
            <w:rFonts w:hint="eastAsia"/>
            <w:rPrChange w:id="25760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087689">
          <w:rPr>
            <w:rFonts w:hint="eastAsia"/>
            <w:rPrChange w:id="2576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62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087689">
          <w:rPr>
            <w:rFonts w:hint="eastAsia"/>
            <w:rPrChange w:id="2576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64" w:author="ETRI-김종원" w:date="2019-12-10T10:44:00Z">
              <w:rPr>
                <w:rFonts w:hint="eastAsia"/>
              </w:rPr>
            </w:rPrChange>
          </w:rPr>
          <w:delText>온도에</w:delText>
        </w:r>
        <w:r w:rsidRPr="002646CB" w:rsidDel="00087689">
          <w:rPr>
            <w:rFonts w:hint="eastAsia"/>
            <w:rPrChange w:id="2576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66" w:author="ETRI-김종원" w:date="2019-12-10T10:44:00Z">
              <w:rPr>
                <w:rFonts w:hint="eastAsia"/>
              </w:rPr>
            </w:rPrChange>
          </w:rPr>
          <w:delText>대한</w:delText>
        </w:r>
        <w:r w:rsidRPr="002646CB" w:rsidDel="00087689">
          <w:rPr>
            <w:rFonts w:hint="eastAsia"/>
            <w:rPrChange w:id="2576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68" w:author="ETRI-김종원" w:date="2019-12-10T10:44:00Z">
              <w:rPr>
                <w:rFonts w:hint="eastAsia"/>
              </w:rPr>
            </w:rPrChange>
          </w:rPr>
          <w:delText>관리를</w:delText>
        </w:r>
        <w:r w:rsidRPr="002646CB" w:rsidDel="00087689">
          <w:rPr>
            <w:rFonts w:hint="eastAsia"/>
            <w:rPrChange w:id="2576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70" w:author="ETRI-김종원" w:date="2019-12-10T10:44:00Z">
              <w:rPr>
                <w:rFonts w:hint="eastAsia"/>
              </w:rPr>
            </w:rPrChange>
          </w:rPr>
          <w:delText>통해</w:delText>
        </w:r>
        <w:r w:rsidRPr="002646CB" w:rsidDel="00087689">
          <w:rPr>
            <w:rFonts w:hint="eastAsia"/>
            <w:rPrChange w:id="2577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72" w:author="ETRI-김종원" w:date="2019-12-10T10:44:00Z">
              <w:rPr>
                <w:rFonts w:hint="eastAsia"/>
              </w:rPr>
            </w:rPrChange>
          </w:rPr>
          <w:delText>부하</w:delText>
        </w:r>
        <w:r w:rsidRPr="002646CB" w:rsidDel="00087689">
          <w:rPr>
            <w:rFonts w:hint="eastAsia"/>
            <w:rPrChange w:id="2577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74" w:author="ETRI-김종원" w:date="2019-12-10T10:44:00Z">
              <w:rPr>
                <w:rFonts w:hint="eastAsia"/>
              </w:rPr>
            </w:rPrChange>
          </w:rPr>
          <w:delText>연계</w:delText>
        </w:r>
        <w:r w:rsidRPr="002646CB" w:rsidDel="00087689">
          <w:rPr>
            <w:rFonts w:hint="eastAsia"/>
            <w:rPrChange w:id="2577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76" w:author="ETRI-김종원" w:date="2019-12-10T10:44:00Z">
              <w:rPr>
                <w:rFonts w:hint="eastAsia"/>
              </w:rPr>
            </w:rPrChange>
          </w:rPr>
          <w:delText>출력</w:delText>
        </w:r>
        <w:r w:rsidRPr="002646CB" w:rsidDel="00087689">
          <w:rPr>
            <w:rFonts w:hint="eastAsia"/>
            <w:rPrChange w:id="2577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78" w:author="ETRI-김종원" w:date="2019-12-10T10:44:00Z">
              <w:rPr>
                <w:rFonts w:hint="eastAsia"/>
              </w:rPr>
            </w:rPrChange>
          </w:rPr>
          <w:delText>조절</w:delText>
        </w:r>
      </w:del>
    </w:p>
    <w:p w14:paraId="28144831" w14:textId="09E20AAF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779" w:author="박 진상" w:date="2019-10-08T06:08:00Z"/>
          <w:rPrChange w:id="25780" w:author="ETRI-김종원" w:date="2019-12-10T10:44:00Z">
            <w:rPr>
              <w:del w:id="25781" w:author="박 진상" w:date="2019-10-08T06:08:00Z"/>
            </w:rPr>
          </w:rPrChange>
        </w:rPr>
      </w:pPr>
      <w:del w:id="25782" w:author="박 진상" w:date="2019-10-08T06:08:00Z">
        <w:r w:rsidRPr="002646CB" w:rsidDel="00087689">
          <w:rPr>
            <w:rFonts w:hint="eastAsia"/>
            <w:rPrChange w:id="25783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5784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57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86" w:author="ETRI-김종원" w:date="2019-12-10T10:44:00Z">
              <w:rPr>
                <w:rFonts w:hint="eastAsia"/>
              </w:rPr>
            </w:rPrChange>
          </w:rPr>
          <w:delText>보일러에</w:delText>
        </w:r>
        <w:r w:rsidRPr="002646CB" w:rsidDel="00087689">
          <w:rPr>
            <w:rFonts w:hint="eastAsia"/>
            <w:rPrChange w:id="2578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88" w:author="ETRI-김종원" w:date="2019-12-10T10:44:00Z">
              <w:rPr>
                <w:rFonts w:hint="eastAsia"/>
              </w:rPr>
            </w:rPrChange>
          </w:rPr>
          <w:delText>대한</w:delText>
        </w:r>
        <w:r w:rsidRPr="002646CB" w:rsidDel="00087689">
          <w:rPr>
            <w:rFonts w:hint="eastAsia"/>
            <w:rPrChange w:id="257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90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087689">
          <w:rPr>
            <w:rFonts w:hint="eastAsia"/>
            <w:rPrChange w:id="257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792" w:author="ETRI-김종원" w:date="2019-12-10T10:44:00Z">
              <w:rPr>
                <w:rFonts w:hint="eastAsia"/>
              </w:rPr>
            </w:rPrChange>
          </w:rPr>
          <w:delText>관리</w:delText>
        </w:r>
      </w:del>
    </w:p>
    <w:p w14:paraId="2D223886" w14:textId="3FC099B1" w:rsidR="00BD4019" w:rsidRPr="002646CB" w:rsidDel="00087689" w:rsidRDefault="00BD4019" w:rsidP="00BD4019">
      <w:pPr>
        <w:rPr>
          <w:del w:id="25793" w:author="박 진상" w:date="2019-10-08T06:08:00Z"/>
          <w:b/>
          <w:bCs/>
          <w:lang w:val="en-US"/>
          <w:rPrChange w:id="25794" w:author="ETRI-김종원" w:date="2019-12-10T10:44:00Z">
            <w:rPr>
              <w:del w:id="25795" w:author="박 진상" w:date="2019-10-08T06:08:00Z"/>
              <w:b/>
              <w:bCs/>
              <w:lang w:val="en-US"/>
            </w:rPr>
          </w:rPrChange>
        </w:rPr>
      </w:pPr>
    </w:p>
    <w:p w14:paraId="14DF336A" w14:textId="0341C081" w:rsidR="00BD4019" w:rsidRPr="002646CB" w:rsidDel="00087689" w:rsidRDefault="00BD4019" w:rsidP="007C0602">
      <w:pPr>
        <w:pStyle w:val="KSDTA1"/>
        <w:rPr>
          <w:del w:id="25796" w:author="박 진상" w:date="2019-10-08T06:08:00Z"/>
          <w:lang w:eastAsia="ko-KR"/>
          <w:rPrChange w:id="25797" w:author="ETRI-김종원" w:date="2019-12-10T10:44:00Z">
            <w:rPr>
              <w:del w:id="25798" w:author="박 진상" w:date="2019-10-08T06:08:00Z"/>
              <w:lang w:eastAsia="ko-KR"/>
            </w:rPr>
          </w:rPrChange>
        </w:rPr>
      </w:pPr>
      <w:del w:id="25799" w:author="박 진상" w:date="2019-10-08T06:08:00Z">
        <w:r w:rsidRPr="002646CB" w:rsidDel="00087689">
          <w:rPr>
            <w:rFonts w:hint="eastAsia"/>
            <w:lang w:eastAsia="ko-KR"/>
            <w:rPrChange w:id="25800" w:author="ETRI-김종원" w:date="2019-12-10T10:44:00Z">
              <w:rPr>
                <w:rFonts w:hint="eastAsia"/>
                <w:lang w:eastAsia="ko-KR"/>
              </w:rPr>
            </w:rPrChange>
          </w:rPr>
          <w:delText>비상발전기</w:delText>
        </w:r>
        <w:r w:rsidRPr="002646CB" w:rsidDel="00087689">
          <w:rPr>
            <w:rFonts w:hint="eastAsia"/>
            <w:lang w:eastAsia="ko-KR"/>
            <w:rPrChange w:id="2580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802" w:author="ETRI-김종원" w:date="2019-12-10T10:44:00Z">
              <w:rPr>
                <w:rFonts w:hint="eastAsia"/>
                <w:lang w:eastAsia="ko-KR"/>
              </w:rPr>
            </w:rPrChange>
          </w:rPr>
          <w:delText>병렬운전</w:delText>
        </w:r>
        <w:r w:rsidRPr="002646CB" w:rsidDel="00087689">
          <w:rPr>
            <w:rFonts w:hint="eastAsia"/>
            <w:lang w:eastAsia="ko-KR"/>
            <w:rPrChange w:id="2580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804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Pr="002646CB" w:rsidDel="00087689">
          <w:rPr>
            <w:rFonts w:hint="eastAsia"/>
            <w:lang w:eastAsia="ko-KR"/>
            <w:rPrChange w:id="2580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80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rFonts w:hint="eastAsia"/>
            <w:lang w:eastAsia="ko-KR"/>
            <w:rPrChange w:id="2580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808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Pr="002646CB" w:rsidDel="00087689">
          <w:rPr>
            <w:rFonts w:hint="eastAsia"/>
            <w:lang w:eastAsia="ko-KR"/>
            <w:rPrChange w:id="2580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eastAsia="ko-KR"/>
            <w:rPrChange w:id="25810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</w:del>
    </w:p>
    <w:p w14:paraId="51C42EF7" w14:textId="0C82BAA1" w:rsidR="00BD4019" w:rsidRPr="002646CB" w:rsidDel="00087689" w:rsidRDefault="00BD4019" w:rsidP="00BD4019">
      <w:pPr>
        <w:rPr>
          <w:del w:id="25811" w:author="박 진상" w:date="2019-10-08T06:08:00Z"/>
          <w:rPrChange w:id="25812" w:author="ETRI-김종원" w:date="2019-12-10T10:44:00Z">
            <w:rPr>
              <w:del w:id="25813" w:author="박 진상" w:date="2019-10-08T06:08:00Z"/>
            </w:rPr>
          </w:rPrChange>
        </w:rPr>
      </w:pPr>
    </w:p>
    <w:p w14:paraId="6E4AA22E" w14:textId="3B6D8F01" w:rsidR="00BD4019" w:rsidRPr="002646CB" w:rsidDel="00087689" w:rsidRDefault="00BD4019" w:rsidP="00BD4019">
      <w:pPr>
        <w:rPr>
          <w:del w:id="25814" w:author="박 진상" w:date="2019-10-08T06:08:00Z"/>
          <w:lang w:val="en-US"/>
          <w:rPrChange w:id="25815" w:author="ETRI-김종원" w:date="2019-12-10T10:44:00Z">
            <w:rPr>
              <w:del w:id="25816" w:author="박 진상" w:date="2019-10-08T06:08:00Z"/>
              <w:lang w:val="en-US"/>
            </w:rPr>
          </w:rPrChange>
        </w:rPr>
      </w:pPr>
      <w:del w:id="25817" w:author="박 진상" w:date="2019-10-08T06:08:00Z">
        <w:r w:rsidRPr="002646CB" w:rsidDel="00087689">
          <w:rPr>
            <w:rFonts w:hint="eastAsia"/>
            <w:rPrChange w:id="25818" w:author="ETRI-김종원" w:date="2019-12-10T10:44:00Z">
              <w:rPr>
                <w:rFonts w:hint="eastAsia"/>
              </w:rPr>
            </w:rPrChange>
          </w:rPr>
          <w:delText>비상발전기</w:delText>
        </w:r>
        <w:r w:rsidRPr="002646CB" w:rsidDel="00087689">
          <w:rPr>
            <w:rFonts w:hint="eastAsia"/>
            <w:rPrChange w:id="258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20" w:author="ETRI-김종원" w:date="2019-12-10T10:44:00Z">
              <w:rPr>
                <w:rFonts w:hint="eastAsia"/>
              </w:rPr>
            </w:rPrChange>
          </w:rPr>
          <w:delText>병렬운전</w:delText>
        </w:r>
        <w:r w:rsidRPr="002646CB" w:rsidDel="00087689">
          <w:rPr>
            <w:rFonts w:hint="eastAsia"/>
            <w:rPrChange w:id="2582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22" w:author="ETRI-김종원" w:date="2019-12-10T10:44:00Z">
              <w:rPr>
                <w:rFonts w:hint="eastAsia"/>
              </w:rPr>
            </w:rPrChange>
          </w:rPr>
          <w:delText>기반</w:delText>
        </w:r>
        <w:r w:rsidRPr="002646CB" w:rsidDel="00087689">
          <w:rPr>
            <w:rFonts w:hint="eastAsia"/>
            <w:rPrChange w:id="2582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9F2" w:rsidRPr="002646CB" w:rsidDel="00087689">
          <w:rPr>
            <w:rFonts w:hint="eastAsia"/>
            <w:lang w:val="en-US"/>
            <w:rPrChange w:id="25824" w:author="ETRI-김종원" w:date="2019-12-10T10:44:00Z">
              <w:rPr>
                <w:rFonts w:hint="eastAsia"/>
                <w:lang w:val="en-US"/>
              </w:rPr>
            </w:rPrChange>
          </w:rPr>
          <w:delText>독립형</w:delText>
        </w:r>
        <w:r w:rsidRPr="002646CB" w:rsidDel="00087689">
          <w:rPr>
            <w:lang w:val="en-US"/>
            <w:rPrChange w:id="25825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FE3106" w:rsidRPr="002646CB" w:rsidDel="00087689">
          <w:rPr>
            <w:rFonts w:cs="Arial" w:hint="eastAsia"/>
            <w:rPrChange w:id="2582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rFonts w:hint="eastAsia"/>
            <w:lang w:val="en-US"/>
            <w:rPrChange w:id="2582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28" w:author="ETRI-김종원" w:date="2019-12-10T10:44:00Z">
              <w:rPr>
                <w:rFonts w:hint="eastAsia"/>
                <w:lang w:val="en-US"/>
              </w:rPr>
            </w:rPrChange>
          </w:rPr>
          <w:delText>에서</w:delText>
        </w:r>
        <w:r w:rsidRPr="002646CB" w:rsidDel="00087689">
          <w:rPr>
            <w:rFonts w:hint="eastAsia"/>
            <w:lang w:val="en-US"/>
            <w:rPrChange w:id="2582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30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Pr="002646CB" w:rsidDel="00087689">
          <w:rPr>
            <w:rFonts w:hint="eastAsia"/>
            <w:lang w:val="en-US"/>
            <w:rPrChange w:id="2583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32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Pr="002646CB" w:rsidDel="00087689">
          <w:rPr>
            <w:rFonts w:hint="eastAsia"/>
            <w:lang w:val="en-US"/>
            <w:rPrChange w:id="25833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34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Pr="002646CB" w:rsidDel="00087689">
          <w:rPr>
            <w:rFonts w:hint="eastAsia"/>
            <w:lang w:val="en-US"/>
            <w:rPrChange w:id="25835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36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Pr="002646CB" w:rsidDel="00087689">
          <w:rPr>
            <w:rFonts w:hint="eastAsia"/>
            <w:lang w:val="en-US"/>
            <w:rPrChange w:id="25837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38" w:author="ETRI-김종원" w:date="2019-12-10T10:44:00Z">
              <w:rPr>
                <w:rFonts w:hint="eastAsia"/>
                <w:lang w:val="en-US"/>
              </w:rPr>
            </w:rPrChange>
          </w:rPr>
          <w:delText>제어가</w:delText>
        </w:r>
        <w:r w:rsidRPr="002646CB" w:rsidDel="00087689">
          <w:rPr>
            <w:rFonts w:hint="eastAsia"/>
            <w:lang w:val="en-US"/>
            <w:rPrChange w:id="25839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40" w:author="ETRI-김종원" w:date="2019-12-10T10:44:00Z">
              <w:rPr>
                <w:rFonts w:hint="eastAsia"/>
                <w:lang w:val="en-US"/>
              </w:rPr>
            </w:rPrChange>
          </w:rPr>
          <w:delText>수행되어져야</w:delText>
        </w:r>
        <w:r w:rsidRPr="002646CB" w:rsidDel="00087689">
          <w:rPr>
            <w:rFonts w:hint="eastAsia"/>
            <w:lang w:val="en-US"/>
            <w:rPrChange w:id="25841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Pr="002646CB" w:rsidDel="00087689">
          <w:rPr>
            <w:rFonts w:hint="eastAsia"/>
            <w:lang w:val="en-US"/>
            <w:rPrChange w:id="25842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Pr="002646CB" w:rsidDel="00087689">
          <w:rPr>
            <w:rFonts w:hint="eastAsia"/>
            <w:lang w:val="en-US"/>
            <w:rPrChange w:id="25843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</w:del>
    </w:p>
    <w:p w14:paraId="403CA07E" w14:textId="7513E3EA" w:rsidR="00BD4019" w:rsidRPr="002646CB" w:rsidDel="00087689" w:rsidRDefault="00BD4019" w:rsidP="00BD4019">
      <w:pPr>
        <w:rPr>
          <w:del w:id="25844" w:author="박 진상" w:date="2019-10-08T06:08:00Z"/>
          <w:lang w:val="en-US"/>
          <w:rPrChange w:id="25845" w:author="ETRI-김종원" w:date="2019-12-10T10:44:00Z">
            <w:rPr>
              <w:del w:id="25846" w:author="박 진상" w:date="2019-10-08T06:08:00Z"/>
              <w:lang w:val="en-US"/>
            </w:rPr>
          </w:rPrChange>
        </w:rPr>
      </w:pPr>
    </w:p>
    <w:p w14:paraId="70E5DD42" w14:textId="497DBFA0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847" w:author="박 진상" w:date="2019-10-08T06:08:00Z"/>
          <w:rPrChange w:id="25848" w:author="ETRI-김종원" w:date="2019-12-10T10:44:00Z">
            <w:rPr>
              <w:del w:id="25849" w:author="박 진상" w:date="2019-10-08T06:08:00Z"/>
            </w:rPr>
          </w:rPrChange>
        </w:rPr>
      </w:pPr>
      <w:del w:id="25850" w:author="박 진상" w:date="2019-10-08T06:08:00Z">
        <w:r w:rsidRPr="002646CB" w:rsidDel="00087689">
          <w:rPr>
            <w:rFonts w:hint="eastAsia"/>
            <w:rPrChange w:id="25851" w:author="ETRI-김종원" w:date="2019-12-10T10:44:00Z">
              <w:rPr>
                <w:rFonts w:hint="eastAsia"/>
              </w:rPr>
            </w:rPrChange>
          </w:rPr>
          <w:delText>별도</w:delText>
        </w:r>
        <w:r w:rsidRPr="002646CB" w:rsidDel="00087689">
          <w:rPr>
            <w:rFonts w:hint="eastAsia"/>
            <w:rPrChange w:id="2585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53" w:author="ETRI-김종원" w:date="2019-12-10T10:44:00Z">
              <w:rPr>
                <w:rFonts w:hint="eastAsia"/>
              </w:rPr>
            </w:rPrChange>
          </w:rPr>
          <w:delText>발전기를</w:delText>
        </w:r>
        <w:r w:rsidRPr="002646CB" w:rsidDel="00087689">
          <w:rPr>
            <w:rFonts w:hint="eastAsia"/>
            <w:rPrChange w:id="2585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55" w:author="ETRI-김종원" w:date="2019-12-10T10:44:00Z">
              <w:rPr>
                <w:rFonts w:hint="eastAsia"/>
              </w:rPr>
            </w:rPrChange>
          </w:rPr>
          <w:delText>통한</w:delText>
        </w:r>
        <w:r w:rsidRPr="002646CB" w:rsidDel="00087689">
          <w:rPr>
            <w:rFonts w:hint="eastAsia"/>
            <w:rPrChange w:id="258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57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087689">
          <w:rPr>
            <w:rFonts w:hint="eastAsia"/>
            <w:rPrChange w:id="2585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59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087689">
          <w:rPr>
            <w:rFonts w:hint="eastAsia"/>
            <w:rPrChange w:id="2586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61" w:author="ETRI-김종원" w:date="2019-12-10T10:44:00Z">
              <w:rPr>
                <w:rFonts w:hint="eastAsia"/>
              </w:rPr>
            </w:rPrChange>
          </w:rPr>
          <w:delText>발생</w:delText>
        </w:r>
      </w:del>
    </w:p>
    <w:p w14:paraId="3D6624DD" w14:textId="42AC460E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862" w:author="박 진상" w:date="2019-10-08T06:08:00Z"/>
          <w:rPrChange w:id="25863" w:author="ETRI-김종원" w:date="2019-12-10T10:44:00Z">
            <w:rPr>
              <w:del w:id="25864" w:author="박 진상" w:date="2019-10-08T06:08:00Z"/>
            </w:rPr>
          </w:rPrChange>
        </w:rPr>
      </w:pPr>
      <w:del w:id="25865" w:author="박 진상" w:date="2019-10-08T06:08:00Z">
        <w:r w:rsidRPr="002646CB" w:rsidDel="00087689">
          <w:rPr>
            <w:rFonts w:hint="eastAsia"/>
            <w:rPrChange w:id="25866" w:author="ETRI-김종원" w:date="2019-12-10T10:44:00Z">
              <w:rPr>
                <w:rFonts w:hint="eastAsia"/>
              </w:rPr>
            </w:rPrChange>
          </w:rPr>
          <w:delText>CHP</w:delText>
        </w:r>
        <w:r w:rsidRPr="002646CB" w:rsidDel="00087689">
          <w:rPr>
            <w:rFonts w:hint="eastAsia"/>
            <w:rPrChange w:id="25867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087689">
          <w:rPr>
            <w:rFonts w:hint="eastAsia"/>
            <w:rPrChange w:id="2586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69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087689">
          <w:rPr>
            <w:rFonts w:hint="eastAsia"/>
            <w:rPrChange w:id="2587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71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Pr="002646CB" w:rsidDel="00087689">
          <w:rPr>
            <w:rFonts w:hint="eastAsia"/>
            <w:rPrChange w:id="2587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73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087689">
          <w:rPr>
            <w:rFonts w:hint="eastAsia"/>
            <w:rPrChange w:id="2587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75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12A0FDBE" w14:textId="2964B50A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876" w:author="박 진상" w:date="2019-10-08T06:08:00Z"/>
          <w:rPrChange w:id="25877" w:author="ETRI-김종원" w:date="2019-12-10T10:44:00Z">
            <w:rPr>
              <w:del w:id="25878" w:author="박 진상" w:date="2019-10-08T06:08:00Z"/>
            </w:rPr>
          </w:rPrChange>
        </w:rPr>
      </w:pPr>
      <w:del w:id="25879" w:author="박 진상" w:date="2019-10-08T06:08:00Z">
        <w:r w:rsidRPr="002646CB" w:rsidDel="00087689">
          <w:rPr>
            <w:rFonts w:hint="eastAsia"/>
            <w:rPrChange w:id="25880" w:author="ETRI-김종원" w:date="2019-12-10T10:44:00Z">
              <w:rPr>
                <w:rFonts w:hint="eastAsia"/>
              </w:rPr>
            </w:rPrChange>
          </w:rPr>
          <w:delText>상세</w:delText>
        </w:r>
        <w:r w:rsidRPr="002646CB" w:rsidDel="00087689">
          <w:rPr>
            <w:rFonts w:hint="eastAsia"/>
            <w:rPrChange w:id="2588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82" w:author="ETRI-김종원" w:date="2019-12-10T10:44:00Z">
              <w:rPr>
                <w:rFonts w:hint="eastAsia"/>
              </w:rPr>
            </w:rPrChange>
          </w:rPr>
          <w:delText>전력</w:delText>
        </w:r>
        <w:r w:rsidRPr="002646CB" w:rsidDel="00087689">
          <w:rPr>
            <w:rFonts w:hint="eastAsia"/>
            <w:rPrChange w:id="2588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84" w:author="ETRI-김종원" w:date="2019-12-10T10:44:00Z">
              <w:rPr>
                <w:rFonts w:hint="eastAsia"/>
              </w:rPr>
            </w:rPrChange>
          </w:rPr>
          <w:delText>수급</w:delText>
        </w:r>
        <w:r w:rsidRPr="002646CB" w:rsidDel="00087689">
          <w:rPr>
            <w:rFonts w:hint="eastAsia"/>
            <w:rPrChange w:id="2588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86" w:author="ETRI-김종원" w:date="2019-12-10T10:44:00Z">
              <w:rPr>
                <w:rFonts w:hint="eastAsia"/>
              </w:rPr>
            </w:rPrChange>
          </w:rPr>
          <w:delText>제어는</w:delText>
        </w:r>
        <w:r w:rsidRPr="002646CB" w:rsidDel="00087689">
          <w:rPr>
            <w:rFonts w:hint="eastAsia"/>
            <w:rPrChange w:id="25887" w:author="ETRI-김종원" w:date="2019-12-10T10:44:00Z">
              <w:rPr>
                <w:rFonts w:hint="eastAsia"/>
              </w:rPr>
            </w:rPrChange>
          </w:rPr>
          <w:delText xml:space="preserve"> EES</w:delText>
        </w:r>
        <w:r w:rsidRPr="002646CB" w:rsidDel="00087689">
          <w:rPr>
            <w:rFonts w:hint="eastAsia"/>
            <w:rPrChange w:id="25888" w:author="ETRI-김종원" w:date="2019-12-10T10:44:00Z">
              <w:rPr>
                <w:rFonts w:hint="eastAsia"/>
              </w:rPr>
            </w:rPrChange>
          </w:rPr>
          <w:delText>시스템</w:delText>
        </w:r>
        <w:r w:rsidRPr="002646CB" w:rsidDel="00087689">
          <w:rPr>
            <w:rFonts w:hint="eastAsia"/>
            <w:rPrChange w:id="2588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90" w:author="ETRI-김종원" w:date="2019-12-10T10:44:00Z">
              <w:rPr>
                <w:rFonts w:hint="eastAsia"/>
              </w:rPr>
            </w:rPrChange>
          </w:rPr>
          <w:delText>기능</w:delText>
        </w:r>
        <w:r w:rsidRPr="002646CB" w:rsidDel="00087689">
          <w:rPr>
            <w:rFonts w:hint="eastAsia"/>
            <w:rPrChange w:id="2589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892" w:author="ETRI-김종원" w:date="2019-12-10T10:44:00Z">
              <w:rPr>
                <w:rFonts w:hint="eastAsia"/>
              </w:rPr>
            </w:rPrChange>
          </w:rPr>
          <w:delText>활용</w:delText>
        </w:r>
      </w:del>
    </w:p>
    <w:p w14:paraId="45331221" w14:textId="4C668F60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893" w:author="박 진상" w:date="2019-10-08T06:08:00Z"/>
          <w:rPrChange w:id="25894" w:author="ETRI-김종원" w:date="2019-12-10T10:44:00Z">
            <w:rPr>
              <w:del w:id="25895" w:author="박 진상" w:date="2019-10-08T06:08:00Z"/>
            </w:rPr>
          </w:rPrChange>
        </w:rPr>
      </w:pPr>
      <w:del w:id="25896" w:author="박 진상" w:date="2019-10-08T06:08:00Z">
        <w:r w:rsidRPr="002646CB" w:rsidDel="00087689">
          <w:rPr>
            <w:rFonts w:hint="eastAsia"/>
            <w:rPrChange w:id="25897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5898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589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00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087689">
          <w:rPr>
            <w:rFonts w:hint="eastAsia"/>
            <w:rPrChange w:id="25901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02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087689">
          <w:rPr>
            <w:rFonts w:hint="eastAsia"/>
            <w:rPrChange w:id="25903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04" w:author="ETRI-김종원" w:date="2019-12-10T10:44:00Z">
              <w:rPr>
                <w:rFonts w:hint="eastAsia"/>
              </w:rPr>
            </w:rPrChange>
          </w:rPr>
          <w:delText>온도에</w:delText>
        </w:r>
        <w:r w:rsidRPr="002646CB" w:rsidDel="00087689">
          <w:rPr>
            <w:rFonts w:hint="eastAsia"/>
            <w:rPrChange w:id="2590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06" w:author="ETRI-김종원" w:date="2019-12-10T10:44:00Z">
              <w:rPr>
                <w:rFonts w:hint="eastAsia"/>
              </w:rPr>
            </w:rPrChange>
          </w:rPr>
          <w:delText>대한</w:delText>
        </w:r>
        <w:r w:rsidRPr="002646CB" w:rsidDel="00087689">
          <w:rPr>
            <w:rFonts w:hint="eastAsia"/>
            <w:rPrChange w:id="2590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08" w:author="ETRI-김종원" w:date="2019-12-10T10:44:00Z">
              <w:rPr>
                <w:rFonts w:hint="eastAsia"/>
              </w:rPr>
            </w:rPrChange>
          </w:rPr>
          <w:delText>관리</w:delText>
        </w:r>
      </w:del>
    </w:p>
    <w:p w14:paraId="534B46FE" w14:textId="77E08D11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909" w:author="박 진상" w:date="2019-10-08T06:08:00Z"/>
          <w:rPrChange w:id="25910" w:author="ETRI-김종원" w:date="2019-12-10T10:44:00Z">
            <w:rPr>
              <w:del w:id="25911" w:author="박 진상" w:date="2019-10-08T06:08:00Z"/>
            </w:rPr>
          </w:rPrChange>
        </w:rPr>
      </w:pPr>
      <w:del w:id="25912" w:author="박 진상" w:date="2019-10-08T06:08:00Z">
        <w:r w:rsidRPr="002646CB" w:rsidDel="00087689">
          <w:rPr>
            <w:rFonts w:hint="eastAsia"/>
            <w:rPrChange w:id="25913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5914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5915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16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087689">
          <w:rPr>
            <w:rFonts w:hint="eastAsia"/>
            <w:rPrChange w:id="25917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18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087689">
          <w:rPr>
            <w:rFonts w:hint="eastAsia"/>
            <w:rPrChange w:id="25919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20" w:author="ETRI-김종원" w:date="2019-12-10T10:44:00Z">
              <w:rPr>
                <w:rFonts w:hint="eastAsia"/>
              </w:rPr>
            </w:rPrChange>
          </w:rPr>
          <w:delText>관리</w:delText>
        </w:r>
      </w:del>
    </w:p>
    <w:p w14:paraId="09EF514C" w14:textId="7C90C6CC" w:rsidR="00BD4019" w:rsidRPr="002646CB" w:rsidDel="00087689" w:rsidRDefault="00BD4019" w:rsidP="00866CAB">
      <w:pPr>
        <w:rPr>
          <w:del w:id="25921" w:author="박 진상" w:date="2019-10-08T06:08:00Z"/>
          <w:rPrChange w:id="25922" w:author="ETRI-김종원" w:date="2019-12-10T10:44:00Z">
            <w:rPr>
              <w:del w:id="25923" w:author="박 진상" w:date="2019-10-08T06:08:00Z"/>
            </w:rPr>
          </w:rPrChange>
        </w:rPr>
      </w:pPr>
    </w:p>
    <w:p w14:paraId="3D0E8DFA" w14:textId="1FFD6D07" w:rsidR="00BD4019" w:rsidRPr="002646CB" w:rsidDel="00087689" w:rsidRDefault="00255D3C" w:rsidP="007C0602">
      <w:pPr>
        <w:pStyle w:val="KSDTA1"/>
        <w:rPr>
          <w:del w:id="25924" w:author="박 진상" w:date="2019-10-08T06:08:00Z"/>
          <w:rPrChange w:id="25925" w:author="ETRI-김종원" w:date="2019-12-10T10:44:00Z">
            <w:rPr>
              <w:del w:id="25926" w:author="박 진상" w:date="2019-10-08T06:08:00Z"/>
            </w:rPr>
          </w:rPrChange>
        </w:rPr>
      </w:pPr>
      <w:del w:id="25927" w:author="박 진상" w:date="2019-10-08T06:08:00Z">
        <w:r w:rsidRPr="002646CB" w:rsidDel="00087689">
          <w:rPr>
            <w:rFonts w:hint="eastAsia"/>
            <w:lang w:eastAsia="ko-KR"/>
            <w:rPrChange w:id="25928" w:author="ETRI-김종원" w:date="2019-12-10T10:44:00Z">
              <w:rPr>
                <w:rFonts w:hint="eastAsia"/>
                <w:lang w:eastAsia="ko-KR"/>
              </w:rPr>
            </w:rPrChange>
          </w:rPr>
          <w:delText>CHP</w:delText>
        </w:r>
        <w:r w:rsidR="00BD4019" w:rsidRPr="002646CB" w:rsidDel="00087689">
          <w:rPr>
            <w:rFonts w:hint="eastAsia"/>
            <w:lang w:eastAsia="ko-KR"/>
            <w:rPrChange w:id="2592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eastAsia="ko-KR"/>
            <w:rPrChange w:id="25930" w:author="ETRI-김종원" w:date="2019-12-10T10:44:00Z">
              <w:rPr>
                <w:rFonts w:hint="eastAsia"/>
                <w:lang w:eastAsia="ko-KR"/>
              </w:rPr>
            </w:rPrChange>
          </w:rPr>
          <w:delText>기반</w:delText>
        </w:r>
        <w:r w:rsidR="00BD4019" w:rsidRPr="002646CB" w:rsidDel="00087689">
          <w:rPr>
            <w:rFonts w:hint="eastAsia"/>
            <w:lang w:eastAsia="ko-KR"/>
            <w:rPrChange w:id="25931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AC </w:delText>
        </w:r>
        <w:r w:rsidR="00BD4019" w:rsidRPr="002646CB" w:rsidDel="00087689">
          <w:rPr>
            <w:rFonts w:hint="eastAsia"/>
            <w:lang w:eastAsia="ko-KR"/>
            <w:rPrChange w:id="25932" w:author="ETRI-김종원" w:date="2019-12-10T10:44:00Z">
              <w:rPr>
                <w:rFonts w:hint="eastAsia"/>
                <w:lang w:eastAsia="ko-KR"/>
              </w:rPr>
            </w:rPrChange>
          </w:rPr>
          <w:delText>운전</w:delText>
        </w:r>
        <w:r w:rsidR="00BD4019" w:rsidRPr="002646CB" w:rsidDel="00087689">
          <w:rPr>
            <w:rFonts w:hint="eastAsia"/>
            <w:lang w:eastAsia="ko-KR"/>
            <w:rPrChange w:id="25933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eastAsia="ko-KR"/>
            <w:rPrChange w:id="25934" w:author="ETRI-김종원" w:date="2019-12-10T10:44:00Z">
              <w:rPr>
                <w:rFonts w:hint="eastAsia"/>
                <w:lang w:eastAsia="ko-KR"/>
              </w:rPr>
            </w:rPrChange>
          </w:rPr>
          <w:delText>주파수</w:delText>
        </w:r>
        <w:r w:rsidR="00BD4019" w:rsidRPr="002646CB" w:rsidDel="00087689">
          <w:rPr>
            <w:rFonts w:hint="eastAsia"/>
            <w:lang w:eastAsia="ko-KR"/>
            <w:rPrChange w:id="25935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eastAsia="ko-KR"/>
            <w:rPrChange w:id="25936" w:author="ETRI-김종원" w:date="2019-12-10T10:44:00Z">
              <w:rPr>
                <w:rFonts w:hint="eastAsia"/>
                <w:lang w:eastAsia="ko-KR"/>
              </w:rPr>
            </w:rPrChange>
          </w:rPr>
          <w:delText>모드</w:delText>
        </w:r>
        <w:r w:rsidR="00BD4019" w:rsidRPr="002646CB" w:rsidDel="00087689">
          <w:rPr>
            <w:rFonts w:hint="eastAsia"/>
            <w:lang w:eastAsia="ko-KR"/>
            <w:rPrChange w:id="25937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CES</w:delText>
        </w:r>
        <w:r w:rsidRPr="002646CB" w:rsidDel="00087689">
          <w:rPr>
            <w:rFonts w:hint="eastAsia"/>
            <w:lang w:eastAsia="ko-KR"/>
            <w:rPrChange w:id="25938" w:author="ETRI-김종원" w:date="2019-12-10T10:44:00Z">
              <w:rPr>
                <w:rFonts w:hint="eastAsia"/>
                <w:lang w:eastAsia="ko-KR"/>
              </w:rPr>
            </w:rPrChange>
          </w:rPr>
          <w:delText>-MG</w:delText>
        </w:r>
        <w:r w:rsidR="00BD4019" w:rsidRPr="002646CB" w:rsidDel="00087689">
          <w:rPr>
            <w:rFonts w:hint="eastAsia"/>
            <w:lang w:eastAsia="ko-KR"/>
            <w:rPrChange w:id="25939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eastAsia="ko-KR"/>
            <w:rPrChange w:id="25940" w:author="ETRI-김종원" w:date="2019-12-10T10:44:00Z">
              <w:rPr>
                <w:rFonts w:hint="eastAsia"/>
                <w:lang w:eastAsia="ko-KR"/>
              </w:rPr>
            </w:rPrChange>
          </w:rPr>
          <w:delText>운</w:delText>
        </w:r>
        <w:r w:rsidR="00FE3106" w:rsidRPr="002646CB" w:rsidDel="00087689">
          <w:rPr>
            <w:rFonts w:hint="eastAsia"/>
            <w:lang w:eastAsia="ko-KR"/>
            <w:rPrChange w:id="25941" w:author="ETRI-김종원" w:date="2019-12-10T10:44:00Z">
              <w:rPr>
                <w:rFonts w:hint="eastAsia"/>
                <w:lang w:eastAsia="ko-KR"/>
              </w:rPr>
            </w:rPrChange>
          </w:rPr>
          <w:delText>영</w:delText>
        </w:r>
        <w:r w:rsidR="00BD4019" w:rsidRPr="002646CB" w:rsidDel="00087689">
          <w:rPr>
            <w:rFonts w:hint="eastAsia"/>
            <w:lang w:eastAsia="ko-KR"/>
            <w:rPrChange w:id="25942" w:author="ETRI-김종원" w:date="2019-12-10T10:44:00Z">
              <w:rPr>
                <w:rFonts w:hint="eastAsia"/>
                <w:lang w:eastAsia="ko-KR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eastAsia="ko-KR"/>
            <w:rPrChange w:id="25943" w:author="ETRI-김종원" w:date="2019-12-10T10:44:00Z">
              <w:rPr>
                <w:rFonts w:hint="eastAsia"/>
                <w:lang w:eastAsia="ko-KR"/>
              </w:rPr>
            </w:rPrChange>
          </w:rPr>
          <w:delText>제어</w:delText>
        </w:r>
      </w:del>
    </w:p>
    <w:p w14:paraId="72698097" w14:textId="584C5C3D" w:rsidR="00BD4019" w:rsidRPr="002646CB" w:rsidDel="00087689" w:rsidRDefault="00BD4019" w:rsidP="00BD4019">
      <w:pPr>
        <w:rPr>
          <w:del w:id="25944" w:author="박 진상" w:date="2019-10-08T06:08:00Z"/>
          <w:lang w:val="de-DE"/>
          <w:rPrChange w:id="25945" w:author="ETRI-김종원" w:date="2019-12-10T10:44:00Z">
            <w:rPr>
              <w:del w:id="25946" w:author="박 진상" w:date="2019-10-08T06:08:00Z"/>
              <w:lang w:val="de-DE"/>
            </w:rPr>
          </w:rPrChange>
        </w:rPr>
      </w:pPr>
    </w:p>
    <w:p w14:paraId="547719B7" w14:textId="44219EF8" w:rsidR="00BD4019" w:rsidRPr="002646CB" w:rsidDel="00087689" w:rsidRDefault="00FE3106" w:rsidP="00BD4019">
      <w:pPr>
        <w:rPr>
          <w:del w:id="25947" w:author="박 진상" w:date="2019-10-08T06:08:00Z"/>
          <w:lang w:val="en-US"/>
          <w:rPrChange w:id="25948" w:author="ETRI-김종원" w:date="2019-12-10T10:44:00Z">
            <w:rPr>
              <w:del w:id="25949" w:author="박 진상" w:date="2019-10-08T06:08:00Z"/>
              <w:lang w:val="en-US"/>
            </w:rPr>
          </w:rPrChange>
        </w:rPr>
      </w:pPr>
      <w:del w:id="25950" w:author="박 진상" w:date="2019-10-08T06:08:00Z">
        <w:r w:rsidRPr="002646CB" w:rsidDel="00087689">
          <w:rPr>
            <w:rFonts w:hint="eastAsia"/>
            <w:lang w:val="de-DE"/>
            <w:rPrChange w:id="25951" w:author="ETRI-김종원" w:date="2019-12-10T10:44:00Z">
              <w:rPr>
                <w:rFonts w:hint="eastAsia"/>
                <w:lang w:val="de-DE"/>
              </w:rPr>
            </w:rPrChange>
          </w:rPr>
          <w:delText>CHP</w:delText>
        </w:r>
        <w:r w:rsidR="00BD4019" w:rsidRPr="002646CB" w:rsidDel="00087689">
          <w:rPr>
            <w:rFonts w:hint="eastAsia"/>
            <w:rPrChange w:id="2595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953" w:author="ETRI-김종원" w:date="2019-12-10T10:44:00Z">
              <w:rPr>
                <w:rFonts w:hint="eastAsia"/>
              </w:rPr>
            </w:rPrChange>
          </w:rPr>
          <w:delText>기반</w:delText>
        </w:r>
        <w:r w:rsidR="00BD4019" w:rsidRPr="002646CB" w:rsidDel="00087689">
          <w:rPr>
            <w:rFonts w:hint="eastAsia"/>
            <w:rPrChange w:id="25954" w:author="ETRI-김종원" w:date="2019-12-10T10:44:00Z">
              <w:rPr>
                <w:rFonts w:hint="eastAsia"/>
              </w:rPr>
            </w:rPrChange>
          </w:rPr>
          <w:delText xml:space="preserve"> AC </w:delText>
        </w:r>
        <w:r w:rsidR="00BD4019" w:rsidRPr="002646CB" w:rsidDel="00087689">
          <w:rPr>
            <w:rFonts w:hint="eastAsia"/>
            <w:rPrChange w:id="25955" w:author="ETRI-김종원" w:date="2019-12-10T10:44:00Z">
              <w:rPr>
                <w:rFonts w:hint="eastAsia"/>
              </w:rPr>
            </w:rPrChange>
          </w:rPr>
          <w:delText>운전</w:delText>
        </w:r>
        <w:r w:rsidR="00BD4019" w:rsidRPr="002646CB" w:rsidDel="00087689">
          <w:rPr>
            <w:rFonts w:hint="eastAsia"/>
            <w:rPrChange w:id="2595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957" w:author="ETRI-김종원" w:date="2019-12-10T10:44:00Z">
              <w:rPr>
                <w:rFonts w:hint="eastAsia"/>
              </w:rPr>
            </w:rPrChange>
          </w:rPr>
          <w:delText>주파수</w:delText>
        </w:r>
        <w:r w:rsidR="00BD4019" w:rsidRPr="002646CB" w:rsidDel="00087689">
          <w:rPr>
            <w:rFonts w:hint="eastAsia"/>
            <w:rPrChange w:id="2595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959" w:author="ETRI-김종원" w:date="2019-12-10T10:44:00Z">
              <w:rPr>
                <w:rFonts w:hint="eastAsia"/>
              </w:rPr>
            </w:rPrChange>
          </w:rPr>
          <w:delText>모드롤</w:delText>
        </w:r>
        <w:r w:rsidR="00BD4019" w:rsidRPr="002646CB" w:rsidDel="00087689">
          <w:rPr>
            <w:rFonts w:hint="eastAsia"/>
            <w:rPrChange w:id="2596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961" w:author="ETRI-김종원" w:date="2019-12-10T10:44:00Z">
              <w:rPr>
                <w:rFonts w:hint="eastAsia"/>
              </w:rPr>
            </w:rPrChange>
          </w:rPr>
          <w:delText>동작하는</w:delText>
        </w:r>
        <w:r w:rsidR="00BD4019" w:rsidRPr="002646CB" w:rsidDel="00087689">
          <w:rPr>
            <w:rFonts w:hint="eastAsia"/>
            <w:rPrChange w:id="2596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="002559F2" w:rsidRPr="002646CB" w:rsidDel="00087689">
          <w:rPr>
            <w:rFonts w:hint="eastAsia"/>
            <w:lang w:val="en-US"/>
            <w:rPrChange w:id="25963" w:author="ETRI-김종원" w:date="2019-12-10T10:44:00Z">
              <w:rPr>
                <w:rFonts w:hint="eastAsia"/>
                <w:lang w:val="en-US"/>
              </w:rPr>
            </w:rPrChange>
          </w:rPr>
          <w:delText>독립형</w:delText>
        </w:r>
        <w:r w:rsidR="00BD4019" w:rsidRPr="002646CB" w:rsidDel="00087689">
          <w:rPr>
            <w:lang w:val="en-US"/>
            <w:rPrChange w:id="25964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65" w:author="ETRI-김종원" w:date="2019-12-10T10:44:00Z">
              <w:rPr>
                <w:rFonts w:hint="eastAsia"/>
                <w:lang w:val="en-US"/>
              </w:rPr>
            </w:rPrChange>
          </w:rPr>
          <w:delText>CES</w:delText>
        </w:r>
        <w:r w:rsidRPr="002646CB" w:rsidDel="00087689">
          <w:rPr>
            <w:rFonts w:hint="eastAsia"/>
            <w:lang w:val="en-US"/>
            <w:rPrChange w:id="25966" w:author="ETRI-김종원" w:date="2019-12-10T10:44:00Z">
              <w:rPr>
                <w:rFonts w:hint="eastAsia"/>
                <w:lang w:val="en-US"/>
              </w:rPr>
            </w:rPrChange>
          </w:rPr>
          <w:delText>-MG</w:delText>
        </w:r>
        <w:r w:rsidR="00BD4019" w:rsidRPr="002646CB" w:rsidDel="00087689">
          <w:rPr>
            <w:rFonts w:hint="eastAsia"/>
            <w:lang w:val="en-US"/>
            <w:rPrChange w:id="25967" w:author="ETRI-김종원" w:date="2019-12-10T10:44:00Z">
              <w:rPr>
                <w:rFonts w:hint="eastAsia"/>
                <w:lang w:val="en-US"/>
              </w:rPr>
            </w:rPrChange>
          </w:rPr>
          <w:delText>에서</w:delText>
        </w:r>
        <w:r w:rsidR="00BD4019" w:rsidRPr="002646CB" w:rsidDel="00087689">
          <w:rPr>
            <w:rFonts w:hint="eastAsia"/>
            <w:lang w:val="en-US"/>
            <w:rPrChange w:id="2596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259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EES</w:delText>
        </w:r>
        <w:r w:rsidR="00BD4019" w:rsidRPr="002646CB" w:rsidDel="00087689">
          <w:rPr>
            <w:rFonts w:hint="eastAsia"/>
            <w:rPrChange w:id="259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BD4019" w:rsidRPr="002646CB" w:rsidDel="00087689">
          <w:rPr>
            <w:rFonts w:hint="eastAsia"/>
            <w:lang w:val="en-US"/>
            <w:rPrChange w:id="25971" w:author="ETRI-김종원" w:date="2019-12-10T10:44:00Z">
              <w:rPr>
                <w:rFonts w:hint="eastAsia"/>
                <w:lang w:val="en-US"/>
              </w:rPr>
            </w:rPrChange>
          </w:rPr>
          <w:delText>은</w:delText>
        </w:r>
        <w:r w:rsidR="00BD4019" w:rsidRPr="002646CB" w:rsidDel="00087689">
          <w:rPr>
            <w:rFonts w:hint="eastAsia"/>
            <w:lang w:val="en-US"/>
            <w:rPrChange w:id="2597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73" w:author="ETRI-김종원" w:date="2019-12-10T10:44:00Z">
              <w:rPr>
                <w:rFonts w:hint="eastAsia"/>
                <w:lang w:val="en-US"/>
              </w:rPr>
            </w:rPrChange>
          </w:rPr>
          <w:delText>다음</w:delText>
        </w:r>
        <w:r w:rsidR="00BD4019" w:rsidRPr="002646CB" w:rsidDel="00087689">
          <w:rPr>
            <w:rFonts w:hint="eastAsia"/>
            <w:lang w:val="en-US"/>
            <w:rPrChange w:id="2597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75" w:author="ETRI-김종원" w:date="2019-12-10T10:44:00Z">
              <w:rPr>
                <w:rFonts w:hint="eastAsia"/>
                <w:lang w:val="en-US"/>
              </w:rPr>
            </w:rPrChange>
          </w:rPr>
          <w:delText>사항을</w:delText>
        </w:r>
        <w:r w:rsidR="00BD4019" w:rsidRPr="002646CB" w:rsidDel="00087689">
          <w:rPr>
            <w:rFonts w:hint="eastAsia"/>
            <w:lang w:val="en-US"/>
            <w:rPrChange w:id="25976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77" w:author="ETRI-김종원" w:date="2019-12-10T10:44:00Z">
              <w:rPr>
                <w:rFonts w:hint="eastAsia"/>
                <w:lang w:val="en-US"/>
              </w:rPr>
            </w:rPrChange>
          </w:rPr>
          <w:delText>고려하여</w:delText>
        </w:r>
        <w:r w:rsidR="00BD4019" w:rsidRPr="002646CB" w:rsidDel="00087689">
          <w:rPr>
            <w:rFonts w:hint="eastAsia"/>
            <w:lang w:val="en-US"/>
            <w:rPrChange w:id="25978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79" w:author="ETRI-김종원" w:date="2019-12-10T10:44:00Z">
              <w:rPr>
                <w:rFonts w:hint="eastAsia"/>
                <w:lang w:val="en-US"/>
              </w:rPr>
            </w:rPrChange>
          </w:rPr>
          <w:delText>운전</w:delText>
        </w:r>
        <w:r w:rsidR="00BD4019" w:rsidRPr="002646CB" w:rsidDel="00087689">
          <w:rPr>
            <w:rFonts w:hint="eastAsia"/>
            <w:lang w:val="en-US"/>
            <w:rPrChange w:id="25980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81" w:author="ETRI-김종원" w:date="2019-12-10T10:44:00Z">
              <w:rPr>
                <w:rFonts w:hint="eastAsia"/>
                <w:lang w:val="en-US"/>
              </w:rPr>
            </w:rPrChange>
          </w:rPr>
          <w:delText>제어가</w:delText>
        </w:r>
        <w:r w:rsidR="00BD4019" w:rsidRPr="002646CB" w:rsidDel="00087689">
          <w:rPr>
            <w:rFonts w:hint="eastAsia"/>
            <w:lang w:val="en-US"/>
            <w:rPrChange w:id="25982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83" w:author="ETRI-김종원" w:date="2019-12-10T10:44:00Z">
              <w:rPr>
                <w:rFonts w:hint="eastAsia"/>
                <w:lang w:val="en-US"/>
              </w:rPr>
            </w:rPrChange>
          </w:rPr>
          <w:delText>수행되어져야</w:delText>
        </w:r>
        <w:r w:rsidR="00BD4019" w:rsidRPr="002646CB" w:rsidDel="00087689">
          <w:rPr>
            <w:rFonts w:hint="eastAsia"/>
            <w:lang w:val="en-US"/>
            <w:rPrChange w:id="25984" w:author="ETRI-김종원" w:date="2019-12-10T10:44:00Z">
              <w:rPr>
                <w:rFonts w:hint="eastAsia"/>
                <w:lang w:val="en-US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lang w:val="en-US"/>
            <w:rPrChange w:id="25985" w:author="ETRI-김종원" w:date="2019-12-10T10:44:00Z">
              <w:rPr>
                <w:rFonts w:hint="eastAsia"/>
                <w:lang w:val="en-US"/>
              </w:rPr>
            </w:rPrChange>
          </w:rPr>
          <w:delText>한다</w:delText>
        </w:r>
        <w:r w:rsidR="00BD4019" w:rsidRPr="002646CB" w:rsidDel="00087689">
          <w:rPr>
            <w:rFonts w:hint="eastAsia"/>
            <w:lang w:val="en-US"/>
            <w:rPrChange w:id="25986" w:author="ETRI-김종원" w:date="2019-12-10T10:44:00Z">
              <w:rPr>
                <w:rFonts w:hint="eastAsia"/>
                <w:lang w:val="en-US"/>
              </w:rPr>
            </w:rPrChange>
          </w:rPr>
          <w:delText>.</w:delText>
        </w:r>
      </w:del>
    </w:p>
    <w:p w14:paraId="78225ADE" w14:textId="58DC6FB3" w:rsidR="00BD4019" w:rsidRPr="002646CB" w:rsidDel="00087689" w:rsidRDefault="00BD4019" w:rsidP="00BD4019">
      <w:pPr>
        <w:rPr>
          <w:del w:id="25987" w:author="박 진상" w:date="2019-10-08T06:08:00Z"/>
          <w:lang w:val="en-US"/>
          <w:rPrChange w:id="25988" w:author="ETRI-김종원" w:date="2019-12-10T10:44:00Z">
            <w:rPr>
              <w:del w:id="25989" w:author="박 진상" w:date="2019-10-08T06:08:00Z"/>
              <w:lang w:val="en-US"/>
            </w:rPr>
          </w:rPrChange>
        </w:rPr>
      </w:pPr>
    </w:p>
    <w:p w14:paraId="5904EB3C" w14:textId="7E0079B0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5990" w:author="박 진상" w:date="2019-10-08T06:08:00Z"/>
          <w:rPrChange w:id="25991" w:author="ETRI-김종원" w:date="2019-12-10T10:44:00Z">
            <w:rPr>
              <w:del w:id="25992" w:author="박 진상" w:date="2019-10-08T06:08:00Z"/>
            </w:rPr>
          </w:rPrChange>
        </w:rPr>
      </w:pPr>
      <w:del w:id="25993" w:author="박 진상" w:date="2019-10-08T06:08:00Z">
        <w:r w:rsidRPr="002646CB" w:rsidDel="00087689">
          <w:rPr>
            <w:rFonts w:hint="eastAsia"/>
            <w:rPrChange w:id="25994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5995" w:author="ETRI-김종원" w:date="2019-12-10T10:44:00Z">
              <w:rPr>
                <w:rFonts w:hint="eastAsia"/>
              </w:rPr>
            </w:rPrChange>
          </w:rPr>
          <w:delText>발전기를</w:delText>
        </w:r>
        <w:r w:rsidRPr="002646CB" w:rsidDel="00087689">
          <w:rPr>
            <w:rFonts w:hint="eastAsia"/>
            <w:rPrChange w:id="2599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97" w:author="ETRI-김종원" w:date="2019-12-10T10:44:00Z">
              <w:rPr>
                <w:rFonts w:hint="eastAsia"/>
              </w:rPr>
            </w:rPrChange>
          </w:rPr>
          <w:delText>통한</w:delText>
        </w:r>
        <w:r w:rsidRPr="002646CB" w:rsidDel="00087689">
          <w:rPr>
            <w:rFonts w:hint="eastAsia"/>
            <w:rPrChange w:id="2599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5999" w:author="ETRI-김종원" w:date="2019-12-10T10:44:00Z">
              <w:rPr>
                <w:rFonts w:hint="eastAsia"/>
              </w:rPr>
            </w:rPrChange>
          </w:rPr>
          <w:delText>기준</w:delText>
        </w:r>
        <w:r w:rsidRPr="002646CB" w:rsidDel="00087689">
          <w:rPr>
            <w:rFonts w:hint="eastAsia"/>
            <w:rPrChange w:id="2600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01" w:author="ETRI-김종원" w:date="2019-12-10T10:44:00Z">
              <w:rPr>
                <w:rFonts w:hint="eastAsia"/>
              </w:rPr>
            </w:rPrChange>
          </w:rPr>
          <w:delText>주파수</w:delText>
        </w:r>
        <w:r w:rsidRPr="002646CB" w:rsidDel="00087689">
          <w:rPr>
            <w:rFonts w:hint="eastAsia"/>
            <w:rPrChange w:id="2600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03" w:author="ETRI-김종원" w:date="2019-12-10T10:44:00Z">
              <w:rPr>
                <w:rFonts w:hint="eastAsia"/>
              </w:rPr>
            </w:rPrChange>
          </w:rPr>
          <w:delText>발생</w:delText>
        </w:r>
      </w:del>
    </w:p>
    <w:p w14:paraId="2CC14EEA" w14:textId="1A876606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6004" w:author="박 진상" w:date="2019-10-08T06:08:00Z"/>
          <w:rPrChange w:id="26005" w:author="ETRI-김종원" w:date="2019-12-10T10:44:00Z">
            <w:rPr>
              <w:del w:id="26006" w:author="박 진상" w:date="2019-10-08T06:08:00Z"/>
            </w:rPr>
          </w:rPrChange>
        </w:rPr>
      </w:pPr>
      <w:del w:id="26007" w:author="박 진상" w:date="2019-10-08T06:08:00Z">
        <w:r w:rsidRPr="002646CB" w:rsidDel="00087689">
          <w:rPr>
            <w:rFonts w:hint="eastAsia"/>
            <w:rPrChange w:id="26008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6009" w:author="ETRI-김종원" w:date="2019-12-10T10:44:00Z">
              <w:rPr>
                <w:rFonts w:hint="eastAsia"/>
              </w:rPr>
            </w:rPrChange>
          </w:rPr>
          <w:delText>발전기는</w:delText>
        </w:r>
        <w:r w:rsidRPr="002646CB" w:rsidDel="00087689">
          <w:rPr>
            <w:rFonts w:hint="eastAsia"/>
            <w:rPrChange w:id="2601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11" w:author="ETRI-김종원" w:date="2019-12-10T10:44:00Z">
              <w:rPr>
                <w:rFonts w:hint="eastAsia"/>
              </w:rPr>
            </w:rPrChange>
          </w:rPr>
          <w:delText>부하를</w:delText>
        </w:r>
        <w:r w:rsidRPr="002646CB" w:rsidDel="00087689">
          <w:rPr>
            <w:rFonts w:hint="eastAsia"/>
            <w:rPrChange w:id="2601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13" w:author="ETRI-김종원" w:date="2019-12-10T10:44:00Z">
              <w:rPr>
                <w:rFonts w:hint="eastAsia"/>
              </w:rPr>
            </w:rPrChange>
          </w:rPr>
          <w:delText>고려하면서</w:delText>
        </w:r>
        <w:r w:rsidRPr="002646CB" w:rsidDel="00087689">
          <w:rPr>
            <w:rFonts w:hint="eastAsia"/>
            <w:rPrChange w:id="2601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15" w:author="ETRI-김종원" w:date="2019-12-10T10:44:00Z">
              <w:rPr>
                <w:rFonts w:hint="eastAsia"/>
              </w:rPr>
            </w:rPrChange>
          </w:rPr>
          <w:delText>열추종</w:delText>
        </w:r>
        <w:r w:rsidRPr="002646CB" w:rsidDel="00087689">
          <w:rPr>
            <w:rFonts w:hint="eastAsia"/>
            <w:rPrChange w:id="2601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17" w:author="ETRI-김종원" w:date="2019-12-10T10:44:00Z">
              <w:rPr>
                <w:rFonts w:hint="eastAsia"/>
              </w:rPr>
            </w:rPrChange>
          </w:rPr>
          <w:delText>운전</w:delText>
        </w:r>
      </w:del>
    </w:p>
    <w:p w14:paraId="0EFD32FD" w14:textId="634BD30C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6018" w:author="박 진상" w:date="2019-10-08T06:08:00Z"/>
          <w:rPrChange w:id="26019" w:author="ETRI-김종원" w:date="2019-12-10T10:44:00Z">
            <w:rPr>
              <w:del w:id="26020" w:author="박 진상" w:date="2019-10-08T06:08:00Z"/>
            </w:rPr>
          </w:rPrChange>
        </w:rPr>
      </w:pPr>
      <w:del w:id="26021" w:author="박 진상" w:date="2019-10-08T06:08:00Z">
        <w:r w:rsidRPr="002646CB" w:rsidDel="00087689">
          <w:rPr>
            <w:rFonts w:hint="eastAsia"/>
            <w:rPrChange w:id="26022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6023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602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25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087689">
          <w:rPr>
            <w:rFonts w:hint="eastAsia"/>
            <w:rPrChange w:id="26026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27" w:author="ETRI-김종원" w:date="2019-12-10T10:44:00Z">
              <w:rPr>
                <w:rFonts w:hint="eastAsia"/>
              </w:rPr>
            </w:rPrChange>
          </w:rPr>
          <w:delText>환수</w:delText>
        </w:r>
        <w:r w:rsidRPr="002646CB" w:rsidDel="00087689">
          <w:rPr>
            <w:rFonts w:hint="eastAsia"/>
            <w:rPrChange w:id="26028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29" w:author="ETRI-김종원" w:date="2019-12-10T10:44:00Z">
              <w:rPr>
                <w:rFonts w:hint="eastAsia"/>
              </w:rPr>
            </w:rPrChange>
          </w:rPr>
          <w:delText>온도에</w:delText>
        </w:r>
        <w:r w:rsidRPr="002646CB" w:rsidDel="00087689">
          <w:rPr>
            <w:rFonts w:hint="eastAsia"/>
            <w:rPrChange w:id="2603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31" w:author="ETRI-김종원" w:date="2019-12-10T10:44:00Z">
              <w:rPr>
                <w:rFonts w:hint="eastAsia"/>
              </w:rPr>
            </w:rPrChange>
          </w:rPr>
          <w:delText>대한</w:delText>
        </w:r>
        <w:r w:rsidRPr="002646CB" w:rsidDel="00087689">
          <w:rPr>
            <w:rFonts w:hint="eastAsia"/>
            <w:rPrChange w:id="2603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33" w:author="ETRI-김종원" w:date="2019-12-10T10:44:00Z">
              <w:rPr>
                <w:rFonts w:hint="eastAsia"/>
              </w:rPr>
            </w:rPrChange>
          </w:rPr>
          <w:delText>관리</w:delText>
        </w:r>
      </w:del>
    </w:p>
    <w:p w14:paraId="2299CE6E" w14:textId="4AC38E75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26034" w:author="박 진상" w:date="2019-10-08T06:08:00Z"/>
          <w:rPrChange w:id="26035" w:author="ETRI-김종원" w:date="2019-12-10T10:44:00Z">
            <w:rPr>
              <w:del w:id="26036" w:author="박 진상" w:date="2019-10-08T06:08:00Z"/>
            </w:rPr>
          </w:rPrChange>
        </w:rPr>
      </w:pPr>
      <w:del w:id="26037" w:author="박 진상" w:date="2019-10-08T06:08:00Z">
        <w:r w:rsidRPr="002646CB" w:rsidDel="00087689">
          <w:rPr>
            <w:rFonts w:hint="eastAsia"/>
            <w:rPrChange w:id="26038" w:author="ETRI-김종원" w:date="2019-12-10T10:44:00Z">
              <w:rPr>
                <w:rFonts w:hint="eastAsia"/>
              </w:rPr>
            </w:rPrChange>
          </w:rPr>
          <w:delText xml:space="preserve">CHP </w:delText>
        </w:r>
        <w:r w:rsidRPr="002646CB" w:rsidDel="00087689">
          <w:rPr>
            <w:rFonts w:hint="eastAsia"/>
            <w:rPrChange w:id="26039" w:author="ETRI-김종원" w:date="2019-12-10T10:44:00Z">
              <w:rPr>
                <w:rFonts w:hint="eastAsia"/>
              </w:rPr>
            </w:rPrChange>
          </w:rPr>
          <w:delText>및</w:delText>
        </w:r>
        <w:r w:rsidRPr="002646CB" w:rsidDel="00087689">
          <w:rPr>
            <w:rFonts w:hint="eastAsia"/>
            <w:rPrChange w:id="26040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41" w:author="ETRI-김종원" w:date="2019-12-10T10:44:00Z">
              <w:rPr>
                <w:rFonts w:hint="eastAsia"/>
              </w:rPr>
            </w:rPrChange>
          </w:rPr>
          <w:delText>보일러</w:delText>
        </w:r>
        <w:r w:rsidRPr="002646CB" w:rsidDel="00087689">
          <w:rPr>
            <w:rFonts w:hint="eastAsia"/>
            <w:rPrChange w:id="26042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43" w:author="ETRI-김종원" w:date="2019-12-10T10:44:00Z">
              <w:rPr>
                <w:rFonts w:hint="eastAsia"/>
              </w:rPr>
            </w:rPrChange>
          </w:rPr>
          <w:delText>냉각</w:delText>
        </w:r>
        <w:r w:rsidRPr="002646CB" w:rsidDel="00087689">
          <w:rPr>
            <w:rFonts w:hint="eastAsia"/>
            <w:rPrChange w:id="26044" w:author="ETRI-김종원" w:date="2019-12-10T10:44:00Z">
              <w:rPr>
                <w:rFonts w:hint="eastAsia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26045" w:author="ETRI-김종원" w:date="2019-12-10T10:44:00Z">
              <w:rPr>
                <w:rFonts w:hint="eastAsia"/>
              </w:rPr>
            </w:rPrChange>
          </w:rPr>
          <w:delText>관리</w:delText>
        </w:r>
      </w:del>
    </w:p>
    <w:p w14:paraId="32AC7E36" w14:textId="599C0B9C" w:rsidR="00BD4019" w:rsidRPr="002646CB" w:rsidDel="00087689" w:rsidRDefault="00BD4019" w:rsidP="00BD4019">
      <w:pPr>
        <w:wordWrap/>
        <w:rPr>
          <w:del w:id="26046" w:author="박 진상" w:date="2019-10-08T06:13:00Z"/>
          <w:rPrChange w:id="26047" w:author="ETRI-김종원" w:date="2019-12-10T10:44:00Z">
            <w:rPr>
              <w:del w:id="26048" w:author="박 진상" w:date="2019-10-08T06:13:00Z"/>
            </w:rPr>
          </w:rPrChange>
        </w:rPr>
      </w:pPr>
    </w:p>
    <w:p w14:paraId="299BD795" w14:textId="1E9FD036" w:rsidR="00BD4019" w:rsidRPr="002646CB" w:rsidDel="00087689" w:rsidRDefault="006069D7">
      <w:pPr>
        <w:widowControl/>
        <w:wordWrap/>
        <w:autoSpaceDE/>
        <w:autoSpaceDN/>
        <w:spacing w:line="240" w:lineRule="auto"/>
        <w:jc w:val="left"/>
        <w:rPr>
          <w:del w:id="26049" w:author="박 진상" w:date="2019-10-08T06:13:00Z"/>
          <w:rPrChange w:id="26050" w:author="ETRI-김종원" w:date="2019-12-10T10:44:00Z">
            <w:rPr>
              <w:del w:id="26051" w:author="박 진상" w:date="2019-10-08T06:13:00Z"/>
            </w:rPr>
          </w:rPrChange>
        </w:rPr>
      </w:pPr>
      <w:del w:id="26052" w:author="박 진상" w:date="2019-10-08T06:13:00Z">
        <w:r w:rsidRPr="002646CB" w:rsidDel="00087689">
          <w:rPr>
            <w:rPrChange w:id="26053" w:author="ETRI-김종원" w:date="2019-12-10T10:44:00Z">
              <w:rPr/>
            </w:rPrChange>
          </w:rPr>
          <w:br w:type="page"/>
        </w:r>
      </w:del>
    </w:p>
    <w:p w14:paraId="60C3A471" w14:textId="77777777" w:rsidR="006069D7" w:rsidRPr="002646CB" w:rsidRDefault="006069D7">
      <w:pPr>
        <w:widowControl/>
        <w:wordWrap/>
        <w:autoSpaceDE/>
        <w:autoSpaceDN/>
        <w:spacing w:line="240" w:lineRule="auto"/>
        <w:jc w:val="left"/>
        <w:rPr>
          <w:rPrChange w:id="26054" w:author="ETRI-김종원" w:date="2019-12-10T10:44:00Z">
            <w:rPr/>
          </w:rPrChange>
        </w:rPr>
      </w:pPr>
    </w:p>
    <w:p w14:paraId="05C6B442" w14:textId="0EB9726F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26055" w:author="박 진상" w:date="2019-10-08T06:13:00Z"/>
          <w:rPrChange w:id="26056" w:author="ETRI-김종원" w:date="2019-12-10T10:44:00Z">
            <w:rPr>
              <w:ins w:id="26057" w:author="박 진상" w:date="2019-10-08T06:13:00Z"/>
            </w:rPr>
          </w:rPrChange>
        </w:rPr>
      </w:pPr>
      <w:ins w:id="26058" w:author="박 진상" w:date="2019-10-08T06:13:00Z">
        <w:r w:rsidRPr="002646CB">
          <w:rPr>
            <w:rPrChange w:id="26059" w:author="ETRI-김종원" w:date="2019-12-10T10:44:00Z">
              <w:rPr/>
            </w:rPrChange>
          </w:rPr>
          <w:br w:type="page"/>
        </w:r>
      </w:ins>
    </w:p>
    <w:p w14:paraId="7B67C39E" w14:textId="77777777" w:rsidR="00BD4019" w:rsidRPr="002646CB" w:rsidRDefault="00BD4019">
      <w:pPr>
        <w:widowControl/>
        <w:wordWrap/>
        <w:autoSpaceDE/>
        <w:autoSpaceDN/>
        <w:spacing w:line="240" w:lineRule="auto"/>
        <w:jc w:val="left"/>
        <w:rPr>
          <w:rPrChange w:id="26060" w:author="ETRI-김종원" w:date="2019-12-10T10:44:00Z">
            <w:rPr/>
          </w:rPrChange>
        </w:rPr>
      </w:pPr>
    </w:p>
    <w:p w14:paraId="5AAA3CFA" w14:textId="2EDEBE27" w:rsidR="00EA69BA" w:rsidRPr="002646CB" w:rsidRDefault="006C046D" w:rsidP="00EA69BA">
      <w:pPr>
        <w:pStyle w:val="KSDTff0"/>
        <w:rPr>
          <w:rPrChange w:id="26061" w:author="ETRI-김종원" w:date="2019-12-10T10:44:00Z">
            <w:rPr/>
          </w:rPrChange>
        </w:rPr>
      </w:pPr>
      <w:bookmarkStart w:id="26062" w:name="_Toc21408819"/>
      <w:bookmarkStart w:id="26063" w:name="_Toc21525334"/>
      <w:bookmarkStart w:id="26064" w:name="_Toc26867872"/>
      <w:r w:rsidRPr="002646CB">
        <w:rPr>
          <w:rFonts w:hint="eastAsia"/>
          <w:rPrChange w:id="26065" w:author="ETRI-김종원" w:date="2019-12-10T10:44:00Z">
            <w:rPr>
              <w:rFonts w:hint="eastAsia"/>
            </w:rPr>
          </w:rPrChange>
        </w:rPr>
        <w:t>SGS</w:t>
      </w:r>
      <w:r w:rsidRPr="002646CB">
        <w:rPr>
          <w:rFonts w:cs="Arial" w:hint="eastAsia"/>
          <w:rPrChange w:id="26066" w:author="ETRI-김종원" w:date="2019-12-10T10:44:00Z">
            <w:rPr>
              <w:rFonts w:cs="Arial" w:hint="eastAsia"/>
            </w:rPr>
          </w:rPrChange>
        </w:rPr>
        <w:t>F-</w:t>
      </w:r>
      <w:r w:rsidR="00866CAB" w:rsidRPr="002646CB">
        <w:rPr>
          <w:rFonts w:cs="Arial" w:hint="eastAsia"/>
          <w:rPrChange w:id="26067" w:author="ETRI-김종원" w:date="2019-12-10T10:44:00Z">
            <w:rPr>
              <w:rFonts w:cs="Arial" w:hint="eastAsia"/>
            </w:rPr>
          </w:rPrChange>
        </w:rPr>
        <w:t>011-3-</w:t>
      </w:r>
      <w:ins w:id="26068" w:author="박 진상" w:date="2019-10-08T04:41:00Z">
        <w:r w:rsidR="006B3701" w:rsidRPr="002646CB">
          <w:rPr>
            <w:rFonts w:cs="Arial"/>
            <w:rPrChange w:id="26069" w:author="ETRI-김종원" w:date="2019-12-10T10:44:00Z">
              <w:rPr>
                <w:rFonts w:cs="Arial"/>
              </w:rPr>
            </w:rPrChange>
          </w:rPr>
          <w:t>4</w:t>
        </w:r>
      </w:ins>
      <w:del w:id="26070" w:author="박 진상" w:date="2019-10-08T04:41:00Z">
        <w:r w:rsidR="00866CAB" w:rsidRPr="002646CB" w:rsidDel="006B3701">
          <w:rPr>
            <w:rFonts w:cs="Arial" w:hint="eastAsia"/>
            <w:rPrChange w:id="26071" w:author="ETRI-김종원" w:date="2019-12-10T10:44:00Z">
              <w:rPr>
                <w:rFonts w:cs="Arial" w:hint="eastAsia"/>
              </w:rPr>
            </w:rPrChange>
          </w:rPr>
          <w:delText>3</w:delText>
        </w:r>
      </w:del>
      <w:r w:rsidRPr="002646CB">
        <w:rPr>
          <w:rFonts w:cs="Arial" w:hint="eastAsia"/>
          <w:rPrChange w:id="26072" w:author="ETRI-김종원" w:date="2019-12-10T10:44:00Z">
            <w:rPr>
              <w:rFonts w:cs="Arial" w:hint="eastAsia"/>
            </w:rPr>
          </w:rPrChange>
        </w:rPr>
        <w:t>:201</w:t>
      </w:r>
      <w:ins w:id="26073" w:author="박 진상" w:date="2019-10-08T04:41:00Z">
        <w:r w:rsidR="006B3701" w:rsidRPr="002646CB">
          <w:rPr>
            <w:rFonts w:cs="Arial"/>
            <w:rPrChange w:id="26074" w:author="ETRI-김종원" w:date="2019-12-10T10:44:00Z">
              <w:rPr>
                <w:rFonts w:cs="Arial"/>
              </w:rPr>
            </w:rPrChange>
          </w:rPr>
          <w:t>9</w:t>
        </w:r>
      </w:ins>
      <w:bookmarkEnd w:id="26062"/>
      <w:bookmarkEnd w:id="26063"/>
      <w:bookmarkEnd w:id="26064"/>
      <w:del w:id="26075" w:author="박 진상" w:date="2019-10-08T04:41:00Z">
        <w:r w:rsidRPr="002646CB" w:rsidDel="006B3701">
          <w:rPr>
            <w:rFonts w:cs="Arial" w:hint="eastAsia"/>
            <w:rPrChange w:id="26076" w:author="ETRI-김종원" w:date="2019-12-10T10:44:00Z">
              <w:rPr>
                <w:rFonts w:cs="Arial" w:hint="eastAsia"/>
              </w:rPr>
            </w:rPrChange>
          </w:rPr>
          <w:delText>7</w:delText>
        </w:r>
      </w:del>
    </w:p>
    <w:p w14:paraId="4FF23875" w14:textId="2AEC6052" w:rsidR="00856E4C" w:rsidRPr="002646CB" w:rsidRDefault="00EA69BA" w:rsidP="00901A55">
      <w:pPr>
        <w:pStyle w:val="KSDTff0"/>
        <w:outlineLvl w:val="0"/>
        <w:rPr>
          <w:b w:val="0"/>
          <w:rPrChange w:id="26077" w:author="ETRI-김종원" w:date="2019-12-10T10:44:00Z">
            <w:rPr>
              <w:b w:val="0"/>
            </w:rPr>
          </w:rPrChange>
        </w:rPr>
      </w:pPr>
      <w:del w:id="26078" w:author="박 진상" w:date="2019-10-28T07:58:00Z">
        <w:r w:rsidRPr="002646CB" w:rsidDel="0039222C">
          <w:rPr>
            <w:b w:val="0"/>
            <w:rPrChange w:id="26079" w:author="ETRI-김종원" w:date="2019-12-10T10:44:00Z">
              <w:rPr>
                <w:b w:val="0"/>
              </w:rPr>
            </w:rPrChange>
          </w:rPr>
          <w:delText xml:space="preserve"> </w:delText>
        </w:r>
      </w:del>
      <w:bookmarkStart w:id="26080" w:name="_Toc165446690"/>
      <w:bookmarkStart w:id="26081" w:name="_Toc177359870"/>
      <w:bookmarkStart w:id="26082" w:name="_Toc405904953"/>
      <w:bookmarkStart w:id="26083" w:name="_Toc407630478"/>
      <w:bookmarkStart w:id="26084" w:name="_Toc492914863"/>
      <w:bookmarkStart w:id="26085" w:name="_Toc498248377"/>
      <w:bookmarkStart w:id="26086" w:name="_Toc499831408"/>
      <w:bookmarkStart w:id="26087" w:name="_Toc500753057"/>
      <w:bookmarkStart w:id="26088" w:name="_Toc26867873"/>
      <w:r w:rsidRPr="002646CB">
        <w:rPr>
          <w:rFonts w:hAnsi="돋움" w:hint="eastAsia"/>
          <w:b w:val="0"/>
          <w:u w:val="single"/>
          <w:rPrChange w:id="26089" w:author="ETRI-김종원" w:date="2019-12-10T10:44:00Z">
            <w:rPr>
              <w:rFonts w:hAnsi="돋움" w:hint="eastAsia"/>
              <w:b w:val="0"/>
              <w:u w:val="single"/>
            </w:rPr>
          </w:rPrChange>
        </w:rPr>
        <w:t>해</w:t>
      </w:r>
      <w:r w:rsidRPr="002646CB">
        <w:rPr>
          <w:rFonts w:hAnsi="돋움"/>
          <w:b w:val="0"/>
          <w:u w:val="single"/>
          <w:rPrChange w:id="26090" w:author="ETRI-김종원" w:date="2019-12-10T10:44:00Z">
            <w:rPr>
              <w:rFonts w:hAnsi="돋움"/>
              <w:b w:val="0"/>
              <w:u w:val="single"/>
            </w:rPr>
          </w:rPrChange>
        </w:rPr>
        <w:t xml:space="preserve"> </w:t>
      </w:r>
      <w:r w:rsidRPr="002646CB">
        <w:rPr>
          <w:rFonts w:hAnsi="돋움" w:hint="eastAsia"/>
          <w:b w:val="0"/>
          <w:u w:val="single"/>
          <w:rPrChange w:id="26091" w:author="ETRI-김종원" w:date="2019-12-10T10:44:00Z">
            <w:rPr>
              <w:rFonts w:hAnsi="돋움" w:hint="eastAsia"/>
              <w:b w:val="0"/>
              <w:u w:val="single"/>
            </w:rPr>
          </w:rPrChange>
        </w:rPr>
        <w:t xml:space="preserve"> </w:t>
      </w:r>
      <w:r w:rsidRPr="002646CB">
        <w:rPr>
          <w:rFonts w:hAnsi="돋움" w:hint="eastAsia"/>
          <w:b w:val="0"/>
          <w:u w:val="single"/>
          <w:rPrChange w:id="26092" w:author="ETRI-김종원" w:date="2019-12-10T10:44:00Z">
            <w:rPr>
              <w:rFonts w:hAnsi="돋움" w:hint="eastAsia"/>
              <w:b w:val="0"/>
              <w:u w:val="single"/>
            </w:rPr>
          </w:rPrChange>
        </w:rPr>
        <w:t>설</w:t>
      </w:r>
      <w:bookmarkEnd w:id="26080"/>
      <w:bookmarkEnd w:id="26081"/>
      <w:bookmarkEnd w:id="26082"/>
      <w:bookmarkEnd w:id="26083"/>
      <w:bookmarkEnd w:id="26084"/>
      <w:bookmarkEnd w:id="26085"/>
      <w:bookmarkEnd w:id="26086"/>
      <w:bookmarkEnd w:id="26087"/>
      <w:bookmarkEnd w:id="26088"/>
    </w:p>
    <w:p w14:paraId="1A6CC117" w14:textId="77777777" w:rsidR="00856E4C" w:rsidRPr="002646CB" w:rsidRDefault="00856E4C" w:rsidP="00856E4C">
      <w:pPr>
        <w:wordWrap/>
        <w:rPr>
          <w:rPrChange w:id="26093" w:author="ETRI-김종원" w:date="2019-12-10T10:44:00Z">
            <w:rPr/>
          </w:rPrChange>
        </w:rPr>
      </w:pPr>
    </w:p>
    <w:p w14:paraId="59384800" w14:textId="77777777" w:rsidR="00B47046" w:rsidRPr="002646CB" w:rsidRDefault="00B47046" w:rsidP="00B47046">
      <w:pPr>
        <w:rPr>
          <w:rFonts w:ascii="바탕" w:hAnsi="바탕"/>
          <w:rPrChange w:id="26094" w:author="ETRI-김종원" w:date="2019-12-10T10:44:00Z">
            <w:rPr/>
          </w:rPrChange>
        </w:rPr>
      </w:pPr>
      <w:r w:rsidRPr="002646CB">
        <w:rPr>
          <w:rFonts w:ascii="바탕" w:hAnsi="바탕" w:hint="eastAsia"/>
          <w:rPrChange w:id="26095" w:author="ETRI-김종원" w:date="2019-12-10T10:44:00Z">
            <w:rPr>
              <w:rFonts w:hint="eastAsia"/>
            </w:rPr>
          </w:rPrChange>
        </w:rPr>
        <w:t>이</w:t>
      </w:r>
      <w:r w:rsidRPr="002646CB">
        <w:rPr>
          <w:rFonts w:ascii="바탕" w:hAnsi="바탕"/>
          <w:rPrChange w:id="2609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097" w:author="ETRI-김종원" w:date="2019-12-10T10:44:00Z">
            <w:rPr>
              <w:rFonts w:hint="eastAsia"/>
            </w:rPr>
          </w:rPrChange>
        </w:rPr>
        <w:t>해설은</w:t>
      </w:r>
      <w:r w:rsidRPr="002646CB">
        <w:rPr>
          <w:rFonts w:ascii="바탕" w:hAnsi="바탕"/>
          <w:rPrChange w:id="2609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099" w:author="ETRI-김종원" w:date="2019-12-10T10:44:00Z">
            <w:rPr>
              <w:rFonts w:hint="eastAsia"/>
            </w:rPr>
          </w:rPrChange>
        </w:rPr>
        <w:t>본체</w:t>
      </w:r>
      <w:r w:rsidRPr="002646CB">
        <w:rPr>
          <w:rFonts w:ascii="바탕" w:hAnsi="바탕"/>
          <w:rPrChange w:id="2610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01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2610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03" w:author="ETRI-김종원" w:date="2019-12-10T10:44:00Z">
            <w:rPr>
              <w:rFonts w:hint="eastAsia"/>
            </w:rPr>
          </w:rPrChange>
        </w:rPr>
        <w:t>부속서에</w:t>
      </w:r>
      <w:r w:rsidRPr="002646CB">
        <w:rPr>
          <w:rFonts w:ascii="바탕" w:hAnsi="바탕"/>
          <w:rPrChange w:id="2610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05" w:author="ETRI-김종원" w:date="2019-12-10T10:44:00Z">
            <w:rPr>
              <w:rFonts w:hint="eastAsia"/>
            </w:rPr>
          </w:rPrChange>
        </w:rPr>
        <w:t>규정ㆍ기재한</w:t>
      </w:r>
      <w:r w:rsidRPr="002646CB">
        <w:rPr>
          <w:rFonts w:ascii="바탕" w:hAnsi="바탕"/>
          <w:rPrChange w:id="2610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07" w:author="ETRI-김종원" w:date="2019-12-10T10:44:00Z">
            <w:rPr>
              <w:rFonts w:hint="eastAsia"/>
            </w:rPr>
          </w:rPrChange>
        </w:rPr>
        <w:t>사항</w:t>
      </w:r>
      <w:r w:rsidRPr="002646CB">
        <w:rPr>
          <w:rFonts w:ascii="바탕" w:hAnsi="바탕"/>
          <w:rPrChange w:id="2610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09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2611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11" w:author="ETRI-김종원" w:date="2019-12-10T10:44:00Z">
            <w:rPr>
              <w:rFonts w:hint="eastAsia"/>
            </w:rPr>
          </w:rPrChange>
        </w:rPr>
        <w:t>이것에</w:t>
      </w:r>
      <w:r w:rsidRPr="002646CB">
        <w:rPr>
          <w:rFonts w:ascii="바탕" w:hAnsi="바탕"/>
          <w:rPrChange w:id="2611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13" w:author="ETRI-김종원" w:date="2019-12-10T10:44:00Z">
            <w:rPr>
              <w:rFonts w:hint="eastAsia"/>
            </w:rPr>
          </w:rPrChange>
        </w:rPr>
        <w:t>관련된</w:t>
      </w:r>
      <w:r w:rsidRPr="002646CB">
        <w:rPr>
          <w:rFonts w:ascii="바탕" w:hAnsi="바탕"/>
          <w:rPrChange w:id="2611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15" w:author="ETRI-김종원" w:date="2019-12-10T10:44:00Z">
            <w:rPr>
              <w:rFonts w:hint="eastAsia"/>
            </w:rPr>
          </w:rPrChange>
        </w:rPr>
        <w:t>사항을</w:t>
      </w:r>
      <w:r w:rsidRPr="002646CB">
        <w:rPr>
          <w:rFonts w:ascii="바탕" w:hAnsi="바탕"/>
          <w:rPrChange w:id="2611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17" w:author="ETRI-김종원" w:date="2019-12-10T10:44:00Z">
            <w:rPr>
              <w:rFonts w:hint="eastAsia"/>
            </w:rPr>
          </w:rPrChange>
        </w:rPr>
        <w:t>설명하는</w:t>
      </w:r>
      <w:r w:rsidRPr="002646CB">
        <w:rPr>
          <w:rFonts w:ascii="바탕" w:hAnsi="바탕"/>
          <w:rPrChange w:id="2611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19" w:author="ETRI-김종원" w:date="2019-12-10T10:44:00Z">
            <w:rPr>
              <w:rFonts w:hint="eastAsia"/>
            </w:rPr>
          </w:rPrChange>
        </w:rPr>
        <w:t>것으로</w:t>
      </w:r>
      <w:r w:rsidRPr="002646CB">
        <w:rPr>
          <w:rFonts w:ascii="바탕" w:hAnsi="바탕"/>
          <w:rPrChange w:id="2612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21" w:author="ETRI-김종원" w:date="2019-12-10T10:44:00Z">
            <w:rPr>
              <w:rFonts w:hint="eastAsia"/>
            </w:rPr>
          </w:rPrChange>
        </w:rPr>
        <w:t>표준의</w:t>
      </w:r>
      <w:r w:rsidRPr="002646CB">
        <w:rPr>
          <w:rFonts w:ascii="바탕" w:hAnsi="바탕"/>
          <w:rPrChange w:id="2612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23" w:author="ETRI-김종원" w:date="2019-12-10T10:44:00Z">
            <w:rPr>
              <w:rFonts w:hint="eastAsia"/>
            </w:rPr>
          </w:rPrChange>
        </w:rPr>
        <w:t>일부는</w:t>
      </w:r>
      <w:r w:rsidRPr="002646CB">
        <w:rPr>
          <w:rFonts w:ascii="바탕" w:hAnsi="바탕"/>
          <w:rPrChange w:id="2612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25" w:author="ETRI-김종원" w:date="2019-12-10T10:44:00Z">
            <w:rPr>
              <w:rFonts w:hint="eastAsia"/>
            </w:rPr>
          </w:rPrChange>
        </w:rPr>
        <w:t>아니다</w:t>
      </w:r>
      <w:r w:rsidRPr="002646CB">
        <w:rPr>
          <w:rFonts w:ascii="바탕" w:hAnsi="바탕"/>
          <w:rPrChange w:id="26126" w:author="ETRI-김종원" w:date="2019-12-10T10:44:00Z">
            <w:rPr/>
          </w:rPrChange>
        </w:rPr>
        <w:t>.</w:t>
      </w:r>
    </w:p>
    <w:p w14:paraId="5F2F0E20" w14:textId="77777777" w:rsidR="00B47046" w:rsidRPr="002646CB" w:rsidRDefault="00B47046" w:rsidP="00856E4C">
      <w:pPr>
        <w:wordWrap/>
        <w:rPr>
          <w:rPrChange w:id="26127" w:author="ETRI-김종원" w:date="2019-12-10T10:44:00Z">
            <w:rPr/>
          </w:rPrChange>
        </w:rPr>
      </w:pPr>
    </w:p>
    <w:p w14:paraId="2B3DD192" w14:textId="77777777" w:rsidR="00384130" w:rsidRPr="002646CB" w:rsidRDefault="00243616">
      <w:pPr>
        <w:pStyle w:val="13"/>
        <w:numPr>
          <w:ilvl w:val="0"/>
          <w:numId w:val="54"/>
        </w:numPr>
        <w:rPr>
          <w:lang w:eastAsia="ko-KR"/>
          <w:rPrChange w:id="26128" w:author="ETRI-김종원" w:date="2019-12-10T10:44:00Z">
            <w:rPr>
              <w:lang w:eastAsia="ko-KR"/>
            </w:rPr>
          </w:rPrChange>
        </w:rPr>
        <w:pPrChange w:id="26129" w:author="박 진상" w:date="2019-10-28T08:53:00Z">
          <w:pPr>
            <w:pStyle w:val="13"/>
            <w:numPr>
              <w:numId w:val="18"/>
            </w:numPr>
          </w:pPr>
        </w:pPrChange>
      </w:pPr>
      <w:bookmarkStart w:id="26130" w:name="_Toc405904954"/>
      <w:bookmarkStart w:id="26131" w:name="_Toc492914864"/>
      <w:bookmarkStart w:id="26132" w:name="_Toc498248378"/>
      <w:bookmarkStart w:id="26133" w:name="_Toc499831409"/>
      <w:bookmarkStart w:id="26134" w:name="_Toc500753058"/>
      <w:bookmarkStart w:id="26135" w:name="_Toc21408821"/>
      <w:bookmarkStart w:id="26136" w:name="_Toc21525336"/>
      <w:bookmarkStart w:id="26137" w:name="_Toc26867874"/>
      <w:r w:rsidRPr="002646CB">
        <w:rPr>
          <w:rFonts w:hint="eastAsia"/>
          <w:lang w:eastAsia="ko-KR"/>
          <w:rPrChange w:id="26138" w:author="ETRI-김종원" w:date="2019-12-10T10:44:00Z">
            <w:rPr>
              <w:rFonts w:hint="eastAsia"/>
              <w:lang w:eastAsia="ko-KR"/>
            </w:rPr>
          </w:rPrChange>
        </w:rPr>
        <w:t>제정</w:t>
      </w:r>
      <w:bookmarkEnd w:id="26130"/>
      <w:r w:rsidRPr="002646CB">
        <w:rPr>
          <w:rFonts w:hint="eastAsia"/>
          <w:lang w:eastAsia="ko-KR"/>
          <w:rPrChange w:id="26139" w:author="ETRI-김종원" w:date="2019-12-10T10:44:00Z">
            <w:rPr>
              <w:rFonts w:hint="eastAsia"/>
              <w:lang w:eastAsia="ko-KR"/>
            </w:rPr>
          </w:rPrChange>
        </w:rPr>
        <w:t>의</w:t>
      </w:r>
      <w:r w:rsidRPr="002646CB">
        <w:rPr>
          <w:rFonts w:hint="eastAsia"/>
          <w:lang w:eastAsia="ko-KR"/>
          <w:rPrChange w:id="26140" w:author="ETRI-김종원" w:date="2019-12-10T10:44:00Z">
            <w:rPr>
              <w:rFonts w:hint="eastAsia"/>
              <w:lang w:eastAsia="ko-KR"/>
            </w:rPr>
          </w:rPrChange>
        </w:rPr>
        <w:t xml:space="preserve"> </w:t>
      </w:r>
      <w:r w:rsidRPr="002646CB">
        <w:rPr>
          <w:rFonts w:hint="eastAsia"/>
          <w:lang w:eastAsia="ko-KR"/>
          <w:rPrChange w:id="26141" w:author="ETRI-김종원" w:date="2019-12-10T10:44:00Z">
            <w:rPr>
              <w:rFonts w:hint="eastAsia"/>
              <w:lang w:eastAsia="ko-KR"/>
            </w:rPr>
          </w:rPrChange>
        </w:rPr>
        <w:t>취지</w:t>
      </w:r>
      <w:bookmarkEnd w:id="26131"/>
      <w:bookmarkEnd w:id="26132"/>
      <w:bookmarkEnd w:id="26133"/>
      <w:bookmarkEnd w:id="26134"/>
      <w:bookmarkEnd w:id="26135"/>
      <w:bookmarkEnd w:id="26136"/>
      <w:bookmarkEnd w:id="26137"/>
    </w:p>
    <w:p w14:paraId="7D9D8FBF" w14:textId="77777777" w:rsidR="00384130" w:rsidRPr="002646CB" w:rsidRDefault="00384130" w:rsidP="00856E4C">
      <w:pPr>
        <w:wordWrap/>
        <w:rPr>
          <w:rPrChange w:id="26142" w:author="ETRI-김종원" w:date="2019-12-10T10:44:00Z">
            <w:rPr/>
          </w:rPrChange>
        </w:rPr>
      </w:pPr>
    </w:p>
    <w:p w14:paraId="20A09E0E" w14:textId="4D4B823F" w:rsidR="00721197" w:rsidRPr="002646CB" w:rsidRDefault="00721197" w:rsidP="00856E4C">
      <w:pPr>
        <w:wordWrap/>
        <w:rPr>
          <w:rFonts w:ascii="바탕" w:hAnsi="바탕"/>
          <w:rPrChange w:id="26143" w:author="ETRI-김종원" w:date="2019-12-10T10:44:00Z">
            <w:rPr/>
          </w:rPrChange>
        </w:rPr>
      </w:pPr>
      <w:r w:rsidRPr="002646CB">
        <w:rPr>
          <w:rFonts w:ascii="바탕" w:hAnsi="바탕" w:hint="eastAsia"/>
          <w:rPrChange w:id="26144" w:author="ETRI-김종원" w:date="2019-12-10T10:44:00Z">
            <w:rPr>
              <w:rFonts w:hint="eastAsia"/>
            </w:rPr>
          </w:rPrChange>
        </w:rPr>
        <w:t>스마트그리드</w:t>
      </w:r>
      <w:r w:rsidRPr="002646CB">
        <w:rPr>
          <w:rFonts w:ascii="바탕" w:hAnsi="바탕"/>
          <w:rPrChange w:id="2614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46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26147" w:author="ETRI-김종원" w:date="2019-12-10T10:44:00Z">
            <w:rPr/>
          </w:rPrChange>
        </w:rPr>
        <w:t xml:space="preserve"> </w:t>
      </w:r>
      <w:r w:rsidR="00FE3106" w:rsidRPr="002646CB">
        <w:rPr>
          <w:rFonts w:ascii="바탕" w:hAnsi="바탕" w:hint="eastAsia"/>
          <w:rPrChange w:id="26148" w:author="ETRI-김종원" w:date="2019-12-10T10:44:00Z">
            <w:rPr>
              <w:rFonts w:hint="eastAsia"/>
            </w:rPr>
          </w:rPrChange>
        </w:rPr>
        <w:t>마이</w:t>
      </w:r>
      <w:r w:rsidRPr="002646CB">
        <w:rPr>
          <w:rFonts w:ascii="바탕" w:hAnsi="바탕" w:hint="eastAsia"/>
          <w:rPrChange w:id="26149" w:author="ETRI-김종원" w:date="2019-12-10T10:44:00Z">
            <w:rPr>
              <w:rFonts w:hint="eastAsia"/>
            </w:rPr>
          </w:rPrChange>
        </w:rPr>
        <w:t>크로그리드와</w:t>
      </w:r>
      <w:r w:rsidRPr="002646CB">
        <w:rPr>
          <w:rFonts w:ascii="바탕" w:hAnsi="바탕"/>
          <w:rPrChange w:id="2615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51" w:author="ETRI-김종원" w:date="2019-12-10T10:44:00Z">
            <w:rPr>
              <w:rFonts w:hint="eastAsia"/>
            </w:rPr>
          </w:rPrChange>
        </w:rPr>
        <w:t>연계</w:t>
      </w:r>
      <w:r w:rsidRPr="002646CB">
        <w:rPr>
          <w:rFonts w:ascii="바탕" w:hAnsi="바탕"/>
          <w:rPrChange w:id="2615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53" w:author="ETRI-김종원" w:date="2019-12-10T10:44:00Z">
            <w:rPr>
              <w:rFonts w:hint="eastAsia"/>
            </w:rPr>
          </w:rPrChange>
        </w:rPr>
        <w:t>가능한</w:t>
      </w:r>
      <w:r w:rsidRPr="002646CB">
        <w:rPr>
          <w:rFonts w:ascii="바탕" w:hAnsi="바탕"/>
          <w:rPrChange w:id="2615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55" w:author="ETRI-김종원" w:date="2019-12-10T10:44:00Z">
            <w:rPr>
              <w:rFonts w:hint="eastAsia"/>
            </w:rPr>
          </w:rPrChange>
        </w:rPr>
        <w:t>다양한</w:t>
      </w:r>
      <w:r w:rsidRPr="002646CB">
        <w:rPr>
          <w:rFonts w:ascii="바탕" w:hAnsi="바탕"/>
          <w:rPrChange w:id="2615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57" w:author="ETRI-김종원" w:date="2019-12-10T10:44:00Z">
            <w:rPr>
              <w:rFonts w:hint="eastAsia"/>
            </w:rPr>
          </w:rPrChange>
        </w:rPr>
        <w:t>형태의</w:t>
      </w:r>
      <w:r w:rsidRPr="002646CB">
        <w:rPr>
          <w:rFonts w:ascii="바탕" w:hAnsi="바탕"/>
          <w:rPrChange w:id="2615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59" w:author="ETRI-김종원" w:date="2019-12-10T10:44:00Z">
            <w:rPr>
              <w:rFonts w:hint="eastAsia"/>
            </w:rPr>
          </w:rPrChange>
        </w:rPr>
        <w:t>마이크로그리드에</w:t>
      </w:r>
      <w:r w:rsidRPr="002646CB">
        <w:rPr>
          <w:rFonts w:ascii="바탕" w:hAnsi="바탕"/>
          <w:rPrChange w:id="2616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61" w:author="ETRI-김종원" w:date="2019-12-10T10:44:00Z">
            <w:rPr>
              <w:rFonts w:hint="eastAsia"/>
            </w:rPr>
          </w:rPrChange>
        </w:rPr>
        <w:t>대한</w:t>
      </w:r>
      <w:r w:rsidRPr="002646CB">
        <w:rPr>
          <w:rFonts w:ascii="바탕" w:hAnsi="바탕"/>
          <w:rPrChange w:id="26162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63" w:author="ETRI-김종원" w:date="2019-12-10T10:44:00Z">
            <w:rPr>
              <w:rFonts w:hint="eastAsia"/>
            </w:rPr>
          </w:rPrChange>
        </w:rPr>
        <w:t>실증을</w:t>
      </w:r>
      <w:r w:rsidR="005A72A8" w:rsidRPr="002646CB">
        <w:rPr>
          <w:rFonts w:ascii="바탕" w:hAnsi="바탕"/>
          <w:rPrChange w:id="26164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65" w:author="ETRI-김종원" w:date="2019-12-10T10:44:00Z">
            <w:rPr>
              <w:rFonts w:hint="eastAsia"/>
            </w:rPr>
          </w:rPrChange>
        </w:rPr>
        <w:t>기반으로</w:t>
      </w:r>
      <w:r w:rsidR="005A72A8" w:rsidRPr="002646CB">
        <w:rPr>
          <w:rFonts w:ascii="바탕" w:hAnsi="바탕"/>
          <w:rPrChange w:id="26166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67" w:author="ETRI-김종원" w:date="2019-12-10T10:44:00Z">
            <w:rPr>
              <w:rFonts w:hint="eastAsia"/>
            </w:rPr>
          </w:rPrChange>
        </w:rPr>
        <w:t>한</w:t>
      </w:r>
      <w:r w:rsidR="005A72A8" w:rsidRPr="002646CB">
        <w:rPr>
          <w:rFonts w:ascii="바탕" w:hAnsi="바탕"/>
          <w:rPrChange w:id="26168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69" w:author="ETRI-김종원" w:date="2019-12-10T10:44:00Z">
            <w:rPr>
              <w:rFonts w:hint="eastAsia"/>
            </w:rPr>
          </w:rPrChange>
        </w:rPr>
        <w:t>다양한</w:t>
      </w:r>
      <w:r w:rsidR="005A72A8" w:rsidRPr="002646CB">
        <w:rPr>
          <w:rFonts w:ascii="바탕" w:hAnsi="바탕"/>
          <w:rPrChange w:id="26170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71" w:author="ETRI-김종원" w:date="2019-12-10T10:44:00Z">
            <w:rPr>
              <w:rFonts w:hint="eastAsia"/>
            </w:rPr>
          </w:rPrChange>
        </w:rPr>
        <w:t>유형의</w:t>
      </w:r>
      <w:r w:rsidR="005A72A8" w:rsidRPr="002646CB">
        <w:rPr>
          <w:rFonts w:ascii="바탕" w:hAnsi="바탕"/>
          <w:rPrChange w:id="26172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73" w:author="ETRI-김종원" w:date="2019-12-10T10:44:00Z">
            <w:rPr>
              <w:rFonts w:hint="eastAsia"/>
            </w:rPr>
          </w:rPrChange>
        </w:rPr>
        <w:t>마이크로그리드</w:t>
      </w:r>
      <w:r w:rsidR="005A72A8" w:rsidRPr="002646CB">
        <w:rPr>
          <w:rFonts w:ascii="바탕" w:hAnsi="바탕"/>
          <w:rPrChange w:id="26174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75" w:author="ETRI-김종원" w:date="2019-12-10T10:44:00Z">
            <w:rPr>
              <w:rFonts w:hint="eastAsia"/>
            </w:rPr>
          </w:rPrChange>
        </w:rPr>
        <w:t>사업들이</w:t>
      </w:r>
      <w:r w:rsidR="005A72A8" w:rsidRPr="002646CB">
        <w:rPr>
          <w:rFonts w:ascii="바탕" w:hAnsi="바탕"/>
          <w:rPrChange w:id="26176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77" w:author="ETRI-김종원" w:date="2019-12-10T10:44:00Z">
            <w:rPr>
              <w:rFonts w:hint="eastAsia"/>
            </w:rPr>
          </w:rPrChange>
        </w:rPr>
        <w:t>국내외에서</w:t>
      </w:r>
      <w:r w:rsidR="005A72A8" w:rsidRPr="002646CB">
        <w:rPr>
          <w:rFonts w:ascii="바탕" w:hAnsi="바탕"/>
          <w:rPrChange w:id="26178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79" w:author="ETRI-김종원" w:date="2019-12-10T10:44:00Z">
            <w:rPr>
              <w:rFonts w:hint="eastAsia"/>
            </w:rPr>
          </w:rPrChange>
        </w:rPr>
        <w:t>활발하게</w:t>
      </w:r>
      <w:r w:rsidR="005A72A8" w:rsidRPr="002646CB">
        <w:rPr>
          <w:rFonts w:ascii="바탕" w:hAnsi="바탕"/>
          <w:rPrChange w:id="26180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81" w:author="ETRI-김종원" w:date="2019-12-10T10:44:00Z">
            <w:rPr>
              <w:rFonts w:hint="eastAsia"/>
            </w:rPr>
          </w:rPrChange>
        </w:rPr>
        <w:t>진행되고</w:t>
      </w:r>
      <w:r w:rsidR="005A72A8" w:rsidRPr="002646CB">
        <w:rPr>
          <w:rFonts w:ascii="바탕" w:hAnsi="바탕"/>
          <w:rPrChange w:id="26182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26183" w:author="ETRI-김종원" w:date="2019-12-10T10:44:00Z">
            <w:rPr>
              <w:rFonts w:hint="eastAsia"/>
            </w:rPr>
          </w:rPrChange>
        </w:rPr>
        <w:t>있다</w:t>
      </w:r>
      <w:r w:rsidR="005A72A8" w:rsidRPr="002646CB">
        <w:rPr>
          <w:rFonts w:ascii="바탕" w:hAnsi="바탕"/>
          <w:rPrChange w:id="26184" w:author="ETRI-김종원" w:date="2019-12-10T10:44:00Z">
            <w:rPr/>
          </w:rPrChange>
        </w:rPr>
        <w:t>.</w:t>
      </w:r>
    </w:p>
    <w:p w14:paraId="4CDC48BD" w14:textId="77777777" w:rsidR="005A72A8" w:rsidRPr="002646CB" w:rsidRDefault="005A72A8" w:rsidP="00856E4C">
      <w:pPr>
        <w:wordWrap/>
        <w:rPr>
          <w:rFonts w:ascii="바탕" w:hAnsi="바탕"/>
          <w:rPrChange w:id="26185" w:author="ETRI-김종원" w:date="2019-12-10T10:44:00Z">
            <w:rPr/>
          </w:rPrChange>
        </w:rPr>
      </w:pPr>
    </w:p>
    <w:p w14:paraId="39DF69B4" w14:textId="5126C713" w:rsidR="005A72A8" w:rsidRPr="002646CB" w:rsidRDefault="005A72A8" w:rsidP="00856E4C">
      <w:pPr>
        <w:wordWrap/>
        <w:rPr>
          <w:ins w:id="26186" w:author="박 진상" w:date="2019-10-08T06:59:00Z"/>
          <w:rFonts w:ascii="바탕" w:hAnsi="바탕"/>
          <w:rPrChange w:id="26187" w:author="ETRI-김종원" w:date="2019-12-10T10:44:00Z">
            <w:rPr>
              <w:ins w:id="26188" w:author="박 진상" w:date="2019-10-08T06:59:00Z"/>
            </w:rPr>
          </w:rPrChange>
        </w:rPr>
      </w:pPr>
      <w:r w:rsidRPr="002646CB">
        <w:rPr>
          <w:rFonts w:ascii="바탕" w:hAnsi="바탕" w:hint="eastAsia"/>
          <w:rPrChange w:id="26189" w:author="ETRI-김종원" w:date="2019-12-10T10:44:00Z">
            <w:rPr>
              <w:rFonts w:hint="eastAsia"/>
            </w:rPr>
          </w:rPrChange>
        </w:rPr>
        <w:t>특히</w:t>
      </w:r>
      <w:r w:rsidRPr="002646CB">
        <w:rPr>
          <w:rFonts w:ascii="바탕" w:hAnsi="바탕"/>
          <w:rPrChange w:id="2619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91" w:author="ETRI-김종원" w:date="2019-12-10T10:44:00Z">
            <w:rPr>
              <w:rFonts w:hint="eastAsia"/>
            </w:rPr>
          </w:rPrChange>
        </w:rPr>
        <w:t>일반소비자를</w:t>
      </w:r>
      <w:r w:rsidRPr="002646CB">
        <w:rPr>
          <w:rFonts w:ascii="바탕" w:hAnsi="바탕"/>
          <w:rPrChange w:id="2619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93" w:author="ETRI-김종원" w:date="2019-12-10T10:44:00Z">
            <w:rPr>
              <w:rFonts w:hint="eastAsia"/>
            </w:rPr>
          </w:rPrChange>
        </w:rPr>
        <w:t>포함하고</w:t>
      </w:r>
      <w:r w:rsidRPr="002646CB">
        <w:rPr>
          <w:rFonts w:ascii="바탕" w:hAnsi="바탕"/>
          <w:rPrChange w:id="2619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95" w:author="ETRI-김종원" w:date="2019-12-10T10:44:00Z">
            <w:rPr>
              <w:rFonts w:hint="eastAsia"/>
            </w:rPr>
          </w:rPrChange>
        </w:rPr>
        <w:t>있으면서</w:t>
      </w:r>
      <w:r w:rsidRPr="002646CB">
        <w:rPr>
          <w:rFonts w:ascii="바탕" w:hAnsi="바탕"/>
          <w:rPrChange w:id="2619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97" w:author="ETRI-김종원" w:date="2019-12-10T10:44:00Z">
            <w:rPr>
              <w:rFonts w:hint="eastAsia"/>
            </w:rPr>
          </w:rPrChange>
        </w:rPr>
        <w:t>보완전력</w:t>
      </w:r>
      <w:r w:rsidRPr="002646CB">
        <w:rPr>
          <w:rFonts w:ascii="바탕" w:hAnsi="바탕"/>
          <w:rPrChange w:id="2619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199" w:author="ETRI-김종원" w:date="2019-12-10T10:44:00Z">
            <w:rPr>
              <w:rFonts w:hint="eastAsia"/>
            </w:rPr>
          </w:rPrChange>
        </w:rPr>
        <w:t>공급을</w:t>
      </w:r>
      <w:r w:rsidRPr="002646CB">
        <w:rPr>
          <w:rFonts w:ascii="바탕" w:hAnsi="바탕"/>
          <w:rPrChange w:id="2620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01" w:author="ETRI-김종원" w:date="2019-12-10T10:44:00Z">
            <w:rPr>
              <w:rFonts w:hint="eastAsia"/>
            </w:rPr>
          </w:rPrChange>
        </w:rPr>
        <w:t>하고</w:t>
      </w:r>
      <w:r w:rsidRPr="002646CB">
        <w:rPr>
          <w:rFonts w:ascii="바탕" w:hAnsi="바탕"/>
          <w:rPrChange w:id="2620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03" w:author="ETRI-김종원" w:date="2019-12-10T10:44:00Z">
            <w:rPr>
              <w:rFonts w:hint="eastAsia"/>
            </w:rPr>
          </w:rPrChange>
        </w:rPr>
        <w:t>있는</w:t>
      </w:r>
      <w:r w:rsidRPr="002646CB">
        <w:rPr>
          <w:rFonts w:ascii="바탕" w:hAnsi="바탕"/>
          <w:rPrChange w:id="26204" w:author="ETRI-김종원" w:date="2019-12-10T10:44:00Z">
            <w:rPr/>
          </w:rPrChange>
        </w:rPr>
        <w:t xml:space="preserve"> </w:t>
      </w:r>
      <w:r w:rsidR="00057894" w:rsidRPr="002646CB">
        <w:rPr>
          <w:rFonts w:ascii="바탕" w:hAnsi="바탕" w:hint="eastAsia"/>
          <w:rPrChange w:id="26205" w:author="ETRI-김종원" w:date="2019-12-10T10:44:00Z">
            <w:rPr>
              <w:rFonts w:hint="eastAsia"/>
            </w:rPr>
          </w:rPrChange>
        </w:rPr>
        <w:t>구역형집단에너지</w:t>
      </w:r>
      <w:r w:rsidRPr="002646CB">
        <w:rPr>
          <w:rFonts w:ascii="바탕" w:hAnsi="바탕"/>
          <w:rPrChange w:id="26206" w:author="ETRI-김종원" w:date="2019-12-10T10:44:00Z">
            <w:rPr/>
          </w:rPrChange>
        </w:rPr>
        <w:t xml:space="preserve">(CES) </w:t>
      </w:r>
      <w:r w:rsidRPr="002646CB">
        <w:rPr>
          <w:rFonts w:ascii="바탕" w:hAnsi="바탕" w:hint="eastAsia"/>
          <w:rPrChange w:id="26207" w:author="ETRI-김종원" w:date="2019-12-10T10:44:00Z">
            <w:rPr>
              <w:rFonts w:hint="eastAsia"/>
            </w:rPr>
          </w:rPrChange>
        </w:rPr>
        <w:t>시설을</w:t>
      </w:r>
      <w:r w:rsidRPr="002646CB">
        <w:rPr>
          <w:rFonts w:ascii="바탕" w:hAnsi="바탕"/>
          <w:rPrChange w:id="2620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09" w:author="ETRI-김종원" w:date="2019-12-10T10:44:00Z">
            <w:rPr>
              <w:rFonts w:hint="eastAsia"/>
            </w:rPr>
          </w:rPrChange>
        </w:rPr>
        <w:t>기반으로</w:t>
      </w:r>
      <w:r w:rsidRPr="002646CB">
        <w:rPr>
          <w:rFonts w:ascii="바탕" w:hAnsi="바탕"/>
          <w:rPrChange w:id="2621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11" w:author="ETRI-김종원" w:date="2019-12-10T10:44:00Z">
            <w:rPr>
              <w:rFonts w:hint="eastAsia"/>
            </w:rPr>
          </w:rPrChange>
        </w:rPr>
        <w:t>한</w:t>
      </w:r>
      <w:r w:rsidRPr="002646CB">
        <w:rPr>
          <w:rFonts w:ascii="바탕" w:hAnsi="바탕"/>
          <w:rPrChange w:id="2621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13" w:author="ETRI-김종원" w:date="2019-12-10T10:44:00Z">
            <w:rPr>
              <w:rFonts w:hint="eastAsia"/>
            </w:rPr>
          </w:rPrChange>
        </w:rPr>
        <w:t>마이크로그리드를</w:t>
      </w:r>
      <w:r w:rsidRPr="002646CB">
        <w:rPr>
          <w:rFonts w:ascii="바탕" w:hAnsi="바탕"/>
          <w:rPrChange w:id="2621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15" w:author="ETRI-김종원" w:date="2019-12-10T10:44:00Z">
            <w:rPr>
              <w:rFonts w:hint="eastAsia"/>
            </w:rPr>
          </w:rPrChange>
        </w:rPr>
        <w:t>위한</w:t>
      </w:r>
      <w:r w:rsidRPr="002646CB">
        <w:rPr>
          <w:rFonts w:ascii="바탕" w:hAnsi="바탕"/>
          <w:rPrChange w:id="2621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17" w:author="ETRI-김종원" w:date="2019-12-10T10:44:00Z">
            <w:rPr>
              <w:rFonts w:hint="eastAsia"/>
            </w:rPr>
          </w:rPrChange>
        </w:rPr>
        <w:t>계획</w:t>
      </w:r>
      <w:r w:rsidRPr="002646CB">
        <w:rPr>
          <w:rFonts w:ascii="바탕" w:hAnsi="바탕"/>
          <w:rPrChange w:id="2621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19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2622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21" w:author="ETRI-김종원" w:date="2019-12-10T10:44:00Z">
            <w:rPr>
              <w:rFonts w:hint="eastAsia"/>
            </w:rPr>
          </w:rPrChange>
        </w:rPr>
        <w:t>설계에</w:t>
      </w:r>
      <w:r w:rsidRPr="002646CB">
        <w:rPr>
          <w:rFonts w:ascii="바탕" w:hAnsi="바탕"/>
          <w:rPrChange w:id="2622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23" w:author="ETRI-김종원" w:date="2019-12-10T10:44:00Z">
            <w:rPr>
              <w:rFonts w:hint="eastAsia"/>
            </w:rPr>
          </w:rPrChange>
        </w:rPr>
        <w:t>필요한</w:t>
      </w:r>
      <w:r w:rsidRPr="002646CB">
        <w:rPr>
          <w:rFonts w:ascii="바탕" w:hAnsi="바탕"/>
          <w:rPrChange w:id="2622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25" w:author="ETRI-김종원" w:date="2019-12-10T10:44:00Z">
            <w:rPr>
              <w:rFonts w:hint="eastAsia"/>
            </w:rPr>
          </w:rPrChange>
        </w:rPr>
        <w:t>일반</w:t>
      </w:r>
      <w:r w:rsidRPr="002646CB">
        <w:rPr>
          <w:rFonts w:ascii="바탕" w:hAnsi="바탕"/>
          <w:rPrChange w:id="2622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27" w:author="ETRI-김종원" w:date="2019-12-10T10:44:00Z">
            <w:rPr>
              <w:rFonts w:hint="eastAsia"/>
            </w:rPr>
          </w:rPrChange>
        </w:rPr>
        <w:t>요구사항에</w:t>
      </w:r>
      <w:r w:rsidRPr="002646CB">
        <w:rPr>
          <w:rFonts w:ascii="바탕" w:hAnsi="바탕"/>
          <w:rPrChange w:id="2622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29" w:author="ETRI-김종원" w:date="2019-12-10T10:44:00Z">
            <w:rPr>
              <w:rFonts w:hint="eastAsia"/>
            </w:rPr>
          </w:rPrChange>
        </w:rPr>
        <w:t>대한</w:t>
      </w:r>
      <w:r w:rsidRPr="002646CB">
        <w:rPr>
          <w:rFonts w:ascii="바탕" w:hAnsi="바탕"/>
          <w:rPrChange w:id="2623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31" w:author="ETRI-김종원" w:date="2019-12-10T10:44:00Z">
            <w:rPr>
              <w:rFonts w:hint="eastAsia"/>
            </w:rPr>
          </w:rPrChange>
        </w:rPr>
        <w:t>가이드라인이</w:t>
      </w:r>
      <w:r w:rsidRPr="002646CB">
        <w:rPr>
          <w:rFonts w:ascii="바탕" w:hAnsi="바탕"/>
          <w:rPrChange w:id="2623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33" w:author="ETRI-김종원" w:date="2019-12-10T10:44:00Z">
            <w:rPr>
              <w:rFonts w:hint="eastAsia"/>
            </w:rPr>
          </w:rPrChange>
        </w:rPr>
        <w:t>필요하다</w:t>
      </w:r>
      <w:r w:rsidRPr="002646CB">
        <w:rPr>
          <w:rFonts w:ascii="바탕" w:hAnsi="바탕"/>
          <w:rPrChange w:id="26234" w:author="ETRI-김종원" w:date="2019-12-10T10:44:00Z">
            <w:rPr/>
          </w:rPrChange>
        </w:rPr>
        <w:t>.</w:t>
      </w:r>
    </w:p>
    <w:p w14:paraId="57AFFCBB" w14:textId="157F6568" w:rsidR="00D00AD0" w:rsidRPr="002646CB" w:rsidRDefault="00D00AD0" w:rsidP="00856E4C">
      <w:pPr>
        <w:wordWrap/>
        <w:rPr>
          <w:ins w:id="26235" w:author="박 진상" w:date="2019-10-08T06:59:00Z"/>
          <w:rFonts w:ascii="바탕" w:hAnsi="바탕"/>
          <w:rPrChange w:id="26236" w:author="ETRI-김종원" w:date="2019-12-10T10:44:00Z">
            <w:rPr>
              <w:ins w:id="26237" w:author="박 진상" w:date="2019-10-08T06:59:00Z"/>
            </w:rPr>
          </w:rPrChange>
        </w:rPr>
      </w:pPr>
    </w:p>
    <w:p w14:paraId="53620798" w14:textId="74B0BC71" w:rsidR="00D00AD0" w:rsidRPr="002646CB" w:rsidRDefault="00D00AD0" w:rsidP="00856E4C">
      <w:pPr>
        <w:wordWrap/>
        <w:rPr>
          <w:rFonts w:ascii="바탕" w:hAnsi="바탕"/>
          <w:rPrChange w:id="26238" w:author="ETRI-김종원" w:date="2019-12-10T10:44:00Z">
            <w:rPr/>
          </w:rPrChange>
        </w:rPr>
      </w:pPr>
      <w:ins w:id="26239" w:author="박 진상" w:date="2019-10-08T06:59:00Z">
        <w:r w:rsidRPr="002646CB">
          <w:rPr>
            <w:rFonts w:ascii="바탕" w:hAnsi="바탕" w:hint="eastAsia"/>
            <w:rPrChange w:id="26240" w:author="ETRI-김종원" w:date="2019-12-10T10:44:00Z">
              <w:rPr>
                <w:rFonts w:hint="eastAsia"/>
              </w:rPr>
            </w:rPrChange>
          </w:rPr>
          <w:t>또한</w:t>
        </w:r>
        <w:r w:rsidRPr="002646CB">
          <w:rPr>
            <w:rFonts w:ascii="바탕" w:hAnsi="바탕"/>
            <w:rPrChange w:id="26241" w:author="ETRI-김종원" w:date="2019-12-10T10:44:00Z">
              <w:rPr/>
            </w:rPrChange>
          </w:rPr>
          <w:t xml:space="preserve"> CES-MG </w:t>
        </w:r>
        <w:r w:rsidRPr="002646CB">
          <w:rPr>
            <w:rFonts w:ascii="바탕" w:hAnsi="바탕" w:hint="eastAsia"/>
            <w:rPrChange w:id="26242" w:author="ETRI-김종원" w:date="2019-12-10T10:44:00Z">
              <w:rPr>
                <w:rFonts w:hint="eastAsia"/>
              </w:rPr>
            </w:rPrChange>
          </w:rPr>
          <w:t>내에</w:t>
        </w:r>
        <w:r w:rsidRPr="002646CB">
          <w:rPr>
            <w:rFonts w:ascii="바탕" w:hAnsi="바탕"/>
            <w:rPrChange w:id="26243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44" w:author="ETRI-김종원" w:date="2019-12-10T10:44:00Z">
              <w:rPr>
                <w:rFonts w:hint="eastAsia"/>
              </w:rPr>
            </w:rPrChange>
          </w:rPr>
          <w:t>설치된</w:t>
        </w:r>
        <w:r w:rsidRPr="002646CB">
          <w:rPr>
            <w:rFonts w:ascii="바탕" w:hAnsi="바탕"/>
            <w:rPrChange w:id="26245" w:author="ETRI-김종원" w:date="2019-12-10T10:44:00Z">
              <w:rPr/>
            </w:rPrChange>
          </w:rPr>
          <w:t xml:space="preserve"> </w:t>
        </w:r>
      </w:ins>
      <w:ins w:id="26246" w:author="박 진상" w:date="2019-10-08T07:00:00Z">
        <w:r w:rsidRPr="002646CB">
          <w:rPr>
            <w:rFonts w:ascii="바탕" w:hAnsi="바탕" w:hint="eastAsia"/>
            <w:rPrChange w:id="26247" w:author="ETRI-김종원" w:date="2019-12-10T10:44:00Z">
              <w:rPr>
                <w:rFonts w:hint="eastAsia"/>
              </w:rPr>
            </w:rPrChange>
          </w:rPr>
          <w:t>태양광발전설비와</w:t>
        </w:r>
        <w:r w:rsidRPr="002646CB">
          <w:rPr>
            <w:rFonts w:ascii="바탕" w:hAnsi="바탕"/>
            <w:rPrChange w:id="26248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49" w:author="ETRI-김종원" w:date="2019-12-10T10:44:00Z">
              <w:rPr>
                <w:rFonts w:hint="eastAsia"/>
              </w:rPr>
            </w:rPrChange>
          </w:rPr>
          <w:t>에너지저장장치</w:t>
        </w:r>
        <w:r w:rsidRPr="002646CB">
          <w:rPr>
            <w:rFonts w:ascii="바탕" w:hAnsi="바탕"/>
            <w:rPrChange w:id="26250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51" w:author="ETRI-김종원" w:date="2019-12-10T10:44:00Z">
              <w:rPr>
                <w:rFonts w:hint="eastAsia"/>
              </w:rPr>
            </w:rPrChange>
          </w:rPr>
          <w:t>연계</w:t>
        </w:r>
        <w:r w:rsidRPr="002646CB">
          <w:rPr>
            <w:rFonts w:ascii="바탕" w:hAnsi="바탕"/>
            <w:rPrChange w:id="26252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53" w:author="ETRI-김종원" w:date="2019-12-10T10:44:00Z">
              <w:rPr>
                <w:rFonts w:hint="eastAsia"/>
              </w:rPr>
            </w:rPrChange>
          </w:rPr>
          <w:t>구성을</w:t>
        </w:r>
        <w:r w:rsidRPr="002646CB">
          <w:rPr>
            <w:rFonts w:ascii="바탕" w:hAnsi="바탕"/>
            <w:rPrChange w:id="26254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55" w:author="ETRI-김종원" w:date="2019-12-10T10:44:00Z">
              <w:rPr>
                <w:rFonts w:hint="eastAsia"/>
              </w:rPr>
            </w:rPrChange>
          </w:rPr>
          <w:t>통한</w:t>
        </w:r>
        <w:r w:rsidRPr="002646CB">
          <w:rPr>
            <w:rFonts w:ascii="바탕" w:hAnsi="바탕"/>
            <w:rPrChange w:id="26256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57" w:author="ETRI-김종원" w:date="2019-12-10T10:44:00Z">
              <w:rPr>
                <w:rFonts w:hint="eastAsia"/>
              </w:rPr>
            </w:rPrChange>
          </w:rPr>
          <w:t>그리드</w:t>
        </w:r>
        <w:r w:rsidRPr="002646CB">
          <w:rPr>
            <w:rFonts w:ascii="바탕" w:hAnsi="바탕"/>
            <w:rPrChange w:id="26258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59" w:author="ETRI-김종원" w:date="2019-12-10T10:44:00Z">
              <w:rPr>
                <w:rFonts w:hint="eastAsia"/>
              </w:rPr>
            </w:rPrChange>
          </w:rPr>
          <w:t>안정화에</w:t>
        </w:r>
        <w:r w:rsidRPr="002646CB">
          <w:rPr>
            <w:rFonts w:ascii="바탕" w:hAnsi="바탕"/>
            <w:rPrChange w:id="26260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61" w:author="ETRI-김종원" w:date="2019-12-10T10:44:00Z">
              <w:rPr>
                <w:rFonts w:hint="eastAsia"/>
              </w:rPr>
            </w:rPrChange>
          </w:rPr>
          <w:t>기여할</w:t>
        </w:r>
        <w:r w:rsidRPr="002646CB">
          <w:rPr>
            <w:rFonts w:ascii="바탕" w:hAnsi="바탕"/>
            <w:rPrChange w:id="26262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63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ascii="바탕" w:hAnsi="바탕"/>
            <w:rPrChange w:id="26264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65" w:author="ETRI-김종원" w:date="2019-12-10T10:44:00Z">
              <w:rPr>
                <w:rFonts w:hint="eastAsia"/>
              </w:rPr>
            </w:rPrChange>
          </w:rPr>
          <w:t>있는</w:t>
        </w:r>
        <w:r w:rsidRPr="002646CB">
          <w:rPr>
            <w:rFonts w:ascii="바탕" w:hAnsi="바탕"/>
            <w:rPrChange w:id="26266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67" w:author="ETRI-김종원" w:date="2019-12-10T10:44:00Z">
              <w:rPr>
                <w:rFonts w:hint="eastAsia"/>
              </w:rPr>
            </w:rPrChange>
          </w:rPr>
          <w:t>지표와</w:t>
        </w:r>
        <w:r w:rsidRPr="002646CB">
          <w:rPr>
            <w:rFonts w:ascii="바탕" w:hAnsi="바탕"/>
            <w:rPrChange w:id="26268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69" w:author="ETRI-김종원" w:date="2019-12-10T10:44:00Z">
              <w:rPr>
                <w:rFonts w:hint="eastAsia"/>
              </w:rPr>
            </w:rPrChange>
          </w:rPr>
          <w:t>이에</w:t>
        </w:r>
        <w:r w:rsidRPr="002646CB">
          <w:rPr>
            <w:rFonts w:ascii="바탕" w:hAnsi="바탕"/>
            <w:rPrChange w:id="26270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71" w:author="ETRI-김종원" w:date="2019-12-10T10:44:00Z">
              <w:rPr>
                <w:rFonts w:hint="eastAsia"/>
              </w:rPr>
            </w:rPrChange>
          </w:rPr>
          <w:t>대한</w:t>
        </w:r>
        <w:r w:rsidRPr="002646CB">
          <w:rPr>
            <w:rFonts w:ascii="바탕" w:hAnsi="바탕"/>
            <w:rPrChange w:id="26272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73" w:author="ETRI-김종원" w:date="2019-12-10T10:44:00Z">
              <w:rPr>
                <w:rFonts w:hint="eastAsia"/>
              </w:rPr>
            </w:rPrChange>
          </w:rPr>
          <w:t>가이드라인이</w:t>
        </w:r>
        <w:r w:rsidRPr="002646CB">
          <w:rPr>
            <w:rFonts w:ascii="바탕" w:hAnsi="바탕"/>
            <w:rPrChange w:id="26274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26275" w:author="ETRI-김종원" w:date="2019-12-10T10:44:00Z">
              <w:rPr>
                <w:rFonts w:hint="eastAsia"/>
              </w:rPr>
            </w:rPrChange>
          </w:rPr>
          <w:t>필요하다</w:t>
        </w:r>
        <w:r w:rsidRPr="002646CB">
          <w:rPr>
            <w:rFonts w:ascii="바탕" w:hAnsi="바탕"/>
            <w:rPrChange w:id="26276" w:author="ETRI-김종원" w:date="2019-12-10T10:44:00Z">
              <w:rPr/>
            </w:rPrChange>
          </w:rPr>
          <w:t xml:space="preserve">. </w:t>
        </w:r>
      </w:ins>
    </w:p>
    <w:p w14:paraId="4AE6FF93" w14:textId="77777777" w:rsidR="005A72A8" w:rsidRPr="002646CB" w:rsidRDefault="005A72A8" w:rsidP="00856E4C">
      <w:pPr>
        <w:wordWrap/>
        <w:rPr>
          <w:rFonts w:ascii="바탕" w:hAnsi="바탕"/>
          <w:rPrChange w:id="26277" w:author="ETRI-김종원" w:date="2019-12-10T10:44:00Z">
            <w:rPr/>
          </w:rPrChange>
        </w:rPr>
      </w:pPr>
    </w:p>
    <w:p w14:paraId="295B500C" w14:textId="7F7B9DC1" w:rsidR="007F6C7A" w:rsidRPr="002646CB" w:rsidRDefault="007F6C7A" w:rsidP="007F6C7A">
      <w:pPr>
        <w:wordWrap/>
        <w:rPr>
          <w:ins w:id="26278" w:author="박 진상" w:date="2019-10-08T06:58:00Z"/>
          <w:rFonts w:ascii="바탕" w:hAnsi="바탕"/>
          <w:rPrChange w:id="26279" w:author="ETRI-김종원" w:date="2019-12-10T10:44:00Z">
            <w:rPr>
              <w:ins w:id="26280" w:author="박 진상" w:date="2019-10-08T06:58:00Z"/>
            </w:rPr>
          </w:rPrChange>
        </w:rPr>
      </w:pPr>
      <w:r w:rsidRPr="002646CB">
        <w:rPr>
          <w:rFonts w:ascii="바탕" w:hAnsi="바탕" w:hint="eastAsia"/>
          <w:rPrChange w:id="26281" w:author="ETRI-김종원" w:date="2019-12-10T10:44:00Z">
            <w:rPr>
              <w:rFonts w:hint="eastAsia"/>
            </w:rPr>
          </w:rPrChange>
        </w:rPr>
        <w:t>최근</w:t>
      </w:r>
      <w:r w:rsidRPr="002646CB">
        <w:rPr>
          <w:rFonts w:ascii="바탕" w:hAnsi="바탕"/>
          <w:rPrChange w:id="26282" w:author="ETRI-김종원" w:date="2019-12-10T10:44:00Z">
            <w:rPr/>
          </w:rPrChange>
        </w:rPr>
        <w:t xml:space="preserve"> IEC TS 62898-1 </w:t>
      </w:r>
      <w:r w:rsidRPr="002646CB">
        <w:rPr>
          <w:rFonts w:ascii="바탕" w:hAnsi="바탕" w:hint="eastAsia"/>
          <w:rPrChange w:id="26283" w:author="ETRI-김종원" w:date="2019-12-10T10:44:00Z">
            <w:rPr>
              <w:rFonts w:hint="eastAsia"/>
            </w:rPr>
          </w:rPrChange>
        </w:rPr>
        <w:t>표준이</w:t>
      </w:r>
      <w:r w:rsidRPr="002646CB">
        <w:rPr>
          <w:rFonts w:ascii="바탕" w:hAnsi="바탕"/>
          <w:rPrChange w:id="2628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85" w:author="ETRI-김종원" w:date="2019-12-10T10:44:00Z">
            <w:rPr>
              <w:rFonts w:hint="eastAsia"/>
            </w:rPr>
          </w:rPrChange>
        </w:rPr>
        <w:t>제정되어</w:t>
      </w:r>
      <w:r w:rsidRPr="002646CB">
        <w:rPr>
          <w:rFonts w:ascii="바탕" w:hAnsi="바탕"/>
          <w:rPrChange w:id="2628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87" w:author="ETRI-김종원" w:date="2019-12-10T10:44:00Z">
            <w:rPr>
              <w:rFonts w:hint="eastAsia"/>
            </w:rPr>
          </w:rPrChange>
        </w:rPr>
        <w:t>공표되었고</w:t>
      </w:r>
      <w:r w:rsidRPr="002646CB">
        <w:rPr>
          <w:rFonts w:ascii="바탕" w:hAnsi="바탕"/>
          <w:rPrChange w:id="26288" w:author="ETRI-김종원" w:date="2019-12-10T10:44:00Z">
            <w:rPr/>
          </w:rPrChange>
        </w:rPr>
        <w:t xml:space="preserve">, IEC TS 62898-2 </w:t>
      </w:r>
      <w:r w:rsidRPr="002646CB">
        <w:rPr>
          <w:rFonts w:ascii="바탕" w:hAnsi="바탕" w:hint="eastAsia"/>
          <w:rPrChange w:id="26289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26290" w:author="ETRI-김종원" w:date="2019-12-10T10:44:00Z">
            <w:rPr/>
          </w:rPrChange>
        </w:rPr>
        <w:t xml:space="preserve"> IEC TS 62898-3</w:t>
      </w:r>
      <w:r w:rsidRPr="002646CB">
        <w:rPr>
          <w:rFonts w:ascii="바탕" w:hAnsi="바탕" w:hint="eastAsia"/>
          <w:rPrChange w:id="26291" w:author="ETRI-김종원" w:date="2019-12-10T10:44:00Z">
            <w:rPr>
              <w:rFonts w:hint="eastAsia"/>
            </w:rPr>
          </w:rPrChange>
        </w:rPr>
        <w:t>에</w:t>
      </w:r>
      <w:r w:rsidRPr="002646CB">
        <w:rPr>
          <w:rFonts w:ascii="바탕" w:hAnsi="바탕"/>
          <w:rPrChange w:id="2629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93" w:author="ETRI-김종원" w:date="2019-12-10T10:44:00Z">
            <w:rPr>
              <w:rFonts w:hint="eastAsia"/>
            </w:rPr>
          </w:rPrChange>
        </w:rPr>
        <w:t>대한</w:t>
      </w:r>
      <w:r w:rsidRPr="002646CB">
        <w:rPr>
          <w:rFonts w:ascii="바탕" w:hAnsi="바탕"/>
          <w:rPrChange w:id="2629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95" w:author="ETRI-김종원" w:date="2019-12-10T10:44:00Z">
            <w:rPr>
              <w:rFonts w:hint="eastAsia"/>
            </w:rPr>
          </w:rPrChange>
        </w:rPr>
        <w:t>표준화</w:t>
      </w:r>
      <w:r w:rsidRPr="002646CB">
        <w:rPr>
          <w:rFonts w:ascii="바탕" w:hAnsi="바탕"/>
          <w:rPrChange w:id="2629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97" w:author="ETRI-김종원" w:date="2019-12-10T10:44:00Z">
            <w:rPr>
              <w:rFonts w:hint="eastAsia"/>
            </w:rPr>
          </w:rPrChange>
        </w:rPr>
        <w:t>작업이</w:t>
      </w:r>
      <w:r w:rsidRPr="002646CB">
        <w:rPr>
          <w:rFonts w:ascii="바탕" w:hAnsi="바탕"/>
          <w:rPrChange w:id="2629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299" w:author="ETRI-김종원" w:date="2019-12-10T10:44:00Z">
            <w:rPr>
              <w:rFonts w:hint="eastAsia"/>
            </w:rPr>
          </w:rPrChange>
        </w:rPr>
        <w:t>이루어지고</w:t>
      </w:r>
      <w:r w:rsidRPr="002646CB">
        <w:rPr>
          <w:rFonts w:ascii="바탕" w:hAnsi="바탕"/>
          <w:rPrChange w:id="2630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301" w:author="ETRI-김종원" w:date="2019-12-10T10:44:00Z">
            <w:rPr>
              <w:rFonts w:hint="eastAsia"/>
            </w:rPr>
          </w:rPrChange>
        </w:rPr>
        <w:t>있는</w:t>
      </w:r>
      <w:r w:rsidRPr="002646CB">
        <w:rPr>
          <w:rFonts w:ascii="바탕" w:hAnsi="바탕"/>
          <w:rPrChange w:id="2630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303" w:author="ETRI-김종원" w:date="2019-12-10T10:44:00Z">
            <w:rPr>
              <w:rFonts w:hint="eastAsia"/>
            </w:rPr>
          </w:rPrChange>
        </w:rPr>
        <w:t>중이다</w:t>
      </w:r>
      <w:r w:rsidRPr="002646CB">
        <w:rPr>
          <w:rFonts w:ascii="바탕" w:hAnsi="바탕"/>
          <w:rPrChange w:id="26304" w:author="ETRI-김종원" w:date="2019-12-10T10:44:00Z">
            <w:rPr/>
          </w:rPrChange>
        </w:rPr>
        <w:t>.</w:t>
      </w:r>
    </w:p>
    <w:p w14:paraId="061D1796" w14:textId="26D84048" w:rsidR="00D00AD0" w:rsidRPr="002646CB" w:rsidRDefault="00D00AD0" w:rsidP="007F6C7A">
      <w:pPr>
        <w:wordWrap/>
        <w:rPr>
          <w:rPrChange w:id="26305" w:author="ETRI-김종원" w:date="2019-12-10T10:44:00Z">
            <w:rPr/>
          </w:rPrChange>
        </w:rPr>
      </w:pPr>
    </w:p>
    <w:p w14:paraId="3C6A8B7C" w14:textId="77777777" w:rsidR="00856E4C" w:rsidRPr="002646CB" w:rsidRDefault="00856E4C" w:rsidP="00856E4C">
      <w:pPr>
        <w:wordWrap/>
        <w:rPr>
          <w:rPrChange w:id="26306" w:author="ETRI-김종원" w:date="2019-12-10T10:44:00Z">
            <w:rPr/>
          </w:rPrChange>
        </w:rPr>
      </w:pPr>
    </w:p>
    <w:p w14:paraId="5E75E09F" w14:textId="77777777" w:rsidR="00856E4C" w:rsidRPr="002646CB" w:rsidRDefault="00243616" w:rsidP="009F784A">
      <w:pPr>
        <w:pStyle w:val="13"/>
        <w:rPr>
          <w:rPrChange w:id="26307" w:author="ETRI-김종원" w:date="2019-12-10T10:44:00Z">
            <w:rPr/>
          </w:rPrChange>
        </w:rPr>
      </w:pPr>
      <w:bookmarkStart w:id="26308" w:name="_Toc492914865"/>
      <w:bookmarkStart w:id="26309" w:name="_Toc498248379"/>
      <w:bookmarkStart w:id="26310" w:name="_Toc499831410"/>
      <w:bookmarkStart w:id="26311" w:name="_Toc500753059"/>
      <w:bookmarkStart w:id="26312" w:name="_Toc21408822"/>
      <w:bookmarkStart w:id="26313" w:name="_Toc21525337"/>
      <w:bookmarkStart w:id="26314" w:name="_Toc26867875"/>
      <w:r w:rsidRPr="002646CB">
        <w:rPr>
          <w:rFonts w:hint="eastAsia"/>
          <w:lang w:eastAsia="ko-KR"/>
          <w:rPrChange w:id="26315" w:author="ETRI-김종원" w:date="2019-12-10T10:44:00Z">
            <w:rPr>
              <w:rFonts w:hint="eastAsia"/>
              <w:lang w:eastAsia="ko-KR"/>
            </w:rPr>
          </w:rPrChange>
        </w:rPr>
        <w:t>제정</w:t>
      </w:r>
      <w:r w:rsidRPr="002646CB">
        <w:rPr>
          <w:rFonts w:hint="eastAsia"/>
          <w:lang w:eastAsia="ko-KR"/>
          <w:rPrChange w:id="26316" w:author="ETRI-김종원" w:date="2019-12-10T10:44:00Z">
            <w:rPr>
              <w:rFonts w:hint="eastAsia"/>
              <w:lang w:eastAsia="ko-KR"/>
            </w:rPr>
          </w:rPrChange>
        </w:rPr>
        <w:t xml:space="preserve"> </w:t>
      </w:r>
      <w:r w:rsidRPr="002646CB">
        <w:rPr>
          <w:rFonts w:hint="eastAsia"/>
          <w:lang w:eastAsia="ko-KR"/>
          <w:rPrChange w:id="26317" w:author="ETRI-김종원" w:date="2019-12-10T10:44:00Z">
            <w:rPr>
              <w:rFonts w:hint="eastAsia"/>
              <w:lang w:eastAsia="ko-KR"/>
            </w:rPr>
          </w:rPrChange>
        </w:rPr>
        <w:t>경위</w:t>
      </w:r>
      <w:bookmarkEnd w:id="26308"/>
      <w:bookmarkEnd w:id="26309"/>
      <w:bookmarkEnd w:id="26310"/>
      <w:bookmarkEnd w:id="26311"/>
      <w:bookmarkEnd w:id="26312"/>
      <w:bookmarkEnd w:id="26313"/>
      <w:bookmarkEnd w:id="26314"/>
    </w:p>
    <w:p w14:paraId="6B372606" w14:textId="77777777" w:rsidR="00856E4C" w:rsidRPr="002646CB" w:rsidRDefault="00856E4C" w:rsidP="00856E4C">
      <w:pPr>
        <w:wordWrap/>
        <w:rPr>
          <w:rPrChange w:id="26318" w:author="ETRI-김종원" w:date="2019-12-10T10:44:00Z">
            <w:rPr/>
          </w:rPrChange>
        </w:rPr>
      </w:pPr>
    </w:p>
    <w:p w14:paraId="3DBAB475" w14:textId="77777777" w:rsidR="006F05D4" w:rsidRPr="002646CB" w:rsidRDefault="005A72A8" w:rsidP="00856E4C">
      <w:pPr>
        <w:wordWrap/>
        <w:rPr>
          <w:rFonts w:ascii="바탕" w:hAnsi="바탕"/>
          <w:rPrChange w:id="26319" w:author="ETRI-김종원" w:date="2019-12-10T10:44:00Z">
            <w:rPr/>
          </w:rPrChange>
        </w:rPr>
      </w:pPr>
      <w:r w:rsidRPr="002646CB">
        <w:rPr>
          <w:rFonts w:ascii="바탕" w:hAnsi="바탕" w:hint="eastAsia"/>
          <w:rPrChange w:id="26320" w:author="ETRI-김종원" w:date="2019-12-10T10:44:00Z">
            <w:rPr>
              <w:rFonts w:hint="eastAsia"/>
            </w:rPr>
          </w:rPrChange>
        </w:rPr>
        <w:t>본</w:t>
      </w:r>
      <w:r w:rsidRPr="002646CB">
        <w:rPr>
          <w:rFonts w:ascii="바탕" w:hAnsi="바탕"/>
          <w:rPrChange w:id="2632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322" w:author="ETRI-김종원" w:date="2019-12-10T10:44:00Z">
            <w:rPr>
              <w:rFonts w:hint="eastAsia"/>
            </w:rPr>
          </w:rPrChange>
        </w:rPr>
        <w:t>표준은</w:t>
      </w:r>
      <w:r w:rsidRPr="002646CB">
        <w:rPr>
          <w:rFonts w:ascii="바탕" w:hAnsi="바탕"/>
          <w:rPrChange w:id="2632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324" w:author="ETRI-김종원" w:date="2019-12-10T10:44:00Z">
            <w:rPr>
              <w:rFonts w:hint="eastAsia"/>
            </w:rPr>
          </w:rPrChange>
        </w:rPr>
        <w:t>국내</w:t>
      </w:r>
      <w:r w:rsidR="006F05D4" w:rsidRPr="002646CB">
        <w:rPr>
          <w:rFonts w:ascii="바탕" w:hAnsi="바탕"/>
          <w:rPrChange w:id="26325" w:author="ETRI-김종원" w:date="2019-12-10T10:44:00Z">
            <w:rPr/>
          </w:rPrChange>
        </w:rPr>
        <w:t xml:space="preserve"> CES </w:t>
      </w:r>
      <w:r w:rsidR="006F05D4" w:rsidRPr="002646CB">
        <w:rPr>
          <w:rFonts w:ascii="바탕" w:hAnsi="바탕" w:hint="eastAsia"/>
          <w:rPrChange w:id="26326" w:author="ETRI-김종원" w:date="2019-12-10T10:44:00Z">
            <w:rPr>
              <w:rFonts w:hint="eastAsia"/>
            </w:rPr>
          </w:rPrChange>
        </w:rPr>
        <w:t>시설</w:t>
      </w:r>
      <w:r w:rsidR="006F05D4" w:rsidRPr="002646CB">
        <w:rPr>
          <w:rFonts w:ascii="바탕" w:hAnsi="바탕"/>
          <w:rPrChange w:id="26327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28" w:author="ETRI-김종원" w:date="2019-12-10T10:44:00Z">
            <w:rPr>
              <w:rFonts w:hint="eastAsia"/>
            </w:rPr>
          </w:rPrChange>
        </w:rPr>
        <w:t>기반</w:t>
      </w:r>
      <w:r w:rsidR="006F05D4" w:rsidRPr="002646CB">
        <w:rPr>
          <w:rFonts w:ascii="바탕" w:hAnsi="바탕"/>
          <w:rPrChange w:id="26329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30" w:author="ETRI-김종원" w:date="2019-12-10T10:44:00Z">
            <w:rPr>
              <w:rFonts w:hint="eastAsia"/>
            </w:rPr>
          </w:rPrChange>
        </w:rPr>
        <w:t>마이크로그리드</w:t>
      </w:r>
      <w:r w:rsidR="006F05D4" w:rsidRPr="002646CB">
        <w:rPr>
          <w:rFonts w:ascii="바탕" w:hAnsi="바탕"/>
          <w:rPrChange w:id="26331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32" w:author="ETRI-김종원" w:date="2019-12-10T10:44:00Z">
            <w:rPr>
              <w:rFonts w:hint="eastAsia"/>
            </w:rPr>
          </w:rPrChange>
        </w:rPr>
        <w:t>실증사업</w:t>
      </w:r>
      <w:r w:rsidR="006F05D4" w:rsidRPr="002646CB">
        <w:rPr>
          <w:rFonts w:ascii="바탕" w:hAnsi="바탕"/>
          <w:rPrChange w:id="26333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34" w:author="ETRI-김종원" w:date="2019-12-10T10:44:00Z">
            <w:rPr>
              <w:rFonts w:hint="eastAsia"/>
            </w:rPr>
          </w:rPrChange>
        </w:rPr>
        <w:t>유스케이스를</w:t>
      </w:r>
      <w:r w:rsidR="006F05D4" w:rsidRPr="002646CB">
        <w:rPr>
          <w:rFonts w:ascii="바탕" w:hAnsi="바탕"/>
          <w:rPrChange w:id="26335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36" w:author="ETRI-김종원" w:date="2019-12-10T10:44:00Z">
            <w:rPr>
              <w:rFonts w:hint="eastAsia"/>
            </w:rPr>
          </w:rPrChange>
        </w:rPr>
        <w:t>근간으로</w:t>
      </w:r>
      <w:r w:rsidR="006F05D4" w:rsidRPr="002646CB">
        <w:rPr>
          <w:rFonts w:ascii="바탕" w:hAnsi="바탕"/>
          <w:rPrChange w:id="26337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38" w:author="ETRI-김종원" w:date="2019-12-10T10:44:00Z">
            <w:rPr>
              <w:rFonts w:hint="eastAsia"/>
            </w:rPr>
          </w:rPrChange>
        </w:rPr>
        <w:t>하여</w:t>
      </w:r>
      <w:r w:rsidR="006F05D4" w:rsidRPr="002646CB">
        <w:rPr>
          <w:rFonts w:ascii="바탕" w:hAnsi="바탕"/>
          <w:rPrChange w:id="26339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40" w:author="ETRI-김종원" w:date="2019-12-10T10:44:00Z">
            <w:rPr>
              <w:rFonts w:hint="eastAsia"/>
            </w:rPr>
          </w:rPrChange>
        </w:rPr>
        <w:t>국제수준</w:t>
      </w:r>
      <w:r w:rsidR="006F05D4" w:rsidRPr="002646CB">
        <w:rPr>
          <w:rFonts w:ascii="바탕" w:hAnsi="바탕"/>
          <w:rPrChange w:id="26341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42" w:author="ETRI-김종원" w:date="2019-12-10T10:44:00Z">
            <w:rPr>
              <w:rFonts w:hint="eastAsia"/>
            </w:rPr>
          </w:rPrChange>
        </w:rPr>
        <w:t>및</w:t>
      </w:r>
      <w:r w:rsidR="006F05D4" w:rsidRPr="002646CB">
        <w:rPr>
          <w:rFonts w:ascii="바탕" w:hAnsi="바탕"/>
          <w:rPrChange w:id="26343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44" w:author="ETRI-김종원" w:date="2019-12-10T10:44:00Z">
            <w:rPr>
              <w:rFonts w:hint="eastAsia"/>
            </w:rPr>
          </w:rPrChange>
        </w:rPr>
        <w:t>국제</w:t>
      </w:r>
      <w:r w:rsidRPr="002646CB">
        <w:rPr>
          <w:rFonts w:ascii="바탕" w:hAnsi="바탕" w:hint="eastAsia"/>
          <w:rPrChange w:id="26345" w:author="ETRI-김종원" w:date="2019-12-10T10:44:00Z">
            <w:rPr>
              <w:rFonts w:hint="eastAsia"/>
            </w:rPr>
          </w:rPrChange>
        </w:rPr>
        <w:t>표준에</w:t>
      </w:r>
      <w:r w:rsidRPr="002646CB">
        <w:rPr>
          <w:rFonts w:ascii="바탕" w:hAnsi="바탕"/>
          <w:rPrChange w:id="2634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26347" w:author="ETRI-김종원" w:date="2019-12-10T10:44:00Z">
            <w:rPr>
              <w:rFonts w:hint="eastAsia"/>
            </w:rPr>
          </w:rPrChange>
        </w:rPr>
        <w:t>부합되도록</w:t>
      </w:r>
      <w:r w:rsidRPr="002646CB">
        <w:rPr>
          <w:rFonts w:ascii="바탕" w:hAnsi="바탕"/>
          <w:rPrChange w:id="26348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49" w:author="ETRI-김종원" w:date="2019-12-10T10:44:00Z">
            <w:rPr>
              <w:rFonts w:hint="eastAsia"/>
            </w:rPr>
          </w:rPrChange>
        </w:rPr>
        <w:t>하기</w:t>
      </w:r>
      <w:r w:rsidR="006F05D4" w:rsidRPr="002646CB">
        <w:rPr>
          <w:rFonts w:ascii="바탕" w:hAnsi="바탕"/>
          <w:rPrChange w:id="26350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51" w:author="ETRI-김종원" w:date="2019-12-10T10:44:00Z">
            <w:rPr>
              <w:rFonts w:hint="eastAsia"/>
            </w:rPr>
          </w:rPrChange>
        </w:rPr>
        <w:t>위해</w:t>
      </w:r>
      <w:r w:rsidR="006F05D4" w:rsidRPr="002646CB">
        <w:rPr>
          <w:rFonts w:ascii="바탕" w:hAnsi="바탕"/>
          <w:rPrChange w:id="26352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26353" w:author="ETRI-김종원" w:date="2019-12-10T10:44:00Z">
            <w:rPr>
              <w:rFonts w:hint="eastAsia"/>
            </w:rPr>
          </w:rPrChange>
        </w:rPr>
        <w:t>제정한다</w:t>
      </w:r>
      <w:r w:rsidR="006F05D4" w:rsidRPr="002646CB">
        <w:rPr>
          <w:rFonts w:ascii="바탕" w:hAnsi="바탕"/>
          <w:rPrChange w:id="26354" w:author="ETRI-김종원" w:date="2019-12-10T10:44:00Z">
            <w:rPr/>
          </w:rPrChange>
        </w:rPr>
        <w:t>.</w:t>
      </w:r>
    </w:p>
    <w:p w14:paraId="3EA9C525" w14:textId="77777777" w:rsidR="00DE7B8C" w:rsidRPr="002646CB" w:rsidRDefault="00DE7B8C" w:rsidP="001F1128">
      <w:pPr>
        <w:wordWrap/>
        <w:rPr>
          <w:rFonts w:ascii="바탕" w:hAnsi="바탕"/>
          <w:rPrChange w:id="26355" w:author="ETRI-김종원" w:date="2019-12-10T10:44:00Z">
            <w:rPr/>
          </w:rPrChange>
        </w:rPr>
      </w:pPr>
    </w:p>
    <w:p w14:paraId="11FCF1B7" w14:textId="46FD38E7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26356" w:author="박 진상" w:date="2019-10-08T06:14:00Z"/>
          <w:rFonts w:ascii="바탕" w:hAnsi="바탕"/>
          <w:lang w:val="en-US"/>
          <w:rPrChange w:id="26357" w:author="ETRI-김종원" w:date="2019-12-10T10:44:00Z">
            <w:rPr>
              <w:ins w:id="26358" w:author="박 진상" w:date="2019-10-08T06:14:00Z"/>
              <w:lang w:val="en-US"/>
            </w:rPr>
          </w:rPrChange>
        </w:rPr>
      </w:pPr>
      <w:ins w:id="26359" w:author="박 진상" w:date="2019-10-08T06:14:00Z">
        <w:r w:rsidRPr="002646CB">
          <w:rPr>
            <w:rFonts w:ascii="바탕" w:hAnsi="바탕"/>
            <w:lang w:val="en-US"/>
            <w:rPrChange w:id="26360" w:author="ETRI-김종원" w:date="2019-12-10T10:44:00Z">
              <w:rPr>
                <w:lang w:val="en-US"/>
              </w:rPr>
            </w:rPrChange>
          </w:rPr>
          <w:br w:type="page"/>
        </w:r>
      </w:ins>
    </w:p>
    <w:p w14:paraId="7B7CDF90" w14:textId="77777777" w:rsidR="00BE49C3" w:rsidRPr="002646CB" w:rsidRDefault="00BE49C3" w:rsidP="00391212">
      <w:pPr>
        <w:rPr>
          <w:lang w:val="en-US"/>
          <w:rPrChange w:id="26361" w:author="ETRI-김종원" w:date="2019-12-10T10:44:00Z">
            <w:rPr>
              <w:lang w:val="en-US"/>
            </w:rPr>
          </w:rPrChange>
        </w:rPr>
      </w:pPr>
    </w:p>
    <w:p w14:paraId="675F2052" w14:textId="77777777" w:rsidR="00087689" w:rsidRPr="002646CB" w:rsidRDefault="00087689" w:rsidP="00087689">
      <w:pPr>
        <w:pStyle w:val="KSDTff0"/>
        <w:rPr>
          <w:ins w:id="26362" w:author="박 진상" w:date="2019-10-08T06:14:00Z"/>
          <w:noProof w:val="0"/>
          <w:lang w:val="de-DE"/>
          <w:rPrChange w:id="26363" w:author="ETRI-김종원" w:date="2019-12-10T10:44:00Z">
            <w:rPr>
              <w:ins w:id="26364" w:author="박 진상" w:date="2019-10-08T06:14:00Z"/>
              <w:noProof w:val="0"/>
              <w:lang w:val="de-DE"/>
            </w:rPr>
          </w:rPrChange>
        </w:rPr>
      </w:pPr>
      <w:bookmarkStart w:id="26365" w:name="_Toc14099414"/>
      <w:bookmarkStart w:id="26366" w:name="_Toc530471049"/>
      <w:bookmarkStart w:id="26367" w:name="_Toc26867876"/>
      <w:ins w:id="26368" w:author="박 진상" w:date="2019-10-08T06:14:00Z">
        <w:r w:rsidRPr="002646CB">
          <w:rPr>
            <w:rFonts w:hint="eastAsia"/>
            <w:rPrChange w:id="26369" w:author="ETRI-김종원" w:date="2019-12-10T10:44:00Z">
              <w:rPr>
                <w:rFonts w:hint="eastAsia"/>
              </w:rPr>
            </w:rPrChange>
          </w:rPr>
          <w:t>참고문헌</w:t>
        </w:r>
        <w:bookmarkEnd w:id="26365"/>
        <w:bookmarkEnd w:id="26366"/>
        <w:bookmarkEnd w:id="26367"/>
      </w:ins>
    </w:p>
    <w:p w14:paraId="4767E01A" w14:textId="77777777" w:rsidR="00087689" w:rsidRPr="002646CB" w:rsidRDefault="00087689" w:rsidP="00087689">
      <w:pPr>
        <w:rPr>
          <w:ins w:id="26370" w:author="박 진상" w:date="2019-10-08T06:14:00Z"/>
          <w:lang w:val="de-DE"/>
          <w:rPrChange w:id="26371" w:author="ETRI-김종원" w:date="2019-12-10T10:44:00Z">
            <w:rPr>
              <w:ins w:id="26372" w:author="박 진상" w:date="2019-10-08T06:14:00Z"/>
              <w:lang w:val="de-DE"/>
            </w:rPr>
          </w:rPrChange>
        </w:rPr>
      </w:pPr>
    </w:p>
    <w:p w14:paraId="4C5F31BC" w14:textId="0396F6C3" w:rsidR="00087689" w:rsidRPr="002646CB" w:rsidRDefault="00087689">
      <w:pPr>
        <w:ind w:left="400" w:hangingChars="200" w:hanging="400"/>
        <w:rPr>
          <w:ins w:id="26373" w:author="박 진상" w:date="2019-10-15T19:45:00Z"/>
          <w:rFonts w:ascii="바탕" w:hAnsi="바탕"/>
          <w:lang w:val="de-DE"/>
          <w:rPrChange w:id="26374" w:author="ETRI-김종원" w:date="2019-12-10T10:44:00Z">
            <w:rPr>
              <w:ins w:id="26375" w:author="박 진상" w:date="2019-10-15T19:45:00Z"/>
              <w:rFonts w:ascii="바탕" w:hAnsi="바탕"/>
              <w:lang w:val="de-DE"/>
            </w:rPr>
          </w:rPrChange>
        </w:rPr>
      </w:pPr>
      <w:ins w:id="26376" w:author="박 진상" w:date="2019-10-08T06:14:00Z">
        <w:r w:rsidRPr="002646CB">
          <w:rPr>
            <w:rFonts w:ascii="바탕" w:hAnsi="바탕"/>
            <w:lang w:val="de-DE"/>
            <w:rPrChange w:id="26377" w:author="ETRI-김종원" w:date="2019-12-10T10:44:00Z">
              <w:rPr>
                <w:rFonts w:ascii="Times New Roman" w:hAnsi="Times New Roman"/>
                <w:noProof w:val="0"/>
                <w:lang w:val="de-DE" w:eastAsia="fr-FR"/>
              </w:rPr>
            </w:rPrChange>
          </w:rPr>
          <w:t xml:space="preserve">[1] </w:t>
        </w:r>
      </w:ins>
      <w:ins w:id="26378" w:author="박 진상" w:date="2019-10-09T15:04:00Z">
        <w:r w:rsidR="008A0B26" w:rsidRPr="002646CB">
          <w:rPr>
            <w:rFonts w:ascii="바탕" w:hAnsi="바탕" w:hint="eastAsia"/>
            <w:lang w:val="de-DE"/>
            <w:rPrChange w:id="26379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한국전자통신연구원</w:t>
        </w:r>
        <w:r w:rsidR="008A0B26" w:rsidRPr="002646CB">
          <w:rPr>
            <w:rFonts w:ascii="바탕" w:hAnsi="바탕"/>
            <w:lang w:val="de-DE"/>
            <w:rPrChange w:id="26380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, </w:t>
        </w:r>
        <w:r w:rsidR="008A0B26" w:rsidRPr="002646CB">
          <w:rPr>
            <w:rFonts w:ascii="바탕" w:hAnsi="바탕" w:hint="eastAsia"/>
            <w:lang w:val="de-DE"/>
            <w:rPrChange w:id="26381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신재생비율</w:t>
        </w:r>
        <w:r w:rsidR="008A0B26" w:rsidRPr="002646CB">
          <w:rPr>
            <w:rFonts w:ascii="바탕" w:hAnsi="바탕"/>
            <w:lang w:val="de-DE"/>
            <w:rPrChange w:id="26382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및 그리드 특성에 </w:t>
        </w:r>
      </w:ins>
      <w:ins w:id="26383" w:author="박 진상" w:date="2019-10-09T15:05:00Z">
        <w:r w:rsidR="008A0B26" w:rsidRPr="002646CB">
          <w:rPr>
            <w:rFonts w:ascii="바탕" w:hAnsi="바탕" w:hint="eastAsia"/>
            <w:lang w:val="de-DE"/>
            <w:rPrChange w:id="26384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따른</w:t>
        </w:r>
        <w:r w:rsidR="008A0B26" w:rsidRPr="002646CB">
          <w:rPr>
            <w:rFonts w:ascii="바탕" w:hAnsi="바탕"/>
            <w:lang w:val="de-DE"/>
            <w:rPrChange w:id="26385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그리드 안정화 기술용 ESS </w:t>
        </w:r>
        <w:r w:rsidR="008A0B26" w:rsidRPr="002646CB">
          <w:rPr>
            <w:rFonts w:ascii="바탕" w:hAnsi="바탕" w:hint="eastAsia"/>
            <w:lang w:val="de-DE"/>
            <w:rPrChange w:id="26386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최적연계기술</w:t>
        </w:r>
        <w:r w:rsidR="008A0B26" w:rsidRPr="002646CB">
          <w:rPr>
            <w:rFonts w:ascii="바탕" w:hAnsi="바탕"/>
            <w:lang w:val="de-DE"/>
            <w:rPrChange w:id="26387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  <w:r w:rsidR="008A0B26" w:rsidRPr="002646CB">
          <w:rPr>
            <w:rFonts w:ascii="바탕" w:hAnsi="바탕" w:hint="eastAsia"/>
            <w:lang w:val="de-DE"/>
            <w:rPrChange w:id="26388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개발</w:t>
        </w:r>
        <w:r w:rsidR="008A0B26" w:rsidRPr="002646CB">
          <w:rPr>
            <w:rFonts w:ascii="바탕" w:hAnsi="바탕"/>
            <w:lang w:val="de-DE"/>
            <w:rPrChange w:id="26389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  <w:r w:rsidR="008A0B26" w:rsidRPr="002646CB">
          <w:rPr>
            <w:rFonts w:ascii="바탕" w:hAnsi="바탕" w:hint="eastAsia"/>
            <w:lang w:val="de-DE"/>
            <w:rPrChange w:id="26390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및</w:t>
        </w:r>
        <w:r w:rsidR="008A0B26" w:rsidRPr="002646CB">
          <w:rPr>
            <w:rFonts w:ascii="바탕" w:hAnsi="바탕"/>
            <w:lang w:val="de-DE"/>
            <w:rPrChange w:id="26391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  <w:r w:rsidR="008A0B26" w:rsidRPr="002646CB">
          <w:rPr>
            <w:rFonts w:ascii="바탕" w:hAnsi="바탕" w:hint="eastAsia"/>
            <w:lang w:val="de-DE"/>
            <w:rPrChange w:id="26392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실증</w:t>
        </w:r>
      </w:ins>
      <w:ins w:id="26393" w:author="박 진상" w:date="2019-10-14T11:38:00Z">
        <w:r w:rsidR="00B14922" w:rsidRPr="002646CB">
          <w:rPr>
            <w:rFonts w:ascii="바탕" w:hAnsi="바탕" w:hint="eastAsia"/>
            <w:lang w:val="de-DE"/>
            <w:rPrChange w:id="26394" w:author="ETRI-김종원" w:date="2019-12-10T10:44:00Z">
              <w:rPr>
                <w:rFonts w:ascii="바탕" w:hAnsi="바탕" w:hint="eastAsia"/>
                <w:lang w:val="de-DE"/>
              </w:rPr>
            </w:rPrChange>
          </w:rPr>
          <w:t>,</w:t>
        </w:r>
      </w:ins>
      <w:ins w:id="26395" w:author="박 진상" w:date="2019-10-09T15:05:00Z">
        <w:r w:rsidR="008A0B26" w:rsidRPr="002646CB">
          <w:rPr>
            <w:rFonts w:ascii="바탕" w:hAnsi="바탕"/>
            <w:lang w:val="de-DE"/>
            <w:rPrChange w:id="26396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</w:ins>
      <w:ins w:id="26397" w:author="박 진상" w:date="2019-10-14T11:40:00Z">
        <w:r w:rsidR="00B14922" w:rsidRPr="002646CB">
          <w:rPr>
            <w:rFonts w:ascii="바탕" w:hAnsi="바탕" w:hint="eastAsia"/>
            <w:lang w:val="de-DE"/>
            <w:rPrChange w:id="26398" w:author="ETRI-김종원" w:date="2019-12-10T10:44:00Z">
              <w:rPr>
                <w:rFonts w:ascii="바탕" w:hAnsi="바탕" w:hint="eastAsia"/>
                <w:lang w:val="de-DE"/>
              </w:rPr>
            </w:rPrChange>
          </w:rPr>
          <w:t>진도점검</w:t>
        </w:r>
      </w:ins>
      <w:ins w:id="26399" w:author="박 진상" w:date="2019-10-09T15:05:00Z">
        <w:r w:rsidR="008A0B26" w:rsidRPr="002646CB">
          <w:rPr>
            <w:rFonts w:ascii="바탕" w:hAnsi="바탕" w:hint="eastAsia"/>
            <w:lang w:val="de-DE"/>
            <w:rPrChange w:id="26400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보고서</w:t>
        </w:r>
        <w:r w:rsidR="008A0B26" w:rsidRPr="002646CB">
          <w:rPr>
            <w:rFonts w:ascii="바탕" w:hAnsi="바탕"/>
            <w:lang w:val="de-DE"/>
            <w:rPrChange w:id="26401" w:author="ETRI-김종원" w:date="2019-12-10T10:44:00Z">
              <w:rPr>
                <w:rFonts w:ascii="바탕" w:hAnsi="바탕"/>
                <w:noProof w:val="0"/>
                <w:color w:val="FF0000"/>
                <w:lang w:val="de-DE" w:eastAsia="fr-FR"/>
              </w:rPr>
            </w:rPrChange>
          </w:rPr>
          <w:t>, 2018</w:t>
        </w:r>
      </w:ins>
      <w:ins w:id="26402" w:author="박 진상" w:date="2019-10-14T11:41:00Z">
        <w:r w:rsidR="00B14922" w:rsidRPr="002646CB">
          <w:rPr>
            <w:rFonts w:ascii="바탕" w:hAnsi="바탕"/>
            <w:lang w:val="de-DE"/>
            <w:rPrChange w:id="26403" w:author="ETRI-김종원" w:date="2019-12-10T10:44:00Z">
              <w:rPr>
                <w:rFonts w:ascii="바탕" w:hAnsi="바탕"/>
                <w:lang w:val="de-DE"/>
              </w:rPr>
            </w:rPrChange>
          </w:rPr>
          <w:t>.12</w:t>
        </w:r>
      </w:ins>
    </w:p>
    <w:p w14:paraId="518551A8" w14:textId="37286088" w:rsidR="00775B49" w:rsidRPr="002646CB" w:rsidRDefault="00775B49">
      <w:pPr>
        <w:ind w:left="400" w:hangingChars="200" w:hanging="400"/>
        <w:rPr>
          <w:ins w:id="26404" w:author="박 진상" w:date="2019-10-15T19:45:00Z"/>
          <w:rFonts w:ascii="바탕" w:hAnsi="바탕"/>
          <w:lang w:val="de-DE"/>
          <w:rPrChange w:id="26405" w:author="ETRI-김종원" w:date="2019-12-10T10:44:00Z">
            <w:rPr>
              <w:ins w:id="26406" w:author="박 진상" w:date="2019-10-15T19:45:00Z"/>
              <w:rFonts w:ascii="바탕" w:hAnsi="바탕"/>
              <w:lang w:val="de-DE"/>
            </w:rPr>
          </w:rPrChange>
        </w:rPr>
      </w:pPr>
      <w:ins w:id="26407" w:author="박 진상" w:date="2019-10-15T19:45:00Z">
        <w:r w:rsidRPr="002646CB">
          <w:rPr>
            <w:rFonts w:ascii="바탕" w:hAnsi="바탕"/>
            <w:lang w:val="de-DE"/>
            <w:rPrChange w:id="26408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[2] </w:t>
        </w:r>
        <w:r w:rsidRPr="002646CB">
          <w:rPr>
            <w:rFonts w:ascii="바탕" w:hAnsi="바탕" w:hint="eastAsia"/>
            <w:lang w:val="de-DE"/>
            <w:rPrChange w:id="26409" w:author="ETRI-김종원" w:date="2019-12-10T10:44:00Z">
              <w:rPr>
                <w:rFonts w:ascii="바탕" w:hAnsi="바탕" w:hint="eastAsia"/>
                <w:lang w:val="de-DE"/>
              </w:rPr>
            </w:rPrChange>
          </w:rPr>
          <w:t>송배전용 전기설비 이용규정,</w:t>
        </w:r>
        <w:r w:rsidRPr="002646CB">
          <w:rPr>
            <w:rFonts w:ascii="바탕" w:hAnsi="바탕"/>
            <w:lang w:val="de-DE"/>
            <w:rPrChange w:id="26410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 2017.3.28</w:t>
        </w:r>
      </w:ins>
    </w:p>
    <w:p w14:paraId="230C0FC9" w14:textId="6202B489" w:rsidR="00775B49" w:rsidRPr="002646CB" w:rsidRDefault="00775B49">
      <w:pPr>
        <w:ind w:left="400" w:hangingChars="200" w:hanging="400"/>
        <w:rPr>
          <w:ins w:id="26411" w:author="박 진상" w:date="2019-10-15T19:46:00Z"/>
          <w:rFonts w:ascii="바탕" w:hAnsi="바탕"/>
          <w:lang w:val="de-DE"/>
          <w:rPrChange w:id="26412" w:author="ETRI-김종원" w:date="2019-12-10T10:44:00Z">
            <w:rPr>
              <w:ins w:id="26413" w:author="박 진상" w:date="2019-10-15T19:46:00Z"/>
              <w:rFonts w:ascii="바탕" w:hAnsi="바탕"/>
              <w:lang w:val="de-DE"/>
            </w:rPr>
          </w:rPrChange>
        </w:rPr>
      </w:pPr>
      <w:ins w:id="26414" w:author="박 진상" w:date="2019-10-15T19:45:00Z">
        <w:r w:rsidRPr="002646CB">
          <w:rPr>
            <w:rFonts w:ascii="바탕" w:hAnsi="바탕" w:hint="eastAsia"/>
            <w:lang w:val="de-DE"/>
            <w:rPrChange w:id="26415" w:author="ETRI-김종원" w:date="2019-12-10T10:44:00Z">
              <w:rPr>
                <w:rFonts w:ascii="바탕" w:hAnsi="바탕" w:hint="eastAsia"/>
                <w:lang w:val="de-DE"/>
              </w:rPr>
            </w:rPrChange>
          </w:rPr>
          <w:t>[</w:t>
        </w:r>
        <w:r w:rsidRPr="002646CB">
          <w:rPr>
            <w:rFonts w:ascii="바탕" w:hAnsi="바탕"/>
            <w:lang w:val="de-DE"/>
            <w:rPrChange w:id="26416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3] Ramping Performance Analysis of </w:t>
        </w:r>
      </w:ins>
      <w:ins w:id="26417" w:author="박 진상" w:date="2019-10-15T19:46:00Z">
        <w:r w:rsidRPr="002646CB">
          <w:rPr>
            <w:rFonts w:ascii="바탕" w:hAnsi="바탕"/>
            <w:lang w:val="de-DE"/>
            <w:rPrChange w:id="26418" w:author="ETRI-김종원" w:date="2019-12-10T10:44:00Z">
              <w:rPr>
                <w:rFonts w:ascii="바탕" w:hAnsi="바탕"/>
                <w:lang w:val="de-DE"/>
              </w:rPr>
            </w:rPrChange>
          </w:rPr>
          <w:t>the Kahuku Wind-Energy Battery Storage System, 2013</w:t>
        </w:r>
      </w:ins>
    </w:p>
    <w:p w14:paraId="1CD4D45F" w14:textId="0C29B1EF" w:rsidR="00775B49" w:rsidRPr="002646CB" w:rsidRDefault="00775B49">
      <w:pPr>
        <w:ind w:left="400" w:hangingChars="200" w:hanging="400"/>
        <w:rPr>
          <w:ins w:id="26419" w:author="박 진상" w:date="2019-10-15T19:47:00Z"/>
          <w:rFonts w:ascii="바탕" w:hAnsi="바탕"/>
          <w:lang w:val="de-DE"/>
          <w:rPrChange w:id="26420" w:author="ETRI-김종원" w:date="2019-12-10T10:44:00Z">
            <w:rPr>
              <w:ins w:id="26421" w:author="박 진상" w:date="2019-10-15T19:47:00Z"/>
              <w:rFonts w:ascii="바탕" w:hAnsi="바탕"/>
              <w:lang w:val="de-DE"/>
            </w:rPr>
          </w:rPrChange>
        </w:rPr>
      </w:pPr>
      <w:ins w:id="26422" w:author="박 진상" w:date="2019-10-15T19:46:00Z">
        <w:r w:rsidRPr="002646CB">
          <w:rPr>
            <w:rFonts w:ascii="바탕" w:hAnsi="바탕"/>
            <w:lang w:val="de-DE"/>
            <w:rPrChange w:id="26423" w:author="ETRI-김종원" w:date="2019-12-10T10:44:00Z">
              <w:rPr>
                <w:rFonts w:ascii="바탕" w:hAnsi="바탕"/>
                <w:lang w:val="de-DE"/>
              </w:rPr>
            </w:rPrChange>
          </w:rPr>
          <w:t>[</w:t>
        </w:r>
      </w:ins>
      <w:ins w:id="26424" w:author="박 진상" w:date="2019-10-15T19:47:00Z">
        <w:r w:rsidRPr="002646CB">
          <w:rPr>
            <w:rFonts w:ascii="바탕" w:hAnsi="바탕"/>
            <w:lang w:val="de-DE"/>
            <w:rPrChange w:id="26425" w:author="ETRI-김종원" w:date="2019-12-10T10:44:00Z">
              <w:rPr>
                <w:rFonts w:ascii="바탕" w:hAnsi="바탕"/>
                <w:lang w:val="de-DE"/>
              </w:rPr>
            </w:rPrChange>
          </w:rPr>
          <w:t>4</w:t>
        </w:r>
      </w:ins>
      <w:ins w:id="26426" w:author="박 진상" w:date="2019-10-15T19:46:00Z">
        <w:r w:rsidRPr="002646CB">
          <w:rPr>
            <w:rFonts w:ascii="바탕" w:hAnsi="바탕"/>
            <w:lang w:val="de-DE"/>
            <w:rPrChange w:id="26427" w:author="ETRI-김종원" w:date="2019-12-10T10:44:00Z">
              <w:rPr>
                <w:rFonts w:ascii="바탕" w:hAnsi="바탕"/>
                <w:lang w:val="de-DE"/>
              </w:rPr>
            </w:rPrChange>
          </w:rPr>
          <w:t>] Review of PREPA Technical Requirements for I</w:t>
        </w:r>
      </w:ins>
      <w:ins w:id="26428" w:author="박 진상" w:date="2019-10-15T19:47:00Z">
        <w:r w:rsidRPr="002646CB">
          <w:rPr>
            <w:rFonts w:ascii="바탕" w:hAnsi="바탕"/>
            <w:lang w:val="de-DE"/>
            <w:rPrChange w:id="26429" w:author="ETRI-김종원" w:date="2019-12-10T10:44:00Z">
              <w:rPr>
                <w:rFonts w:ascii="바탕" w:hAnsi="바탕"/>
                <w:lang w:val="de-DE"/>
              </w:rPr>
            </w:rPrChange>
          </w:rPr>
          <w:t>nterconnecting Wind and Solar Generation, 2013</w:t>
        </w:r>
      </w:ins>
    </w:p>
    <w:p w14:paraId="0C365B46" w14:textId="77777777" w:rsidR="00775B49" w:rsidRPr="002646CB" w:rsidRDefault="00775B49">
      <w:pPr>
        <w:ind w:left="400" w:hangingChars="200" w:hanging="400"/>
        <w:rPr>
          <w:ins w:id="26430" w:author="박 진상" w:date="2019-10-15T19:48:00Z"/>
          <w:rFonts w:ascii="바탕" w:hAnsi="바탕"/>
          <w:lang w:val="de-DE"/>
          <w:rPrChange w:id="26431" w:author="ETRI-김종원" w:date="2019-12-10T10:44:00Z">
            <w:rPr>
              <w:ins w:id="26432" w:author="박 진상" w:date="2019-10-15T19:48:00Z"/>
              <w:rFonts w:ascii="바탕" w:hAnsi="바탕"/>
              <w:lang w:val="de-DE"/>
            </w:rPr>
          </w:rPrChange>
        </w:rPr>
      </w:pPr>
      <w:ins w:id="26433" w:author="박 진상" w:date="2019-10-15T19:47:00Z">
        <w:r w:rsidRPr="002646CB">
          <w:rPr>
            <w:rFonts w:ascii="바탕" w:hAnsi="바탕" w:hint="eastAsia"/>
            <w:lang w:val="de-DE"/>
            <w:rPrChange w:id="26434" w:author="ETRI-김종원" w:date="2019-12-10T10:44:00Z">
              <w:rPr>
                <w:rFonts w:ascii="바탕" w:hAnsi="바탕" w:hint="eastAsia"/>
                <w:lang w:val="de-DE"/>
              </w:rPr>
            </w:rPrChange>
          </w:rPr>
          <w:t>[</w:t>
        </w:r>
        <w:r w:rsidRPr="002646CB">
          <w:rPr>
            <w:rFonts w:ascii="바탕" w:hAnsi="바탕"/>
            <w:lang w:val="de-DE"/>
            <w:rPrChange w:id="26435" w:author="ETRI-김종원" w:date="2019-12-10T10:44:00Z">
              <w:rPr>
                <w:rFonts w:ascii="바탕" w:hAnsi="바탕"/>
                <w:lang w:val="de-DE"/>
              </w:rPr>
            </w:rPrChange>
          </w:rPr>
          <w:t>5] Understanding Wind Ramp Events Through Analysis of Histric</w:t>
        </w:r>
      </w:ins>
      <w:ins w:id="26436" w:author="박 진상" w:date="2019-10-15T19:48:00Z">
        <w:r w:rsidRPr="002646CB">
          <w:rPr>
            <w:rFonts w:ascii="바탕" w:hAnsi="바탕"/>
            <w:lang w:val="de-DE"/>
            <w:rPrChange w:id="26437" w:author="ETRI-김종원" w:date="2019-12-10T10:44:00Z">
              <w:rPr>
                <w:rFonts w:ascii="바탕" w:hAnsi="바탕"/>
                <w:lang w:val="de-DE"/>
              </w:rPr>
            </w:rPrChange>
          </w:rPr>
          <w:t>al Data, 2010</w:t>
        </w:r>
      </w:ins>
    </w:p>
    <w:p w14:paraId="669C0E58" w14:textId="77777777" w:rsidR="00775B49" w:rsidRPr="002646CB" w:rsidRDefault="00775B49">
      <w:pPr>
        <w:ind w:left="400" w:hangingChars="200" w:hanging="400"/>
        <w:rPr>
          <w:ins w:id="26438" w:author="박 진상" w:date="2019-10-15T19:48:00Z"/>
          <w:rFonts w:ascii="바탕" w:hAnsi="바탕"/>
          <w:lang w:val="de-DE"/>
          <w:rPrChange w:id="26439" w:author="ETRI-김종원" w:date="2019-12-10T10:44:00Z">
            <w:rPr>
              <w:ins w:id="26440" w:author="박 진상" w:date="2019-10-15T19:48:00Z"/>
              <w:rFonts w:ascii="바탕" w:hAnsi="바탕"/>
              <w:lang w:val="de-DE"/>
            </w:rPr>
          </w:rPrChange>
        </w:rPr>
      </w:pPr>
      <w:ins w:id="26441" w:author="박 진상" w:date="2019-10-15T19:48:00Z">
        <w:r w:rsidRPr="002646CB">
          <w:rPr>
            <w:rFonts w:ascii="바탕" w:hAnsi="바탕"/>
            <w:lang w:val="de-DE"/>
            <w:rPrChange w:id="26442" w:author="ETRI-김종원" w:date="2019-12-10T10:44:00Z">
              <w:rPr>
                <w:rFonts w:ascii="바탕" w:hAnsi="바탕"/>
                <w:lang w:val="de-DE"/>
              </w:rPr>
            </w:rPrChange>
          </w:rPr>
          <w:t>[6] Identifying Wind and Solar Ramping Events, 2013</w:t>
        </w:r>
      </w:ins>
    </w:p>
    <w:p w14:paraId="19130CB9" w14:textId="77777777" w:rsidR="00775B49" w:rsidRPr="002646CB" w:rsidRDefault="00775B49">
      <w:pPr>
        <w:ind w:left="400" w:hangingChars="200" w:hanging="400"/>
        <w:rPr>
          <w:ins w:id="26443" w:author="박 진상" w:date="2019-10-15T19:48:00Z"/>
          <w:rFonts w:ascii="바탕" w:hAnsi="바탕"/>
          <w:lang w:val="de-DE"/>
          <w:rPrChange w:id="26444" w:author="ETRI-김종원" w:date="2019-12-10T10:44:00Z">
            <w:rPr>
              <w:ins w:id="26445" w:author="박 진상" w:date="2019-10-15T19:48:00Z"/>
              <w:rFonts w:ascii="바탕" w:hAnsi="바탕"/>
              <w:lang w:val="de-DE"/>
            </w:rPr>
          </w:rPrChange>
        </w:rPr>
      </w:pPr>
      <w:ins w:id="26446" w:author="박 진상" w:date="2019-10-15T19:48:00Z">
        <w:r w:rsidRPr="002646CB">
          <w:rPr>
            <w:rFonts w:ascii="바탕" w:hAnsi="바탕"/>
            <w:lang w:val="de-DE"/>
            <w:rPrChange w:id="26447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[7] </w:t>
        </w:r>
        <w:r w:rsidRPr="002646CB">
          <w:rPr>
            <w:rFonts w:ascii="바탕" w:hAnsi="바탕" w:hint="eastAsia"/>
            <w:lang w:val="de-DE"/>
            <w:rPrChange w:id="26448" w:author="ETRI-김종원" w:date="2019-12-10T10:44:00Z">
              <w:rPr>
                <w:rFonts w:ascii="바탕" w:hAnsi="바탕" w:hint="eastAsia"/>
                <w:lang w:val="de-DE"/>
              </w:rPr>
            </w:rPrChange>
          </w:rPr>
          <w:t>신재생에너지와 전기에너지저장장치 융합 솔루션 실험결과,</w:t>
        </w:r>
        <w:r w:rsidRPr="002646CB">
          <w:rPr>
            <w:rFonts w:ascii="바탕" w:hAnsi="바탕"/>
            <w:lang w:val="de-DE"/>
            <w:rPrChange w:id="26449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 2014.6</w:t>
        </w:r>
      </w:ins>
    </w:p>
    <w:p w14:paraId="1B9C5B3C" w14:textId="77777777" w:rsidR="00775B49" w:rsidRPr="002646CB" w:rsidRDefault="00775B49">
      <w:pPr>
        <w:ind w:left="400" w:hangingChars="200" w:hanging="400"/>
        <w:rPr>
          <w:ins w:id="26450" w:author="박 진상" w:date="2019-10-15T19:49:00Z"/>
          <w:rFonts w:ascii="바탕" w:hAnsi="바탕"/>
          <w:lang w:val="de-DE"/>
          <w:rPrChange w:id="26451" w:author="ETRI-김종원" w:date="2019-12-10T10:44:00Z">
            <w:rPr>
              <w:ins w:id="26452" w:author="박 진상" w:date="2019-10-15T19:49:00Z"/>
              <w:rFonts w:ascii="바탕" w:hAnsi="바탕"/>
              <w:lang w:val="de-DE"/>
            </w:rPr>
          </w:rPrChange>
        </w:rPr>
      </w:pPr>
      <w:ins w:id="26453" w:author="박 진상" w:date="2019-10-15T19:48:00Z">
        <w:r w:rsidRPr="002646CB">
          <w:rPr>
            <w:rFonts w:ascii="바탕" w:hAnsi="바탕"/>
            <w:lang w:val="de-DE"/>
            <w:rPrChange w:id="26454" w:author="ETRI-김종원" w:date="2019-12-10T10:44:00Z">
              <w:rPr>
                <w:rFonts w:ascii="바탕" w:hAnsi="바탕"/>
                <w:lang w:val="de-DE"/>
              </w:rPr>
            </w:rPrChange>
          </w:rPr>
          <w:t>[8] APERs</w:t>
        </w:r>
      </w:ins>
      <w:ins w:id="26455" w:author="박 진상" w:date="2019-10-15T19:49:00Z">
        <w:r w:rsidRPr="002646CB">
          <w:rPr>
            <w:rFonts w:ascii="바탕" w:hAnsi="바탕"/>
            <w:lang w:val="de-DE"/>
            <w:rPrChange w:id="26456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 Ratinale for Compliance Methodology to PREPA Minimum Technical Requirements, 2013</w:t>
        </w:r>
      </w:ins>
    </w:p>
    <w:p w14:paraId="70DCA3AE" w14:textId="1A324C9E" w:rsidR="00775B49" w:rsidRPr="002646CB" w:rsidRDefault="00775B49">
      <w:pPr>
        <w:ind w:left="400" w:hangingChars="200" w:hanging="400"/>
        <w:rPr>
          <w:ins w:id="26457" w:author="박 진상" w:date="2019-10-08T06:14:00Z"/>
          <w:rFonts w:ascii="바탕" w:hAnsi="바탕"/>
          <w:lang w:val="de-DE"/>
          <w:rPrChange w:id="26458" w:author="ETRI-김종원" w:date="2019-12-10T10:44:00Z">
            <w:rPr>
              <w:ins w:id="26459" w:author="박 진상" w:date="2019-10-08T06:14:00Z"/>
              <w:rFonts w:ascii="Arial" w:hAnsi="Arial"/>
              <w:lang w:val="de-DE" w:eastAsia="ko-KR"/>
            </w:rPr>
          </w:rPrChange>
        </w:rPr>
        <w:pPrChange w:id="26460" w:author="박 진상" w:date="2019-10-09T14:41:00Z">
          <w:pPr>
            <w:pStyle w:val="Reference"/>
            <w:numPr>
              <w:numId w:val="0"/>
            </w:numPr>
            <w:tabs>
              <w:tab w:val="clear" w:pos="432"/>
              <w:tab w:val="left" w:pos="800"/>
            </w:tabs>
            <w:spacing w:after="0"/>
            <w:ind w:left="284" w:right="28" w:hangingChars="142" w:hanging="284"/>
          </w:pPr>
        </w:pPrChange>
      </w:pPr>
      <w:ins w:id="26461" w:author="박 진상" w:date="2019-10-15T19:49:00Z">
        <w:r w:rsidRPr="002646CB">
          <w:rPr>
            <w:rFonts w:ascii="바탕" w:hAnsi="바탕"/>
            <w:lang w:val="de-DE"/>
            <w:rPrChange w:id="26462" w:author="ETRI-김종원" w:date="2019-12-10T10:44:00Z">
              <w:rPr>
                <w:rFonts w:ascii="바탕" w:hAnsi="바탕"/>
                <w:lang w:val="de-DE"/>
              </w:rPr>
            </w:rPrChange>
          </w:rPr>
          <w:t>[9] Power Qulality in Grid-Connected Wind Turbines</w:t>
        </w:r>
      </w:ins>
      <w:ins w:id="26463" w:author="박 진상" w:date="2019-10-15T19:47:00Z">
        <w:r w:rsidRPr="002646CB">
          <w:rPr>
            <w:rFonts w:ascii="바탕" w:hAnsi="바탕"/>
            <w:lang w:val="de-DE"/>
            <w:rPrChange w:id="26464" w:author="ETRI-김종원" w:date="2019-12-10T10:44:00Z">
              <w:rPr>
                <w:rFonts w:ascii="바탕" w:hAnsi="바탕"/>
                <w:lang w:val="de-DE"/>
              </w:rPr>
            </w:rPrChange>
          </w:rPr>
          <w:t xml:space="preserve"> </w:t>
        </w:r>
      </w:ins>
    </w:p>
    <w:p w14:paraId="2FD1A1B8" w14:textId="77777777" w:rsidR="00BE49C3" w:rsidRPr="002646CB" w:rsidRDefault="00BE49C3" w:rsidP="00391212">
      <w:pPr>
        <w:rPr>
          <w:rFonts w:ascii="바탕" w:hAnsi="바탕"/>
          <w:lang w:val="de-DE"/>
          <w:rPrChange w:id="26465" w:author="ETRI-김종원" w:date="2019-12-10T10:44:00Z">
            <w:rPr/>
          </w:rPrChange>
        </w:rPr>
      </w:pPr>
    </w:p>
    <w:p w14:paraId="1835D814" w14:textId="15153DB6" w:rsidR="00BE49C3" w:rsidRPr="002646CB" w:rsidDel="008A0B26" w:rsidRDefault="00BE49C3" w:rsidP="008A0B26">
      <w:pPr>
        <w:rPr>
          <w:del w:id="26466" w:author="박 진상" w:date="2019-10-09T15:05:00Z"/>
          <w:rFonts w:ascii="바탕" w:hAnsi="바탕"/>
          <w:rPrChange w:id="26467" w:author="ETRI-김종원" w:date="2019-12-10T10:44:00Z">
            <w:rPr>
              <w:del w:id="26468" w:author="박 진상" w:date="2019-10-09T15:05:00Z"/>
            </w:rPr>
          </w:rPrChange>
        </w:rPr>
      </w:pPr>
    </w:p>
    <w:p w14:paraId="64AF2EA3" w14:textId="77777777" w:rsidR="00BD6E7A" w:rsidRPr="002646CB" w:rsidRDefault="00BD6E7A" w:rsidP="00391212">
      <w:pPr>
        <w:rPr>
          <w:rFonts w:ascii="바탕" w:hAnsi="바탕"/>
          <w:rPrChange w:id="26469" w:author="ETRI-김종원" w:date="2019-12-10T10:44:00Z">
            <w:rPr/>
          </w:rPrChange>
        </w:rPr>
      </w:pPr>
    </w:p>
    <w:p w14:paraId="2F9D05F9" w14:textId="77777777" w:rsidR="00243616" w:rsidRPr="002646CB" w:rsidRDefault="00243616" w:rsidP="00391212">
      <w:pPr>
        <w:rPr>
          <w:rPrChange w:id="26470" w:author="ETRI-김종원" w:date="2019-12-10T10:44:00Z">
            <w:rPr/>
          </w:rPrChange>
        </w:rPr>
        <w:sectPr w:rsidR="00243616" w:rsidRPr="002646CB" w:rsidSect="009F784A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6" w:h="16838" w:code="9"/>
          <w:pgMar w:top="1616" w:right="1276" w:bottom="1616" w:left="1276" w:header="1049" w:footer="1049" w:gutter="0"/>
          <w:pgNumType w:start="1"/>
          <w:cols w:space="720"/>
          <w:titlePg/>
          <w:docGrid w:linePitch="324"/>
        </w:sectPr>
      </w:pPr>
    </w:p>
    <w:p w14:paraId="35FAE45E" w14:textId="77777777" w:rsidR="00391212" w:rsidRPr="002646CB" w:rsidRDefault="00391212" w:rsidP="00391212">
      <w:pPr>
        <w:rPr>
          <w:rPrChange w:id="26479" w:author="ETRI-김종원" w:date="2019-12-10T10:44:00Z">
            <w:rPr/>
          </w:rPrChange>
        </w:rPr>
      </w:pPr>
    </w:p>
    <w:p w14:paraId="7517CBDA" w14:textId="77777777" w:rsidR="001F770B" w:rsidRPr="002646CB" w:rsidRDefault="001F770B" w:rsidP="00391212">
      <w:pPr>
        <w:rPr>
          <w:rPrChange w:id="26480" w:author="ETRI-김종원" w:date="2019-12-10T10:44:00Z">
            <w:rPr/>
          </w:rPrChange>
        </w:rPr>
      </w:pPr>
    </w:p>
    <w:p w14:paraId="2CF46501" w14:textId="77777777" w:rsidR="001F770B" w:rsidRPr="002646CB" w:rsidRDefault="001F770B" w:rsidP="00391212">
      <w:pPr>
        <w:rPr>
          <w:rPrChange w:id="26481" w:author="ETRI-김종원" w:date="2019-12-10T10:44:00Z">
            <w:rPr/>
          </w:rPrChange>
        </w:rPr>
      </w:pPr>
    </w:p>
    <w:p w14:paraId="36D3A61D" w14:textId="77777777" w:rsidR="001F770B" w:rsidRPr="002646CB" w:rsidRDefault="001F770B" w:rsidP="00391212">
      <w:pPr>
        <w:rPr>
          <w:rPrChange w:id="26482" w:author="ETRI-김종원" w:date="2019-12-10T10:44:00Z">
            <w:rPr/>
          </w:rPrChange>
        </w:rPr>
      </w:pPr>
    </w:p>
    <w:p w14:paraId="70987CB3" w14:textId="77777777" w:rsidR="001F770B" w:rsidRPr="002646CB" w:rsidRDefault="001F770B" w:rsidP="00391212">
      <w:pPr>
        <w:rPr>
          <w:rPrChange w:id="26483" w:author="ETRI-김종원" w:date="2019-12-10T10:44:00Z">
            <w:rPr/>
          </w:rPrChange>
        </w:rPr>
      </w:pPr>
    </w:p>
    <w:p w14:paraId="24F4DAE3" w14:textId="77777777" w:rsidR="001F770B" w:rsidRPr="002646CB" w:rsidRDefault="001F770B" w:rsidP="00391212">
      <w:pPr>
        <w:rPr>
          <w:rPrChange w:id="26484" w:author="ETRI-김종원" w:date="2019-12-10T10:44:00Z">
            <w:rPr/>
          </w:rPrChange>
        </w:rPr>
      </w:pPr>
    </w:p>
    <w:p w14:paraId="607DF3AE" w14:textId="77777777" w:rsidR="001F770B" w:rsidRPr="002646CB" w:rsidRDefault="001F770B" w:rsidP="00391212">
      <w:pPr>
        <w:rPr>
          <w:rPrChange w:id="26485" w:author="ETRI-김종원" w:date="2019-12-10T10:44:00Z">
            <w:rPr/>
          </w:rPrChange>
        </w:rPr>
      </w:pPr>
    </w:p>
    <w:p w14:paraId="5AFA4369" w14:textId="77777777" w:rsidR="001F770B" w:rsidRPr="002646CB" w:rsidRDefault="001F770B" w:rsidP="00391212">
      <w:pPr>
        <w:rPr>
          <w:rPrChange w:id="26486" w:author="ETRI-김종원" w:date="2019-12-10T10:44:00Z">
            <w:rPr/>
          </w:rPrChange>
        </w:rPr>
      </w:pPr>
    </w:p>
    <w:p w14:paraId="4DF8EDE2" w14:textId="77777777" w:rsidR="001F770B" w:rsidRPr="002646CB" w:rsidRDefault="001F770B" w:rsidP="00391212">
      <w:pPr>
        <w:rPr>
          <w:rPrChange w:id="26487" w:author="ETRI-김종원" w:date="2019-12-10T10:44:00Z">
            <w:rPr/>
          </w:rPrChange>
        </w:rPr>
      </w:pPr>
    </w:p>
    <w:p w14:paraId="61CACFAA" w14:textId="77777777" w:rsidR="001F770B" w:rsidRPr="002646CB" w:rsidRDefault="001F770B" w:rsidP="00391212">
      <w:pPr>
        <w:rPr>
          <w:rPrChange w:id="26488" w:author="ETRI-김종원" w:date="2019-12-10T10:44:00Z">
            <w:rPr/>
          </w:rPrChange>
        </w:rPr>
      </w:pPr>
    </w:p>
    <w:p w14:paraId="3C8DA16C" w14:textId="77777777" w:rsidR="001F770B" w:rsidRPr="002646CB" w:rsidRDefault="001F770B" w:rsidP="00391212">
      <w:pPr>
        <w:rPr>
          <w:rPrChange w:id="26489" w:author="ETRI-김종원" w:date="2019-12-10T10:44:00Z">
            <w:rPr/>
          </w:rPrChange>
        </w:rPr>
      </w:pPr>
    </w:p>
    <w:p w14:paraId="20767EF5" w14:textId="77777777" w:rsidR="00391212" w:rsidRPr="002646CB" w:rsidRDefault="00391212" w:rsidP="00391212">
      <w:pPr>
        <w:rPr>
          <w:rPrChange w:id="26490" w:author="ETRI-김종원" w:date="2019-12-10T10:44:00Z">
            <w:rPr/>
          </w:rPrChange>
        </w:rPr>
      </w:pPr>
    </w:p>
    <w:p w14:paraId="7CF144DB" w14:textId="77777777" w:rsidR="00391212" w:rsidRPr="002646CB" w:rsidRDefault="00391212" w:rsidP="00391212">
      <w:pPr>
        <w:rPr>
          <w:rPrChange w:id="26491" w:author="ETRI-김종원" w:date="2019-12-10T10:44:00Z">
            <w:rPr/>
          </w:rPrChange>
        </w:rPr>
      </w:pPr>
    </w:p>
    <w:p w14:paraId="4EEB8D2E" w14:textId="18417F06" w:rsidR="0027753B" w:rsidRPr="002646CB" w:rsidRDefault="00B3568A" w:rsidP="00D6672B">
      <w:pPr>
        <w:pStyle w:val="aa"/>
        <w:wordWrap/>
        <w:spacing w:before="170" w:afterLines="20" w:after="48"/>
        <w:jc w:val="center"/>
        <w:rPr>
          <w:color w:val="auto"/>
          <w:rPrChange w:id="26492" w:author="ETRI-김종원" w:date="2019-12-10T10:44:00Z">
            <w:rPr>
              <w:color w:val="auto"/>
            </w:rPr>
          </w:rPrChange>
        </w:rPr>
      </w:pPr>
      <w:r w:rsidRPr="002646CB">
        <w:rPr>
          <w:rFonts w:eastAsia="돋움" w:cs="Arial" w:hint="eastAsia"/>
          <w:b/>
          <w:color w:val="auto"/>
          <w:sz w:val="26"/>
          <w:szCs w:val="26"/>
          <w:rPrChange w:id="26493" w:author="ETRI-김종원" w:date="2019-12-10T10:44:00Z">
            <w:rPr>
              <w:rFonts w:eastAsia="돋움" w:cs="Arial" w:hint="eastAsia"/>
              <w:b/>
              <w:color w:val="auto"/>
              <w:sz w:val="26"/>
              <w:szCs w:val="26"/>
            </w:rPr>
          </w:rPrChange>
        </w:rPr>
        <w:t xml:space="preserve"> </w:t>
      </w:r>
      <w:r w:rsidRPr="002646CB">
        <w:rPr>
          <w:rFonts w:ascii="Arial" w:eastAsia="돋움" w:hAnsi="Arial" w:cs="Arial" w:hint="eastAsia"/>
          <w:b/>
          <w:color w:val="auto"/>
          <w:sz w:val="26"/>
          <w:szCs w:val="26"/>
          <w:rPrChange w:id="26494" w:author="ETRI-김종원" w:date="2019-12-10T10:44:00Z">
            <w:rPr>
              <w:rFonts w:ascii="Arial" w:eastAsia="돋움" w:hAnsi="Arial" w:cs="Arial" w:hint="eastAsia"/>
              <w:b/>
              <w:color w:val="auto"/>
              <w:sz w:val="26"/>
              <w:szCs w:val="26"/>
            </w:rPr>
          </w:rPrChange>
        </w:rPr>
        <w:t>S</w:t>
      </w:r>
      <w:r w:rsidRPr="002646CB">
        <w:rPr>
          <w:rFonts w:ascii="Arial" w:hAnsi="Arial" w:cs="Arial" w:hint="eastAsia"/>
          <w:b/>
          <w:color w:val="auto"/>
          <w:sz w:val="26"/>
          <w:szCs w:val="26"/>
          <w:rPrChange w:id="26495" w:author="ETRI-김종원" w:date="2019-12-10T10:44:00Z">
            <w:rPr>
              <w:rFonts w:ascii="Arial" w:hAnsi="Arial" w:cs="Arial" w:hint="eastAsia"/>
              <w:b/>
              <w:color w:val="auto"/>
              <w:sz w:val="26"/>
              <w:szCs w:val="26"/>
            </w:rPr>
          </w:rPrChange>
        </w:rPr>
        <w:t>GSF</w:t>
      </w:r>
      <w:r w:rsidR="007C307C" w:rsidRPr="002646CB">
        <w:rPr>
          <w:rFonts w:ascii="Arial" w:hAnsi="Arial" w:cs="Arial" w:hint="eastAsia"/>
          <w:b/>
          <w:color w:val="auto"/>
          <w:sz w:val="26"/>
          <w:szCs w:val="26"/>
          <w:rPrChange w:id="26496" w:author="ETRI-김종원" w:date="2019-12-10T10:44:00Z">
            <w:rPr>
              <w:rFonts w:ascii="Arial" w:hAnsi="Arial" w:cs="Arial" w:hint="eastAsia"/>
              <w:b/>
              <w:color w:val="auto"/>
              <w:sz w:val="26"/>
              <w:szCs w:val="26"/>
            </w:rPr>
          </w:rPrChange>
        </w:rPr>
        <w:t>-</w:t>
      </w:r>
      <w:r w:rsidR="00866CAB" w:rsidRPr="002646CB">
        <w:rPr>
          <w:rFonts w:ascii="Arial" w:hAnsi="Arial" w:cs="Arial" w:hint="eastAsia"/>
          <w:b/>
          <w:color w:val="auto"/>
          <w:sz w:val="26"/>
          <w:szCs w:val="26"/>
          <w:rPrChange w:id="26497" w:author="ETRI-김종원" w:date="2019-12-10T10:44:00Z">
            <w:rPr>
              <w:rFonts w:ascii="Arial" w:hAnsi="Arial" w:cs="Arial" w:hint="eastAsia"/>
              <w:b/>
              <w:color w:val="auto"/>
              <w:sz w:val="26"/>
              <w:szCs w:val="26"/>
            </w:rPr>
          </w:rPrChange>
        </w:rPr>
        <w:t>011-3-</w:t>
      </w:r>
      <w:ins w:id="26498" w:author="박 진상" w:date="2019-10-08T04:42:00Z">
        <w:r w:rsidR="006B3701" w:rsidRPr="002646CB">
          <w:rPr>
            <w:rFonts w:ascii="Arial" w:hAnsi="Arial" w:cs="Arial"/>
            <w:b/>
            <w:color w:val="auto"/>
            <w:sz w:val="26"/>
            <w:szCs w:val="26"/>
            <w:rPrChange w:id="26499" w:author="ETRI-김종원" w:date="2019-12-10T10:44:00Z">
              <w:rPr>
                <w:rFonts w:ascii="Arial" w:hAnsi="Arial" w:cs="Arial"/>
                <w:b/>
                <w:color w:val="auto"/>
                <w:sz w:val="26"/>
                <w:szCs w:val="26"/>
              </w:rPr>
            </w:rPrChange>
          </w:rPr>
          <w:t>4</w:t>
        </w:r>
      </w:ins>
      <w:del w:id="26500" w:author="박 진상" w:date="2019-10-08T04:42:00Z">
        <w:r w:rsidR="00866CAB" w:rsidRPr="002646CB" w:rsidDel="006B3701">
          <w:rPr>
            <w:rFonts w:ascii="Arial" w:hAnsi="Arial" w:cs="Arial" w:hint="eastAsia"/>
            <w:b/>
            <w:color w:val="auto"/>
            <w:sz w:val="26"/>
            <w:szCs w:val="26"/>
            <w:rPrChange w:id="26501" w:author="ETRI-김종원" w:date="2019-12-10T10:44:00Z">
              <w:rPr>
                <w:rFonts w:ascii="Arial" w:hAnsi="Arial" w:cs="Arial" w:hint="eastAsia"/>
                <w:b/>
                <w:color w:val="auto"/>
                <w:sz w:val="26"/>
                <w:szCs w:val="26"/>
              </w:rPr>
            </w:rPrChange>
          </w:rPr>
          <w:delText>3</w:delText>
        </w:r>
      </w:del>
      <w:r w:rsidR="00BD6E7A" w:rsidRPr="002646CB">
        <w:rPr>
          <w:rFonts w:ascii="Arial" w:hAnsi="Arial" w:cs="Arial" w:hint="eastAsia"/>
          <w:b/>
          <w:color w:val="auto"/>
          <w:sz w:val="26"/>
          <w:szCs w:val="26"/>
          <w:rPrChange w:id="26502" w:author="ETRI-김종원" w:date="2019-12-10T10:44:00Z">
            <w:rPr>
              <w:rFonts w:ascii="Arial" w:hAnsi="Arial" w:cs="Arial" w:hint="eastAsia"/>
              <w:b/>
              <w:color w:val="auto"/>
              <w:sz w:val="26"/>
              <w:szCs w:val="26"/>
            </w:rPr>
          </w:rPrChange>
        </w:rPr>
        <w:t>:201</w:t>
      </w:r>
      <w:ins w:id="26503" w:author="박 진상" w:date="2019-10-08T04:42:00Z">
        <w:r w:rsidR="006B3701" w:rsidRPr="002646CB">
          <w:rPr>
            <w:rFonts w:ascii="Arial" w:hAnsi="Arial" w:cs="Arial"/>
            <w:b/>
            <w:color w:val="auto"/>
            <w:sz w:val="26"/>
            <w:szCs w:val="26"/>
            <w:rPrChange w:id="26504" w:author="ETRI-김종원" w:date="2019-12-10T10:44:00Z">
              <w:rPr>
                <w:rFonts w:ascii="Arial" w:hAnsi="Arial" w:cs="Arial"/>
                <w:b/>
                <w:color w:val="auto"/>
                <w:sz w:val="26"/>
                <w:szCs w:val="26"/>
              </w:rPr>
            </w:rPrChange>
          </w:rPr>
          <w:t>9</w:t>
        </w:r>
      </w:ins>
      <w:del w:id="26505" w:author="박 진상" w:date="2019-10-08T04:42:00Z">
        <w:r w:rsidR="00721197" w:rsidRPr="002646CB" w:rsidDel="006B3701">
          <w:rPr>
            <w:rFonts w:ascii="Arial" w:hAnsi="Arial" w:cs="Arial"/>
            <w:b/>
            <w:color w:val="auto"/>
            <w:sz w:val="26"/>
            <w:szCs w:val="26"/>
            <w:rPrChange w:id="26506" w:author="ETRI-김종원" w:date="2019-12-10T10:44:00Z">
              <w:rPr>
                <w:rFonts w:ascii="Arial" w:hAnsi="Arial" w:cs="Arial"/>
                <w:b/>
                <w:color w:val="auto"/>
                <w:sz w:val="26"/>
                <w:szCs w:val="26"/>
              </w:rPr>
            </w:rPrChange>
          </w:rPr>
          <w:delText>7</w:delText>
        </w:r>
      </w:del>
      <w:r w:rsidR="007C307C" w:rsidRPr="002646CB">
        <w:rPr>
          <w:rFonts w:ascii="Arial" w:hAnsi="Arial" w:cs="Arial" w:hint="eastAsia"/>
          <w:b/>
          <w:color w:val="auto"/>
          <w:sz w:val="26"/>
          <w:szCs w:val="26"/>
          <w:rPrChange w:id="26507" w:author="ETRI-김종원" w:date="2019-12-10T10:44:00Z">
            <w:rPr>
              <w:rFonts w:ascii="Arial" w:hAnsi="Arial" w:cs="Arial" w:hint="eastAsia"/>
              <w:b/>
              <w:color w:val="auto"/>
              <w:sz w:val="26"/>
              <w:szCs w:val="26"/>
            </w:rPr>
          </w:rPrChange>
        </w:rPr>
        <w:t>(Ed</w:t>
      </w:r>
      <w:r w:rsidR="00721197" w:rsidRPr="002646CB">
        <w:rPr>
          <w:rFonts w:ascii="Arial" w:hAnsi="Arial" w:cs="Arial"/>
          <w:b/>
          <w:color w:val="auto"/>
          <w:sz w:val="26"/>
          <w:szCs w:val="26"/>
          <w:rPrChange w:id="26508" w:author="ETRI-김종원" w:date="2019-12-10T10:44:00Z">
            <w:rPr>
              <w:rFonts w:ascii="Arial" w:hAnsi="Arial" w:cs="Arial"/>
              <w:b/>
              <w:color w:val="auto"/>
              <w:sz w:val="26"/>
              <w:szCs w:val="26"/>
            </w:rPr>
          </w:rPrChange>
        </w:rPr>
        <w:t>1</w:t>
      </w:r>
      <w:r w:rsidR="007C307C" w:rsidRPr="002646CB">
        <w:rPr>
          <w:rFonts w:ascii="Arial" w:hAnsi="Arial" w:cs="Arial" w:hint="eastAsia"/>
          <w:b/>
          <w:color w:val="auto"/>
          <w:sz w:val="26"/>
          <w:szCs w:val="26"/>
          <w:rPrChange w:id="26509" w:author="ETRI-김종원" w:date="2019-12-10T10:44:00Z">
            <w:rPr>
              <w:rFonts w:ascii="Arial" w:hAnsi="Arial" w:cs="Arial" w:hint="eastAsia"/>
              <w:b/>
              <w:color w:val="auto"/>
              <w:sz w:val="26"/>
              <w:szCs w:val="26"/>
            </w:rPr>
          </w:rPrChange>
        </w:rPr>
        <w:t>.0)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35"/>
      </w:tblGrid>
      <w:tr w:rsidR="00391212" w:rsidRPr="002646CB" w14:paraId="07A50589" w14:textId="77777777" w:rsidTr="002153AF">
        <w:trPr>
          <w:trHeight w:hRule="exact" w:val="3427"/>
          <w:jc w:val="center"/>
        </w:trPr>
        <w:tc>
          <w:tcPr>
            <w:tcW w:w="3435" w:type="dxa"/>
            <w:vAlign w:val="center"/>
          </w:tcPr>
          <w:p w14:paraId="3D93EEDC" w14:textId="77777777" w:rsidR="00B3568A" w:rsidRPr="002646CB" w:rsidRDefault="00B3568A" w:rsidP="00D6672B">
            <w:pPr>
              <w:pStyle w:val="aa"/>
              <w:wordWrap/>
              <w:spacing w:beforeLines="30" w:before="72"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  <w:rPrChange w:id="26510" w:author="ETRI-김종원" w:date="2019-12-10T10:44:00Z">
                  <w:rPr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11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12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13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14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15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16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</w:p>
          <w:p w14:paraId="6F3F3CE5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  <w:rPrChange w:id="26517" w:author="ETRI-김종원" w:date="2019-12-10T10:44:00Z">
                  <w:rPr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18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GSGSG</w:t>
            </w:r>
          </w:p>
          <w:p w14:paraId="68100843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  <w:rPrChange w:id="26519" w:author="ETRI-김종원" w:date="2019-12-10T10:44:00Z">
                  <w:rPr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20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21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22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23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</w:p>
          <w:p w14:paraId="4A19E1E8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24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25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GSG</w:t>
            </w:r>
          </w:p>
          <w:p w14:paraId="5DFC6CE0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26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27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SG</w:t>
            </w:r>
          </w:p>
          <w:p w14:paraId="37E9C749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28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29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GSG</w:t>
            </w:r>
          </w:p>
          <w:p w14:paraId="1E8F034E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  <w:rPrChange w:id="26530" w:author="ETRI-김종원" w:date="2019-12-10T10:44:00Z">
                  <w:rPr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31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32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GSG</w:t>
            </w:r>
          </w:p>
          <w:p w14:paraId="6F7E7B42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  <w:rPrChange w:id="26533" w:author="ETRI-김종원" w:date="2019-12-10T10:44:00Z">
                  <w:rPr>
                    <w:b/>
                    <w:bCs/>
                    <w:color w:val="auto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34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GSGSG</w:t>
            </w:r>
          </w:p>
          <w:p w14:paraId="624B8E75" w14:textId="77777777" w:rsidR="00391212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color w:val="auto"/>
                <w:rPrChange w:id="26535" w:author="ETRI-김종원" w:date="2019-12-10T10:44:00Z">
                  <w:rPr>
                    <w:color w:val="auto"/>
                  </w:rPr>
                </w:rPrChange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36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37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38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39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  <w:rPrChange w:id="26540" w:author="ETRI-김종원" w:date="2019-12-10T10:44:00Z">
                  <w:rPr>
                    <w:rFonts w:ascii="Arial" w:hAnsi="Arial" w:cs="Arial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S</w:t>
            </w:r>
            <w:r w:rsidRPr="002646CB">
              <w:rPr>
                <w:rFonts w:ascii="Arial" w:hAnsi="Arial" w:cs="Arial" w:hint="eastAsia"/>
                <w:b/>
                <w:bCs/>
                <w:color w:val="auto"/>
                <w:sz w:val="40"/>
                <w:szCs w:val="40"/>
                <w:rPrChange w:id="26541" w:author="ETRI-김종원" w:date="2019-12-10T10:44:00Z">
                  <w:rPr>
                    <w:rFonts w:ascii="Arial" w:hAnsi="Arial" w:cs="Arial" w:hint="eastAsia"/>
                    <w:b/>
                    <w:bCs/>
                    <w:color w:val="auto"/>
                    <w:sz w:val="40"/>
                    <w:szCs w:val="40"/>
                  </w:rPr>
                </w:rPrChange>
              </w:rPr>
              <w:t>G</w:t>
            </w:r>
          </w:p>
        </w:tc>
      </w:tr>
    </w:tbl>
    <w:p w14:paraId="60D202E1" w14:textId="77777777" w:rsidR="00391212" w:rsidRPr="002646CB" w:rsidRDefault="00391212" w:rsidP="00391212">
      <w:pPr>
        <w:rPr>
          <w:rPrChange w:id="26542" w:author="ETRI-김종원" w:date="2019-12-10T10:44:00Z">
            <w:rPr/>
          </w:rPrChange>
        </w:rPr>
      </w:pPr>
    </w:p>
    <w:tbl>
      <w:tblPr>
        <w:tblW w:w="0" w:type="auto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186"/>
      </w:tblGrid>
      <w:tr w:rsidR="002646CB" w:rsidRPr="002646CB" w14:paraId="7369F901" w14:textId="77777777" w:rsidTr="002153AF">
        <w:trPr>
          <w:trHeight w:val="363"/>
          <w:jc w:val="center"/>
        </w:trPr>
        <w:tc>
          <w:tcPr>
            <w:tcW w:w="5186" w:type="dxa"/>
          </w:tcPr>
          <w:p w14:paraId="73C54EB9" w14:textId="4F229A54" w:rsidR="00F7536B" w:rsidRPr="002646CB" w:rsidRDefault="00F7536B">
            <w:pPr>
              <w:pStyle w:val="aa"/>
              <w:spacing w:line="480" w:lineRule="exact"/>
              <w:jc w:val="center"/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  <w:rPrChange w:id="26543" w:author="ETRI-김종원" w:date="2019-12-10T10:44:00Z">
                  <w:rPr>
                    <w:rFonts w:ascii="Arial" w:eastAsia="한컴돋움" w:hAnsi="Arial" w:cs="Arial"/>
                    <w:b/>
                    <w:color w:val="auto"/>
                    <w:w w:val="70"/>
                    <w:sz w:val="40"/>
                    <w:szCs w:val="40"/>
                  </w:rPr>
                </w:rPrChange>
              </w:rPr>
            </w:pPr>
            <w:r w:rsidRPr="002646CB">
              <w:rPr>
                <w:rFonts w:ascii="Arial" w:eastAsia="한컴돋움" w:hAnsi="Arial" w:cs="Arial" w:hint="eastAsia"/>
                <w:b/>
                <w:color w:val="auto"/>
                <w:w w:val="70"/>
                <w:sz w:val="40"/>
                <w:szCs w:val="40"/>
                <w:rPrChange w:id="26544" w:author="ETRI-김종원" w:date="2019-12-10T10:44:00Z">
                  <w:rPr>
                    <w:rFonts w:ascii="Arial" w:eastAsia="한컴돋움" w:hAnsi="Arial" w:cs="Arial" w:hint="eastAsia"/>
                    <w:b/>
                    <w:color w:val="auto"/>
                    <w:w w:val="70"/>
                    <w:sz w:val="40"/>
                    <w:szCs w:val="40"/>
                  </w:rPr>
                </w:rPrChange>
              </w:rPr>
              <w:t xml:space="preserve">Community Energy System(CES) </w:t>
            </w:r>
          </w:p>
        </w:tc>
      </w:tr>
      <w:tr w:rsidR="002646CB" w:rsidRPr="002646CB" w14:paraId="01947E16" w14:textId="77777777" w:rsidTr="002153AF">
        <w:trPr>
          <w:trHeight w:val="363"/>
          <w:jc w:val="center"/>
        </w:trPr>
        <w:tc>
          <w:tcPr>
            <w:tcW w:w="5186" w:type="dxa"/>
          </w:tcPr>
          <w:p w14:paraId="4382877C" w14:textId="4F4D9DCA" w:rsidR="00F7536B" w:rsidRPr="002646CB" w:rsidDel="004E5B53" w:rsidRDefault="00F7536B" w:rsidP="00B471AE">
            <w:pPr>
              <w:pStyle w:val="aa"/>
              <w:spacing w:line="480" w:lineRule="exact"/>
              <w:jc w:val="center"/>
              <w:rPr>
                <w:color w:val="auto"/>
                <w:rPrChange w:id="26545" w:author="ETRI-김종원" w:date="2019-12-10T10:44:00Z">
                  <w:rPr>
                    <w:color w:val="auto"/>
                  </w:rPr>
                </w:rPrChange>
              </w:rPr>
            </w:pPr>
            <w:r w:rsidRPr="002646CB">
              <w:rPr>
                <w:rFonts w:ascii="Arial" w:eastAsia="한컴돋움" w:hAnsi="Arial" w:cs="Arial" w:hint="eastAsia"/>
                <w:b/>
                <w:color w:val="auto"/>
                <w:w w:val="70"/>
                <w:sz w:val="40"/>
                <w:szCs w:val="40"/>
                <w:rPrChange w:id="26546" w:author="ETRI-김종원" w:date="2019-12-10T10:44:00Z">
                  <w:rPr>
                    <w:rFonts w:ascii="Arial" w:eastAsia="한컴돋움" w:hAnsi="Arial" w:cs="Arial" w:hint="eastAsia"/>
                    <w:b/>
                    <w:color w:val="auto"/>
                    <w:w w:val="70"/>
                    <w:sz w:val="40"/>
                    <w:szCs w:val="40"/>
                  </w:rPr>
                </w:rPrChange>
              </w:rPr>
              <w:t>based Microgrids</w:t>
            </w:r>
          </w:p>
        </w:tc>
      </w:tr>
      <w:tr w:rsidR="002646CB" w:rsidRPr="002646CB" w14:paraId="302900FC" w14:textId="77777777" w:rsidTr="002153AF">
        <w:trPr>
          <w:trHeight w:val="363"/>
          <w:jc w:val="center"/>
        </w:trPr>
        <w:tc>
          <w:tcPr>
            <w:tcW w:w="5186" w:type="dxa"/>
          </w:tcPr>
          <w:p w14:paraId="38B5C3E5" w14:textId="5EA8415C" w:rsidR="00F7536B" w:rsidRPr="002646CB" w:rsidDel="004E5B53" w:rsidRDefault="00F7536B" w:rsidP="00F7536B">
            <w:pPr>
              <w:pStyle w:val="aa"/>
              <w:spacing w:line="480" w:lineRule="exact"/>
              <w:jc w:val="center"/>
              <w:rPr>
                <w:color w:val="auto"/>
                <w:rPrChange w:id="26547" w:author="ETRI-김종원" w:date="2019-12-10T10:44:00Z">
                  <w:rPr>
                    <w:color w:val="auto"/>
                  </w:rPr>
                </w:rPrChange>
              </w:rPr>
            </w:pPr>
            <w:r w:rsidRPr="002646CB"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  <w:rPrChange w:id="26548" w:author="ETRI-김종원" w:date="2019-12-10T10:44:00Z">
                  <w:rPr>
                    <w:rFonts w:ascii="Arial" w:eastAsia="한컴돋움" w:hAnsi="Arial" w:cs="Arial"/>
                    <w:b/>
                    <w:color w:val="auto"/>
                    <w:w w:val="70"/>
                    <w:sz w:val="40"/>
                    <w:szCs w:val="40"/>
                  </w:rPr>
                </w:rPrChange>
              </w:rPr>
              <w:t xml:space="preserve">Part </w:t>
            </w:r>
            <w:ins w:id="26549" w:author="박 진상" w:date="2019-10-08T09:07:00Z">
              <w:r w:rsidR="00EB51E6" w:rsidRPr="002646CB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  <w:rPrChange w:id="26550" w:author="ETRI-김종원" w:date="2019-12-10T10:44:00Z">
                    <w:rPr>
                      <w:rFonts w:ascii="Arial" w:eastAsia="한컴돋움" w:hAnsi="Arial" w:cs="Arial"/>
                      <w:b/>
                      <w:color w:val="auto"/>
                      <w:w w:val="70"/>
                      <w:sz w:val="40"/>
                      <w:szCs w:val="40"/>
                    </w:rPr>
                  </w:rPrChange>
                </w:rPr>
                <w:t>4</w:t>
              </w:r>
            </w:ins>
            <w:del w:id="26551" w:author="박 진상" w:date="2019-10-08T09:07:00Z">
              <w:r w:rsidRPr="002646CB" w:rsidDel="00EB51E6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  <w:rPrChange w:id="26552" w:author="ETRI-김종원" w:date="2019-12-10T10:44:00Z">
                    <w:rPr>
                      <w:rFonts w:ascii="Arial" w:eastAsia="한컴돋움" w:hAnsi="Arial" w:cs="Arial"/>
                      <w:b/>
                      <w:color w:val="auto"/>
                      <w:w w:val="70"/>
                      <w:sz w:val="40"/>
                      <w:szCs w:val="40"/>
                    </w:rPr>
                  </w:rPrChange>
                </w:rPr>
                <w:delText>3</w:delText>
              </w:r>
            </w:del>
            <w:r w:rsidRPr="002646CB"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  <w:rPrChange w:id="26553" w:author="ETRI-김종원" w:date="2019-12-10T10:44:00Z">
                  <w:rPr>
                    <w:rFonts w:ascii="Arial" w:eastAsia="한컴돋움" w:hAnsi="Arial" w:cs="Arial"/>
                    <w:b/>
                    <w:color w:val="auto"/>
                    <w:w w:val="70"/>
                    <w:sz w:val="40"/>
                    <w:szCs w:val="40"/>
                  </w:rPr>
                </w:rPrChange>
              </w:rPr>
              <w:t xml:space="preserve">: </w:t>
            </w:r>
            <w:ins w:id="26554" w:author="박 진상" w:date="2019-10-08T04:42:00Z">
              <w:r w:rsidR="006B3701" w:rsidRPr="002646CB">
                <w:rPr>
                  <w:rFonts w:ascii="Arial" w:eastAsia="한컴돋움" w:hAnsi="Arial" w:cs="Arial" w:hint="eastAsia"/>
                  <w:b/>
                  <w:color w:val="auto"/>
                  <w:w w:val="70"/>
                  <w:sz w:val="40"/>
                  <w:szCs w:val="40"/>
                  <w:rPrChange w:id="26555" w:author="ETRI-김종원" w:date="2019-12-10T10:44:00Z">
                    <w:rPr>
                      <w:rFonts w:ascii="Arial" w:eastAsia="한컴돋움" w:hAnsi="Arial" w:cs="Arial" w:hint="eastAsia"/>
                      <w:b/>
                      <w:color w:val="auto"/>
                      <w:w w:val="70"/>
                      <w:sz w:val="40"/>
                      <w:szCs w:val="40"/>
                    </w:rPr>
                  </w:rPrChange>
                </w:rPr>
                <w:t>S</w:t>
              </w:r>
              <w:r w:rsidR="006B3701" w:rsidRPr="002646CB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  <w:rPrChange w:id="26556" w:author="ETRI-김종원" w:date="2019-12-10T10:44:00Z">
                    <w:rPr>
                      <w:rFonts w:ascii="Arial" w:eastAsia="한컴돋움" w:hAnsi="Arial" w:cs="Arial"/>
                      <w:b/>
                      <w:color w:val="auto"/>
                      <w:w w:val="70"/>
                      <w:sz w:val="40"/>
                      <w:szCs w:val="40"/>
                    </w:rPr>
                  </w:rPrChange>
                </w:rPr>
                <w:t>tability Indices for DER</w:t>
              </w:r>
            </w:ins>
            <w:del w:id="26557" w:author="박 진상" w:date="2019-10-08T04:42:00Z">
              <w:r w:rsidRPr="002646CB" w:rsidDel="006B3701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  <w:rPrChange w:id="26558" w:author="ETRI-김종원" w:date="2019-12-10T10:44:00Z">
                    <w:rPr>
                      <w:rFonts w:ascii="Arial" w:eastAsia="한컴돋움" w:hAnsi="Arial" w:cs="Arial"/>
                      <w:b/>
                      <w:color w:val="auto"/>
                      <w:w w:val="70"/>
                      <w:sz w:val="40"/>
                      <w:szCs w:val="40"/>
                    </w:rPr>
                  </w:rPrChange>
                </w:rPr>
                <w:delText>Operation and Contro</w:delText>
              </w:r>
            </w:del>
            <w:del w:id="26559" w:author="박 진상" w:date="2019-10-08T04:43:00Z">
              <w:r w:rsidRPr="002646CB" w:rsidDel="006B3701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  <w:rPrChange w:id="26560" w:author="ETRI-김종원" w:date="2019-12-10T10:44:00Z">
                    <w:rPr>
                      <w:rFonts w:ascii="Arial" w:eastAsia="한컴돋움" w:hAnsi="Arial" w:cs="Arial"/>
                      <w:b/>
                      <w:color w:val="auto"/>
                      <w:w w:val="70"/>
                      <w:sz w:val="40"/>
                      <w:szCs w:val="40"/>
                    </w:rPr>
                  </w:rPrChange>
                </w:rPr>
                <w:delText>l</w:delText>
              </w:r>
            </w:del>
          </w:p>
        </w:tc>
      </w:tr>
      <w:tr w:rsidR="00F7536B" w:rsidRPr="002646CB" w14:paraId="12705717" w14:textId="77777777" w:rsidTr="002153AF">
        <w:trPr>
          <w:trHeight w:val="340"/>
          <w:jc w:val="center"/>
        </w:trPr>
        <w:tc>
          <w:tcPr>
            <w:tcW w:w="5186" w:type="dxa"/>
            <w:tcBorders>
              <w:bottom w:val="nil"/>
            </w:tcBorders>
            <w:vAlign w:val="center"/>
          </w:tcPr>
          <w:p w14:paraId="17116C31" w14:textId="77777777" w:rsidR="00F7536B" w:rsidRPr="002646CB" w:rsidRDefault="00F7536B" w:rsidP="002153AF">
            <w:pPr>
              <w:pStyle w:val="aa"/>
              <w:rPr>
                <w:color w:val="auto"/>
                <w:sz w:val="20"/>
                <w:rPrChange w:id="26561" w:author="ETRI-김종원" w:date="2019-12-10T10:44:00Z">
                  <w:rPr>
                    <w:color w:val="auto"/>
                    <w:sz w:val="20"/>
                  </w:rPr>
                </w:rPrChange>
              </w:rPr>
            </w:pPr>
            <w:r w:rsidRPr="002646CB">
              <w:rPr>
                <w:b/>
                <w:bCs/>
                <w:color w:val="auto"/>
                <w:sz w:val="20"/>
                <w:rPrChange w:id="26562" w:author="ETRI-김종원" w:date="2019-12-10T10:44:00Z">
                  <w:rPr>
                    <w:b/>
                    <w:bCs/>
                    <w:color w:val="auto"/>
                    <w:sz w:val="20"/>
                  </w:rPr>
                </w:rPrChange>
              </w:rPr>
              <w:t xml:space="preserve">ICS </w:t>
            </w:r>
          </w:p>
        </w:tc>
      </w:tr>
    </w:tbl>
    <w:p w14:paraId="7AC9C52C" w14:textId="77777777" w:rsidR="00391212" w:rsidRPr="002646CB" w:rsidRDefault="00391212" w:rsidP="00391212">
      <w:pPr>
        <w:rPr>
          <w:rPrChange w:id="26563" w:author="ETRI-김종원" w:date="2019-12-10T10:44:00Z">
            <w:rPr/>
          </w:rPrChange>
        </w:rPr>
      </w:pPr>
    </w:p>
    <w:p w14:paraId="299E358D" w14:textId="77777777" w:rsidR="00F52E5D" w:rsidRPr="002646CB" w:rsidRDefault="00F52E5D" w:rsidP="007A6F10">
      <w:pPr>
        <w:rPr>
          <w:rPrChange w:id="26564" w:author="ETRI-김종원" w:date="2019-12-10T10:44:00Z">
            <w:rPr/>
          </w:rPrChange>
        </w:rPr>
      </w:pPr>
    </w:p>
    <w:p w14:paraId="357932C6" w14:textId="77777777" w:rsidR="00876DC5" w:rsidRPr="002646CB" w:rsidRDefault="00876DC5" w:rsidP="007A6F10">
      <w:pPr>
        <w:rPr>
          <w:rPrChange w:id="26565" w:author="ETRI-김종원" w:date="2019-12-10T10:44:00Z">
            <w:rPr/>
          </w:rPrChange>
        </w:rPr>
      </w:pPr>
    </w:p>
    <w:p w14:paraId="059D9386" w14:textId="77777777" w:rsidR="00876DC5" w:rsidRPr="002646CB" w:rsidRDefault="00876DC5" w:rsidP="007A6F10">
      <w:pPr>
        <w:rPr>
          <w:rPrChange w:id="26566" w:author="ETRI-김종원" w:date="2019-12-10T10:44:00Z">
            <w:rPr/>
          </w:rPrChange>
        </w:rPr>
      </w:pPr>
    </w:p>
    <w:sectPr w:rsidR="00876DC5" w:rsidRPr="002646CB" w:rsidSect="002153AF">
      <w:headerReference w:type="even" r:id="rId48"/>
      <w:headerReference w:type="default" r:id="rId49"/>
      <w:footerReference w:type="even" r:id="rId50"/>
      <w:footerReference w:type="default" r:id="rId51"/>
      <w:pgSz w:w="11906" w:h="16838" w:code="9"/>
      <w:pgMar w:top="1616" w:right="1276" w:bottom="1616" w:left="1276" w:header="1049" w:footer="1049" w:gutter="0"/>
      <w:cols w:space="720"/>
      <w:docGrid w:linePitch="3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E6A1C" w14:textId="77777777" w:rsidR="000E4F03" w:rsidRDefault="000E4F03" w:rsidP="00A24F59">
      <w:pPr>
        <w:spacing w:line="240" w:lineRule="auto"/>
      </w:pPr>
      <w:r>
        <w:separator/>
      </w:r>
    </w:p>
  </w:endnote>
  <w:endnote w:type="continuationSeparator" w:id="0">
    <w:p w14:paraId="469A995B" w14:textId="77777777" w:rsidR="000E4F03" w:rsidRDefault="000E4F03">
      <w:pPr>
        <w:spacing w:line="240" w:lineRule="auto"/>
      </w:pPr>
    </w:p>
  </w:endnote>
  <w:endnote w:type="continuationNotice" w:id="1">
    <w:p w14:paraId="1B70B786" w14:textId="77777777" w:rsidR="000E4F03" w:rsidRDefault="000E4F03" w:rsidP="00A24F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돋움">
    <w:altName w:val="함초롬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산세리프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iral">
    <w:altName w:val="Times New Roman"/>
    <w:panose1 w:val="00000000000000000000"/>
    <w:charset w:val="00"/>
    <w:family w:val="roman"/>
    <w:notTrueType/>
    <w:pitch w:val="default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휴먼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365075" w14:textId="77777777" w:rsidR="0019216A" w:rsidRPr="000447B3" w:rsidRDefault="0019216A" w:rsidP="002153AF">
    <w:pPr>
      <w:pStyle w:val="ad"/>
      <w:jc w:val="right"/>
      <w:rPr>
        <w:rFonts w:cs="Arial"/>
        <w:b/>
        <w:sz w:val="22"/>
        <w:szCs w:val="2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320702" w14:textId="77777777" w:rsidR="0019216A" w:rsidRDefault="0019216A" w:rsidP="005C255B">
    <w:pPr>
      <w:pStyle w:val="ad"/>
      <w:jc w:val="left"/>
    </w:pPr>
  </w:p>
  <w:p w14:paraId="75439AB6" w14:textId="77777777" w:rsidR="0019216A" w:rsidRDefault="0019216A"/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5DDC25" w14:textId="77777777" w:rsidR="0019216A" w:rsidRPr="002621E6" w:rsidRDefault="0019216A" w:rsidP="002153AF">
    <w:pPr>
      <w:pStyle w:val="ad"/>
      <w:jc w:val="right"/>
      <w:rPr>
        <w:rFonts w:cs="Arial"/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35071" w14:textId="43A299FD" w:rsidR="0019216A" w:rsidRDefault="0019216A" w:rsidP="009F784A">
    <w:pPr>
      <w:pStyle w:val="ad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6221189"/>
      <w:docPartObj>
        <w:docPartGallery w:val="Page Numbers (Bottom of Page)"/>
        <w:docPartUnique/>
      </w:docPartObj>
    </w:sdtPr>
    <w:sdtEndPr/>
    <w:sdtContent>
      <w:p w14:paraId="1BCD3344" w14:textId="04D2FEAD" w:rsidR="0019216A" w:rsidRDefault="0019216A" w:rsidP="007C0602">
        <w:pPr>
          <w:pStyle w:val="ad"/>
          <w:jc w:val="center"/>
        </w:pPr>
        <w:r>
          <w:rPr>
            <w:rFonts w:hint="eastAsia"/>
          </w:rPr>
          <w:t>-</w:t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34EB4" w:rsidRPr="00D34EB4">
          <w:rPr>
            <w:lang w:val="ko-KR"/>
          </w:rPr>
          <w:t>ii</w:t>
        </w:r>
        <w:r>
          <w:fldChar w:fldCharType="end"/>
        </w:r>
        <w:r>
          <w:rPr>
            <w:rFonts w:hint="eastAsia"/>
          </w:rPr>
          <w:t xml:space="preserve"> -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782896"/>
      <w:docPartObj>
        <w:docPartGallery w:val="Page Numbers (Bottom of Page)"/>
        <w:docPartUnique/>
      </w:docPartObj>
    </w:sdtPr>
    <w:sdtEndPr/>
    <w:sdtContent>
      <w:p w14:paraId="3A311C2A" w14:textId="3E90BFF6" w:rsidR="0019216A" w:rsidRPr="007C0602" w:rsidRDefault="0019216A" w:rsidP="00B927A7">
        <w:pPr>
          <w:pStyle w:val="ad"/>
          <w:jc w:val="center"/>
        </w:pPr>
        <w:r>
          <w:rPr>
            <w:rFonts w:hint="eastAsia"/>
          </w:rPr>
          <w:t>-</w:t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34EB4" w:rsidRPr="00D34EB4">
          <w:rPr>
            <w:lang w:val="ko-KR"/>
          </w:rPr>
          <w:t>iii</w:t>
        </w:r>
        <w:r>
          <w:fldChar w:fldCharType="end"/>
        </w:r>
        <w:r>
          <w:rPr>
            <w:rFonts w:hint="eastAsia"/>
          </w:rPr>
          <w:t xml:space="preserve"> -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CB27CE" w14:textId="1646C2A6" w:rsidR="0019216A" w:rsidRDefault="0019216A" w:rsidP="007C0602">
    <w:pPr>
      <w:pStyle w:val="ad"/>
      <w:jc w:val="center"/>
    </w:pPr>
    <w:r>
      <w:rPr>
        <w:rFonts w:hint="eastAsia"/>
      </w:rPr>
      <w:t>-</w:t>
    </w:r>
    <w:r>
      <w:t xml:space="preserve"> </w:t>
    </w:r>
    <w:sdt>
      <w:sdtPr>
        <w:id w:val="148944847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D34EB4" w:rsidRPr="00D34EB4">
          <w:rPr>
            <w:lang w:val="ko-KR"/>
          </w:rPr>
          <w:t>i</w:t>
        </w:r>
        <w:r>
          <w:fldChar w:fldCharType="end"/>
        </w:r>
      </w:sdtContent>
    </w:sdt>
    <w:r>
      <w:rPr>
        <w:rFonts w:hint="eastAsia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3430A" w14:textId="5F24ED36" w:rsidR="0019216A" w:rsidRDefault="0019216A" w:rsidP="00B927A7">
    <w:pPr>
      <w:pStyle w:val="ad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4555714"/>
      <w:docPartObj>
        <w:docPartGallery w:val="Page Numbers (Bottom of Page)"/>
        <w:docPartUnique/>
      </w:docPartObj>
    </w:sdtPr>
    <w:sdtEndPr/>
    <w:sdtContent>
      <w:p w14:paraId="011DEBA2" w14:textId="1DB4BE37" w:rsidR="0019216A" w:rsidRDefault="0019216A" w:rsidP="00B927A7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4EB4" w:rsidRPr="00D34EB4">
          <w:rPr>
            <w:lang w:val="ko-KR"/>
          </w:rPr>
          <w:t>18</w:t>
        </w:r>
        <w: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2613604"/>
      <w:docPartObj>
        <w:docPartGallery w:val="Page Numbers (Bottom of Page)"/>
        <w:docPartUnique/>
      </w:docPartObj>
    </w:sdtPr>
    <w:sdtEndPr/>
    <w:sdtContent>
      <w:p w14:paraId="16B09DCA" w14:textId="16160DFE" w:rsidR="0019216A" w:rsidRPr="007C0602" w:rsidRDefault="0019216A" w:rsidP="00B927A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4EB4" w:rsidRPr="00D34EB4">
          <w:rPr>
            <w:lang w:val="ko-KR"/>
          </w:rPr>
          <w:t>19</w:t>
        </w:r>
        <w: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783242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6BBAEF47" w14:textId="666BC3AA" w:rsidR="0019216A" w:rsidRPr="00B927A7" w:rsidRDefault="0019216A" w:rsidP="00B927A7">
        <w:pPr>
          <w:pStyle w:val="ad"/>
          <w:jc w:val="right"/>
          <w:rPr>
            <w:color w:val="FFFFFF" w:themeColor="background1"/>
          </w:rPr>
        </w:pPr>
        <w:r w:rsidRPr="00B927A7">
          <w:rPr>
            <w:color w:val="FFFFFF" w:themeColor="background1"/>
          </w:rPr>
          <w:fldChar w:fldCharType="begin"/>
        </w:r>
        <w:r w:rsidRPr="00B927A7">
          <w:rPr>
            <w:color w:val="FFFFFF" w:themeColor="background1"/>
          </w:rPr>
          <w:instrText>PAGE   \* MERGEFORMAT</w:instrText>
        </w:r>
        <w:r w:rsidRPr="00B927A7">
          <w:rPr>
            <w:color w:val="FFFFFF" w:themeColor="background1"/>
          </w:rPr>
          <w:fldChar w:fldCharType="separate"/>
        </w:r>
        <w:r w:rsidR="00D34EB4" w:rsidRPr="00D34EB4">
          <w:rPr>
            <w:color w:val="FFFFFF" w:themeColor="background1"/>
            <w:lang w:val="ko-KR"/>
          </w:rPr>
          <w:t>1</w:t>
        </w:r>
        <w:r w:rsidRPr="00B927A7">
          <w:rPr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B55FDF" w14:textId="77777777" w:rsidR="000E4F03" w:rsidRDefault="000E4F03" w:rsidP="00A24F59">
      <w:pPr>
        <w:spacing w:line="240" w:lineRule="auto"/>
      </w:pPr>
      <w:r>
        <w:separator/>
      </w:r>
    </w:p>
  </w:footnote>
  <w:footnote w:type="continuationSeparator" w:id="0">
    <w:p w14:paraId="465F082F" w14:textId="77777777" w:rsidR="000E4F03" w:rsidRDefault="000E4F03">
      <w:pPr>
        <w:spacing w:line="240" w:lineRule="auto"/>
      </w:pPr>
    </w:p>
  </w:footnote>
  <w:footnote w:type="continuationNotice" w:id="1">
    <w:p w14:paraId="44E41468" w14:textId="77777777" w:rsidR="000E4F03" w:rsidRDefault="000E4F03" w:rsidP="00A24F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9E456" w14:textId="7EB3A09F" w:rsidR="0019216A" w:rsidRPr="007C307C" w:rsidRDefault="0019216A" w:rsidP="007C0602">
    <w:pPr>
      <w:pStyle w:val="ac"/>
      <w:rPr>
        <w:rFonts w:cs="Arial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1231" w:author="박 진상" w:date="2019-10-08T04:15:00Z">
      <w:r>
        <w:rPr>
          <w:rFonts w:cs="Arial"/>
          <w:sz w:val="22"/>
          <w:szCs w:val="22"/>
        </w:rPr>
        <w:t>4</w:t>
      </w:r>
    </w:ins>
    <w:del w:id="1232" w:author="박 진상" w:date="2019-10-08T04:15:00Z">
      <w:r w:rsidDel="004D7A0A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:201</w:t>
    </w:r>
    <w:ins w:id="1233" w:author="박 진상" w:date="2019-10-08T04:15:00Z">
      <w:r>
        <w:rPr>
          <w:rFonts w:cs="Arial"/>
          <w:sz w:val="22"/>
          <w:szCs w:val="22"/>
        </w:rPr>
        <w:t>9</w:t>
      </w:r>
    </w:ins>
    <w:del w:id="1234" w:author="박 진상" w:date="2019-10-08T04:15:00Z">
      <w:r w:rsidDel="004D7A0A">
        <w:rPr>
          <w:rFonts w:cs="Arial" w:hint="eastAsia"/>
          <w:sz w:val="22"/>
          <w:szCs w:val="22"/>
        </w:rPr>
        <w:delText>7</w:delText>
      </w:r>
    </w:del>
  </w:p>
  <w:p w14:paraId="5A8B359A" w14:textId="77777777" w:rsidR="0019216A" w:rsidRDefault="0019216A" w:rsidP="002153AF">
    <w:pPr>
      <w:pStyle w:val="ac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407C8E" w14:textId="77777777" w:rsidR="0019216A" w:rsidRDefault="0019216A">
    <w:pPr>
      <w:pStyle w:val="ac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FA5B0A" w14:textId="77777777" w:rsidR="0019216A" w:rsidRDefault="0019216A" w:rsidP="00B03944">
    <w:pPr>
      <w:pStyle w:val="ac"/>
    </w:pPr>
  </w:p>
  <w:p w14:paraId="05835E36" w14:textId="77777777" w:rsidR="0019216A" w:rsidRPr="00B03944" w:rsidRDefault="0019216A" w:rsidP="0027753B">
    <w:pPr>
      <w:pStyle w:val="ac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B3DDB" w14:textId="77777777" w:rsidR="0019216A" w:rsidRPr="00A10975" w:rsidRDefault="0019216A" w:rsidP="0013627C">
    <w:pPr>
      <w:pStyle w:val="ac"/>
      <w:tabs>
        <w:tab w:val="clear" w:pos="4252"/>
        <w:tab w:val="clear" w:pos="8504"/>
      </w:tabs>
      <w:adjustRightInd w:val="0"/>
      <w:jc w:val="right"/>
      <w:rPr>
        <w:rFonts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B51CC" w14:textId="4B8AC675" w:rsidR="0019216A" w:rsidRPr="0027753B" w:rsidRDefault="0019216A" w:rsidP="007C0602">
    <w:pPr>
      <w:pStyle w:val="ac"/>
      <w:tabs>
        <w:tab w:val="clear" w:pos="4252"/>
        <w:tab w:val="clear" w:pos="8504"/>
      </w:tabs>
      <w:adjustRightInd w:val="0"/>
      <w:jc w:val="right"/>
      <w:rPr>
        <w:rFonts w:cs="Arial"/>
        <w:color w:val="000000"/>
        <w:sz w:val="22"/>
        <w:szCs w:val="22"/>
      </w:rPr>
    </w:pPr>
    <w:r w:rsidRPr="0027753B">
      <w:rPr>
        <w:rFonts w:cs="Arial" w:hint="eastAsia"/>
        <w:color w:val="000000"/>
        <w:sz w:val="22"/>
        <w:szCs w:val="22"/>
      </w:rPr>
      <w:t xml:space="preserve"> </w:t>
    </w:r>
    <w:r>
      <w:rPr>
        <w:rFonts w:cs="Arial" w:hint="eastAsia"/>
        <w:sz w:val="22"/>
        <w:szCs w:val="22"/>
      </w:rPr>
      <w:t>SGSF -011-3-3:</w:t>
    </w:r>
    <w:r>
      <w:rPr>
        <w:rFonts w:cs="Arial"/>
        <w:sz w:val="22"/>
        <w:szCs w:val="22"/>
      </w:rPr>
      <w:t>2017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11980" w14:textId="77777777" w:rsidR="0019216A" w:rsidRPr="007C0602" w:rsidRDefault="0019216A" w:rsidP="007C0602">
    <w:pPr>
      <w:pStyle w:val="ac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SGSF-011-3-1:2017</w:t>
    </w:r>
  </w:p>
  <w:p w14:paraId="2EE5C5D3" w14:textId="72CA6A4A" w:rsidR="0019216A" w:rsidRPr="007C0602" w:rsidRDefault="0019216A" w:rsidP="007C0602">
    <w:pPr>
      <w:pStyle w:val="ac"/>
      <w:jc w:val="right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 -011-3-3:2017</w: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IF </w:instrText>
    </w:r>
    <w:r w:rsidRPr="007C0602">
      <w:rPr>
        <w:color w:val="FFFFFF" w:themeColor="background1"/>
      </w:rPr>
      <w:fldChar w:fldCharType="begin"/>
    </w:r>
    <w:r w:rsidRPr="007C0602">
      <w:rPr>
        <w:color w:val="FFFFFF" w:themeColor="background1"/>
      </w:rPr>
      <w:instrText xml:space="preserve"> DOCPROPERTY "NCKnd" \* MERGEFORMAT </w:instrText>
    </w:r>
    <w:r w:rsidRPr="007C0602">
      <w:rPr>
        <w:color w:val="FFFFFF" w:themeColor="background1"/>
      </w:rPr>
      <w:fldChar w:fldCharType="separate"/>
    </w:r>
    <w:ins w:id="1235" w:author="ETRI-김종원" w:date="2019-11-04T21:12:00Z">
      <w:r w:rsidRPr="0080687A">
        <w:rPr>
          <w:rFonts w:cs="Arial"/>
          <w:color w:val="FFFFFF" w:themeColor="background1"/>
          <w:sz w:val="22"/>
          <w:szCs w:val="22"/>
          <w:rPrChange w:id="1236" w:author="ETRI-김종원" w:date="2019-11-04T21:12:00Z">
            <w:rPr>
              <w:color w:val="FFFFFF" w:themeColor="background1"/>
            </w:rPr>
          </w:rPrChange>
        </w:rPr>
        <w:instrText>1</w:instrText>
      </w:r>
    </w:ins>
    <w:ins w:id="1237" w:author="박 진상" w:date="2019-10-28T22:25:00Z">
      <w:del w:id="1238" w:author="ETRI-김종원" w:date="2019-11-04T19:15:00Z">
        <w:r w:rsidRPr="003C28F9" w:rsidDel="00076AAF">
          <w:rPr>
            <w:rFonts w:cs="Arial"/>
            <w:color w:val="FFFFFF" w:themeColor="background1"/>
            <w:sz w:val="22"/>
            <w:szCs w:val="22"/>
            <w:rPrChange w:id="1239" w:author="박 진상" w:date="2019-10-28T22:25:00Z">
              <w:rPr>
                <w:color w:val="FFFFFF" w:themeColor="background1"/>
              </w:rPr>
            </w:rPrChange>
          </w:rPr>
          <w:delInstrText>1</w:delInstrText>
        </w:r>
      </w:del>
    </w:ins>
    <w:del w:id="1240" w:author="ETRI-김종원" w:date="2019-11-04T19:15:00Z">
      <w:r w:rsidRPr="00FB6AB8" w:rsidDel="00076AAF">
        <w:rPr>
          <w:rFonts w:cs="Arial"/>
          <w:color w:val="FFFFFF" w:themeColor="background1"/>
          <w:sz w:val="22"/>
          <w:szCs w:val="22"/>
        </w:rPr>
        <w:delInstrText>1</w:delInstrText>
      </w:r>
    </w:del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= 2 </w:instrTex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DOCPROPERTY "ChgYear" \* MERGEFORMAT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81695" w14:textId="11036BED" w:rsidR="0019216A" w:rsidRPr="007C307C" w:rsidRDefault="0019216A" w:rsidP="007C0602">
    <w:pPr>
      <w:pStyle w:val="ac"/>
      <w:jc w:val="right"/>
      <w:rPr>
        <w:rFonts w:cs="Arial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2976" w:author="박 진상" w:date="2019-10-08T04:17:00Z">
      <w:r>
        <w:rPr>
          <w:rFonts w:cs="Arial"/>
          <w:sz w:val="22"/>
          <w:szCs w:val="22"/>
        </w:rPr>
        <w:t>4</w:t>
      </w:r>
    </w:ins>
    <w:del w:id="2977" w:author="박 진상" w:date="2019-10-08T04:17:00Z">
      <w:r w:rsidDel="00D23F14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:201</w:t>
    </w:r>
    <w:ins w:id="2978" w:author="박 진상" w:date="2019-10-08T04:17:00Z">
      <w:r>
        <w:rPr>
          <w:rFonts w:cs="Arial"/>
          <w:sz w:val="22"/>
          <w:szCs w:val="22"/>
        </w:rPr>
        <w:t>9</w:t>
      </w:r>
    </w:ins>
    <w:del w:id="2979" w:author="박 진상" w:date="2019-10-08T04:17:00Z">
      <w:r w:rsidDel="00D23F14">
        <w:rPr>
          <w:rFonts w:cs="Arial" w:hint="eastAsia"/>
          <w:sz w:val="22"/>
          <w:szCs w:val="22"/>
        </w:rPr>
        <w:delText>7</w:delText>
      </w:r>
    </w:del>
  </w:p>
  <w:p w14:paraId="4D87266C" w14:textId="77777777" w:rsidR="0019216A" w:rsidRDefault="0019216A" w:rsidP="002153AF">
    <w:pPr>
      <w:pStyle w:val="ac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6200CF" w14:textId="7F9E1C4E" w:rsidR="0019216A" w:rsidRPr="0027753B" w:rsidRDefault="0019216A" w:rsidP="007C0602">
    <w:pPr>
      <w:pStyle w:val="ac"/>
      <w:tabs>
        <w:tab w:val="clear" w:pos="4252"/>
        <w:tab w:val="clear" w:pos="8504"/>
      </w:tabs>
      <w:adjustRightInd w:val="0"/>
      <w:jc w:val="left"/>
      <w:rPr>
        <w:rFonts w:cs="Arial"/>
        <w:color w:val="000000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2980" w:author="박 진상" w:date="2019-10-08T04:17:00Z">
      <w:r>
        <w:rPr>
          <w:rFonts w:cs="Arial"/>
          <w:sz w:val="22"/>
          <w:szCs w:val="22"/>
        </w:rPr>
        <w:t>4</w:t>
      </w:r>
    </w:ins>
    <w:del w:id="2981" w:author="박 진상" w:date="2019-10-08T04:17:00Z">
      <w:r w:rsidDel="004D7A0A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</w:t>
    </w:r>
    <w:r>
      <w:rPr>
        <w:rFonts w:cs="Arial"/>
        <w:sz w:val="22"/>
        <w:szCs w:val="22"/>
      </w:rPr>
      <w:t>201</w:t>
    </w:r>
    <w:ins w:id="2982" w:author="박 진상" w:date="2019-10-08T04:17:00Z">
      <w:r>
        <w:rPr>
          <w:rFonts w:cs="Arial"/>
          <w:sz w:val="22"/>
          <w:szCs w:val="22"/>
        </w:rPr>
        <w:t>9</w:t>
      </w:r>
    </w:ins>
    <w:del w:id="2983" w:author="박 진상" w:date="2019-10-08T04:17:00Z">
      <w:r w:rsidDel="004D7A0A">
        <w:rPr>
          <w:rFonts w:cs="Arial"/>
          <w:sz w:val="22"/>
          <w:szCs w:val="22"/>
        </w:rPr>
        <w:delText>7</w:delText>
      </w:r>
    </w:del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ABABA5" w14:textId="099CE647" w:rsidR="0019216A" w:rsidRPr="007C0602" w:rsidRDefault="0019216A" w:rsidP="007C0602">
    <w:pPr>
      <w:pStyle w:val="ac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sz w:val="22"/>
        <w:szCs w:val="22"/>
      </w:rPr>
      <w:t>SGSF-011-3-</w:t>
    </w:r>
    <w:ins w:id="2984" w:author="박 진상" w:date="2019-10-08T04:16:00Z">
      <w:r>
        <w:rPr>
          <w:rFonts w:cs="Arial"/>
          <w:sz w:val="22"/>
          <w:szCs w:val="22"/>
        </w:rPr>
        <w:t>4</w:t>
      </w:r>
    </w:ins>
    <w:del w:id="2985" w:author="박 진상" w:date="2019-10-08T04:16:00Z">
      <w:r w:rsidRPr="007C0602" w:rsidDel="004D7A0A">
        <w:rPr>
          <w:rFonts w:cs="Arial" w:hint="eastAsia"/>
          <w:sz w:val="22"/>
          <w:szCs w:val="22"/>
        </w:rPr>
        <w:delText>1</w:delText>
      </w:r>
    </w:del>
    <w:r w:rsidRPr="007C0602">
      <w:rPr>
        <w:rFonts w:cs="Arial" w:hint="eastAsia"/>
        <w:sz w:val="22"/>
        <w:szCs w:val="22"/>
      </w:rPr>
      <w:t>:201</w:t>
    </w:r>
    <w:ins w:id="2986" w:author="박 진상" w:date="2019-10-08T04:16:00Z">
      <w:r>
        <w:rPr>
          <w:rFonts w:cs="Arial"/>
          <w:sz w:val="22"/>
          <w:szCs w:val="22"/>
        </w:rPr>
        <w:t>9</w:t>
      </w:r>
    </w:ins>
    <w:del w:id="2987" w:author="박 진상" w:date="2019-10-08T04:16:00Z">
      <w:r w:rsidRPr="007C0602" w:rsidDel="004D7A0A">
        <w:rPr>
          <w:rFonts w:cs="Arial" w:hint="eastAsia"/>
          <w:sz w:val="22"/>
          <w:szCs w:val="22"/>
        </w:rPr>
        <w:delText>7</w:delText>
      </w:r>
    </w:del>
  </w:p>
  <w:p w14:paraId="65E4B63A" w14:textId="5A0E7667" w:rsidR="0019216A" w:rsidRPr="007C0602" w:rsidRDefault="0019216A" w:rsidP="007C0602">
    <w:pPr>
      <w:pStyle w:val="ac"/>
      <w:jc w:val="right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 -011-3-3:2017</w: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IF </w:instrText>
    </w:r>
    <w:r w:rsidRPr="007C0602">
      <w:rPr>
        <w:color w:val="FFFFFF" w:themeColor="background1"/>
      </w:rPr>
      <w:fldChar w:fldCharType="begin"/>
    </w:r>
    <w:r w:rsidRPr="007C0602">
      <w:rPr>
        <w:color w:val="FFFFFF" w:themeColor="background1"/>
      </w:rPr>
      <w:instrText xml:space="preserve"> DOCPROPERTY "NCKnd" \* MERGEFORMAT </w:instrText>
    </w:r>
    <w:r w:rsidRPr="007C0602">
      <w:rPr>
        <w:color w:val="FFFFFF" w:themeColor="background1"/>
      </w:rPr>
      <w:fldChar w:fldCharType="separate"/>
    </w:r>
    <w:ins w:id="2988" w:author="ETRI-김종원" w:date="2019-11-04T21:12:00Z">
      <w:r w:rsidRPr="0080687A">
        <w:rPr>
          <w:rFonts w:cs="Arial"/>
          <w:color w:val="FFFFFF" w:themeColor="background1"/>
          <w:sz w:val="22"/>
          <w:szCs w:val="22"/>
          <w:rPrChange w:id="2989" w:author="ETRI-김종원" w:date="2019-11-04T21:12:00Z">
            <w:rPr>
              <w:color w:val="FFFFFF" w:themeColor="background1"/>
            </w:rPr>
          </w:rPrChange>
        </w:rPr>
        <w:instrText>1</w:instrText>
      </w:r>
    </w:ins>
    <w:ins w:id="2990" w:author="박 진상" w:date="2019-10-28T22:25:00Z">
      <w:del w:id="2991" w:author="ETRI-김종원" w:date="2019-11-04T19:15:00Z">
        <w:r w:rsidRPr="003C28F9" w:rsidDel="00076AAF">
          <w:rPr>
            <w:rFonts w:cs="Arial"/>
            <w:color w:val="FFFFFF" w:themeColor="background1"/>
            <w:sz w:val="22"/>
            <w:szCs w:val="22"/>
            <w:rPrChange w:id="2992" w:author="박 진상" w:date="2019-10-28T22:25:00Z">
              <w:rPr>
                <w:color w:val="FFFFFF" w:themeColor="background1"/>
              </w:rPr>
            </w:rPrChange>
          </w:rPr>
          <w:delInstrText>1</w:delInstrText>
        </w:r>
      </w:del>
    </w:ins>
    <w:del w:id="2993" w:author="ETRI-김종원" w:date="2019-11-04T19:15:00Z">
      <w:r w:rsidRPr="00FB6AB8" w:rsidDel="00076AAF">
        <w:rPr>
          <w:rFonts w:cs="Arial"/>
          <w:color w:val="FFFFFF" w:themeColor="background1"/>
          <w:sz w:val="22"/>
          <w:szCs w:val="22"/>
        </w:rPr>
        <w:delInstrText>1</w:delInstrText>
      </w:r>
    </w:del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= 2 </w:instrTex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DOCPROPERTY "ChgYear" \* MERGEFORMAT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9ED0B5" w14:textId="29C50CA6" w:rsidR="0019216A" w:rsidRPr="007C0602" w:rsidRDefault="0019216A" w:rsidP="007C0602">
    <w:pPr>
      <w:pStyle w:val="ac"/>
      <w:jc w:val="right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 -011-3-3:2017</w: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IF </w:instrText>
    </w:r>
    <w:r w:rsidRPr="007C0602">
      <w:rPr>
        <w:color w:val="FFFFFF" w:themeColor="background1"/>
      </w:rPr>
      <w:fldChar w:fldCharType="begin"/>
    </w:r>
    <w:r w:rsidRPr="007C0602">
      <w:rPr>
        <w:color w:val="FFFFFF" w:themeColor="background1"/>
      </w:rPr>
      <w:instrText xml:space="preserve"> DOCPROPERTY "NCKnd" \* MERGEFORMAT </w:instrText>
    </w:r>
    <w:r w:rsidRPr="007C0602">
      <w:rPr>
        <w:color w:val="FFFFFF" w:themeColor="background1"/>
      </w:rPr>
      <w:fldChar w:fldCharType="separate"/>
    </w:r>
    <w:ins w:id="2995" w:author="ETRI-김종원" w:date="2019-11-04T21:12:00Z">
      <w:r w:rsidRPr="0080687A">
        <w:rPr>
          <w:rFonts w:cs="Arial"/>
          <w:color w:val="FFFFFF" w:themeColor="background1"/>
          <w:sz w:val="22"/>
          <w:szCs w:val="22"/>
          <w:rPrChange w:id="2996" w:author="ETRI-김종원" w:date="2019-11-04T21:12:00Z">
            <w:rPr>
              <w:color w:val="FFFFFF" w:themeColor="background1"/>
            </w:rPr>
          </w:rPrChange>
        </w:rPr>
        <w:instrText>1</w:instrText>
      </w:r>
    </w:ins>
    <w:ins w:id="2997" w:author="박 진상" w:date="2019-10-28T22:25:00Z">
      <w:del w:id="2998" w:author="ETRI-김종원" w:date="2019-11-04T19:15:00Z">
        <w:r w:rsidRPr="003C28F9" w:rsidDel="00076AAF">
          <w:rPr>
            <w:rFonts w:cs="Arial"/>
            <w:color w:val="FFFFFF" w:themeColor="background1"/>
            <w:sz w:val="22"/>
            <w:szCs w:val="22"/>
            <w:rPrChange w:id="2999" w:author="박 진상" w:date="2019-10-28T22:25:00Z">
              <w:rPr>
                <w:color w:val="FFFFFF" w:themeColor="background1"/>
              </w:rPr>
            </w:rPrChange>
          </w:rPr>
          <w:delInstrText>1</w:delInstrText>
        </w:r>
      </w:del>
    </w:ins>
    <w:del w:id="3000" w:author="ETRI-김종원" w:date="2019-11-04T19:15:00Z">
      <w:r w:rsidRPr="00FB6AB8" w:rsidDel="00076AAF">
        <w:rPr>
          <w:rFonts w:cs="Arial"/>
          <w:color w:val="FFFFFF" w:themeColor="background1"/>
          <w:sz w:val="22"/>
          <w:szCs w:val="22"/>
        </w:rPr>
        <w:delInstrText>1</w:delInstrText>
      </w:r>
    </w:del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= 2 </w:instrTex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DOCPROPERTY "ChgYear" \* MERGEFORMAT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BC6F3A" w14:textId="0AF38E16" w:rsidR="0019216A" w:rsidRPr="007C307C" w:rsidRDefault="0019216A" w:rsidP="00B927A7">
    <w:pPr>
      <w:pStyle w:val="ac"/>
      <w:jc w:val="left"/>
      <w:rPr>
        <w:rFonts w:cs="Arial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26471" w:author="박 진상" w:date="2019-10-08T04:42:00Z">
      <w:r>
        <w:rPr>
          <w:rFonts w:cs="Arial"/>
          <w:sz w:val="22"/>
          <w:szCs w:val="22"/>
        </w:rPr>
        <w:t>4</w:t>
      </w:r>
    </w:ins>
    <w:del w:id="26472" w:author="박 진상" w:date="2019-10-08T04:42:00Z">
      <w:r w:rsidDel="006B3701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:201</w:t>
    </w:r>
    <w:ins w:id="26473" w:author="박 진상" w:date="2019-10-08T04:42:00Z">
      <w:r>
        <w:rPr>
          <w:rFonts w:cs="Arial"/>
          <w:sz w:val="22"/>
          <w:szCs w:val="22"/>
        </w:rPr>
        <w:t>9</w:t>
      </w:r>
    </w:ins>
    <w:del w:id="26474" w:author="박 진상" w:date="2019-10-08T04:42:00Z">
      <w:r w:rsidDel="006B3701">
        <w:rPr>
          <w:rFonts w:cs="Arial" w:hint="eastAsia"/>
          <w:sz w:val="22"/>
          <w:szCs w:val="22"/>
        </w:rPr>
        <w:delText>7</w:delText>
      </w:r>
    </w:del>
  </w:p>
  <w:p w14:paraId="7D03F043" w14:textId="77777777" w:rsidR="0019216A" w:rsidRDefault="0019216A" w:rsidP="002153AF">
    <w:pPr>
      <w:pStyle w:val="ac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B53AB3" w14:textId="062CFCF7" w:rsidR="0019216A" w:rsidRPr="0027753B" w:rsidRDefault="0019216A" w:rsidP="00B927A7">
    <w:pPr>
      <w:pStyle w:val="ac"/>
      <w:tabs>
        <w:tab w:val="clear" w:pos="4252"/>
        <w:tab w:val="clear" w:pos="8504"/>
      </w:tabs>
      <w:adjustRightInd w:val="0"/>
      <w:jc w:val="right"/>
      <w:rPr>
        <w:rFonts w:cs="Arial"/>
        <w:color w:val="000000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26475" w:author="박 진상" w:date="2019-10-08T06:08:00Z">
      <w:r>
        <w:rPr>
          <w:rFonts w:cs="Arial"/>
          <w:sz w:val="22"/>
          <w:szCs w:val="22"/>
        </w:rPr>
        <w:t>4</w:t>
      </w:r>
    </w:ins>
    <w:del w:id="26476" w:author="박 진상" w:date="2019-10-08T06:08:00Z">
      <w:r w:rsidDel="00087689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</w:t>
    </w:r>
    <w:r>
      <w:rPr>
        <w:rFonts w:cs="Arial"/>
        <w:sz w:val="22"/>
        <w:szCs w:val="22"/>
      </w:rPr>
      <w:t>201</w:t>
    </w:r>
    <w:ins w:id="26477" w:author="박 진상" w:date="2019-10-08T06:08:00Z">
      <w:r>
        <w:rPr>
          <w:rFonts w:cs="Arial"/>
          <w:sz w:val="22"/>
          <w:szCs w:val="22"/>
        </w:rPr>
        <w:t>9</w:t>
      </w:r>
    </w:ins>
    <w:del w:id="26478" w:author="박 진상" w:date="2019-10-08T06:08:00Z">
      <w:r w:rsidDel="00087689">
        <w:rPr>
          <w:rFonts w:cs="Arial"/>
          <w:sz w:val="22"/>
          <w:szCs w:val="22"/>
        </w:rPr>
        <w:delText>7</w:delText>
      </w:r>
    </w:del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2290"/>
    <w:multiLevelType w:val="multilevel"/>
    <w:tmpl w:val="0409001D"/>
    <w:name w:val="ClaueListNum3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" w15:restartNumberingAfterBreak="0">
    <w:nsid w:val="02E66521"/>
    <w:multiLevelType w:val="hybridMultilevel"/>
    <w:tmpl w:val="CCFEE82A"/>
    <w:lvl w:ilvl="0" w:tplc="8E1C4128">
      <w:start w:val="4"/>
      <w:numFmt w:val="bullet"/>
      <w:lvlText w:val="-"/>
      <w:lvlJc w:val="left"/>
      <w:pPr>
        <w:ind w:left="800" w:hanging="40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5A7294"/>
    <w:multiLevelType w:val="multilevel"/>
    <w:tmpl w:val="130E8476"/>
    <w:lvl w:ilvl="0">
      <w:start w:val="1"/>
      <w:numFmt w:val="decimal"/>
      <w:pStyle w:val="1"/>
      <w:lvlText w:val="보기"/>
      <w:lvlJc w:val="left"/>
      <w:pPr>
        <w:tabs>
          <w:tab w:val="num" w:pos="560"/>
        </w:tabs>
        <w:ind w:left="560" w:hanging="56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"/>
      <w:lvlText w:val="보기"/>
      <w:lvlJc w:val="left"/>
      <w:pPr>
        <w:tabs>
          <w:tab w:val="num" w:pos="860"/>
        </w:tabs>
        <w:ind w:left="860" w:hanging="58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"/>
      <w:lvlText w:val="보기"/>
      <w:lvlJc w:val="left"/>
      <w:pPr>
        <w:tabs>
          <w:tab w:val="num" w:pos="1140"/>
        </w:tabs>
        <w:ind w:left="1140" w:hanging="58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"/>
      <w:lvlText w:val="보기"/>
      <w:lvlJc w:val="left"/>
      <w:pPr>
        <w:tabs>
          <w:tab w:val="num" w:pos="1420"/>
        </w:tabs>
        <w:ind w:left="1420" w:hanging="56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3" w15:restartNumberingAfterBreak="0">
    <w:nsid w:val="05C45A22"/>
    <w:multiLevelType w:val="multilevel"/>
    <w:tmpl w:val="A50C5A00"/>
    <w:lvl w:ilvl="0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3">
      <w:start w:val="1"/>
      <w:numFmt w:val="ganada"/>
      <w:suff w:val="space"/>
      <w:lvlText w:val="%4)"/>
      <w:lvlJc w:val="left"/>
      <w:pPr>
        <w:ind w:left="400" w:firstLine="0"/>
      </w:pPr>
    </w:lvl>
    <w:lvl w:ilvl="4">
      <w:start w:val="1"/>
      <w:numFmt w:val="decimal"/>
      <w:suff w:val="space"/>
      <w:lvlText w:val="(%5)"/>
      <w:lvlJc w:val="left"/>
      <w:pPr>
        <w:ind w:left="400" w:firstLine="0"/>
      </w:pPr>
    </w:lvl>
    <w:lvl w:ilvl="5">
      <w:start w:val="1"/>
      <w:numFmt w:val="ganada"/>
      <w:suff w:val="space"/>
      <w:lvlText w:val="(%6)"/>
      <w:lvlJc w:val="left"/>
      <w:pPr>
        <w:ind w:left="400" w:firstLine="0"/>
      </w:pPr>
    </w:lvl>
    <w:lvl w:ilvl="6">
      <w:start w:val="1"/>
      <w:numFmt w:val="decimalEnclosedCircle"/>
      <w:suff w:val="space"/>
      <w:lvlText w:val="%7"/>
      <w:lvlJc w:val="left"/>
      <w:pPr>
        <w:ind w:left="400" w:firstLine="0"/>
      </w:pPr>
    </w:lvl>
    <w:lvl w:ilvl="7">
      <w:start w:val="1"/>
      <w:numFmt w:val="decimal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decimal"/>
      <w:lvlText w:val="%9."/>
      <w:lvlJc w:val="left"/>
      <w:pPr>
        <w:tabs>
          <w:tab w:val="num" w:pos="6880"/>
        </w:tabs>
        <w:ind w:left="6880" w:hanging="360"/>
      </w:pPr>
    </w:lvl>
  </w:abstractNum>
  <w:abstractNum w:abstractNumId="4" w15:restartNumberingAfterBreak="0">
    <w:nsid w:val="05F252BD"/>
    <w:multiLevelType w:val="singleLevel"/>
    <w:tmpl w:val="074C56F8"/>
    <w:lvl w:ilvl="0">
      <w:start w:val="1"/>
      <w:numFmt w:val="decimal"/>
      <w:pStyle w:val="KSDT1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88577EB"/>
    <w:multiLevelType w:val="multilevel"/>
    <w:tmpl w:val="F0DCE186"/>
    <w:lvl w:ilvl="0">
      <w:start w:val="1"/>
      <w:numFmt w:val="bullet"/>
      <w:pStyle w:val="a"/>
      <w:lvlText w:val="•"/>
      <w:lvlJc w:val="left"/>
      <w:pPr>
        <w:tabs>
          <w:tab w:val="num" w:pos="227"/>
        </w:tabs>
        <w:ind w:left="227" w:hanging="227"/>
      </w:pPr>
      <w:rPr>
        <w:rFonts w:ascii="바탕" w:eastAsia="바탕" w:hAnsi="바탕" w:hint="eastAsia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8C063C5"/>
    <w:multiLevelType w:val="hybridMultilevel"/>
    <w:tmpl w:val="1B34E518"/>
    <w:lvl w:ilvl="0" w:tplc="F84AC9B0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B8D546E"/>
    <w:multiLevelType w:val="multilevel"/>
    <w:tmpl w:val="596AC878"/>
    <w:lvl w:ilvl="0">
      <w:start w:val="1"/>
      <w:numFmt w:val="decimal"/>
      <w:pStyle w:val="KSDT10"/>
      <w:suff w:val="nothing"/>
      <w:lvlText w:val="부속서 %1"/>
      <w:lvlJc w:val="left"/>
      <w:pPr>
        <w:ind w:left="0" w:firstLine="0"/>
      </w:pPr>
      <w:rPr>
        <w:rFonts w:ascii="Arial" w:eastAsia="돋움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hint="eastAsia"/>
        <w:b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0" w:firstLine="0"/>
      </w:pPr>
      <w:rPr>
        <w:rFonts w:hint="eastAsia"/>
        <w:b/>
        <w:i w:val="0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hint="eastAsia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eastAsia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eastAsia"/>
      </w:rPr>
    </w:lvl>
  </w:abstractNum>
  <w:abstractNum w:abstractNumId="8" w15:restartNumberingAfterBreak="0">
    <w:nsid w:val="0C280697"/>
    <w:multiLevelType w:val="multilevel"/>
    <w:tmpl w:val="03FAEE2C"/>
    <w:lvl w:ilvl="0">
      <w:start w:val="1"/>
      <w:numFmt w:val="decimal"/>
      <w:pStyle w:val="10"/>
      <w:lvlText w:val="참고"/>
      <w:lvlJc w:val="left"/>
      <w:pPr>
        <w:tabs>
          <w:tab w:val="num" w:pos="560"/>
        </w:tabs>
        <w:ind w:left="560" w:hanging="56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0"/>
      <w:lvlText w:val="참고"/>
      <w:lvlJc w:val="left"/>
      <w:pPr>
        <w:tabs>
          <w:tab w:val="num" w:pos="860"/>
        </w:tabs>
        <w:ind w:left="860" w:hanging="58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0"/>
      <w:lvlText w:val="참고"/>
      <w:lvlJc w:val="left"/>
      <w:pPr>
        <w:tabs>
          <w:tab w:val="num" w:pos="1140"/>
        </w:tabs>
        <w:ind w:left="1140" w:hanging="58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0"/>
      <w:lvlText w:val="참고"/>
      <w:lvlJc w:val="left"/>
      <w:pPr>
        <w:tabs>
          <w:tab w:val="num" w:pos="1420"/>
        </w:tabs>
        <w:ind w:left="1420" w:hanging="56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0F1B2945"/>
    <w:multiLevelType w:val="hybridMultilevel"/>
    <w:tmpl w:val="E962FA84"/>
    <w:lvl w:ilvl="0" w:tplc="8E1C4128">
      <w:start w:val="4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0F4E6529"/>
    <w:multiLevelType w:val="hybridMultilevel"/>
    <w:tmpl w:val="56182B12"/>
    <w:lvl w:ilvl="0" w:tplc="B79EC80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1B578A6"/>
    <w:multiLevelType w:val="multilevel"/>
    <w:tmpl w:val="A50C5A00"/>
    <w:lvl w:ilvl="0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3">
      <w:start w:val="1"/>
      <w:numFmt w:val="ganada"/>
      <w:suff w:val="space"/>
      <w:lvlText w:val="%4)"/>
      <w:lvlJc w:val="left"/>
      <w:pPr>
        <w:ind w:left="400" w:firstLine="0"/>
      </w:pPr>
    </w:lvl>
    <w:lvl w:ilvl="4">
      <w:start w:val="1"/>
      <w:numFmt w:val="decimal"/>
      <w:suff w:val="space"/>
      <w:lvlText w:val="(%5)"/>
      <w:lvlJc w:val="left"/>
      <w:pPr>
        <w:ind w:left="400" w:firstLine="0"/>
      </w:pPr>
    </w:lvl>
    <w:lvl w:ilvl="5">
      <w:start w:val="1"/>
      <w:numFmt w:val="ganada"/>
      <w:suff w:val="space"/>
      <w:lvlText w:val="(%6)"/>
      <w:lvlJc w:val="left"/>
      <w:pPr>
        <w:ind w:left="400" w:firstLine="0"/>
      </w:pPr>
    </w:lvl>
    <w:lvl w:ilvl="6">
      <w:start w:val="1"/>
      <w:numFmt w:val="decimalEnclosedCircle"/>
      <w:suff w:val="space"/>
      <w:lvlText w:val="%7"/>
      <w:lvlJc w:val="left"/>
      <w:pPr>
        <w:ind w:left="400" w:firstLine="0"/>
      </w:pPr>
    </w:lvl>
    <w:lvl w:ilvl="7">
      <w:start w:val="1"/>
      <w:numFmt w:val="decimal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decimal"/>
      <w:lvlText w:val="%9."/>
      <w:lvlJc w:val="left"/>
      <w:pPr>
        <w:tabs>
          <w:tab w:val="num" w:pos="6880"/>
        </w:tabs>
        <w:ind w:left="6880" w:hanging="360"/>
      </w:pPr>
    </w:lvl>
  </w:abstractNum>
  <w:abstractNum w:abstractNumId="12" w15:restartNumberingAfterBreak="0">
    <w:nsid w:val="160D3421"/>
    <w:multiLevelType w:val="multilevel"/>
    <w:tmpl w:val="0409001D"/>
    <w:name w:val="ClaueListNum7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3" w15:restartNumberingAfterBreak="0">
    <w:nsid w:val="16660BD0"/>
    <w:multiLevelType w:val="hybridMultilevel"/>
    <w:tmpl w:val="D946D7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7461246"/>
    <w:multiLevelType w:val="multilevel"/>
    <w:tmpl w:val="54468B34"/>
    <w:lvl w:ilvl="0">
      <w:start w:val="1"/>
      <w:numFmt w:val="bullet"/>
      <w:pStyle w:val="21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pStyle w:val="21"/>
      <w:lvlText w:val="•"/>
      <w:lvlJc w:val="left"/>
      <w:pPr>
        <w:tabs>
          <w:tab w:val="num" w:pos="510"/>
        </w:tabs>
        <w:ind w:left="510" w:hanging="226"/>
      </w:pPr>
      <w:rPr>
        <w:rFonts w:ascii="바탕" w:eastAsia="바탕" w:hAnsi="바탕" w:hint="eastAsia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1B9F4D03"/>
    <w:multiLevelType w:val="hybridMultilevel"/>
    <w:tmpl w:val="40E2B43A"/>
    <w:lvl w:ilvl="0" w:tplc="92986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08F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74E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818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DAFB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981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AA5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548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B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463808"/>
    <w:multiLevelType w:val="multilevel"/>
    <w:tmpl w:val="95C07D30"/>
    <w:lvl w:ilvl="0">
      <w:start w:val="1"/>
      <w:numFmt w:val="decimal"/>
      <w:pStyle w:val="11"/>
      <w:lvlText w:val="보기 %1"/>
      <w:lvlJc w:val="left"/>
      <w:pPr>
        <w:tabs>
          <w:tab w:val="num" w:pos="740"/>
        </w:tabs>
        <w:ind w:left="740" w:hanging="74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2"/>
      <w:lvlText w:val="보기 %2"/>
      <w:lvlJc w:val="left"/>
      <w:pPr>
        <w:tabs>
          <w:tab w:val="num" w:pos="1020"/>
        </w:tabs>
        <w:ind w:left="1020" w:hanging="74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1"/>
      <w:lvlText w:val="보기 %3"/>
      <w:lvlJc w:val="left"/>
      <w:pPr>
        <w:tabs>
          <w:tab w:val="num" w:pos="1300"/>
        </w:tabs>
        <w:ind w:left="1300" w:hanging="74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1"/>
      <w:lvlText w:val="보기 %4"/>
      <w:lvlJc w:val="left"/>
      <w:pPr>
        <w:tabs>
          <w:tab w:val="num" w:pos="1580"/>
        </w:tabs>
        <w:ind w:left="1580" w:hanging="72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7" w15:restartNumberingAfterBreak="0">
    <w:nsid w:val="216268BC"/>
    <w:multiLevelType w:val="multilevel"/>
    <w:tmpl w:val="9A32EAD4"/>
    <w:lvl w:ilvl="0">
      <w:start w:val="1"/>
      <w:numFmt w:val="bullet"/>
      <w:pStyle w:val="42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pStyle w:val="42"/>
      <w:lvlText w:val="•"/>
      <w:lvlJc w:val="left"/>
      <w:pPr>
        <w:tabs>
          <w:tab w:val="num" w:pos="1077"/>
        </w:tabs>
        <w:ind w:left="1077" w:hanging="226"/>
      </w:pPr>
      <w:rPr>
        <w:rFonts w:ascii="바탕" w:eastAsia="바탕" w:hAnsi="바탕" w:hint="eastAsia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3010923"/>
    <w:multiLevelType w:val="multilevel"/>
    <w:tmpl w:val="A67C9354"/>
    <w:lvl w:ilvl="0">
      <w:start w:val="1"/>
      <w:numFmt w:val="bullet"/>
      <w:pStyle w:val="32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pStyle w:val="32"/>
      <w:lvlText w:val="•"/>
      <w:lvlJc w:val="left"/>
      <w:pPr>
        <w:tabs>
          <w:tab w:val="num" w:pos="794"/>
        </w:tabs>
        <w:ind w:left="794" w:hanging="227"/>
      </w:pPr>
      <w:rPr>
        <w:rFonts w:ascii="바탕" w:eastAsia="바탕" w:hAnsi="바탕" w:hint="eastAsia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4760CE3"/>
    <w:multiLevelType w:val="multilevel"/>
    <w:tmpl w:val="4E1A9642"/>
    <w:lvl w:ilvl="0">
      <w:start w:val="1"/>
      <w:numFmt w:val="decimal"/>
      <w:pStyle w:val="12"/>
      <w:lvlText w:val="비고 %1"/>
      <w:lvlJc w:val="left"/>
      <w:pPr>
        <w:tabs>
          <w:tab w:val="num" w:pos="740"/>
        </w:tabs>
        <w:ind w:left="740" w:hanging="74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3"/>
      <w:lvlText w:val="비고 %2"/>
      <w:lvlJc w:val="left"/>
      <w:pPr>
        <w:tabs>
          <w:tab w:val="num" w:pos="1020"/>
        </w:tabs>
        <w:ind w:left="1020" w:hanging="74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3"/>
      <w:lvlText w:val="비고 %3"/>
      <w:lvlJc w:val="left"/>
      <w:pPr>
        <w:tabs>
          <w:tab w:val="num" w:pos="1300"/>
        </w:tabs>
        <w:ind w:left="1300" w:hanging="74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3"/>
      <w:lvlText w:val="비고 %4"/>
      <w:lvlJc w:val="left"/>
      <w:pPr>
        <w:tabs>
          <w:tab w:val="num" w:pos="1580"/>
        </w:tabs>
        <w:ind w:left="1580" w:hanging="72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26DE5164"/>
    <w:multiLevelType w:val="multilevel"/>
    <w:tmpl w:val="0409001D"/>
    <w:name w:val="ClaueListNum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1" w15:restartNumberingAfterBreak="0">
    <w:nsid w:val="278009AB"/>
    <w:multiLevelType w:val="multilevel"/>
    <w:tmpl w:val="21EA83A2"/>
    <w:lvl w:ilvl="0">
      <w:start w:val="1"/>
      <w:numFmt w:val="lowerLetter"/>
      <w:pStyle w:val="a0"/>
      <w:lvlText w:val="%1) "/>
      <w:lvlJc w:val="left"/>
      <w:pPr>
        <w:tabs>
          <w:tab w:val="num" w:pos="283"/>
        </w:tabs>
        <w:ind w:left="283" w:hanging="283"/>
      </w:pPr>
      <w:rPr>
        <w:rFonts w:hint="eastAsia"/>
        <w:b w:val="0"/>
        <w:i w:val="0"/>
      </w:rPr>
    </w:lvl>
    <w:lvl w:ilvl="1">
      <w:start w:val="1"/>
      <w:numFmt w:val="lowerLetter"/>
      <w:pStyle w:val="a1"/>
      <w:lvlText w:val="%2) "/>
      <w:lvlJc w:val="left"/>
      <w:pPr>
        <w:tabs>
          <w:tab w:val="num" w:pos="567"/>
        </w:tabs>
        <w:ind w:left="567" w:hanging="284"/>
      </w:pPr>
      <w:rPr>
        <w:rFonts w:hint="eastAsia"/>
        <w:b w:val="0"/>
        <w:i w:val="0"/>
      </w:rPr>
    </w:lvl>
    <w:lvl w:ilvl="2">
      <w:start w:val="1"/>
      <w:numFmt w:val="lowerLetter"/>
      <w:pStyle w:val="a2"/>
      <w:lvlText w:val="%3) "/>
      <w:lvlJc w:val="left"/>
      <w:pPr>
        <w:tabs>
          <w:tab w:val="num" w:pos="907"/>
        </w:tabs>
        <w:ind w:left="907" w:hanging="340"/>
      </w:pPr>
      <w:rPr>
        <w:rFonts w:hint="eastAsia"/>
        <w:b w:val="0"/>
        <w:i w:val="0"/>
      </w:rPr>
    </w:lvl>
    <w:lvl w:ilvl="3">
      <w:start w:val="1"/>
      <w:numFmt w:val="lowerLetter"/>
      <w:pStyle w:val="a3"/>
      <w:lvlText w:val="%4) "/>
      <w:lvlJc w:val="left"/>
      <w:pPr>
        <w:tabs>
          <w:tab w:val="num" w:pos="1191"/>
        </w:tabs>
        <w:ind w:left="1191" w:hanging="341"/>
      </w:pPr>
      <w:rPr>
        <w:rFonts w:hint="eastAsia"/>
        <w:b w:val="0"/>
        <w:i w:val="0"/>
      </w:rPr>
    </w:lvl>
    <w:lvl w:ilvl="4">
      <w:start w:val="1"/>
      <w:numFmt w:val="lowerLetter"/>
      <w:suff w:val="space"/>
      <w:lvlText w:val="%5)"/>
      <w:lvlJc w:val="left"/>
      <w:pPr>
        <w:tabs>
          <w:tab w:val="num" w:pos="709"/>
        </w:tabs>
        <w:ind w:left="709" w:hanging="709"/>
      </w:pPr>
      <w:rPr>
        <w:rFonts w:hint="eastAsia"/>
        <w:b w:val="0"/>
        <w:i w:val="0"/>
      </w:rPr>
    </w:lvl>
    <w:lvl w:ilvl="5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7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8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</w:abstractNum>
  <w:abstractNum w:abstractNumId="22" w15:restartNumberingAfterBreak="0">
    <w:nsid w:val="2CFE4A25"/>
    <w:multiLevelType w:val="hybridMultilevel"/>
    <w:tmpl w:val="BFD83E7E"/>
    <w:lvl w:ilvl="0" w:tplc="3F26114A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3AC7EB8"/>
    <w:multiLevelType w:val="multilevel"/>
    <w:tmpl w:val="96DE65E0"/>
    <w:name w:val="ClaueListNum"/>
    <w:lvl w:ilvl="0">
      <w:start w:val="1"/>
      <w:numFmt w:val="decimal"/>
      <w:pStyle w:val="13"/>
      <w:lvlText w:val="%1 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  <w:b/>
        <w:i w:val="0"/>
      </w:rPr>
    </w:lvl>
    <w:lvl w:ilvl="1">
      <w:start w:val="1"/>
      <w:numFmt w:val="decimal"/>
      <w:pStyle w:val="24"/>
      <w:lvlText w:val="%1.%2 "/>
      <w:lvlJc w:val="left"/>
      <w:pPr>
        <w:tabs>
          <w:tab w:val="num" w:pos="0"/>
        </w:tabs>
        <w:ind w:left="0" w:firstLine="0"/>
      </w:pPr>
      <w:rPr>
        <w:rFonts w:ascii="Arial" w:eastAsia="바탕" w:hAnsi="Arial" w:cs="Arial" w:hint="default"/>
        <w:b/>
        <w:i w:val="0"/>
      </w:rPr>
    </w:lvl>
    <w:lvl w:ilvl="2">
      <w:start w:val="1"/>
      <w:numFmt w:val="decimal"/>
      <w:pStyle w:val="34"/>
      <w:lvlText w:val="%1.%2.%3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lang w:val="en-GB"/>
      </w:rPr>
    </w:lvl>
    <w:lvl w:ilvl="3">
      <w:start w:val="1"/>
      <w:numFmt w:val="decimal"/>
      <w:pStyle w:val="44"/>
      <w:lvlText w:val="%1.%2.%3.%4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lang w:val="en-US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0" w:firstLine="0"/>
      </w:pPr>
      <w:rPr>
        <w:rFonts w:hint="eastAsia"/>
      </w:rPr>
    </w:lvl>
  </w:abstractNum>
  <w:abstractNum w:abstractNumId="24" w15:restartNumberingAfterBreak="0">
    <w:nsid w:val="3419515F"/>
    <w:multiLevelType w:val="hybridMultilevel"/>
    <w:tmpl w:val="C3D2C01C"/>
    <w:lvl w:ilvl="0" w:tplc="04090001">
      <w:start w:val="1"/>
      <w:numFmt w:val="bullet"/>
      <w:lvlText w:val=""/>
      <w:lvlJc w:val="left"/>
      <w:pPr>
        <w:ind w:left="8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4" w:hanging="400"/>
      </w:pPr>
      <w:rPr>
        <w:rFonts w:ascii="Wingdings" w:hAnsi="Wingdings" w:hint="default"/>
      </w:rPr>
    </w:lvl>
  </w:abstractNum>
  <w:abstractNum w:abstractNumId="25" w15:restartNumberingAfterBreak="0">
    <w:nsid w:val="35D27BC6"/>
    <w:multiLevelType w:val="multilevel"/>
    <w:tmpl w:val="0409001D"/>
    <w:name w:val="ClaueListNum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6" w15:restartNumberingAfterBreak="0">
    <w:nsid w:val="3CF66C6A"/>
    <w:multiLevelType w:val="multilevel"/>
    <w:tmpl w:val="0409001D"/>
    <w:name w:val="DashListNum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7" w15:restartNumberingAfterBreak="0">
    <w:nsid w:val="3DB34E8A"/>
    <w:multiLevelType w:val="hybridMultilevel"/>
    <w:tmpl w:val="96525A28"/>
    <w:name w:val="ClaueListNum11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E2541BF"/>
    <w:multiLevelType w:val="multilevel"/>
    <w:tmpl w:val="0409001D"/>
    <w:name w:val="ClaueListNum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9" w15:restartNumberingAfterBreak="0">
    <w:nsid w:val="3E627734"/>
    <w:multiLevelType w:val="hybridMultilevel"/>
    <w:tmpl w:val="C25E0E3C"/>
    <w:lvl w:ilvl="0" w:tplc="FFFFFFFF">
      <w:start w:val="1"/>
      <w:numFmt w:val="decimal"/>
      <w:pStyle w:val="Reference"/>
      <w:lvlText w:val="[%1]"/>
      <w:lvlJc w:val="left"/>
      <w:pPr>
        <w:tabs>
          <w:tab w:val="num" w:pos="432"/>
        </w:tabs>
        <w:ind w:left="0" w:firstLine="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0D74B1F"/>
    <w:multiLevelType w:val="multilevel"/>
    <w:tmpl w:val="0409001D"/>
    <w:name w:val="DashListNum3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1" w15:restartNumberingAfterBreak="0">
    <w:nsid w:val="430F4F09"/>
    <w:multiLevelType w:val="multilevel"/>
    <w:tmpl w:val="E22A2B0A"/>
    <w:lvl w:ilvl="0">
      <w:start w:val="1"/>
      <w:numFmt w:val="lowerLetter"/>
      <w:pStyle w:val="a4"/>
      <w:lvlText w:val="%1) "/>
      <w:lvlJc w:val="left"/>
      <w:pPr>
        <w:tabs>
          <w:tab w:val="num" w:pos="283"/>
        </w:tabs>
        <w:ind w:left="283" w:hanging="283"/>
      </w:pPr>
      <w:rPr>
        <w:rFonts w:hint="eastAsia"/>
        <w:b w:val="0"/>
        <w:i w:val="0"/>
        <w:lang w:eastAsia="ja-JP"/>
      </w:rPr>
    </w:lvl>
    <w:lvl w:ilvl="1">
      <w:start w:val="1"/>
      <w:numFmt w:val="decimal"/>
      <w:pStyle w:val="25"/>
      <w:lvlText w:val="%2) "/>
      <w:lvlJc w:val="left"/>
      <w:pPr>
        <w:tabs>
          <w:tab w:val="num" w:pos="567"/>
        </w:tabs>
        <w:ind w:left="567" w:hanging="284"/>
      </w:pPr>
      <w:rPr>
        <w:rFonts w:hint="eastAsia"/>
        <w:b w:val="0"/>
        <w:i w:val="0"/>
      </w:rPr>
    </w:lvl>
    <w:lvl w:ilvl="2">
      <w:start w:val="1"/>
      <w:numFmt w:val="decimal"/>
      <w:pStyle w:val="35"/>
      <w:lvlText w:val="%2.%3) "/>
      <w:lvlJc w:val="left"/>
      <w:pPr>
        <w:tabs>
          <w:tab w:val="num" w:pos="1077"/>
        </w:tabs>
        <w:ind w:left="1077" w:hanging="510"/>
      </w:pPr>
      <w:rPr>
        <w:rFonts w:hint="eastAsia"/>
        <w:b w:val="0"/>
        <w:i w:val="0"/>
      </w:rPr>
    </w:lvl>
    <w:lvl w:ilvl="3">
      <w:start w:val="1"/>
      <w:numFmt w:val="decimal"/>
      <w:pStyle w:val="45"/>
      <w:lvlText w:val="%2.%3.%4) "/>
      <w:lvlJc w:val="left"/>
      <w:pPr>
        <w:tabs>
          <w:tab w:val="num" w:pos="1474"/>
        </w:tabs>
        <w:ind w:left="1474" w:hanging="624"/>
      </w:pPr>
      <w:rPr>
        <w:rFonts w:hint="eastAsia"/>
        <w:b w:val="0"/>
        <w:i w:val="0"/>
      </w:rPr>
    </w:lvl>
    <w:lvl w:ilvl="4">
      <w:start w:val="1"/>
      <w:numFmt w:val="decimal"/>
      <w:pStyle w:val="50"/>
      <w:lvlText w:val="%2.%3.%4.%5)"/>
      <w:lvlJc w:val="left"/>
      <w:pPr>
        <w:tabs>
          <w:tab w:val="num" w:pos="709"/>
        </w:tabs>
        <w:ind w:left="709" w:hanging="709"/>
      </w:pPr>
      <w:rPr>
        <w:rFonts w:hint="eastAsia"/>
        <w:b w:val="0"/>
        <w:i w:val="0"/>
      </w:rPr>
    </w:lvl>
    <w:lvl w:ilvl="5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7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8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</w:abstractNum>
  <w:abstractNum w:abstractNumId="32" w15:restartNumberingAfterBreak="0">
    <w:nsid w:val="44FD6F7C"/>
    <w:multiLevelType w:val="multilevel"/>
    <w:tmpl w:val="E8C2097A"/>
    <w:name w:val="DashListNum"/>
    <w:lvl w:ilvl="0">
      <w:start w:val="1"/>
      <w:numFmt w:val="bullet"/>
      <w:lvlText w:val="―"/>
      <w:lvlJc w:val="left"/>
      <w:pPr>
        <w:tabs>
          <w:tab w:val="num" w:pos="284"/>
        </w:tabs>
        <w:ind w:left="400" w:hanging="400"/>
      </w:pPr>
      <w:rPr>
        <w:rFonts w:ascii="Arial" w:hAnsi="Arial" w:hint="default"/>
      </w:rPr>
    </w:lvl>
    <w:lvl w:ilvl="1">
      <w:start w:val="1"/>
      <w:numFmt w:val="bullet"/>
      <w:lvlText w:val="―"/>
      <w:lvlJc w:val="left"/>
      <w:pPr>
        <w:tabs>
          <w:tab w:val="num" w:pos="425"/>
        </w:tabs>
        <w:ind w:left="800" w:hanging="400"/>
      </w:pPr>
      <w:rPr>
        <w:rFonts w:ascii="Arial" w:hAnsi="Arial" w:hint="default"/>
      </w:rPr>
    </w:lvl>
    <w:lvl w:ilvl="2">
      <w:start w:val="1"/>
      <w:numFmt w:val="bullet"/>
      <w:lvlText w:val="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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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3" w15:restartNumberingAfterBreak="0">
    <w:nsid w:val="50434F82"/>
    <w:multiLevelType w:val="multilevel"/>
    <w:tmpl w:val="7C8226DE"/>
    <w:lvl w:ilvl="0">
      <w:start w:val="1"/>
      <w:numFmt w:val="decimal"/>
      <w:pStyle w:val="14"/>
      <w:lvlText w:val="참고 %1"/>
      <w:lvlJc w:val="left"/>
      <w:pPr>
        <w:tabs>
          <w:tab w:val="num" w:pos="740"/>
        </w:tabs>
        <w:ind w:left="740" w:hanging="74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6"/>
      <w:lvlText w:val="참고 %2"/>
      <w:lvlJc w:val="left"/>
      <w:pPr>
        <w:tabs>
          <w:tab w:val="num" w:pos="1020"/>
        </w:tabs>
        <w:ind w:left="1020" w:hanging="74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6"/>
      <w:lvlText w:val="참고 %3"/>
      <w:lvlJc w:val="left"/>
      <w:pPr>
        <w:tabs>
          <w:tab w:val="num" w:pos="1300"/>
        </w:tabs>
        <w:ind w:left="1300" w:hanging="74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6"/>
      <w:lvlText w:val="참고 %4"/>
      <w:lvlJc w:val="left"/>
      <w:pPr>
        <w:tabs>
          <w:tab w:val="num" w:pos="1580"/>
        </w:tabs>
        <w:ind w:left="1580" w:hanging="72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34" w15:restartNumberingAfterBreak="0">
    <w:nsid w:val="52166816"/>
    <w:multiLevelType w:val="multilevel"/>
    <w:tmpl w:val="0409001D"/>
    <w:name w:val="ClaueListNum5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5" w15:restartNumberingAfterBreak="0">
    <w:nsid w:val="54EF1D58"/>
    <w:multiLevelType w:val="multilevel"/>
    <w:tmpl w:val="A50C5A00"/>
    <w:lvl w:ilvl="0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3">
      <w:start w:val="1"/>
      <w:numFmt w:val="ganada"/>
      <w:suff w:val="space"/>
      <w:lvlText w:val="%4)"/>
      <w:lvlJc w:val="left"/>
      <w:pPr>
        <w:ind w:left="400" w:firstLine="0"/>
      </w:pPr>
    </w:lvl>
    <w:lvl w:ilvl="4">
      <w:start w:val="1"/>
      <w:numFmt w:val="decimal"/>
      <w:suff w:val="space"/>
      <w:lvlText w:val="(%5)"/>
      <w:lvlJc w:val="left"/>
      <w:pPr>
        <w:ind w:left="400" w:firstLine="0"/>
      </w:pPr>
    </w:lvl>
    <w:lvl w:ilvl="5">
      <w:start w:val="1"/>
      <w:numFmt w:val="ganada"/>
      <w:suff w:val="space"/>
      <w:lvlText w:val="(%6)"/>
      <w:lvlJc w:val="left"/>
      <w:pPr>
        <w:ind w:left="400" w:firstLine="0"/>
      </w:pPr>
    </w:lvl>
    <w:lvl w:ilvl="6">
      <w:start w:val="1"/>
      <w:numFmt w:val="decimalEnclosedCircle"/>
      <w:suff w:val="space"/>
      <w:lvlText w:val="%7"/>
      <w:lvlJc w:val="left"/>
      <w:pPr>
        <w:ind w:left="400" w:firstLine="0"/>
      </w:pPr>
    </w:lvl>
    <w:lvl w:ilvl="7">
      <w:start w:val="1"/>
      <w:numFmt w:val="decimal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decimal"/>
      <w:lvlText w:val="%9."/>
      <w:lvlJc w:val="left"/>
      <w:pPr>
        <w:tabs>
          <w:tab w:val="num" w:pos="6880"/>
        </w:tabs>
        <w:ind w:left="6880" w:hanging="360"/>
      </w:pPr>
    </w:lvl>
  </w:abstractNum>
  <w:abstractNum w:abstractNumId="36" w15:restartNumberingAfterBreak="0">
    <w:nsid w:val="560137D0"/>
    <w:multiLevelType w:val="multilevel"/>
    <w:tmpl w:val="0409001D"/>
    <w:name w:val="ClaueListNum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7" w15:restartNumberingAfterBreak="0">
    <w:nsid w:val="596C5592"/>
    <w:multiLevelType w:val="multilevel"/>
    <w:tmpl w:val="2F7E7694"/>
    <w:lvl w:ilvl="0">
      <w:start w:val="1"/>
      <w:numFmt w:val="decimal"/>
      <w:pStyle w:val="15"/>
      <w:lvlText w:val="비고"/>
      <w:lvlJc w:val="left"/>
      <w:pPr>
        <w:tabs>
          <w:tab w:val="num" w:pos="560"/>
        </w:tabs>
        <w:ind w:left="560" w:hanging="56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7"/>
      <w:lvlText w:val="비고"/>
      <w:lvlJc w:val="left"/>
      <w:pPr>
        <w:tabs>
          <w:tab w:val="num" w:pos="860"/>
        </w:tabs>
        <w:ind w:left="860" w:hanging="58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7"/>
      <w:lvlText w:val="비고"/>
      <w:lvlJc w:val="left"/>
      <w:pPr>
        <w:tabs>
          <w:tab w:val="num" w:pos="1140"/>
        </w:tabs>
        <w:ind w:left="1140" w:hanging="58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7"/>
      <w:lvlText w:val="비고"/>
      <w:lvlJc w:val="left"/>
      <w:pPr>
        <w:tabs>
          <w:tab w:val="num" w:pos="1420"/>
        </w:tabs>
        <w:ind w:left="1420" w:hanging="56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38" w15:restartNumberingAfterBreak="0">
    <w:nsid w:val="5CB42F7F"/>
    <w:multiLevelType w:val="hybridMultilevel"/>
    <w:tmpl w:val="9DB47E92"/>
    <w:lvl w:ilvl="0" w:tplc="B79EC80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E7049E7"/>
    <w:multiLevelType w:val="hybridMultilevel"/>
    <w:tmpl w:val="B93E373C"/>
    <w:lvl w:ilvl="0" w:tplc="46D4BE22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5FD7948"/>
    <w:multiLevelType w:val="multilevel"/>
    <w:tmpl w:val="0409001D"/>
    <w:name w:val="ClaueListNum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41" w15:restartNumberingAfterBreak="0">
    <w:nsid w:val="6758598D"/>
    <w:multiLevelType w:val="multilevel"/>
    <w:tmpl w:val="0409001D"/>
    <w:name w:val="ClaueListNum9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42" w15:restartNumberingAfterBreak="0">
    <w:nsid w:val="69B33FAA"/>
    <w:multiLevelType w:val="multilevel"/>
    <w:tmpl w:val="467694C8"/>
    <w:name w:val="BulletListNum"/>
    <w:lvl w:ilvl="0">
      <w:start w:val="1"/>
      <w:numFmt w:val="bullet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3" w15:restartNumberingAfterBreak="0">
    <w:nsid w:val="6B2C5134"/>
    <w:multiLevelType w:val="multilevel"/>
    <w:tmpl w:val="C1185D3A"/>
    <w:lvl w:ilvl="0">
      <w:start w:val="1"/>
      <w:numFmt w:val="upperLetter"/>
      <w:pStyle w:val="KSDTA"/>
      <w:suff w:val="nothing"/>
      <w:lvlText w:val="부속서 %1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KSDTA1"/>
      <w:lvlText w:val="%1.%2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2">
      <w:start w:val="1"/>
      <w:numFmt w:val="decimal"/>
      <w:pStyle w:val="KSDTA11"/>
      <w:lvlText w:val="%1.%2.%3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3">
      <w:start w:val="1"/>
      <w:numFmt w:val="decimal"/>
      <w:pStyle w:val="KSDTA111"/>
      <w:lvlText w:val="%1.%2.%3.%4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4">
      <w:start w:val="1"/>
      <w:numFmt w:val="decimal"/>
      <w:pStyle w:val="KSDTA1111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5">
      <w:start w:val="1"/>
      <w:numFmt w:val="decimal"/>
      <w:pStyle w:val="KSDTA11111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hint="eastAsia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eastAsia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eastAsia"/>
      </w:rPr>
    </w:lvl>
  </w:abstractNum>
  <w:abstractNum w:abstractNumId="44" w15:restartNumberingAfterBreak="0">
    <w:nsid w:val="706F1292"/>
    <w:multiLevelType w:val="hybridMultilevel"/>
    <w:tmpl w:val="4156025C"/>
    <w:lvl w:ilvl="0" w:tplc="312A6EB2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2DD522F"/>
    <w:multiLevelType w:val="hybridMultilevel"/>
    <w:tmpl w:val="25CA14E2"/>
    <w:lvl w:ilvl="0" w:tplc="B79EC80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3106F04"/>
    <w:multiLevelType w:val="multilevel"/>
    <w:tmpl w:val="4F14219C"/>
    <w:lvl w:ilvl="0">
      <w:start w:val="1"/>
      <w:numFmt w:val="bullet"/>
      <w:pStyle w:val="a5"/>
      <w:lvlText w:val="―"/>
      <w:lvlJc w:val="left"/>
      <w:pPr>
        <w:tabs>
          <w:tab w:val="num" w:pos="284"/>
        </w:tabs>
        <w:ind w:left="284" w:hanging="284"/>
      </w:pPr>
      <w:rPr>
        <w:rFonts w:ascii="바탕" w:eastAsia="바탕" w:hAnsi="바탕" w:hint="eastAsia"/>
      </w:rPr>
    </w:lvl>
    <w:lvl w:ilvl="1">
      <w:start w:val="1"/>
      <w:numFmt w:val="bullet"/>
      <w:pStyle w:val="28"/>
      <w:lvlText w:val="―"/>
      <w:lvlJc w:val="left"/>
      <w:pPr>
        <w:tabs>
          <w:tab w:val="num" w:pos="567"/>
        </w:tabs>
        <w:ind w:left="567" w:hanging="283"/>
      </w:pPr>
      <w:rPr>
        <w:rFonts w:ascii="바탕" w:eastAsia="바탕" w:hAnsi="바탕" w:hint="eastAsia"/>
      </w:rPr>
    </w:lvl>
    <w:lvl w:ilvl="2">
      <w:start w:val="1"/>
      <w:numFmt w:val="bullet"/>
      <w:pStyle w:val="38"/>
      <w:lvlText w:val="―"/>
      <w:lvlJc w:val="left"/>
      <w:pPr>
        <w:tabs>
          <w:tab w:val="num" w:pos="851"/>
        </w:tabs>
        <w:ind w:left="851" w:hanging="284"/>
      </w:pPr>
      <w:rPr>
        <w:rFonts w:ascii="바탕" w:eastAsia="바탕" w:hAnsi="바탕" w:hint="eastAsia"/>
      </w:rPr>
    </w:lvl>
    <w:lvl w:ilvl="3">
      <w:start w:val="1"/>
      <w:numFmt w:val="bullet"/>
      <w:pStyle w:val="48"/>
      <w:lvlText w:val="―"/>
      <w:lvlJc w:val="left"/>
      <w:pPr>
        <w:tabs>
          <w:tab w:val="num" w:pos="1134"/>
        </w:tabs>
        <w:ind w:left="1134" w:hanging="283"/>
      </w:pPr>
      <w:rPr>
        <w:rFonts w:ascii="바탕" w:eastAsia="바탕" w:hAnsi="바탕" w:hint="eastAsia"/>
      </w:rPr>
    </w:lvl>
    <w:lvl w:ilvl="4">
      <w:start w:val="1"/>
      <w:numFmt w:val="bullet"/>
      <w:suff w:val="space"/>
      <w:lvlText w:val="―"/>
      <w:lvlJc w:val="left"/>
      <w:pPr>
        <w:ind w:left="2000" w:hanging="400"/>
      </w:pPr>
      <w:rPr>
        <w:rFonts w:ascii="바탕" w:eastAsia="바탕" w:hAnsi="바탕" w:hint="eastAsia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5C00FF5"/>
    <w:multiLevelType w:val="hybridMultilevel"/>
    <w:tmpl w:val="D92034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7"/>
  </w:num>
  <w:num w:numId="4">
    <w:abstractNumId w:val="43"/>
  </w:num>
  <w:num w:numId="5">
    <w:abstractNumId w:val="17"/>
  </w:num>
  <w:num w:numId="6">
    <w:abstractNumId w:val="18"/>
  </w:num>
  <w:num w:numId="7">
    <w:abstractNumId w:val="14"/>
  </w:num>
  <w:num w:numId="8">
    <w:abstractNumId w:val="5"/>
  </w:num>
  <w:num w:numId="9">
    <w:abstractNumId w:val="2"/>
  </w:num>
  <w:num w:numId="10">
    <w:abstractNumId w:val="16"/>
  </w:num>
  <w:num w:numId="11">
    <w:abstractNumId w:val="31"/>
  </w:num>
  <w:num w:numId="12">
    <w:abstractNumId w:val="21"/>
  </w:num>
  <w:num w:numId="13">
    <w:abstractNumId w:val="46"/>
  </w:num>
  <w:num w:numId="14">
    <w:abstractNumId w:val="37"/>
  </w:num>
  <w:num w:numId="15">
    <w:abstractNumId w:val="19"/>
  </w:num>
  <w:num w:numId="16">
    <w:abstractNumId w:val="8"/>
  </w:num>
  <w:num w:numId="17">
    <w:abstractNumId w:val="33"/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45"/>
  </w:num>
  <w:num w:numId="21">
    <w:abstractNumId w:val="38"/>
  </w:num>
  <w:num w:numId="22">
    <w:abstractNumId w:val="3"/>
  </w:num>
  <w:num w:numId="23">
    <w:abstractNumId w:val="35"/>
  </w:num>
  <w:num w:numId="24">
    <w:abstractNumId w:val="11"/>
  </w:num>
  <w:num w:numId="25">
    <w:abstractNumId w:val="43"/>
  </w:num>
  <w:num w:numId="26">
    <w:abstractNumId w:val="43"/>
  </w:num>
  <w:num w:numId="27">
    <w:abstractNumId w:val="43"/>
  </w:num>
  <w:num w:numId="28">
    <w:abstractNumId w:val="43"/>
  </w:num>
  <w:num w:numId="29">
    <w:abstractNumId w:val="43"/>
  </w:num>
  <w:num w:numId="30">
    <w:abstractNumId w:val="43"/>
  </w:num>
  <w:num w:numId="31">
    <w:abstractNumId w:val="43"/>
  </w:num>
  <w:num w:numId="32">
    <w:abstractNumId w:val="43"/>
  </w:num>
  <w:num w:numId="33">
    <w:abstractNumId w:val="43"/>
  </w:num>
  <w:num w:numId="34">
    <w:abstractNumId w:val="43"/>
  </w:num>
  <w:num w:numId="35">
    <w:abstractNumId w:val="43"/>
  </w:num>
  <w:num w:numId="36">
    <w:abstractNumId w:val="43"/>
  </w:num>
  <w:num w:numId="37">
    <w:abstractNumId w:val="43"/>
  </w:num>
  <w:num w:numId="38">
    <w:abstractNumId w:val="43"/>
  </w:num>
  <w:num w:numId="39">
    <w:abstractNumId w:val="43"/>
  </w:num>
  <w:num w:numId="40">
    <w:abstractNumId w:val="39"/>
  </w:num>
  <w:num w:numId="41">
    <w:abstractNumId w:val="6"/>
  </w:num>
  <w:num w:numId="42">
    <w:abstractNumId w:val="22"/>
  </w:num>
  <w:num w:numId="43">
    <w:abstractNumId w:val="44"/>
  </w:num>
  <w:num w:numId="44">
    <w:abstractNumId w:val="9"/>
  </w:num>
  <w:num w:numId="45">
    <w:abstractNumId w:val="27"/>
  </w:num>
  <w:num w:numId="4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5"/>
  </w:num>
  <w:num w:numId="49">
    <w:abstractNumId w:val="23"/>
  </w:num>
  <w:num w:numId="50">
    <w:abstractNumId w:val="47"/>
  </w:num>
  <w:num w:numId="51">
    <w:abstractNumId w:val="24"/>
  </w:num>
  <w:num w:numId="52">
    <w:abstractNumId w:val="23"/>
  </w:num>
  <w:num w:numId="53">
    <w:abstractNumId w:val="23"/>
  </w:num>
  <w:num w:numId="5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3"/>
  </w:num>
  <w:num w:numId="56">
    <w:abstractNumId w:val="1"/>
  </w:num>
  <w:numIdMacAtCleanup w:val="51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ETRI-김종원">
    <w15:presenceInfo w15:providerId="None" w15:userId="ETRI-김종원"/>
  </w15:person>
  <w15:person w15:author="박 진상">
    <w15:presenceInfo w15:providerId="Windows Live" w15:userId="0ae2f9eeb207f79d"/>
  </w15:person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4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212"/>
    <w:rsid w:val="00000F64"/>
    <w:rsid w:val="00000FE7"/>
    <w:rsid w:val="00006F3F"/>
    <w:rsid w:val="0000744E"/>
    <w:rsid w:val="00010AC1"/>
    <w:rsid w:val="00011661"/>
    <w:rsid w:val="000129FD"/>
    <w:rsid w:val="00013279"/>
    <w:rsid w:val="00014BB8"/>
    <w:rsid w:val="000178B9"/>
    <w:rsid w:val="000228E4"/>
    <w:rsid w:val="00025A47"/>
    <w:rsid w:val="00026A52"/>
    <w:rsid w:val="00027A15"/>
    <w:rsid w:val="000305A5"/>
    <w:rsid w:val="000315DE"/>
    <w:rsid w:val="00031A1B"/>
    <w:rsid w:val="000331F6"/>
    <w:rsid w:val="00035AF3"/>
    <w:rsid w:val="00036067"/>
    <w:rsid w:val="00037D00"/>
    <w:rsid w:val="000415CB"/>
    <w:rsid w:val="00041A3B"/>
    <w:rsid w:val="0004370F"/>
    <w:rsid w:val="000444BB"/>
    <w:rsid w:val="000452C1"/>
    <w:rsid w:val="0004722C"/>
    <w:rsid w:val="00050A4E"/>
    <w:rsid w:val="000515AA"/>
    <w:rsid w:val="00052B0F"/>
    <w:rsid w:val="0005404D"/>
    <w:rsid w:val="00057746"/>
    <w:rsid w:val="0005775E"/>
    <w:rsid w:val="00057894"/>
    <w:rsid w:val="000637EF"/>
    <w:rsid w:val="00063D3C"/>
    <w:rsid w:val="00064367"/>
    <w:rsid w:val="00065723"/>
    <w:rsid w:val="000670AF"/>
    <w:rsid w:val="00070388"/>
    <w:rsid w:val="00070D4C"/>
    <w:rsid w:val="0007376F"/>
    <w:rsid w:val="00076892"/>
    <w:rsid w:val="00076AAF"/>
    <w:rsid w:val="00077FD3"/>
    <w:rsid w:val="00080BBE"/>
    <w:rsid w:val="0008342C"/>
    <w:rsid w:val="0008666F"/>
    <w:rsid w:val="00087689"/>
    <w:rsid w:val="000908E8"/>
    <w:rsid w:val="000938A6"/>
    <w:rsid w:val="00096F89"/>
    <w:rsid w:val="000A0B76"/>
    <w:rsid w:val="000A2A2F"/>
    <w:rsid w:val="000A2DAE"/>
    <w:rsid w:val="000A63D1"/>
    <w:rsid w:val="000A666B"/>
    <w:rsid w:val="000A6942"/>
    <w:rsid w:val="000A748A"/>
    <w:rsid w:val="000A790F"/>
    <w:rsid w:val="000B51CA"/>
    <w:rsid w:val="000B5C06"/>
    <w:rsid w:val="000B66B5"/>
    <w:rsid w:val="000B6EAC"/>
    <w:rsid w:val="000B794A"/>
    <w:rsid w:val="000B7CB2"/>
    <w:rsid w:val="000C1D86"/>
    <w:rsid w:val="000C443D"/>
    <w:rsid w:val="000C4A64"/>
    <w:rsid w:val="000C691F"/>
    <w:rsid w:val="000C6A3C"/>
    <w:rsid w:val="000D0D42"/>
    <w:rsid w:val="000D40BF"/>
    <w:rsid w:val="000D4183"/>
    <w:rsid w:val="000D440F"/>
    <w:rsid w:val="000D5828"/>
    <w:rsid w:val="000D5BEE"/>
    <w:rsid w:val="000E14C8"/>
    <w:rsid w:val="000E1BA5"/>
    <w:rsid w:val="000E3195"/>
    <w:rsid w:val="000E32A6"/>
    <w:rsid w:val="000E4F03"/>
    <w:rsid w:val="000F2A21"/>
    <w:rsid w:val="000F4EF6"/>
    <w:rsid w:val="000F6C5E"/>
    <w:rsid w:val="000F6EA9"/>
    <w:rsid w:val="0010132D"/>
    <w:rsid w:val="001014C2"/>
    <w:rsid w:val="00104016"/>
    <w:rsid w:val="00105890"/>
    <w:rsid w:val="001106A3"/>
    <w:rsid w:val="00110ED7"/>
    <w:rsid w:val="0011168F"/>
    <w:rsid w:val="001148B9"/>
    <w:rsid w:val="00115459"/>
    <w:rsid w:val="00116BEA"/>
    <w:rsid w:val="00121503"/>
    <w:rsid w:val="001220C7"/>
    <w:rsid w:val="001227CF"/>
    <w:rsid w:val="00124C75"/>
    <w:rsid w:val="00125FCB"/>
    <w:rsid w:val="00127C86"/>
    <w:rsid w:val="001318DB"/>
    <w:rsid w:val="00131F66"/>
    <w:rsid w:val="00132B55"/>
    <w:rsid w:val="001340F6"/>
    <w:rsid w:val="00134759"/>
    <w:rsid w:val="00135204"/>
    <w:rsid w:val="00135D77"/>
    <w:rsid w:val="0013627C"/>
    <w:rsid w:val="001364A0"/>
    <w:rsid w:val="00141109"/>
    <w:rsid w:val="00141F88"/>
    <w:rsid w:val="00142312"/>
    <w:rsid w:val="00145049"/>
    <w:rsid w:val="0014663B"/>
    <w:rsid w:val="00152474"/>
    <w:rsid w:val="00154A06"/>
    <w:rsid w:val="00155BD5"/>
    <w:rsid w:val="001566F4"/>
    <w:rsid w:val="00156A0C"/>
    <w:rsid w:val="00160F59"/>
    <w:rsid w:val="00166204"/>
    <w:rsid w:val="00166934"/>
    <w:rsid w:val="0016700A"/>
    <w:rsid w:val="00170ACF"/>
    <w:rsid w:val="00172C4D"/>
    <w:rsid w:val="00174BBA"/>
    <w:rsid w:val="001820D8"/>
    <w:rsid w:val="00185402"/>
    <w:rsid w:val="00186867"/>
    <w:rsid w:val="00187320"/>
    <w:rsid w:val="001878B2"/>
    <w:rsid w:val="00187AEC"/>
    <w:rsid w:val="001901C7"/>
    <w:rsid w:val="00190BD4"/>
    <w:rsid w:val="0019216A"/>
    <w:rsid w:val="00192765"/>
    <w:rsid w:val="001933DB"/>
    <w:rsid w:val="00193FEF"/>
    <w:rsid w:val="001A0E8A"/>
    <w:rsid w:val="001A24EE"/>
    <w:rsid w:val="001A3828"/>
    <w:rsid w:val="001A526E"/>
    <w:rsid w:val="001B1CBA"/>
    <w:rsid w:val="001B1DF0"/>
    <w:rsid w:val="001C1210"/>
    <w:rsid w:val="001C3B71"/>
    <w:rsid w:val="001C3C69"/>
    <w:rsid w:val="001C3E33"/>
    <w:rsid w:val="001C4A1D"/>
    <w:rsid w:val="001C5D35"/>
    <w:rsid w:val="001D0DD9"/>
    <w:rsid w:val="001D1270"/>
    <w:rsid w:val="001D184A"/>
    <w:rsid w:val="001D47D5"/>
    <w:rsid w:val="001D4C55"/>
    <w:rsid w:val="001D59AB"/>
    <w:rsid w:val="001D5D1D"/>
    <w:rsid w:val="001D64F2"/>
    <w:rsid w:val="001D7DCB"/>
    <w:rsid w:val="001E07E3"/>
    <w:rsid w:val="001E0BDA"/>
    <w:rsid w:val="001E14A7"/>
    <w:rsid w:val="001E5C46"/>
    <w:rsid w:val="001F01D3"/>
    <w:rsid w:val="001F1128"/>
    <w:rsid w:val="001F2AF2"/>
    <w:rsid w:val="001F5B67"/>
    <w:rsid w:val="001F75F0"/>
    <w:rsid w:val="001F770B"/>
    <w:rsid w:val="00200917"/>
    <w:rsid w:val="00200CE0"/>
    <w:rsid w:val="00203EE2"/>
    <w:rsid w:val="0020734D"/>
    <w:rsid w:val="0020746B"/>
    <w:rsid w:val="002076D6"/>
    <w:rsid w:val="002101A5"/>
    <w:rsid w:val="00211728"/>
    <w:rsid w:val="00211BF2"/>
    <w:rsid w:val="0021401C"/>
    <w:rsid w:val="0021484A"/>
    <w:rsid w:val="00214C22"/>
    <w:rsid w:val="002153AF"/>
    <w:rsid w:val="00217868"/>
    <w:rsid w:val="00217B52"/>
    <w:rsid w:val="00226322"/>
    <w:rsid w:val="002270C1"/>
    <w:rsid w:val="002309FA"/>
    <w:rsid w:val="00232945"/>
    <w:rsid w:val="002412AA"/>
    <w:rsid w:val="00243616"/>
    <w:rsid w:val="00243B65"/>
    <w:rsid w:val="00244645"/>
    <w:rsid w:val="00245057"/>
    <w:rsid w:val="00246EC8"/>
    <w:rsid w:val="00246F0C"/>
    <w:rsid w:val="00250E93"/>
    <w:rsid w:val="00255132"/>
    <w:rsid w:val="002559F2"/>
    <w:rsid w:val="00255D3C"/>
    <w:rsid w:val="002607BC"/>
    <w:rsid w:val="00261A11"/>
    <w:rsid w:val="002646CB"/>
    <w:rsid w:val="00267033"/>
    <w:rsid w:val="00275283"/>
    <w:rsid w:val="0027753B"/>
    <w:rsid w:val="0028588B"/>
    <w:rsid w:val="00295893"/>
    <w:rsid w:val="00296521"/>
    <w:rsid w:val="00296CBE"/>
    <w:rsid w:val="00297E8A"/>
    <w:rsid w:val="00297EC6"/>
    <w:rsid w:val="00297EC8"/>
    <w:rsid w:val="002A1506"/>
    <w:rsid w:val="002A1FF7"/>
    <w:rsid w:val="002A3CC7"/>
    <w:rsid w:val="002A694B"/>
    <w:rsid w:val="002A7621"/>
    <w:rsid w:val="002B19BD"/>
    <w:rsid w:val="002B49A0"/>
    <w:rsid w:val="002B565C"/>
    <w:rsid w:val="002C18A2"/>
    <w:rsid w:val="002C57C7"/>
    <w:rsid w:val="002C63BA"/>
    <w:rsid w:val="002C7624"/>
    <w:rsid w:val="002D20C1"/>
    <w:rsid w:val="002D7D3B"/>
    <w:rsid w:val="002E1358"/>
    <w:rsid w:val="002E2993"/>
    <w:rsid w:val="002E2E90"/>
    <w:rsid w:val="002E3C90"/>
    <w:rsid w:val="002E3FC9"/>
    <w:rsid w:val="002E4B40"/>
    <w:rsid w:val="002E647F"/>
    <w:rsid w:val="002E7122"/>
    <w:rsid w:val="002E7BFF"/>
    <w:rsid w:val="002F00B2"/>
    <w:rsid w:val="002F1C97"/>
    <w:rsid w:val="002F2C37"/>
    <w:rsid w:val="002F4C28"/>
    <w:rsid w:val="002F4FDA"/>
    <w:rsid w:val="002F6A81"/>
    <w:rsid w:val="002F6EB8"/>
    <w:rsid w:val="003004D5"/>
    <w:rsid w:val="00301963"/>
    <w:rsid w:val="0030244A"/>
    <w:rsid w:val="003028C8"/>
    <w:rsid w:val="003029D7"/>
    <w:rsid w:val="003032FC"/>
    <w:rsid w:val="00303728"/>
    <w:rsid w:val="00307C7B"/>
    <w:rsid w:val="00310487"/>
    <w:rsid w:val="003108B6"/>
    <w:rsid w:val="003128ED"/>
    <w:rsid w:val="0031494E"/>
    <w:rsid w:val="003149ED"/>
    <w:rsid w:val="00314A58"/>
    <w:rsid w:val="00315A60"/>
    <w:rsid w:val="00315B55"/>
    <w:rsid w:val="00315F31"/>
    <w:rsid w:val="0031794A"/>
    <w:rsid w:val="00317BB8"/>
    <w:rsid w:val="00322EFC"/>
    <w:rsid w:val="00325489"/>
    <w:rsid w:val="00326A44"/>
    <w:rsid w:val="00327663"/>
    <w:rsid w:val="00327796"/>
    <w:rsid w:val="003314CA"/>
    <w:rsid w:val="00332BA1"/>
    <w:rsid w:val="0033394E"/>
    <w:rsid w:val="0033665A"/>
    <w:rsid w:val="00336D99"/>
    <w:rsid w:val="003417F7"/>
    <w:rsid w:val="00342640"/>
    <w:rsid w:val="0034368E"/>
    <w:rsid w:val="00344641"/>
    <w:rsid w:val="0034520C"/>
    <w:rsid w:val="00345E2B"/>
    <w:rsid w:val="00351139"/>
    <w:rsid w:val="0035382A"/>
    <w:rsid w:val="003559F7"/>
    <w:rsid w:val="00356A8B"/>
    <w:rsid w:val="00356B9D"/>
    <w:rsid w:val="00357B11"/>
    <w:rsid w:val="003610C6"/>
    <w:rsid w:val="00361B0C"/>
    <w:rsid w:val="003628A4"/>
    <w:rsid w:val="00370868"/>
    <w:rsid w:val="00370C5D"/>
    <w:rsid w:val="003738D0"/>
    <w:rsid w:val="00375BB0"/>
    <w:rsid w:val="0037620C"/>
    <w:rsid w:val="00376242"/>
    <w:rsid w:val="00376CCC"/>
    <w:rsid w:val="00376F2C"/>
    <w:rsid w:val="00381748"/>
    <w:rsid w:val="003819B7"/>
    <w:rsid w:val="00381BFB"/>
    <w:rsid w:val="003821C8"/>
    <w:rsid w:val="00383B27"/>
    <w:rsid w:val="00384130"/>
    <w:rsid w:val="003865CF"/>
    <w:rsid w:val="0038765D"/>
    <w:rsid w:val="00391212"/>
    <w:rsid w:val="0039222C"/>
    <w:rsid w:val="00392497"/>
    <w:rsid w:val="00393387"/>
    <w:rsid w:val="0039799F"/>
    <w:rsid w:val="003A525D"/>
    <w:rsid w:val="003A663D"/>
    <w:rsid w:val="003B04C6"/>
    <w:rsid w:val="003B104C"/>
    <w:rsid w:val="003B2509"/>
    <w:rsid w:val="003B345E"/>
    <w:rsid w:val="003B52F5"/>
    <w:rsid w:val="003B5AD8"/>
    <w:rsid w:val="003B7F41"/>
    <w:rsid w:val="003C17F7"/>
    <w:rsid w:val="003C28F9"/>
    <w:rsid w:val="003C2EDD"/>
    <w:rsid w:val="003C3E57"/>
    <w:rsid w:val="003C4499"/>
    <w:rsid w:val="003C4ACB"/>
    <w:rsid w:val="003C5867"/>
    <w:rsid w:val="003C6BEF"/>
    <w:rsid w:val="003C71FB"/>
    <w:rsid w:val="003D0654"/>
    <w:rsid w:val="003D0B26"/>
    <w:rsid w:val="003D0DE3"/>
    <w:rsid w:val="003D18FC"/>
    <w:rsid w:val="003D3011"/>
    <w:rsid w:val="003D3912"/>
    <w:rsid w:val="003D79AC"/>
    <w:rsid w:val="003D7D83"/>
    <w:rsid w:val="003D7E32"/>
    <w:rsid w:val="003E0EBC"/>
    <w:rsid w:val="003E0F73"/>
    <w:rsid w:val="003E22FD"/>
    <w:rsid w:val="003E3509"/>
    <w:rsid w:val="003E3FFC"/>
    <w:rsid w:val="003E443E"/>
    <w:rsid w:val="003E53FE"/>
    <w:rsid w:val="003E592B"/>
    <w:rsid w:val="003E5EA5"/>
    <w:rsid w:val="003F40F5"/>
    <w:rsid w:val="003F5679"/>
    <w:rsid w:val="00400AA1"/>
    <w:rsid w:val="00400C69"/>
    <w:rsid w:val="004042FA"/>
    <w:rsid w:val="00404381"/>
    <w:rsid w:val="00405766"/>
    <w:rsid w:val="0040644A"/>
    <w:rsid w:val="004074C1"/>
    <w:rsid w:val="00412B6A"/>
    <w:rsid w:val="004138B4"/>
    <w:rsid w:val="00414EE3"/>
    <w:rsid w:val="00415546"/>
    <w:rsid w:val="00416509"/>
    <w:rsid w:val="00420684"/>
    <w:rsid w:val="00420CC3"/>
    <w:rsid w:val="004219F3"/>
    <w:rsid w:val="00423563"/>
    <w:rsid w:val="004322FC"/>
    <w:rsid w:val="004340D9"/>
    <w:rsid w:val="004413DD"/>
    <w:rsid w:val="00442978"/>
    <w:rsid w:val="00442B4E"/>
    <w:rsid w:val="004443D9"/>
    <w:rsid w:val="00444521"/>
    <w:rsid w:val="004477D4"/>
    <w:rsid w:val="0045333E"/>
    <w:rsid w:val="00453B5E"/>
    <w:rsid w:val="00453F66"/>
    <w:rsid w:val="004563B6"/>
    <w:rsid w:val="004624A1"/>
    <w:rsid w:val="00463310"/>
    <w:rsid w:val="00463AEF"/>
    <w:rsid w:val="0046486D"/>
    <w:rsid w:val="00471B65"/>
    <w:rsid w:val="00471E95"/>
    <w:rsid w:val="00472E2F"/>
    <w:rsid w:val="00474C1C"/>
    <w:rsid w:val="0048011B"/>
    <w:rsid w:val="00480BE5"/>
    <w:rsid w:val="004813B1"/>
    <w:rsid w:val="00483CDB"/>
    <w:rsid w:val="0048409D"/>
    <w:rsid w:val="00487B0A"/>
    <w:rsid w:val="004A0133"/>
    <w:rsid w:val="004A079B"/>
    <w:rsid w:val="004B24AD"/>
    <w:rsid w:val="004B3608"/>
    <w:rsid w:val="004B45CA"/>
    <w:rsid w:val="004B4C94"/>
    <w:rsid w:val="004B6012"/>
    <w:rsid w:val="004B6C0B"/>
    <w:rsid w:val="004B7F3D"/>
    <w:rsid w:val="004C2415"/>
    <w:rsid w:val="004C2BB7"/>
    <w:rsid w:val="004C33C5"/>
    <w:rsid w:val="004C3527"/>
    <w:rsid w:val="004C686C"/>
    <w:rsid w:val="004D4983"/>
    <w:rsid w:val="004D4CC1"/>
    <w:rsid w:val="004D56FF"/>
    <w:rsid w:val="004D5CEF"/>
    <w:rsid w:val="004D7495"/>
    <w:rsid w:val="004D7A0A"/>
    <w:rsid w:val="004E1386"/>
    <w:rsid w:val="004E18D8"/>
    <w:rsid w:val="004E27C9"/>
    <w:rsid w:val="004E50B5"/>
    <w:rsid w:val="004E549E"/>
    <w:rsid w:val="004E5776"/>
    <w:rsid w:val="004E5B53"/>
    <w:rsid w:val="004E7A8A"/>
    <w:rsid w:val="004F37BC"/>
    <w:rsid w:val="004F4676"/>
    <w:rsid w:val="00501A80"/>
    <w:rsid w:val="00501D0C"/>
    <w:rsid w:val="00502640"/>
    <w:rsid w:val="00510244"/>
    <w:rsid w:val="005127FE"/>
    <w:rsid w:val="005143BD"/>
    <w:rsid w:val="0051730F"/>
    <w:rsid w:val="0051780E"/>
    <w:rsid w:val="00517F77"/>
    <w:rsid w:val="00523D2B"/>
    <w:rsid w:val="005245C4"/>
    <w:rsid w:val="00525543"/>
    <w:rsid w:val="00526363"/>
    <w:rsid w:val="00535696"/>
    <w:rsid w:val="00535C39"/>
    <w:rsid w:val="0053646A"/>
    <w:rsid w:val="00537266"/>
    <w:rsid w:val="00537536"/>
    <w:rsid w:val="00537E43"/>
    <w:rsid w:val="00542840"/>
    <w:rsid w:val="005429DC"/>
    <w:rsid w:val="00542DB0"/>
    <w:rsid w:val="0054727E"/>
    <w:rsid w:val="005478DB"/>
    <w:rsid w:val="005479EB"/>
    <w:rsid w:val="005504EB"/>
    <w:rsid w:val="00551B7A"/>
    <w:rsid w:val="00552C4E"/>
    <w:rsid w:val="00552CAE"/>
    <w:rsid w:val="00554B1F"/>
    <w:rsid w:val="0055761B"/>
    <w:rsid w:val="0056005A"/>
    <w:rsid w:val="00560539"/>
    <w:rsid w:val="00560B06"/>
    <w:rsid w:val="00560FA9"/>
    <w:rsid w:val="00561EC8"/>
    <w:rsid w:val="00562916"/>
    <w:rsid w:val="0056368A"/>
    <w:rsid w:val="00571231"/>
    <w:rsid w:val="00571394"/>
    <w:rsid w:val="0057371D"/>
    <w:rsid w:val="00574C5B"/>
    <w:rsid w:val="005766F9"/>
    <w:rsid w:val="005772E2"/>
    <w:rsid w:val="005812A4"/>
    <w:rsid w:val="00581DDC"/>
    <w:rsid w:val="00582991"/>
    <w:rsid w:val="00582DAA"/>
    <w:rsid w:val="00583173"/>
    <w:rsid w:val="00583DAC"/>
    <w:rsid w:val="005863D7"/>
    <w:rsid w:val="00586833"/>
    <w:rsid w:val="00591A62"/>
    <w:rsid w:val="00592475"/>
    <w:rsid w:val="00592D82"/>
    <w:rsid w:val="005939C6"/>
    <w:rsid w:val="00597096"/>
    <w:rsid w:val="00597674"/>
    <w:rsid w:val="005A13A7"/>
    <w:rsid w:val="005A2268"/>
    <w:rsid w:val="005A510A"/>
    <w:rsid w:val="005A705A"/>
    <w:rsid w:val="005A72A8"/>
    <w:rsid w:val="005A775A"/>
    <w:rsid w:val="005B0A39"/>
    <w:rsid w:val="005B0CC4"/>
    <w:rsid w:val="005B2C81"/>
    <w:rsid w:val="005B2CD2"/>
    <w:rsid w:val="005B367B"/>
    <w:rsid w:val="005B462C"/>
    <w:rsid w:val="005B6627"/>
    <w:rsid w:val="005C255B"/>
    <w:rsid w:val="005C2777"/>
    <w:rsid w:val="005C4DB9"/>
    <w:rsid w:val="005C5EB9"/>
    <w:rsid w:val="005C7390"/>
    <w:rsid w:val="005C7F88"/>
    <w:rsid w:val="005D189F"/>
    <w:rsid w:val="005D3198"/>
    <w:rsid w:val="005D49A7"/>
    <w:rsid w:val="005D5E49"/>
    <w:rsid w:val="005D6AAC"/>
    <w:rsid w:val="005E1F1B"/>
    <w:rsid w:val="005E26E9"/>
    <w:rsid w:val="005F1404"/>
    <w:rsid w:val="005F39E5"/>
    <w:rsid w:val="005F4309"/>
    <w:rsid w:val="005F5009"/>
    <w:rsid w:val="005F55B6"/>
    <w:rsid w:val="005F5AED"/>
    <w:rsid w:val="006069D7"/>
    <w:rsid w:val="006126D8"/>
    <w:rsid w:val="00613171"/>
    <w:rsid w:val="00613C36"/>
    <w:rsid w:val="00617E29"/>
    <w:rsid w:val="00620853"/>
    <w:rsid w:val="00620F2C"/>
    <w:rsid w:val="00625EC2"/>
    <w:rsid w:val="006264A8"/>
    <w:rsid w:val="00630E17"/>
    <w:rsid w:val="00631F7C"/>
    <w:rsid w:val="00633BEF"/>
    <w:rsid w:val="00636729"/>
    <w:rsid w:val="00640EA2"/>
    <w:rsid w:val="00641BBE"/>
    <w:rsid w:val="00641C37"/>
    <w:rsid w:val="00643A07"/>
    <w:rsid w:val="00645B5B"/>
    <w:rsid w:val="00647810"/>
    <w:rsid w:val="006478AB"/>
    <w:rsid w:val="006502DF"/>
    <w:rsid w:val="00652050"/>
    <w:rsid w:val="00653D05"/>
    <w:rsid w:val="00656025"/>
    <w:rsid w:val="00656DC4"/>
    <w:rsid w:val="00657672"/>
    <w:rsid w:val="00660107"/>
    <w:rsid w:val="00660110"/>
    <w:rsid w:val="00663C95"/>
    <w:rsid w:val="00665583"/>
    <w:rsid w:val="006655A3"/>
    <w:rsid w:val="006657FB"/>
    <w:rsid w:val="00680667"/>
    <w:rsid w:val="00680896"/>
    <w:rsid w:val="0068420B"/>
    <w:rsid w:val="00684F6A"/>
    <w:rsid w:val="0068663F"/>
    <w:rsid w:val="00687731"/>
    <w:rsid w:val="00690879"/>
    <w:rsid w:val="00692834"/>
    <w:rsid w:val="00696A14"/>
    <w:rsid w:val="00697641"/>
    <w:rsid w:val="00697B40"/>
    <w:rsid w:val="006A10F6"/>
    <w:rsid w:val="006B0862"/>
    <w:rsid w:val="006B1EE4"/>
    <w:rsid w:val="006B3701"/>
    <w:rsid w:val="006B4ECD"/>
    <w:rsid w:val="006B6B18"/>
    <w:rsid w:val="006B755E"/>
    <w:rsid w:val="006C014D"/>
    <w:rsid w:val="006C046D"/>
    <w:rsid w:val="006C6847"/>
    <w:rsid w:val="006C6A3F"/>
    <w:rsid w:val="006C6DDC"/>
    <w:rsid w:val="006C6E9F"/>
    <w:rsid w:val="006C72E6"/>
    <w:rsid w:val="006D24F1"/>
    <w:rsid w:val="006D2F31"/>
    <w:rsid w:val="006D3157"/>
    <w:rsid w:val="006D37B0"/>
    <w:rsid w:val="006D4151"/>
    <w:rsid w:val="006D50B5"/>
    <w:rsid w:val="006D5EE5"/>
    <w:rsid w:val="006D6342"/>
    <w:rsid w:val="006E2A7B"/>
    <w:rsid w:val="006E3D23"/>
    <w:rsid w:val="006E512E"/>
    <w:rsid w:val="006F05D4"/>
    <w:rsid w:val="006F1930"/>
    <w:rsid w:val="006F1DC4"/>
    <w:rsid w:val="006F2520"/>
    <w:rsid w:val="006F6653"/>
    <w:rsid w:val="006F68F1"/>
    <w:rsid w:val="006F7C6B"/>
    <w:rsid w:val="00700996"/>
    <w:rsid w:val="00703D2A"/>
    <w:rsid w:val="00703E76"/>
    <w:rsid w:val="00705291"/>
    <w:rsid w:val="00706305"/>
    <w:rsid w:val="00710E5A"/>
    <w:rsid w:val="00710F28"/>
    <w:rsid w:val="00721197"/>
    <w:rsid w:val="00721C26"/>
    <w:rsid w:val="00724B7F"/>
    <w:rsid w:val="0072739B"/>
    <w:rsid w:val="00730936"/>
    <w:rsid w:val="00731A13"/>
    <w:rsid w:val="0073241D"/>
    <w:rsid w:val="00735663"/>
    <w:rsid w:val="00735B2B"/>
    <w:rsid w:val="0073685C"/>
    <w:rsid w:val="007373D3"/>
    <w:rsid w:val="00737668"/>
    <w:rsid w:val="0074303A"/>
    <w:rsid w:val="00743A9B"/>
    <w:rsid w:val="00744B6D"/>
    <w:rsid w:val="007461CB"/>
    <w:rsid w:val="00746FB0"/>
    <w:rsid w:val="0075011B"/>
    <w:rsid w:val="00750C95"/>
    <w:rsid w:val="007524D9"/>
    <w:rsid w:val="00752F1E"/>
    <w:rsid w:val="00754701"/>
    <w:rsid w:val="00757154"/>
    <w:rsid w:val="00757ACC"/>
    <w:rsid w:val="0076089B"/>
    <w:rsid w:val="00760CA2"/>
    <w:rsid w:val="00763157"/>
    <w:rsid w:val="00763E1B"/>
    <w:rsid w:val="007655BC"/>
    <w:rsid w:val="0077428E"/>
    <w:rsid w:val="00775B49"/>
    <w:rsid w:val="00780E7E"/>
    <w:rsid w:val="007817B1"/>
    <w:rsid w:val="00781A4F"/>
    <w:rsid w:val="00781CB7"/>
    <w:rsid w:val="00791087"/>
    <w:rsid w:val="007927E4"/>
    <w:rsid w:val="007948E7"/>
    <w:rsid w:val="007969E9"/>
    <w:rsid w:val="00797EFA"/>
    <w:rsid w:val="007A01CF"/>
    <w:rsid w:val="007A085B"/>
    <w:rsid w:val="007A21A3"/>
    <w:rsid w:val="007A2724"/>
    <w:rsid w:val="007A32FA"/>
    <w:rsid w:val="007A34FF"/>
    <w:rsid w:val="007A4B52"/>
    <w:rsid w:val="007A4DF9"/>
    <w:rsid w:val="007A6F10"/>
    <w:rsid w:val="007A7062"/>
    <w:rsid w:val="007B0A68"/>
    <w:rsid w:val="007B2AC0"/>
    <w:rsid w:val="007B580A"/>
    <w:rsid w:val="007B67C3"/>
    <w:rsid w:val="007C0602"/>
    <w:rsid w:val="007C249E"/>
    <w:rsid w:val="007C2844"/>
    <w:rsid w:val="007C307C"/>
    <w:rsid w:val="007C355F"/>
    <w:rsid w:val="007C4FEE"/>
    <w:rsid w:val="007C702C"/>
    <w:rsid w:val="007C7591"/>
    <w:rsid w:val="007C77C1"/>
    <w:rsid w:val="007D0930"/>
    <w:rsid w:val="007D12BE"/>
    <w:rsid w:val="007D1573"/>
    <w:rsid w:val="007D1BEA"/>
    <w:rsid w:val="007D227C"/>
    <w:rsid w:val="007D2605"/>
    <w:rsid w:val="007D2DFF"/>
    <w:rsid w:val="007D35CF"/>
    <w:rsid w:val="007D7170"/>
    <w:rsid w:val="007E015A"/>
    <w:rsid w:val="007E3C7B"/>
    <w:rsid w:val="007F0A08"/>
    <w:rsid w:val="007F1C3E"/>
    <w:rsid w:val="007F2710"/>
    <w:rsid w:val="007F2BA0"/>
    <w:rsid w:val="007F388F"/>
    <w:rsid w:val="007F4EDE"/>
    <w:rsid w:val="007F6C7A"/>
    <w:rsid w:val="00800E92"/>
    <w:rsid w:val="00801DB7"/>
    <w:rsid w:val="008027EE"/>
    <w:rsid w:val="00804C60"/>
    <w:rsid w:val="0080687A"/>
    <w:rsid w:val="00806F78"/>
    <w:rsid w:val="008103A5"/>
    <w:rsid w:val="008116D0"/>
    <w:rsid w:val="008155C7"/>
    <w:rsid w:val="0081602C"/>
    <w:rsid w:val="00816865"/>
    <w:rsid w:val="00817561"/>
    <w:rsid w:val="00820641"/>
    <w:rsid w:val="00821412"/>
    <w:rsid w:val="00822891"/>
    <w:rsid w:val="0082438F"/>
    <w:rsid w:val="00824DE7"/>
    <w:rsid w:val="00825639"/>
    <w:rsid w:val="00825A6E"/>
    <w:rsid w:val="00826CDA"/>
    <w:rsid w:val="00826CFA"/>
    <w:rsid w:val="00827CD6"/>
    <w:rsid w:val="008362A9"/>
    <w:rsid w:val="008416AD"/>
    <w:rsid w:val="0084227D"/>
    <w:rsid w:val="00844D6C"/>
    <w:rsid w:val="008467A0"/>
    <w:rsid w:val="0085203E"/>
    <w:rsid w:val="00853754"/>
    <w:rsid w:val="00856E4C"/>
    <w:rsid w:val="00860663"/>
    <w:rsid w:val="00861145"/>
    <w:rsid w:val="008638DF"/>
    <w:rsid w:val="00863E66"/>
    <w:rsid w:val="00865921"/>
    <w:rsid w:val="008662EB"/>
    <w:rsid w:val="00866CAB"/>
    <w:rsid w:val="00870275"/>
    <w:rsid w:val="008737DE"/>
    <w:rsid w:val="00873C37"/>
    <w:rsid w:val="00876DC5"/>
    <w:rsid w:val="00885B41"/>
    <w:rsid w:val="00887B38"/>
    <w:rsid w:val="0089057D"/>
    <w:rsid w:val="00891657"/>
    <w:rsid w:val="00895575"/>
    <w:rsid w:val="00896FD9"/>
    <w:rsid w:val="00897662"/>
    <w:rsid w:val="008A0B26"/>
    <w:rsid w:val="008A1529"/>
    <w:rsid w:val="008A2A24"/>
    <w:rsid w:val="008A52D5"/>
    <w:rsid w:val="008A7B60"/>
    <w:rsid w:val="008A7B66"/>
    <w:rsid w:val="008B17B6"/>
    <w:rsid w:val="008B2086"/>
    <w:rsid w:val="008B27D4"/>
    <w:rsid w:val="008B2ADE"/>
    <w:rsid w:val="008B2E5D"/>
    <w:rsid w:val="008B4E7F"/>
    <w:rsid w:val="008C21A7"/>
    <w:rsid w:val="008C2857"/>
    <w:rsid w:val="008C5E65"/>
    <w:rsid w:val="008D14DF"/>
    <w:rsid w:val="008D4CC4"/>
    <w:rsid w:val="008D53E6"/>
    <w:rsid w:val="008D5880"/>
    <w:rsid w:val="008D7AEA"/>
    <w:rsid w:val="008E066C"/>
    <w:rsid w:val="008E1343"/>
    <w:rsid w:val="008E1428"/>
    <w:rsid w:val="008E1974"/>
    <w:rsid w:val="008E2A15"/>
    <w:rsid w:val="008E49E3"/>
    <w:rsid w:val="008E4C67"/>
    <w:rsid w:val="008E4E69"/>
    <w:rsid w:val="008E61CA"/>
    <w:rsid w:val="008E6980"/>
    <w:rsid w:val="008F2C28"/>
    <w:rsid w:val="008F45DC"/>
    <w:rsid w:val="008F4F7E"/>
    <w:rsid w:val="008F5056"/>
    <w:rsid w:val="008F6A17"/>
    <w:rsid w:val="00900E23"/>
    <w:rsid w:val="00901077"/>
    <w:rsid w:val="00901A55"/>
    <w:rsid w:val="0090214D"/>
    <w:rsid w:val="0090728C"/>
    <w:rsid w:val="009101CD"/>
    <w:rsid w:val="009102DC"/>
    <w:rsid w:val="009105D1"/>
    <w:rsid w:val="009115CF"/>
    <w:rsid w:val="009115FA"/>
    <w:rsid w:val="009133F6"/>
    <w:rsid w:val="009135D7"/>
    <w:rsid w:val="009160EF"/>
    <w:rsid w:val="00916A8B"/>
    <w:rsid w:val="00916AF9"/>
    <w:rsid w:val="009176CE"/>
    <w:rsid w:val="009211F0"/>
    <w:rsid w:val="009224D9"/>
    <w:rsid w:val="0092287E"/>
    <w:rsid w:val="00930BC1"/>
    <w:rsid w:val="0093110D"/>
    <w:rsid w:val="00931329"/>
    <w:rsid w:val="00937555"/>
    <w:rsid w:val="009402DF"/>
    <w:rsid w:val="0094183F"/>
    <w:rsid w:val="00941DBA"/>
    <w:rsid w:val="0094380B"/>
    <w:rsid w:val="00950F54"/>
    <w:rsid w:val="00952697"/>
    <w:rsid w:val="0095317F"/>
    <w:rsid w:val="00955983"/>
    <w:rsid w:val="00957D70"/>
    <w:rsid w:val="00957FA3"/>
    <w:rsid w:val="00960115"/>
    <w:rsid w:val="0096058B"/>
    <w:rsid w:val="00962FD8"/>
    <w:rsid w:val="00963CCE"/>
    <w:rsid w:val="00964B85"/>
    <w:rsid w:val="00970C98"/>
    <w:rsid w:val="0097226A"/>
    <w:rsid w:val="009744C0"/>
    <w:rsid w:val="009764BF"/>
    <w:rsid w:val="00977A7B"/>
    <w:rsid w:val="00980D13"/>
    <w:rsid w:val="009813E1"/>
    <w:rsid w:val="0098526A"/>
    <w:rsid w:val="009854E1"/>
    <w:rsid w:val="0098752F"/>
    <w:rsid w:val="009876CA"/>
    <w:rsid w:val="009927E3"/>
    <w:rsid w:val="0099288F"/>
    <w:rsid w:val="009969DB"/>
    <w:rsid w:val="00996F76"/>
    <w:rsid w:val="009979F7"/>
    <w:rsid w:val="009A1689"/>
    <w:rsid w:val="009A56F0"/>
    <w:rsid w:val="009B0DD5"/>
    <w:rsid w:val="009B1BDB"/>
    <w:rsid w:val="009B2CA8"/>
    <w:rsid w:val="009B53FD"/>
    <w:rsid w:val="009D1A07"/>
    <w:rsid w:val="009D2574"/>
    <w:rsid w:val="009D4BF7"/>
    <w:rsid w:val="009E285A"/>
    <w:rsid w:val="009E48BA"/>
    <w:rsid w:val="009E617F"/>
    <w:rsid w:val="009E6864"/>
    <w:rsid w:val="009E710D"/>
    <w:rsid w:val="009F0C25"/>
    <w:rsid w:val="009F1628"/>
    <w:rsid w:val="009F1EC8"/>
    <w:rsid w:val="009F2D01"/>
    <w:rsid w:val="009F30E7"/>
    <w:rsid w:val="009F784A"/>
    <w:rsid w:val="00A0139E"/>
    <w:rsid w:val="00A05B31"/>
    <w:rsid w:val="00A10E34"/>
    <w:rsid w:val="00A14F65"/>
    <w:rsid w:val="00A1777F"/>
    <w:rsid w:val="00A17B9B"/>
    <w:rsid w:val="00A21173"/>
    <w:rsid w:val="00A238AA"/>
    <w:rsid w:val="00A241B3"/>
    <w:rsid w:val="00A24F59"/>
    <w:rsid w:val="00A25874"/>
    <w:rsid w:val="00A25AD5"/>
    <w:rsid w:val="00A3205B"/>
    <w:rsid w:val="00A33360"/>
    <w:rsid w:val="00A344AB"/>
    <w:rsid w:val="00A35F28"/>
    <w:rsid w:val="00A36D77"/>
    <w:rsid w:val="00A401E6"/>
    <w:rsid w:val="00A461A3"/>
    <w:rsid w:val="00A4635D"/>
    <w:rsid w:val="00A465E1"/>
    <w:rsid w:val="00A5037B"/>
    <w:rsid w:val="00A5205E"/>
    <w:rsid w:val="00A534CD"/>
    <w:rsid w:val="00A535C2"/>
    <w:rsid w:val="00A56A91"/>
    <w:rsid w:val="00A60637"/>
    <w:rsid w:val="00A628E4"/>
    <w:rsid w:val="00A64630"/>
    <w:rsid w:val="00A66838"/>
    <w:rsid w:val="00A70B81"/>
    <w:rsid w:val="00A71081"/>
    <w:rsid w:val="00A71BB2"/>
    <w:rsid w:val="00A7217A"/>
    <w:rsid w:val="00A7689A"/>
    <w:rsid w:val="00A83DD4"/>
    <w:rsid w:val="00A84BF2"/>
    <w:rsid w:val="00A84E5C"/>
    <w:rsid w:val="00A86E19"/>
    <w:rsid w:val="00A8704D"/>
    <w:rsid w:val="00A92B61"/>
    <w:rsid w:val="00A92D49"/>
    <w:rsid w:val="00A933ED"/>
    <w:rsid w:val="00A93E3C"/>
    <w:rsid w:val="00AA0343"/>
    <w:rsid w:val="00AA0983"/>
    <w:rsid w:val="00AA29A7"/>
    <w:rsid w:val="00AA5CD3"/>
    <w:rsid w:val="00AA6F52"/>
    <w:rsid w:val="00AA73DC"/>
    <w:rsid w:val="00AB0F14"/>
    <w:rsid w:val="00AB11AD"/>
    <w:rsid w:val="00AB12B2"/>
    <w:rsid w:val="00AB714B"/>
    <w:rsid w:val="00AC1553"/>
    <w:rsid w:val="00AC337B"/>
    <w:rsid w:val="00AD22B1"/>
    <w:rsid w:val="00AD6E2B"/>
    <w:rsid w:val="00AD77AA"/>
    <w:rsid w:val="00AE0BA1"/>
    <w:rsid w:val="00AE0E87"/>
    <w:rsid w:val="00AE1521"/>
    <w:rsid w:val="00AE3DA4"/>
    <w:rsid w:val="00AF20C4"/>
    <w:rsid w:val="00AF442F"/>
    <w:rsid w:val="00AF6123"/>
    <w:rsid w:val="00AF6F89"/>
    <w:rsid w:val="00AF7761"/>
    <w:rsid w:val="00B03367"/>
    <w:rsid w:val="00B03944"/>
    <w:rsid w:val="00B061F6"/>
    <w:rsid w:val="00B11ABB"/>
    <w:rsid w:val="00B11D62"/>
    <w:rsid w:val="00B1215A"/>
    <w:rsid w:val="00B13119"/>
    <w:rsid w:val="00B14922"/>
    <w:rsid w:val="00B21D4B"/>
    <w:rsid w:val="00B2398E"/>
    <w:rsid w:val="00B3029E"/>
    <w:rsid w:val="00B32E8E"/>
    <w:rsid w:val="00B33B18"/>
    <w:rsid w:val="00B34A4B"/>
    <w:rsid w:val="00B3568A"/>
    <w:rsid w:val="00B363F4"/>
    <w:rsid w:val="00B37C12"/>
    <w:rsid w:val="00B40887"/>
    <w:rsid w:val="00B4324D"/>
    <w:rsid w:val="00B45A73"/>
    <w:rsid w:val="00B45EA4"/>
    <w:rsid w:val="00B46E9F"/>
    <w:rsid w:val="00B47046"/>
    <w:rsid w:val="00B471AE"/>
    <w:rsid w:val="00B47C71"/>
    <w:rsid w:val="00B47FD2"/>
    <w:rsid w:val="00B51514"/>
    <w:rsid w:val="00B540BF"/>
    <w:rsid w:val="00B547D7"/>
    <w:rsid w:val="00B558AD"/>
    <w:rsid w:val="00B56B69"/>
    <w:rsid w:val="00B62F48"/>
    <w:rsid w:val="00B63E5F"/>
    <w:rsid w:val="00B6549B"/>
    <w:rsid w:val="00B67844"/>
    <w:rsid w:val="00B7423D"/>
    <w:rsid w:val="00B7600A"/>
    <w:rsid w:val="00B762CB"/>
    <w:rsid w:val="00B76B42"/>
    <w:rsid w:val="00B77EFA"/>
    <w:rsid w:val="00B840AA"/>
    <w:rsid w:val="00B841F7"/>
    <w:rsid w:val="00B84E4F"/>
    <w:rsid w:val="00B864E5"/>
    <w:rsid w:val="00B86EF3"/>
    <w:rsid w:val="00B87C8A"/>
    <w:rsid w:val="00B90767"/>
    <w:rsid w:val="00B921C2"/>
    <w:rsid w:val="00B927A7"/>
    <w:rsid w:val="00B948A8"/>
    <w:rsid w:val="00B96980"/>
    <w:rsid w:val="00BA1455"/>
    <w:rsid w:val="00BA1C80"/>
    <w:rsid w:val="00BA3A72"/>
    <w:rsid w:val="00BA4374"/>
    <w:rsid w:val="00BA4EB2"/>
    <w:rsid w:val="00BB4EE1"/>
    <w:rsid w:val="00BB56B6"/>
    <w:rsid w:val="00BB56BD"/>
    <w:rsid w:val="00BB6D15"/>
    <w:rsid w:val="00BC3913"/>
    <w:rsid w:val="00BC3B06"/>
    <w:rsid w:val="00BC5953"/>
    <w:rsid w:val="00BC7980"/>
    <w:rsid w:val="00BD1382"/>
    <w:rsid w:val="00BD1392"/>
    <w:rsid w:val="00BD4019"/>
    <w:rsid w:val="00BD4BD3"/>
    <w:rsid w:val="00BD5129"/>
    <w:rsid w:val="00BD6E7A"/>
    <w:rsid w:val="00BE142F"/>
    <w:rsid w:val="00BE4048"/>
    <w:rsid w:val="00BE49C3"/>
    <w:rsid w:val="00BE5490"/>
    <w:rsid w:val="00BE6616"/>
    <w:rsid w:val="00BE6710"/>
    <w:rsid w:val="00BE6CF2"/>
    <w:rsid w:val="00BF2D25"/>
    <w:rsid w:val="00BF44C4"/>
    <w:rsid w:val="00BF4D3D"/>
    <w:rsid w:val="00BF53E3"/>
    <w:rsid w:val="00BF554B"/>
    <w:rsid w:val="00BF5842"/>
    <w:rsid w:val="00BF6A73"/>
    <w:rsid w:val="00BF7327"/>
    <w:rsid w:val="00BF7EAC"/>
    <w:rsid w:val="00C0257C"/>
    <w:rsid w:val="00C0355C"/>
    <w:rsid w:val="00C05014"/>
    <w:rsid w:val="00C0531C"/>
    <w:rsid w:val="00C141D1"/>
    <w:rsid w:val="00C17128"/>
    <w:rsid w:val="00C174A9"/>
    <w:rsid w:val="00C201F0"/>
    <w:rsid w:val="00C2198F"/>
    <w:rsid w:val="00C22925"/>
    <w:rsid w:val="00C2545E"/>
    <w:rsid w:val="00C25E49"/>
    <w:rsid w:val="00C25FD7"/>
    <w:rsid w:val="00C3146B"/>
    <w:rsid w:val="00C332C8"/>
    <w:rsid w:val="00C34BCE"/>
    <w:rsid w:val="00C35BD4"/>
    <w:rsid w:val="00C377A2"/>
    <w:rsid w:val="00C37E3E"/>
    <w:rsid w:val="00C43822"/>
    <w:rsid w:val="00C45786"/>
    <w:rsid w:val="00C45D7E"/>
    <w:rsid w:val="00C46E4B"/>
    <w:rsid w:val="00C50A80"/>
    <w:rsid w:val="00C51A6E"/>
    <w:rsid w:val="00C521E6"/>
    <w:rsid w:val="00C5322D"/>
    <w:rsid w:val="00C534A4"/>
    <w:rsid w:val="00C53819"/>
    <w:rsid w:val="00C53972"/>
    <w:rsid w:val="00C55255"/>
    <w:rsid w:val="00C55C1B"/>
    <w:rsid w:val="00C567B8"/>
    <w:rsid w:val="00C56CCD"/>
    <w:rsid w:val="00C57C6C"/>
    <w:rsid w:val="00C62570"/>
    <w:rsid w:val="00C65B1D"/>
    <w:rsid w:val="00C71714"/>
    <w:rsid w:val="00C71B7A"/>
    <w:rsid w:val="00C7207B"/>
    <w:rsid w:val="00C734AD"/>
    <w:rsid w:val="00C73F56"/>
    <w:rsid w:val="00C7461E"/>
    <w:rsid w:val="00C7474B"/>
    <w:rsid w:val="00C7613F"/>
    <w:rsid w:val="00C7750B"/>
    <w:rsid w:val="00C80727"/>
    <w:rsid w:val="00C849B5"/>
    <w:rsid w:val="00C86CEE"/>
    <w:rsid w:val="00C8715E"/>
    <w:rsid w:val="00C90D2D"/>
    <w:rsid w:val="00C93C50"/>
    <w:rsid w:val="00C9428B"/>
    <w:rsid w:val="00C95124"/>
    <w:rsid w:val="00C959C9"/>
    <w:rsid w:val="00CA0408"/>
    <w:rsid w:val="00CA1ADA"/>
    <w:rsid w:val="00CA45B6"/>
    <w:rsid w:val="00CA6D09"/>
    <w:rsid w:val="00CA7D20"/>
    <w:rsid w:val="00CB0B14"/>
    <w:rsid w:val="00CB1D13"/>
    <w:rsid w:val="00CB2477"/>
    <w:rsid w:val="00CB31A5"/>
    <w:rsid w:val="00CB3B43"/>
    <w:rsid w:val="00CB3F26"/>
    <w:rsid w:val="00CB5B84"/>
    <w:rsid w:val="00CC0A9B"/>
    <w:rsid w:val="00CC2CC3"/>
    <w:rsid w:val="00CC3376"/>
    <w:rsid w:val="00CC3628"/>
    <w:rsid w:val="00CC3BD4"/>
    <w:rsid w:val="00CC7363"/>
    <w:rsid w:val="00CD21CF"/>
    <w:rsid w:val="00CD28D2"/>
    <w:rsid w:val="00CD3132"/>
    <w:rsid w:val="00CD32AE"/>
    <w:rsid w:val="00CD5AF6"/>
    <w:rsid w:val="00CD6985"/>
    <w:rsid w:val="00CE01C2"/>
    <w:rsid w:val="00CE18FE"/>
    <w:rsid w:val="00CE28BF"/>
    <w:rsid w:val="00CE3307"/>
    <w:rsid w:val="00CE3682"/>
    <w:rsid w:val="00CE5005"/>
    <w:rsid w:val="00CE5E9B"/>
    <w:rsid w:val="00CF3168"/>
    <w:rsid w:val="00CF4441"/>
    <w:rsid w:val="00CF499C"/>
    <w:rsid w:val="00D00AD0"/>
    <w:rsid w:val="00D01585"/>
    <w:rsid w:val="00D01BD6"/>
    <w:rsid w:val="00D0293E"/>
    <w:rsid w:val="00D03DED"/>
    <w:rsid w:val="00D04055"/>
    <w:rsid w:val="00D04DC3"/>
    <w:rsid w:val="00D053E9"/>
    <w:rsid w:val="00D06B83"/>
    <w:rsid w:val="00D13941"/>
    <w:rsid w:val="00D16C17"/>
    <w:rsid w:val="00D16EE0"/>
    <w:rsid w:val="00D22CE0"/>
    <w:rsid w:val="00D23533"/>
    <w:rsid w:val="00D23A3B"/>
    <w:rsid w:val="00D23F14"/>
    <w:rsid w:val="00D244C5"/>
    <w:rsid w:val="00D2456E"/>
    <w:rsid w:val="00D2665B"/>
    <w:rsid w:val="00D26C1C"/>
    <w:rsid w:val="00D274D1"/>
    <w:rsid w:val="00D31614"/>
    <w:rsid w:val="00D31EBD"/>
    <w:rsid w:val="00D330FC"/>
    <w:rsid w:val="00D34EB4"/>
    <w:rsid w:val="00D352F4"/>
    <w:rsid w:val="00D353F2"/>
    <w:rsid w:val="00D35CBB"/>
    <w:rsid w:val="00D40729"/>
    <w:rsid w:val="00D40AE4"/>
    <w:rsid w:val="00D42328"/>
    <w:rsid w:val="00D4509B"/>
    <w:rsid w:val="00D520F7"/>
    <w:rsid w:val="00D528CC"/>
    <w:rsid w:val="00D5361F"/>
    <w:rsid w:val="00D54E30"/>
    <w:rsid w:val="00D56DA6"/>
    <w:rsid w:val="00D57EA8"/>
    <w:rsid w:val="00D60B57"/>
    <w:rsid w:val="00D614B9"/>
    <w:rsid w:val="00D6193F"/>
    <w:rsid w:val="00D64302"/>
    <w:rsid w:val="00D6672B"/>
    <w:rsid w:val="00D677A4"/>
    <w:rsid w:val="00D71A00"/>
    <w:rsid w:val="00D76143"/>
    <w:rsid w:val="00D80445"/>
    <w:rsid w:val="00D81815"/>
    <w:rsid w:val="00D8216E"/>
    <w:rsid w:val="00D839E4"/>
    <w:rsid w:val="00D84108"/>
    <w:rsid w:val="00D8629A"/>
    <w:rsid w:val="00D87ED0"/>
    <w:rsid w:val="00D9266E"/>
    <w:rsid w:val="00D955F8"/>
    <w:rsid w:val="00D95983"/>
    <w:rsid w:val="00DA0D7C"/>
    <w:rsid w:val="00DA2367"/>
    <w:rsid w:val="00DB2BCC"/>
    <w:rsid w:val="00DB517D"/>
    <w:rsid w:val="00DB7823"/>
    <w:rsid w:val="00DC08DD"/>
    <w:rsid w:val="00DC1A26"/>
    <w:rsid w:val="00DC4888"/>
    <w:rsid w:val="00DD054B"/>
    <w:rsid w:val="00DD0FDC"/>
    <w:rsid w:val="00DD1A59"/>
    <w:rsid w:val="00DD387D"/>
    <w:rsid w:val="00DD475C"/>
    <w:rsid w:val="00DD6EA5"/>
    <w:rsid w:val="00DD75B0"/>
    <w:rsid w:val="00DD7D17"/>
    <w:rsid w:val="00DE13CA"/>
    <w:rsid w:val="00DE2C69"/>
    <w:rsid w:val="00DE3DB5"/>
    <w:rsid w:val="00DE6B0A"/>
    <w:rsid w:val="00DE7B8C"/>
    <w:rsid w:val="00DF1485"/>
    <w:rsid w:val="00DF35E9"/>
    <w:rsid w:val="00DF5BA8"/>
    <w:rsid w:val="00DF729E"/>
    <w:rsid w:val="00DF735C"/>
    <w:rsid w:val="00E00A34"/>
    <w:rsid w:val="00E00C5B"/>
    <w:rsid w:val="00E070C3"/>
    <w:rsid w:val="00E07977"/>
    <w:rsid w:val="00E10F22"/>
    <w:rsid w:val="00E1204A"/>
    <w:rsid w:val="00E15049"/>
    <w:rsid w:val="00E15190"/>
    <w:rsid w:val="00E168CD"/>
    <w:rsid w:val="00E201B2"/>
    <w:rsid w:val="00E221DE"/>
    <w:rsid w:val="00E228A5"/>
    <w:rsid w:val="00E22B35"/>
    <w:rsid w:val="00E22FBD"/>
    <w:rsid w:val="00E23BEA"/>
    <w:rsid w:val="00E25847"/>
    <w:rsid w:val="00E2584C"/>
    <w:rsid w:val="00E2631E"/>
    <w:rsid w:val="00E26600"/>
    <w:rsid w:val="00E2768C"/>
    <w:rsid w:val="00E3440D"/>
    <w:rsid w:val="00E34BCB"/>
    <w:rsid w:val="00E3660B"/>
    <w:rsid w:val="00E405D7"/>
    <w:rsid w:val="00E418A6"/>
    <w:rsid w:val="00E41B9B"/>
    <w:rsid w:val="00E4266B"/>
    <w:rsid w:val="00E4278E"/>
    <w:rsid w:val="00E44831"/>
    <w:rsid w:val="00E451DF"/>
    <w:rsid w:val="00E50B61"/>
    <w:rsid w:val="00E513BA"/>
    <w:rsid w:val="00E52564"/>
    <w:rsid w:val="00E52C4E"/>
    <w:rsid w:val="00E54E9C"/>
    <w:rsid w:val="00E55706"/>
    <w:rsid w:val="00E62138"/>
    <w:rsid w:val="00E6465D"/>
    <w:rsid w:val="00E655EF"/>
    <w:rsid w:val="00E66019"/>
    <w:rsid w:val="00E6765D"/>
    <w:rsid w:val="00E67672"/>
    <w:rsid w:val="00E715B8"/>
    <w:rsid w:val="00E71612"/>
    <w:rsid w:val="00E732E9"/>
    <w:rsid w:val="00E742FA"/>
    <w:rsid w:val="00E74A64"/>
    <w:rsid w:val="00E74BEC"/>
    <w:rsid w:val="00E74D3B"/>
    <w:rsid w:val="00E75014"/>
    <w:rsid w:val="00E82E19"/>
    <w:rsid w:val="00E85408"/>
    <w:rsid w:val="00E85B84"/>
    <w:rsid w:val="00E8799B"/>
    <w:rsid w:val="00E90259"/>
    <w:rsid w:val="00E9262F"/>
    <w:rsid w:val="00E9447D"/>
    <w:rsid w:val="00E94F7B"/>
    <w:rsid w:val="00E955C2"/>
    <w:rsid w:val="00E95D35"/>
    <w:rsid w:val="00E95E06"/>
    <w:rsid w:val="00EA0A0A"/>
    <w:rsid w:val="00EA0E6F"/>
    <w:rsid w:val="00EA69BA"/>
    <w:rsid w:val="00EA71A7"/>
    <w:rsid w:val="00EB0BF2"/>
    <w:rsid w:val="00EB2A81"/>
    <w:rsid w:val="00EB3B02"/>
    <w:rsid w:val="00EB4797"/>
    <w:rsid w:val="00EB484D"/>
    <w:rsid w:val="00EB51E6"/>
    <w:rsid w:val="00EB6CDB"/>
    <w:rsid w:val="00EC1424"/>
    <w:rsid w:val="00EC431C"/>
    <w:rsid w:val="00EC439C"/>
    <w:rsid w:val="00EC5F96"/>
    <w:rsid w:val="00ED226B"/>
    <w:rsid w:val="00ED4B7B"/>
    <w:rsid w:val="00ED508F"/>
    <w:rsid w:val="00ED6FF4"/>
    <w:rsid w:val="00EE0865"/>
    <w:rsid w:val="00EE0A78"/>
    <w:rsid w:val="00EE19A9"/>
    <w:rsid w:val="00EE3FB7"/>
    <w:rsid w:val="00EE4918"/>
    <w:rsid w:val="00EE7182"/>
    <w:rsid w:val="00EF1BED"/>
    <w:rsid w:val="00EF1FB2"/>
    <w:rsid w:val="00EF2C07"/>
    <w:rsid w:val="00EF4617"/>
    <w:rsid w:val="00EF5F53"/>
    <w:rsid w:val="00F00018"/>
    <w:rsid w:val="00F027A4"/>
    <w:rsid w:val="00F0649C"/>
    <w:rsid w:val="00F11B74"/>
    <w:rsid w:val="00F12ECD"/>
    <w:rsid w:val="00F13ADD"/>
    <w:rsid w:val="00F2169F"/>
    <w:rsid w:val="00F21918"/>
    <w:rsid w:val="00F33531"/>
    <w:rsid w:val="00F41366"/>
    <w:rsid w:val="00F414DD"/>
    <w:rsid w:val="00F429E5"/>
    <w:rsid w:val="00F516D2"/>
    <w:rsid w:val="00F529A5"/>
    <w:rsid w:val="00F52E5D"/>
    <w:rsid w:val="00F55451"/>
    <w:rsid w:val="00F558C4"/>
    <w:rsid w:val="00F57B68"/>
    <w:rsid w:val="00F610EF"/>
    <w:rsid w:val="00F648A4"/>
    <w:rsid w:val="00F64916"/>
    <w:rsid w:val="00F65FEF"/>
    <w:rsid w:val="00F661EE"/>
    <w:rsid w:val="00F70160"/>
    <w:rsid w:val="00F7420D"/>
    <w:rsid w:val="00F7536B"/>
    <w:rsid w:val="00F7540B"/>
    <w:rsid w:val="00F75511"/>
    <w:rsid w:val="00F80CF5"/>
    <w:rsid w:val="00F819DD"/>
    <w:rsid w:val="00F81A6D"/>
    <w:rsid w:val="00F82CE2"/>
    <w:rsid w:val="00F8676D"/>
    <w:rsid w:val="00F86910"/>
    <w:rsid w:val="00F870BE"/>
    <w:rsid w:val="00F873F9"/>
    <w:rsid w:val="00F90338"/>
    <w:rsid w:val="00F97338"/>
    <w:rsid w:val="00F97C0D"/>
    <w:rsid w:val="00FA0633"/>
    <w:rsid w:val="00FA25EB"/>
    <w:rsid w:val="00FA3C98"/>
    <w:rsid w:val="00FA43A4"/>
    <w:rsid w:val="00FA6C54"/>
    <w:rsid w:val="00FB2B36"/>
    <w:rsid w:val="00FB43E2"/>
    <w:rsid w:val="00FB6AB8"/>
    <w:rsid w:val="00FC2875"/>
    <w:rsid w:val="00FC32E3"/>
    <w:rsid w:val="00FC3746"/>
    <w:rsid w:val="00FC3B5E"/>
    <w:rsid w:val="00FC532E"/>
    <w:rsid w:val="00FC5711"/>
    <w:rsid w:val="00FC605E"/>
    <w:rsid w:val="00FC79F3"/>
    <w:rsid w:val="00FD022F"/>
    <w:rsid w:val="00FD2450"/>
    <w:rsid w:val="00FD2599"/>
    <w:rsid w:val="00FD53D1"/>
    <w:rsid w:val="00FD61E5"/>
    <w:rsid w:val="00FD6906"/>
    <w:rsid w:val="00FE0CF1"/>
    <w:rsid w:val="00FE3106"/>
    <w:rsid w:val="00FE4C13"/>
    <w:rsid w:val="00FE7060"/>
    <w:rsid w:val="00FF0EC9"/>
    <w:rsid w:val="00FF1701"/>
    <w:rsid w:val="00FF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19A1C6"/>
  <w15:docId w15:val="{3272DB23-D728-470A-9995-5DA9385F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BE5490"/>
    <w:pPr>
      <w:widowControl w:val="0"/>
      <w:wordWrap w:val="0"/>
      <w:autoSpaceDE w:val="0"/>
      <w:autoSpaceDN w:val="0"/>
      <w:spacing w:line="264" w:lineRule="auto"/>
      <w:jc w:val="both"/>
    </w:pPr>
    <w:rPr>
      <w:rFonts w:ascii="Arial" w:hAnsi="Arial"/>
      <w:noProof/>
      <w:lang w:val="en-GB"/>
    </w:rPr>
  </w:style>
  <w:style w:type="paragraph" w:styleId="13">
    <w:name w:val="heading 1"/>
    <w:aliases w:val="[KSDT] 조항 1,h1"/>
    <w:basedOn w:val="a6"/>
    <w:next w:val="a6"/>
    <w:qFormat/>
    <w:rsid w:val="00510244"/>
    <w:pPr>
      <w:numPr>
        <w:numId w:val="1"/>
      </w:numPr>
      <w:tabs>
        <w:tab w:val="left" w:pos="300"/>
      </w:tabs>
      <w:outlineLvl w:val="0"/>
    </w:pPr>
    <w:rPr>
      <w:rFonts w:eastAsia="돋움"/>
      <w:b/>
      <w:sz w:val="24"/>
      <w:lang w:val="de-DE" w:eastAsia="ja-JP"/>
    </w:rPr>
  </w:style>
  <w:style w:type="paragraph" w:styleId="24">
    <w:name w:val="heading 2"/>
    <w:aliases w:val="[KSDT] 조항 1.1,표지 회색 심볼,h2"/>
    <w:basedOn w:val="13"/>
    <w:next w:val="a6"/>
    <w:link w:val="2Char"/>
    <w:qFormat/>
    <w:rsid w:val="00FF1701"/>
    <w:pPr>
      <w:numPr>
        <w:ilvl w:val="1"/>
      </w:numPr>
      <w:tabs>
        <w:tab w:val="clear" w:pos="300"/>
        <w:tab w:val="left" w:pos="500"/>
      </w:tabs>
      <w:outlineLvl w:val="1"/>
    </w:pPr>
    <w:rPr>
      <w:sz w:val="20"/>
    </w:rPr>
  </w:style>
  <w:style w:type="paragraph" w:styleId="34">
    <w:name w:val="heading 3"/>
    <w:aliases w:val="[KSDT] 조항 1.1.1,h3"/>
    <w:basedOn w:val="13"/>
    <w:next w:val="a6"/>
    <w:link w:val="3Char"/>
    <w:qFormat/>
    <w:rsid w:val="00275283"/>
    <w:pPr>
      <w:numPr>
        <w:ilvl w:val="2"/>
      </w:numPr>
      <w:tabs>
        <w:tab w:val="clear" w:pos="300"/>
        <w:tab w:val="left" w:pos="660"/>
      </w:tabs>
      <w:adjustRightInd w:val="0"/>
      <w:outlineLvl w:val="2"/>
    </w:pPr>
    <w:rPr>
      <w:sz w:val="20"/>
    </w:rPr>
  </w:style>
  <w:style w:type="paragraph" w:styleId="44">
    <w:name w:val="heading 4"/>
    <w:aliases w:val="[KSDT] 조항 1.1.1.1,h4"/>
    <w:basedOn w:val="34"/>
    <w:next w:val="a6"/>
    <w:link w:val="4Char"/>
    <w:qFormat/>
    <w:rsid w:val="00275283"/>
    <w:pPr>
      <w:numPr>
        <w:ilvl w:val="3"/>
      </w:numPr>
      <w:tabs>
        <w:tab w:val="left" w:pos="860"/>
      </w:tabs>
      <w:outlineLvl w:val="3"/>
    </w:pPr>
  </w:style>
  <w:style w:type="paragraph" w:styleId="5">
    <w:name w:val="heading 5"/>
    <w:aliases w:val="[KSDT] 조항 1.1.1.1.1,h5"/>
    <w:basedOn w:val="44"/>
    <w:next w:val="a6"/>
    <w:qFormat/>
    <w:rsid w:val="00FF1701"/>
    <w:pPr>
      <w:numPr>
        <w:ilvl w:val="4"/>
      </w:numPr>
      <w:tabs>
        <w:tab w:val="clear" w:pos="0"/>
        <w:tab w:val="left" w:pos="1100"/>
      </w:tabs>
      <w:outlineLvl w:val="4"/>
    </w:pPr>
  </w:style>
  <w:style w:type="paragraph" w:styleId="6">
    <w:name w:val="heading 6"/>
    <w:aliases w:val="[KSDT] 조항 1.1.1.1.1.1,h6"/>
    <w:basedOn w:val="5"/>
    <w:next w:val="a6"/>
    <w:qFormat/>
    <w:rsid w:val="00FF1701"/>
    <w:pPr>
      <w:numPr>
        <w:ilvl w:val="5"/>
      </w:numPr>
      <w:tabs>
        <w:tab w:val="clear" w:pos="0"/>
        <w:tab w:val="clear" w:pos="1100"/>
        <w:tab w:val="left" w:pos="1300"/>
      </w:tabs>
      <w:outlineLvl w:val="5"/>
    </w:pPr>
  </w:style>
  <w:style w:type="paragraph" w:styleId="9">
    <w:name w:val="heading 9"/>
    <w:basedOn w:val="a6"/>
    <w:next w:val="a6"/>
    <w:link w:val="9Char"/>
    <w:qFormat/>
    <w:rsid w:val="00391212"/>
    <w:pPr>
      <w:keepNext/>
      <w:spacing w:line="240" w:lineRule="auto"/>
      <w:ind w:leftChars="900" w:left="900" w:hangingChars="200" w:hanging="2000"/>
      <w:outlineLvl w:val="8"/>
    </w:p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KSDTKS">
    <w:name w:val="[KSDT] 표지 KS"/>
    <w:basedOn w:val="13"/>
    <w:next w:val="a6"/>
    <w:rsid w:val="00781CB7"/>
    <w:pPr>
      <w:spacing w:before="120" w:line="166" w:lineRule="auto"/>
    </w:pPr>
    <w:rPr>
      <w:rFonts w:eastAsia="바탕" w:cs="바탕"/>
      <w:b w:val="0"/>
      <w:bCs/>
      <w:color w:val="C0C0C0"/>
      <w:w w:val="95"/>
      <w:sz w:val="90"/>
    </w:rPr>
  </w:style>
  <w:style w:type="paragraph" w:customStyle="1" w:styleId="KSDT">
    <w:name w:val="[KSDT] 표지 상단 규격번호"/>
    <w:basedOn w:val="a6"/>
    <w:next w:val="a6"/>
    <w:rsid w:val="00697B40"/>
    <w:pPr>
      <w:spacing w:before="226" w:line="185" w:lineRule="auto"/>
      <w:ind w:right="822"/>
      <w:jc w:val="right"/>
    </w:pPr>
    <w:rPr>
      <w:rFonts w:cs="바탕"/>
      <w:color w:val="000000"/>
      <w:spacing w:val="-21"/>
      <w:sz w:val="32"/>
    </w:rPr>
  </w:style>
  <w:style w:type="paragraph" w:customStyle="1" w:styleId="KSDTKS0">
    <w:name w:val="[KSDT] 표지 KS 로고"/>
    <w:basedOn w:val="a6"/>
    <w:next w:val="a6"/>
    <w:rsid w:val="007A7062"/>
    <w:pPr>
      <w:spacing w:before="56"/>
      <w:ind w:rightChars="412" w:right="824"/>
      <w:jc w:val="right"/>
    </w:pPr>
    <w:rPr>
      <w:rFonts w:ascii="돋움" w:cs="바탕"/>
      <w:color w:val="000000"/>
      <w:sz w:val="62"/>
    </w:rPr>
  </w:style>
  <w:style w:type="paragraph" w:customStyle="1" w:styleId="KSDT0">
    <w:name w:val="[KSDT] 표지 규격서 제목"/>
    <w:basedOn w:val="a6"/>
    <w:next w:val="a6"/>
    <w:rsid w:val="007D227C"/>
    <w:pPr>
      <w:spacing w:before="56"/>
      <w:ind w:rightChars="412" w:right="824"/>
      <w:jc w:val="right"/>
    </w:pPr>
    <w:rPr>
      <w:rFonts w:ascii="돋움" w:eastAsia="돋움" w:cs="바탕"/>
      <w:b/>
      <w:bCs/>
      <w:color w:val="000000"/>
      <w:w w:val="60"/>
      <w:sz w:val="64"/>
    </w:rPr>
  </w:style>
  <w:style w:type="paragraph" w:customStyle="1" w:styleId="KSDT2">
    <w:name w:val="[KSDT] 표지 중간 규격 번호"/>
    <w:basedOn w:val="a6"/>
    <w:next w:val="a6"/>
    <w:link w:val="KSDTChar"/>
    <w:rsid w:val="006E512E"/>
    <w:pPr>
      <w:ind w:right="51"/>
      <w:jc w:val="center"/>
    </w:pPr>
    <w:rPr>
      <w:rFonts w:cs="바탕"/>
      <w:color w:val="000000"/>
      <w:spacing w:val="-21"/>
      <w:sz w:val="44"/>
    </w:rPr>
  </w:style>
  <w:style w:type="character" w:customStyle="1" w:styleId="KSDTChar">
    <w:name w:val="[KSDT] 표지 중간 규격 번호 Char"/>
    <w:basedOn w:val="a7"/>
    <w:link w:val="KSDT2"/>
    <w:rsid w:val="00DD387D"/>
    <w:rPr>
      <w:rFonts w:ascii="Arial" w:eastAsia="바탕" w:hAnsi="Arial" w:cs="바탕"/>
      <w:color w:val="000000"/>
      <w:spacing w:val="-21"/>
      <w:sz w:val="44"/>
      <w:lang w:val="en-GB" w:eastAsia="ko-KR" w:bidi="ar-SA"/>
    </w:rPr>
  </w:style>
  <w:style w:type="paragraph" w:customStyle="1" w:styleId="aa">
    <w:name w:val="바탕글"/>
    <w:aliases w:val="줄 간격: 1줄,첫 줄:  15 글자,오른쪽 2 글자"/>
    <w:link w:val="Char"/>
    <w:rsid w:val="006E512E"/>
    <w:pPr>
      <w:widowControl w:val="0"/>
      <w:wordWrap w:val="0"/>
      <w:autoSpaceDE w:val="0"/>
      <w:autoSpaceDN w:val="0"/>
      <w:adjustRightInd w:val="0"/>
      <w:jc w:val="both"/>
    </w:pPr>
    <w:rPr>
      <w:color w:val="000000"/>
      <w:sz w:val="19"/>
    </w:rPr>
  </w:style>
  <w:style w:type="character" w:customStyle="1" w:styleId="KSDT3">
    <w:name w:val="[KSDT] 표지 발효년"/>
    <w:basedOn w:val="a7"/>
    <w:rsid w:val="00DD387D"/>
    <w:rPr>
      <w:rFonts w:eastAsia="바탕"/>
      <w:color w:val="000000"/>
      <w:spacing w:val="20"/>
      <w:sz w:val="32"/>
    </w:rPr>
  </w:style>
  <w:style w:type="paragraph" w:customStyle="1" w:styleId="KSDT4">
    <w:name w:val="[KSDT] 표지 산업자원부"/>
    <w:basedOn w:val="a6"/>
    <w:next w:val="a6"/>
    <w:rsid w:val="00E41B9B"/>
    <w:pPr>
      <w:spacing w:line="300" w:lineRule="auto"/>
      <w:ind w:right="663"/>
      <w:jc w:val="right"/>
    </w:pPr>
    <w:rPr>
      <w:rFonts w:ascii="바탕" w:cs="바탕"/>
      <w:b/>
      <w:bCs/>
      <w:color w:val="000000"/>
      <w:w w:val="90"/>
      <w:sz w:val="36"/>
    </w:rPr>
  </w:style>
  <w:style w:type="paragraph" w:customStyle="1" w:styleId="KSDT5">
    <w:name w:val="[KSDT] 표지 기술표준원"/>
    <w:basedOn w:val="a6"/>
    <w:next w:val="a6"/>
    <w:rsid w:val="00731A13"/>
    <w:pPr>
      <w:spacing w:line="300" w:lineRule="auto"/>
      <w:ind w:right="663"/>
      <w:jc w:val="right"/>
    </w:pPr>
    <w:rPr>
      <w:rFonts w:ascii="바탕" w:cs="바탕"/>
      <w:b/>
      <w:bCs/>
      <w:color w:val="000000"/>
      <w:w w:val="90"/>
      <w:sz w:val="48"/>
    </w:rPr>
  </w:style>
  <w:style w:type="paragraph" w:customStyle="1" w:styleId="KSDT6">
    <w:name w:val="[KSDT] 표지 제개정일"/>
    <w:basedOn w:val="a6"/>
    <w:next w:val="a6"/>
    <w:rsid w:val="007D227C"/>
    <w:pPr>
      <w:spacing w:line="300" w:lineRule="auto"/>
      <w:ind w:leftChars="2720" w:left="2720" w:right="663"/>
      <w:jc w:val="right"/>
    </w:pPr>
    <w:rPr>
      <w:rFonts w:eastAsia="돋움" w:cs="바탕"/>
      <w:b/>
      <w:bCs/>
      <w:color w:val="000000"/>
      <w:spacing w:val="9"/>
      <w:sz w:val="24"/>
    </w:rPr>
  </w:style>
  <w:style w:type="paragraph" w:customStyle="1" w:styleId="KSDT7">
    <w:name w:val="[KSDT] 표지 홈페이지 주소"/>
    <w:basedOn w:val="a6"/>
    <w:next w:val="a6"/>
    <w:rsid w:val="005504EB"/>
    <w:pPr>
      <w:spacing w:line="276" w:lineRule="auto"/>
      <w:ind w:right="663"/>
      <w:jc w:val="right"/>
    </w:pPr>
    <w:rPr>
      <w:rFonts w:ascii="Times New Roman" w:hAnsi="Times New Roman" w:cs="바탕"/>
      <w:b/>
      <w:bCs/>
      <w:color w:val="000000"/>
      <w:spacing w:val="9"/>
      <w:sz w:val="24"/>
    </w:rPr>
  </w:style>
  <w:style w:type="paragraph" w:customStyle="1" w:styleId="KSDT8">
    <w:name w:val="[KSDT] 본문 인용규격 번호"/>
    <w:basedOn w:val="a6"/>
    <w:next w:val="a6"/>
    <w:link w:val="KSDTChar0"/>
    <w:rsid w:val="00996F76"/>
    <w:pPr>
      <w:spacing w:after="100"/>
    </w:pPr>
    <w:rPr>
      <w:rFonts w:cs="바탕"/>
      <w:b/>
      <w:bCs/>
      <w:color w:val="000000"/>
      <w:kern w:val="2"/>
    </w:rPr>
  </w:style>
  <w:style w:type="character" w:customStyle="1" w:styleId="KSDTChar0">
    <w:name w:val="[KSDT] 본문 인용규격 번호 Char"/>
    <w:basedOn w:val="a7"/>
    <w:link w:val="KSDT8"/>
    <w:rsid w:val="00996F76"/>
    <w:rPr>
      <w:rFonts w:ascii="Arial" w:eastAsia="돋움" w:hAnsi="Arial" w:cs="바탕"/>
      <w:b/>
      <w:bCs/>
      <w:color w:val="000000"/>
      <w:kern w:val="2"/>
      <w:lang w:val="en-GB" w:eastAsia="ko-KR" w:bidi="ar-SA"/>
    </w:rPr>
  </w:style>
  <w:style w:type="character" w:customStyle="1" w:styleId="KSDT9">
    <w:name w:val="[KSDT] 머리글 규격번호"/>
    <w:basedOn w:val="a7"/>
    <w:rsid w:val="00817561"/>
    <w:rPr>
      <w:rFonts w:eastAsia="바탕"/>
      <w:color w:val="000000"/>
      <w:kern w:val="2"/>
      <w:sz w:val="22"/>
    </w:rPr>
  </w:style>
  <w:style w:type="paragraph" w:customStyle="1" w:styleId="KSDTb">
    <w:name w:val="[KSDT] 표지 심의부회 제목"/>
    <w:basedOn w:val="a6"/>
    <w:next w:val="a6"/>
    <w:link w:val="KSDTChar1"/>
    <w:rsid w:val="00315F31"/>
    <w:pPr>
      <w:spacing w:line="320" w:lineRule="exact"/>
      <w:jc w:val="center"/>
    </w:pPr>
    <w:rPr>
      <w:rFonts w:cs="바탕"/>
      <w:b/>
      <w:bCs/>
      <w:kern w:val="2"/>
    </w:rPr>
  </w:style>
  <w:style w:type="character" w:customStyle="1" w:styleId="KSDTChar1">
    <w:name w:val="[KSDT] 표지 심의부회 제목 Char"/>
    <w:basedOn w:val="a7"/>
    <w:link w:val="KSDTb"/>
    <w:rsid w:val="00A5205E"/>
    <w:rPr>
      <w:rFonts w:ascii="Arial" w:eastAsia="바탕" w:hAnsi="Arial" w:cs="바탕"/>
      <w:b/>
      <w:bCs/>
      <w:kern w:val="2"/>
      <w:lang w:val="en-GB" w:eastAsia="ko-KR" w:bidi="ar-SA"/>
    </w:rPr>
  </w:style>
  <w:style w:type="paragraph" w:customStyle="1" w:styleId="KSDTc">
    <w:name w:val="[KSDT] 표지 심의부회 내용"/>
    <w:basedOn w:val="a6"/>
    <w:next w:val="a6"/>
    <w:rsid w:val="00315F31"/>
    <w:pPr>
      <w:spacing w:line="320" w:lineRule="exact"/>
      <w:ind w:firstLine="720"/>
    </w:pPr>
    <w:rPr>
      <w:rFonts w:cs="바탕"/>
      <w:kern w:val="2"/>
    </w:rPr>
  </w:style>
  <w:style w:type="paragraph" w:customStyle="1" w:styleId="KSDTd">
    <w:name w:val="[KSDT] 본문 인용규격 제목"/>
    <w:basedOn w:val="KSDT8"/>
    <w:next w:val="a6"/>
    <w:link w:val="KSDTChar2"/>
    <w:rsid w:val="00996F76"/>
    <w:rPr>
      <w:b w:val="0"/>
      <w:bCs w:val="0"/>
    </w:rPr>
  </w:style>
  <w:style w:type="character" w:customStyle="1" w:styleId="KSDTChar2">
    <w:name w:val="[KSDT] 본문 인용규격 제목 Char"/>
    <w:basedOn w:val="KSDTChar0"/>
    <w:link w:val="KSDTd"/>
    <w:rsid w:val="00996F76"/>
    <w:rPr>
      <w:rFonts w:ascii="Arial" w:eastAsia="돋움" w:hAnsi="Arial" w:cs="바탕"/>
      <w:b/>
      <w:bCs/>
      <w:color w:val="000000"/>
      <w:kern w:val="2"/>
      <w:lang w:val="en-GB" w:eastAsia="ko-KR" w:bidi="ar-SA"/>
    </w:rPr>
  </w:style>
  <w:style w:type="paragraph" w:customStyle="1" w:styleId="KSDTe">
    <w:name w:val="[KSDT] 표지 표준열람"/>
    <w:basedOn w:val="a6"/>
    <w:next w:val="a6"/>
    <w:rsid w:val="007D227C"/>
    <w:pPr>
      <w:spacing w:line="320" w:lineRule="exact"/>
      <w:ind w:leftChars="450" w:left="900"/>
      <w:jc w:val="center"/>
    </w:pPr>
    <w:rPr>
      <w:rFonts w:cs="바탕"/>
      <w:color w:val="000000"/>
      <w:kern w:val="2"/>
    </w:rPr>
  </w:style>
  <w:style w:type="paragraph" w:customStyle="1" w:styleId="KSDTf">
    <w:name w:val="[KSDT] 표지 구분선"/>
    <w:basedOn w:val="a6"/>
    <w:next w:val="a6"/>
    <w:rsid w:val="00B47C71"/>
    <w:pPr>
      <w:spacing w:line="312" w:lineRule="auto"/>
      <w:jc w:val="center"/>
    </w:pPr>
    <w:rPr>
      <w:rFonts w:cs="바탕"/>
      <w:kern w:val="2"/>
    </w:rPr>
  </w:style>
  <w:style w:type="paragraph" w:customStyle="1" w:styleId="KSDTf0">
    <w:name w:val="[KSDT] 표지 기사란 내용"/>
    <w:basedOn w:val="a6"/>
    <w:next w:val="a6"/>
    <w:rsid w:val="00C534A4"/>
    <w:pPr>
      <w:spacing w:line="312" w:lineRule="auto"/>
      <w:ind w:leftChars="677" w:left="1354"/>
    </w:pPr>
    <w:rPr>
      <w:rFonts w:cs="바탕"/>
      <w:kern w:val="2"/>
      <w:sz w:val="18"/>
    </w:rPr>
  </w:style>
  <w:style w:type="paragraph" w:customStyle="1" w:styleId="KSDTf1">
    <w:name w:val="[KSDT] 표지 기사란 하단"/>
    <w:basedOn w:val="a6"/>
    <w:next w:val="a6"/>
    <w:rsid w:val="00C534A4"/>
    <w:pPr>
      <w:spacing w:line="312" w:lineRule="auto"/>
      <w:ind w:leftChars="550" w:left="1100" w:rightChars="526" w:right="1052" w:firstLineChars="1" w:firstLine="2"/>
    </w:pPr>
    <w:rPr>
      <w:rFonts w:ascii="돋움" w:cs="바탕"/>
      <w:color w:val="000000"/>
      <w:sz w:val="18"/>
    </w:rPr>
  </w:style>
  <w:style w:type="paragraph" w:customStyle="1" w:styleId="KSDTf2">
    <w:name w:val="[KSDT] 바닥글 페이지 번호"/>
    <w:basedOn w:val="a6"/>
    <w:next w:val="a6"/>
    <w:rsid w:val="00D04DC3"/>
    <w:pPr>
      <w:jc w:val="right"/>
    </w:pPr>
    <w:rPr>
      <w:rFonts w:ascii="Arial Black" w:hAnsi="Arial Black" w:cs="바탕"/>
      <w:color w:val="000000"/>
      <w:kern w:val="2"/>
      <w:sz w:val="22"/>
    </w:rPr>
  </w:style>
  <w:style w:type="paragraph" w:customStyle="1" w:styleId="KSDTf3">
    <w:name w:val="[KSDT] 목차 타이틀"/>
    <w:basedOn w:val="a6"/>
    <w:next w:val="a6"/>
    <w:rsid w:val="007D227C"/>
    <w:pPr>
      <w:jc w:val="center"/>
    </w:pPr>
    <w:rPr>
      <w:rFonts w:ascii="돋움" w:eastAsia="돋움" w:cs="바탕"/>
      <w:b/>
      <w:bCs/>
      <w:color w:val="000000"/>
      <w:sz w:val="28"/>
    </w:rPr>
  </w:style>
  <w:style w:type="paragraph" w:customStyle="1" w:styleId="KSDT11">
    <w:name w:val="[KSDT] 목차 항목 1"/>
    <w:basedOn w:val="a6"/>
    <w:next w:val="a6"/>
    <w:rsid w:val="004E50B5"/>
    <w:pPr>
      <w:spacing w:after="180"/>
      <w:jc w:val="distribute"/>
    </w:pPr>
    <w:rPr>
      <w:rFonts w:cs="바탕"/>
    </w:rPr>
  </w:style>
  <w:style w:type="paragraph" w:customStyle="1" w:styleId="KSDTf4">
    <w:name w:val="[KSDT] 문서 제목"/>
    <w:basedOn w:val="a6"/>
    <w:next w:val="a6"/>
    <w:rsid w:val="007D227C"/>
    <w:pPr>
      <w:jc w:val="center"/>
    </w:pPr>
    <w:rPr>
      <w:rFonts w:eastAsia="돋움" w:cs="바탕"/>
      <w:b/>
      <w:bCs/>
      <w:color w:val="000000"/>
      <w:sz w:val="32"/>
    </w:rPr>
  </w:style>
  <w:style w:type="paragraph" w:customStyle="1" w:styleId="KSDTf5">
    <w:name w:val="[KSDT] 본문 규격번호"/>
    <w:basedOn w:val="a6"/>
    <w:next w:val="a6"/>
    <w:rsid w:val="007D227C"/>
    <w:pPr>
      <w:jc w:val="right"/>
    </w:pPr>
    <w:rPr>
      <w:rFonts w:eastAsia="돋움" w:cs="바탕"/>
      <w:b/>
      <w:bCs/>
      <w:sz w:val="28"/>
    </w:rPr>
  </w:style>
  <w:style w:type="paragraph" w:customStyle="1" w:styleId="KSDTf6">
    <w:name w:val="[KSDT] 본문 한국산업규격"/>
    <w:basedOn w:val="a6"/>
    <w:next w:val="a6"/>
    <w:rsid w:val="007D227C"/>
    <w:pPr>
      <w:jc w:val="center"/>
    </w:pPr>
    <w:rPr>
      <w:rFonts w:eastAsia="돋움" w:cs="바탕"/>
      <w:b/>
      <w:bCs/>
      <w:sz w:val="28"/>
    </w:rPr>
  </w:style>
  <w:style w:type="paragraph" w:customStyle="1" w:styleId="KSDTf7">
    <w:name w:val="[KSDT] 본문 규격서 제목 한글"/>
    <w:basedOn w:val="a6"/>
    <w:link w:val="KSDTChar3"/>
    <w:rsid w:val="007D227C"/>
    <w:pPr>
      <w:jc w:val="center"/>
    </w:pPr>
    <w:rPr>
      <w:rFonts w:eastAsia="돋움" w:cs="바탕"/>
      <w:b/>
      <w:bCs/>
      <w:color w:val="000000"/>
      <w:w w:val="90"/>
      <w:sz w:val="40"/>
    </w:rPr>
  </w:style>
  <w:style w:type="character" w:customStyle="1" w:styleId="KSDTChar3">
    <w:name w:val="[KSDT] 본문 규격서 제목 한글 Char"/>
    <w:basedOn w:val="a7"/>
    <w:link w:val="KSDTf7"/>
    <w:rsid w:val="007D227C"/>
    <w:rPr>
      <w:rFonts w:eastAsia="돋움" w:cs="바탕"/>
      <w:b/>
      <w:bCs/>
      <w:color w:val="000000"/>
      <w:w w:val="90"/>
      <w:sz w:val="40"/>
      <w:lang w:val="en-GB" w:eastAsia="ko-KR" w:bidi="ar-SA"/>
    </w:rPr>
  </w:style>
  <w:style w:type="paragraph" w:customStyle="1" w:styleId="KSDTf8">
    <w:name w:val="[KSDT] 본문 규격서 제목 영어"/>
    <w:basedOn w:val="a6"/>
    <w:next w:val="a6"/>
    <w:rsid w:val="00797EFA"/>
    <w:pPr>
      <w:spacing w:line="360" w:lineRule="auto"/>
      <w:ind w:left="187" w:hanging="187"/>
      <w:jc w:val="center"/>
    </w:pPr>
    <w:rPr>
      <w:rFonts w:eastAsia="한컴돋움" w:cs="바탕"/>
      <w:color w:val="000000"/>
      <w:kern w:val="2"/>
      <w:sz w:val="24"/>
    </w:rPr>
  </w:style>
  <w:style w:type="paragraph" w:customStyle="1" w:styleId="KSDTA1">
    <w:name w:val="[KSDT] A.1"/>
    <w:basedOn w:val="24"/>
    <w:next w:val="a6"/>
    <w:qFormat/>
    <w:rsid w:val="00E15190"/>
    <w:pPr>
      <w:numPr>
        <w:numId w:val="4"/>
      </w:numPr>
      <w:tabs>
        <w:tab w:val="clear" w:pos="500"/>
      </w:tabs>
    </w:pPr>
    <w:rPr>
      <w:sz w:val="24"/>
    </w:rPr>
  </w:style>
  <w:style w:type="paragraph" w:customStyle="1" w:styleId="KSDTA11">
    <w:name w:val="[KSDT] A.1.1"/>
    <w:basedOn w:val="34"/>
    <w:next w:val="a6"/>
    <w:qFormat/>
    <w:rsid w:val="00203EE2"/>
    <w:pPr>
      <w:numPr>
        <w:numId w:val="4"/>
      </w:numPr>
      <w:tabs>
        <w:tab w:val="clear" w:pos="0"/>
        <w:tab w:val="num" w:pos="700"/>
      </w:tabs>
    </w:pPr>
  </w:style>
  <w:style w:type="paragraph" w:customStyle="1" w:styleId="KSDTA111">
    <w:name w:val="[KSDT] A.1.1.1"/>
    <w:basedOn w:val="44"/>
    <w:next w:val="a6"/>
    <w:qFormat/>
    <w:rsid w:val="00203EE2"/>
    <w:pPr>
      <w:numPr>
        <w:numId w:val="4"/>
      </w:numPr>
      <w:tabs>
        <w:tab w:val="clear" w:pos="0"/>
        <w:tab w:val="num" w:pos="900"/>
      </w:tabs>
    </w:pPr>
  </w:style>
  <w:style w:type="paragraph" w:customStyle="1" w:styleId="KSDTA1111">
    <w:name w:val="[KSDT] A.1.1.1.1"/>
    <w:basedOn w:val="5"/>
    <w:next w:val="a6"/>
    <w:rsid w:val="00203EE2"/>
    <w:pPr>
      <w:numPr>
        <w:numId w:val="4"/>
      </w:numPr>
      <w:tabs>
        <w:tab w:val="clear" w:pos="0"/>
        <w:tab w:val="num" w:pos="1100"/>
      </w:tabs>
    </w:pPr>
  </w:style>
  <w:style w:type="paragraph" w:customStyle="1" w:styleId="KSDTA11111">
    <w:name w:val="[KSDT] A.1.1.1.1.1"/>
    <w:basedOn w:val="6"/>
    <w:next w:val="a6"/>
    <w:rsid w:val="00203EE2"/>
    <w:pPr>
      <w:numPr>
        <w:numId w:val="4"/>
      </w:numPr>
      <w:tabs>
        <w:tab w:val="clear" w:pos="0"/>
      </w:tabs>
    </w:pPr>
  </w:style>
  <w:style w:type="paragraph" w:customStyle="1" w:styleId="KSDT10">
    <w:name w:val="[KSDT] 부속서 1"/>
    <w:basedOn w:val="a6"/>
    <w:next w:val="a6"/>
    <w:rsid w:val="00781CB7"/>
    <w:pPr>
      <w:keepNext/>
      <w:pageBreakBefore/>
      <w:widowControl/>
      <w:numPr>
        <w:numId w:val="3"/>
      </w:numPr>
      <w:spacing w:line="310" w:lineRule="exact"/>
      <w:jc w:val="center"/>
      <w:outlineLvl w:val="0"/>
    </w:pPr>
    <w:rPr>
      <w:rFonts w:eastAsia="돋움"/>
      <w:b/>
      <w:sz w:val="28"/>
      <w:lang w:val="de-DE" w:eastAsia="ja-JP"/>
    </w:rPr>
  </w:style>
  <w:style w:type="paragraph" w:customStyle="1" w:styleId="KSDT1">
    <w:name w:val="[KSDT] 목록 [1]"/>
    <w:basedOn w:val="a6"/>
    <w:next w:val="a6"/>
    <w:rsid w:val="00781CB7"/>
    <w:pPr>
      <w:widowControl/>
      <w:numPr>
        <w:numId w:val="2"/>
      </w:numPr>
      <w:tabs>
        <w:tab w:val="left" w:pos="660"/>
      </w:tabs>
      <w:spacing w:after="240" w:line="230" w:lineRule="atLeast"/>
      <w:ind w:left="0" w:firstLine="0"/>
    </w:pPr>
    <w:rPr>
      <w:lang w:val="de-DE" w:eastAsia="ja-JP"/>
    </w:rPr>
  </w:style>
  <w:style w:type="paragraph" w:styleId="a">
    <w:name w:val="List Bullet"/>
    <w:basedOn w:val="a6"/>
    <w:next w:val="a6"/>
    <w:autoRedefine/>
    <w:rsid w:val="00D23533"/>
    <w:pPr>
      <w:widowControl/>
      <w:numPr>
        <w:numId w:val="8"/>
      </w:numPr>
    </w:pPr>
    <w:rPr>
      <w:lang w:val="de-DE" w:eastAsia="ja-JP"/>
    </w:rPr>
  </w:style>
  <w:style w:type="paragraph" w:styleId="21">
    <w:name w:val="List Bullet 2"/>
    <w:basedOn w:val="a6"/>
    <w:next w:val="a6"/>
    <w:autoRedefine/>
    <w:rsid w:val="00D23533"/>
    <w:pPr>
      <w:widowControl/>
      <w:numPr>
        <w:ilvl w:val="1"/>
        <w:numId w:val="7"/>
      </w:numPr>
    </w:pPr>
    <w:rPr>
      <w:lang w:val="de-DE"/>
    </w:rPr>
  </w:style>
  <w:style w:type="paragraph" w:styleId="32">
    <w:name w:val="List Bullet 3"/>
    <w:basedOn w:val="a6"/>
    <w:next w:val="a6"/>
    <w:autoRedefine/>
    <w:rsid w:val="00D23533"/>
    <w:pPr>
      <w:widowControl/>
      <w:numPr>
        <w:ilvl w:val="2"/>
        <w:numId w:val="6"/>
      </w:numPr>
    </w:pPr>
    <w:rPr>
      <w:lang w:val="de-DE" w:eastAsia="ja-JP"/>
    </w:rPr>
  </w:style>
  <w:style w:type="paragraph" w:styleId="42">
    <w:name w:val="List Bullet 4"/>
    <w:basedOn w:val="a6"/>
    <w:next w:val="a6"/>
    <w:autoRedefine/>
    <w:rsid w:val="00D23533"/>
    <w:pPr>
      <w:widowControl/>
      <w:numPr>
        <w:ilvl w:val="3"/>
        <w:numId w:val="5"/>
      </w:numPr>
    </w:pPr>
    <w:rPr>
      <w:lang w:val="de-DE" w:eastAsia="ja-JP"/>
    </w:rPr>
  </w:style>
  <w:style w:type="paragraph" w:styleId="a5">
    <w:name w:val="List"/>
    <w:basedOn w:val="a6"/>
    <w:next w:val="a6"/>
    <w:rsid w:val="00781CB7"/>
    <w:pPr>
      <w:widowControl/>
      <w:numPr>
        <w:numId w:val="13"/>
      </w:numPr>
    </w:pPr>
    <w:rPr>
      <w:lang w:val="de-DE" w:eastAsia="ja-JP"/>
    </w:rPr>
  </w:style>
  <w:style w:type="paragraph" w:styleId="28">
    <w:name w:val="List 2"/>
    <w:basedOn w:val="a6"/>
    <w:next w:val="a6"/>
    <w:rsid w:val="00781CB7"/>
    <w:pPr>
      <w:widowControl/>
      <w:numPr>
        <w:ilvl w:val="1"/>
        <w:numId w:val="13"/>
      </w:numPr>
    </w:pPr>
    <w:rPr>
      <w:lang w:val="de-DE" w:eastAsia="ja-JP"/>
    </w:rPr>
  </w:style>
  <w:style w:type="paragraph" w:styleId="38">
    <w:name w:val="List 3"/>
    <w:basedOn w:val="a6"/>
    <w:next w:val="a6"/>
    <w:rsid w:val="00781CB7"/>
    <w:pPr>
      <w:widowControl/>
      <w:numPr>
        <w:ilvl w:val="2"/>
        <w:numId w:val="13"/>
      </w:numPr>
    </w:pPr>
    <w:rPr>
      <w:lang w:val="de-DE" w:eastAsia="ja-JP"/>
    </w:rPr>
  </w:style>
  <w:style w:type="paragraph" w:styleId="48">
    <w:name w:val="List 4"/>
    <w:basedOn w:val="a6"/>
    <w:next w:val="a6"/>
    <w:rsid w:val="00781CB7"/>
    <w:pPr>
      <w:widowControl/>
      <w:numPr>
        <w:ilvl w:val="3"/>
        <w:numId w:val="13"/>
      </w:numPr>
    </w:pPr>
    <w:rPr>
      <w:lang w:val="de-DE" w:eastAsia="ja-JP"/>
    </w:rPr>
  </w:style>
  <w:style w:type="paragraph" w:styleId="a4">
    <w:name w:val="List Number"/>
    <w:basedOn w:val="a6"/>
    <w:next w:val="a6"/>
    <w:rsid w:val="00F52E5D"/>
    <w:pPr>
      <w:widowControl/>
      <w:numPr>
        <w:numId w:val="11"/>
      </w:numPr>
    </w:pPr>
    <w:rPr>
      <w:lang w:val="de-DE" w:eastAsia="ja-JP"/>
    </w:rPr>
  </w:style>
  <w:style w:type="paragraph" w:styleId="25">
    <w:name w:val="List Number 2"/>
    <w:basedOn w:val="a6"/>
    <w:next w:val="a6"/>
    <w:rsid w:val="007A6F10"/>
    <w:pPr>
      <w:widowControl/>
      <w:numPr>
        <w:ilvl w:val="1"/>
        <w:numId w:val="11"/>
      </w:numPr>
      <w:tabs>
        <w:tab w:val="left" w:pos="500"/>
      </w:tabs>
    </w:pPr>
    <w:rPr>
      <w:lang w:val="de-DE" w:eastAsia="ja-JP"/>
    </w:rPr>
  </w:style>
  <w:style w:type="paragraph" w:styleId="35">
    <w:name w:val="List Number 3"/>
    <w:basedOn w:val="a6"/>
    <w:next w:val="a6"/>
    <w:rsid w:val="00B948A8"/>
    <w:pPr>
      <w:widowControl/>
      <w:numPr>
        <w:ilvl w:val="2"/>
        <w:numId w:val="11"/>
      </w:numPr>
    </w:pPr>
    <w:rPr>
      <w:lang w:val="de-DE" w:eastAsia="ja-JP"/>
    </w:rPr>
  </w:style>
  <w:style w:type="paragraph" w:styleId="45">
    <w:name w:val="List Number 4"/>
    <w:basedOn w:val="a6"/>
    <w:next w:val="a6"/>
    <w:rsid w:val="00B948A8"/>
    <w:pPr>
      <w:widowControl/>
      <w:numPr>
        <w:ilvl w:val="3"/>
        <w:numId w:val="11"/>
      </w:numPr>
    </w:pPr>
    <w:rPr>
      <w:lang w:val="de-DE" w:eastAsia="ja-JP"/>
    </w:rPr>
  </w:style>
  <w:style w:type="paragraph" w:customStyle="1" w:styleId="a1">
    <w:name w:val="번호매기기 a) 1"/>
    <w:basedOn w:val="a6"/>
    <w:next w:val="a6"/>
    <w:rsid w:val="007A6F10"/>
    <w:pPr>
      <w:numPr>
        <w:ilvl w:val="1"/>
        <w:numId w:val="12"/>
      </w:numPr>
      <w:tabs>
        <w:tab w:val="clear" w:pos="567"/>
        <w:tab w:val="left" w:pos="500"/>
      </w:tabs>
      <w:ind w:leftChars="100" w:left="253" w:hangingChars="153" w:hanging="153"/>
    </w:pPr>
  </w:style>
  <w:style w:type="paragraph" w:customStyle="1" w:styleId="KSDTf9">
    <w:name w:val="[KSDT] 부속서 제목"/>
    <w:basedOn w:val="a6"/>
    <w:next w:val="a6"/>
    <w:qFormat/>
    <w:rsid w:val="007D227C"/>
    <w:pPr>
      <w:jc w:val="center"/>
    </w:pPr>
    <w:rPr>
      <w:rFonts w:eastAsia="돋움" w:cs="바탕"/>
      <w:b/>
      <w:bCs/>
      <w:sz w:val="28"/>
    </w:rPr>
  </w:style>
  <w:style w:type="paragraph" w:customStyle="1" w:styleId="KSDTfa">
    <w:name w:val="[KSDT] 뒷표지 규격번호"/>
    <w:basedOn w:val="a6"/>
    <w:next w:val="a6"/>
    <w:link w:val="KSDTChar4"/>
    <w:rsid w:val="009115FA"/>
    <w:pPr>
      <w:adjustRightInd w:val="0"/>
      <w:spacing w:before="170" w:after="48"/>
      <w:jc w:val="center"/>
    </w:pPr>
    <w:rPr>
      <w:rFonts w:cs="바탕"/>
      <w:spacing w:val="-15"/>
      <w:sz w:val="26"/>
    </w:rPr>
  </w:style>
  <w:style w:type="character" w:customStyle="1" w:styleId="KSDTChar4">
    <w:name w:val="[KSDT] 뒷표지 규격번호 Char"/>
    <w:basedOn w:val="a7"/>
    <w:link w:val="KSDTfa"/>
    <w:rsid w:val="009115FA"/>
    <w:rPr>
      <w:rFonts w:ascii="Arial" w:eastAsia="바탕" w:hAnsi="Arial" w:cs="바탕"/>
      <w:spacing w:val="-15"/>
      <w:sz w:val="26"/>
      <w:lang w:val="en-GB" w:eastAsia="ko-KR" w:bidi="ar-SA"/>
    </w:rPr>
  </w:style>
  <w:style w:type="paragraph" w:customStyle="1" w:styleId="KSDTfb">
    <w:name w:val="[KSDT] 뒷표지 년도"/>
    <w:basedOn w:val="a6"/>
    <w:next w:val="a6"/>
    <w:rsid w:val="009115FA"/>
    <w:pPr>
      <w:spacing w:before="170" w:after="48"/>
      <w:jc w:val="center"/>
    </w:pPr>
    <w:rPr>
      <w:rFonts w:cs="바탕"/>
      <w:position w:val="2"/>
      <w:sz w:val="22"/>
    </w:rPr>
  </w:style>
  <w:style w:type="paragraph" w:customStyle="1" w:styleId="KSDTKS1">
    <w:name w:val="[KSDT] 뒷표지 KS"/>
    <w:basedOn w:val="a6"/>
    <w:next w:val="a6"/>
    <w:rsid w:val="009115FA"/>
    <w:pPr>
      <w:spacing w:before="72" w:line="480" w:lineRule="exact"/>
      <w:ind w:leftChars="89" w:left="178"/>
    </w:pPr>
    <w:rPr>
      <w:rFonts w:cs="바탕"/>
      <w:b/>
      <w:bCs/>
      <w:sz w:val="40"/>
    </w:rPr>
  </w:style>
  <w:style w:type="character" w:customStyle="1" w:styleId="KSDTICS">
    <w:name w:val="[KSDT] 뒷표지 ICS 번호"/>
    <w:basedOn w:val="a7"/>
    <w:rsid w:val="00174BBA"/>
    <w:rPr>
      <w:rFonts w:ascii="Times New Roman" w:eastAsia="바탕" w:hAnsi="Times New Roman"/>
      <w:b/>
      <w:bCs/>
    </w:rPr>
  </w:style>
  <w:style w:type="paragraph" w:customStyle="1" w:styleId="KSDTKATS">
    <w:name w:val="[KSDT] 뒷표지 KATS"/>
    <w:basedOn w:val="a6"/>
    <w:rsid w:val="003E5EA5"/>
    <w:pPr>
      <w:spacing w:line="240" w:lineRule="atLeast"/>
      <w:jc w:val="center"/>
    </w:pPr>
    <w:rPr>
      <w:rFonts w:ascii="Arial Black" w:hAnsi="Arial Black" w:cs="바탕"/>
      <w:color w:val="FFFFFF"/>
      <w:spacing w:val="-10"/>
      <w:sz w:val="28"/>
      <w:szCs w:val="28"/>
    </w:rPr>
  </w:style>
  <w:style w:type="paragraph" w:customStyle="1" w:styleId="KSDTfc">
    <w:name w:val="[KSDT] 뒷표지 영문 규격제목"/>
    <w:basedOn w:val="a6"/>
    <w:next w:val="a6"/>
    <w:rsid w:val="006B6B18"/>
    <w:pPr>
      <w:spacing w:line="480" w:lineRule="exact"/>
      <w:jc w:val="center"/>
    </w:pPr>
    <w:rPr>
      <w:rFonts w:ascii="Arial Narrow" w:eastAsia="한컴돋움" w:hAnsi="Arial Narrow" w:cs="바탕"/>
      <w:b/>
      <w:bCs/>
      <w:sz w:val="36"/>
    </w:rPr>
  </w:style>
  <w:style w:type="paragraph" w:customStyle="1" w:styleId="KSDTfd">
    <w:name w:val="[KSDT] 뒷표지 홈페이지"/>
    <w:basedOn w:val="a6"/>
    <w:next w:val="a6"/>
    <w:rsid w:val="003E5EA5"/>
    <w:pPr>
      <w:spacing w:line="240" w:lineRule="atLeast"/>
      <w:jc w:val="center"/>
    </w:pPr>
    <w:rPr>
      <w:rFonts w:cs="바탕"/>
      <w:color w:val="FFFFFF"/>
      <w:spacing w:val="-10"/>
      <w:sz w:val="24"/>
      <w:szCs w:val="24"/>
    </w:rPr>
  </w:style>
  <w:style w:type="paragraph" w:customStyle="1" w:styleId="29">
    <w:name w:val="제목2"/>
    <w:basedOn w:val="a6"/>
    <w:rsid w:val="00200917"/>
    <w:pPr>
      <w:jc w:val="center"/>
    </w:pPr>
    <w:rPr>
      <w:rFonts w:ascii="돋움" w:hAnsi="Times New Roman"/>
      <w:b/>
      <w:spacing w:val="-4"/>
      <w:kern w:val="2"/>
      <w:sz w:val="28"/>
      <w:lang w:val="en-US"/>
    </w:rPr>
  </w:style>
  <w:style w:type="paragraph" w:customStyle="1" w:styleId="KSDTA">
    <w:name w:val="[KSDT] 부속서 A"/>
    <w:basedOn w:val="a6"/>
    <w:next w:val="a6"/>
    <w:qFormat/>
    <w:rsid w:val="00781CB7"/>
    <w:pPr>
      <w:keepNext/>
      <w:pageBreakBefore/>
      <w:widowControl/>
      <w:numPr>
        <w:numId w:val="4"/>
      </w:numPr>
      <w:jc w:val="center"/>
      <w:outlineLvl w:val="0"/>
    </w:pPr>
    <w:rPr>
      <w:rFonts w:eastAsia="돋움"/>
      <w:b/>
      <w:sz w:val="28"/>
      <w:lang w:val="de-DE" w:eastAsia="ja-JP"/>
    </w:rPr>
  </w:style>
  <w:style w:type="paragraph" w:customStyle="1" w:styleId="KSDTfe">
    <w:name w:val="[KSDT] 수식"/>
    <w:basedOn w:val="a6"/>
    <w:next w:val="a6"/>
    <w:rsid w:val="00781CB7"/>
    <w:pPr>
      <w:widowControl/>
      <w:tabs>
        <w:tab w:val="right" w:pos="9752"/>
      </w:tabs>
      <w:jc w:val="left"/>
    </w:pPr>
    <w:rPr>
      <w:lang w:val="de-DE" w:eastAsia="ja-JP"/>
    </w:rPr>
  </w:style>
  <w:style w:type="paragraph" w:customStyle="1" w:styleId="1">
    <w:name w:val="보기1"/>
    <w:basedOn w:val="a6"/>
    <w:next w:val="a6"/>
    <w:rsid w:val="00523D2B"/>
    <w:pPr>
      <w:numPr>
        <w:numId w:val="9"/>
      </w:numPr>
      <w:tabs>
        <w:tab w:val="clear" w:pos="560"/>
        <w:tab w:val="num" w:pos="600"/>
      </w:tabs>
      <w:adjustRightInd w:val="0"/>
      <w:ind w:left="300" w:hangingChars="300" w:hanging="300"/>
    </w:pPr>
  </w:style>
  <w:style w:type="paragraph" w:customStyle="1" w:styleId="2">
    <w:name w:val="보기2"/>
    <w:basedOn w:val="a6"/>
    <w:next w:val="a6"/>
    <w:rsid w:val="006C6E9F"/>
    <w:pPr>
      <w:numPr>
        <w:ilvl w:val="1"/>
        <w:numId w:val="9"/>
      </w:numPr>
    </w:pPr>
  </w:style>
  <w:style w:type="paragraph" w:customStyle="1" w:styleId="3">
    <w:name w:val="보기3"/>
    <w:basedOn w:val="a6"/>
    <w:next w:val="a6"/>
    <w:rsid w:val="006C6E9F"/>
    <w:pPr>
      <w:numPr>
        <w:ilvl w:val="2"/>
        <w:numId w:val="9"/>
      </w:numPr>
    </w:pPr>
  </w:style>
  <w:style w:type="paragraph" w:customStyle="1" w:styleId="4">
    <w:name w:val="보기4"/>
    <w:basedOn w:val="a6"/>
    <w:next w:val="a6"/>
    <w:rsid w:val="006C6E9F"/>
    <w:pPr>
      <w:numPr>
        <w:ilvl w:val="3"/>
        <w:numId w:val="9"/>
      </w:numPr>
    </w:pPr>
  </w:style>
  <w:style w:type="paragraph" w:customStyle="1" w:styleId="10">
    <w:name w:val="참고1"/>
    <w:basedOn w:val="a6"/>
    <w:rsid w:val="00523D2B"/>
    <w:pPr>
      <w:numPr>
        <w:numId w:val="16"/>
      </w:numPr>
      <w:tabs>
        <w:tab w:val="clear" w:pos="560"/>
        <w:tab w:val="left" w:pos="600"/>
      </w:tabs>
      <w:ind w:left="300" w:hangingChars="300" w:hanging="300"/>
    </w:pPr>
  </w:style>
  <w:style w:type="paragraph" w:customStyle="1" w:styleId="11">
    <w:name w:val="보기1(번호)"/>
    <w:basedOn w:val="a6"/>
    <w:next w:val="a6"/>
    <w:rsid w:val="00523D2B"/>
    <w:pPr>
      <w:numPr>
        <w:numId w:val="10"/>
      </w:numPr>
      <w:tabs>
        <w:tab w:val="clear" w:pos="740"/>
        <w:tab w:val="left" w:pos="520"/>
        <w:tab w:val="left" w:pos="840"/>
      </w:tabs>
      <w:ind w:left="423" w:hangingChars="423" w:hanging="423"/>
    </w:pPr>
  </w:style>
  <w:style w:type="paragraph" w:customStyle="1" w:styleId="22">
    <w:name w:val="보기2(번호)"/>
    <w:basedOn w:val="a6"/>
    <w:next w:val="a6"/>
    <w:rsid w:val="00E85408"/>
    <w:pPr>
      <w:numPr>
        <w:ilvl w:val="1"/>
        <w:numId w:val="10"/>
      </w:numPr>
    </w:pPr>
  </w:style>
  <w:style w:type="paragraph" w:customStyle="1" w:styleId="31">
    <w:name w:val="보기3(번호)"/>
    <w:basedOn w:val="a6"/>
    <w:next w:val="a6"/>
    <w:rsid w:val="00E85408"/>
    <w:pPr>
      <w:numPr>
        <w:ilvl w:val="2"/>
        <w:numId w:val="10"/>
      </w:numPr>
    </w:pPr>
  </w:style>
  <w:style w:type="paragraph" w:customStyle="1" w:styleId="41">
    <w:name w:val="보기4(번호)"/>
    <w:basedOn w:val="a6"/>
    <w:next w:val="a6"/>
    <w:rsid w:val="00E85408"/>
    <w:pPr>
      <w:numPr>
        <w:ilvl w:val="3"/>
        <w:numId w:val="10"/>
      </w:numPr>
    </w:pPr>
  </w:style>
  <w:style w:type="paragraph" w:customStyle="1" w:styleId="14">
    <w:name w:val="참고1(번호)"/>
    <w:basedOn w:val="a6"/>
    <w:rsid w:val="00523D2B"/>
    <w:pPr>
      <w:numPr>
        <w:numId w:val="17"/>
      </w:numPr>
      <w:tabs>
        <w:tab w:val="clear" w:pos="740"/>
        <w:tab w:val="left" w:pos="520"/>
        <w:tab w:val="left" w:pos="840"/>
      </w:tabs>
      <w:ind w:left="423" w:hangingChars="423" w:hanging="423"/>
    </w:pPr>
  </w:style>
  <w:style w:type="paragraph" w:customStyle="1" w:styleId="KSDTff">
    <w:name w:val="[KSDT] 부속서 제목(규정)"/>
    <w:basedOn w:val="KSDTf9"/>
    <w:next w:val="a6"/>
    <w:rsid w:val="006B4ECD"/>
    <w:rPr>
      <w:b w:val="0"/>
      <w:bCs w:val="0"/>
    </w:rPr>
  </w:style>
  <w:style w:type="paragraph" w:customStyle="1" w:styleId="KSDTff0">
    <w:name w:val="[KSDT] 머리말 제목"/>
    <w:basedOn w:val="a6"/>
    <w:next w:val="a6"/>
    <w:rsid w:val="00C377A2"/>
    <w:pPr>
      <w:jc w:val="center"/>
    </w:pPr>
    <w:rPr>
      <w:rFonts w:eastAsia="돋움"/>
      <w:b/>
      <w:sz w:val="32"/>
    </w:rPr>
  </w:style>
  <w:style w:type="paragraph" w:customStyle="1" w:styleId="KSDTff1">
    <w:name w:val="[KSDT] 표제목"/>
    <w:basedOn w:val="KSDTb"/>
    <w:next w:val="a6"/>
    <w:link w:val="KSDTChar5"/>
    <w:rsid w:val="001C5D35"/>
    <w:pPr>
      <w:spacing w:line="264" w:lineRule="auto"/>
    </w:pPr>
    <w:rPr>
      <w:rFonts w:eastAsia="돋움"/>
    </w:rPr>
  </w:style>
  <w:style w:type="character" w:customStyle="1" w:styleId="KSDTChar5">
    <w:name w:val="[KSDT] 표제목 Char"/>
    <w:basedOn w:val="KSDTChar1"/>
    <w:link w:val="KSDTff1"/>
    <w:rsid w:val="001C5D35"/>
    <w:rPr>
      <w:rFonts w:ascii="Arial" w:eastAsia="돋움" w:hAnsi="Arial" w:cs="바탕"/>
      <w:b/>
      <w:bCs/>
      <w:kern w:val="2"/>
      <w:lang w:val="en-GB" w:eastAsia="ko-KR" w:bidi="ar-SA"/>
    </w:rPr>
  </w:style>
  <w:style w:type="paragraph" w:customStyle="1" w:styleId="KSDTA10">
    <w:name w:val="[KSDT] A.1(본문용)"/>
    <w:basedOn w:val="KSDTA1"/>
    <w:next w:val="a6"/>
    <w:rsid w:val="002F6A81"/>
    <w:rPr>
      <w:rFonts w:eastAsia="바탕"/>
      <w:b w:val="0"/>
    </w:rPr>
  </w:style>
  <w:style w:type="paragraph" w:customStyle="1" w:styleId="KSDTA110">
    <w:name w:val="[KSDT] A.1.1(본문용)"/>
    <w:basedOn w:val="KSDTA11"/>
    <w:next w:val="a6"/>
    <w:rsid w:val="002F6A81"/>
    <w:rPr>
      <w:rFonts w:eastAsia="바탕"/>
      <w:b w:val="0"/>
    </w:rPr>
  </w:style>
  <w:style w:type="paragraph" w:customStyle="1" w:styleId="KSDT12">
    <w:name w:val="[KSDT] 조항 1(본문용)"/>
    <w:basedOn w:val="13"/>
    <w:next w:val="a6"/>
    <w:rsid w:val="00781CB7"/>
    <w:rPr>
      <w:rFonts w:eastAsia="바탕"/>
      <w:b w:val="0"/>
    </w:rPr>
  </w:style>
  <w:style w:type="paragraph" w:customStyle="1" w:styleId="KSDT110">
    <w:name w:val="[KSDT] 조항 1.1(본문용)"/>
    <w:basedOn w:val="24"/>
    <w:next w:val="a6"/>
    <w:rsid w:val="00781CB7"/>
    <w:rPr>
      <w:rFonts w:eastAsia="바탕"/>
      <w:b w:val="0"/>
    </w:rPr>
  </w:style>
  <w:style w:type="paragraph" w:customStyle="1" w:styleId="KSDT111">
    <w:name w:val="[KSDT] 조항 1.1.1(본문용)"/>
    <w:basedOn w:val="34"/>
    <w:next w:val="a6"/>
    <w:rsid w:val="00781CB7"/>
    <w:rPr>
      <w:rFonts w:eastAsia="바탕"/>
      <w:b w:val="0"/>
    </w:rPr>
  </w:style>
  <w:style w:type="paragraph" w:customStyle="1" w:styleId="KSDT1111">
    <w:name w:val="[KSDT] 조항 1.1.1.1(본문용)"/>
    <w:basedOn w:val="44"/>
    <w:next w:val="a6"/>
    <w:rsid w:val="00781CB7"/>
    <w:rPr>
      <w:rFonts w:eastAsia="바탕"/>
      <w:b w:val="0"/>
    </w:rPr>
  </w:style>
  <w:style w:type="paragraph" w:customStyle="1" w:styleId="KSDT11111">
    <w:name w:val="[KSDT] 조항 1.1.1.1.1(본문용)"/>
    <w:basedOn w:val="5"/>
    <w:next w:val="a6"/>
    <w:rsid w:val="00781CB7"/>
    <w:rPr>
      <w:rFonts w:eastAsia="바탕"/>
      <w:b w:val="0"/>
    </w:rPr>
  </w:style>
  <w:style w:type="paragraph" w:customStyle="1" w:styleId="KSDT111111">
    <w:name w:val="[KSDT] 조항 1.1.1.1.1.1(본문용)"/>
    <w:basedOn w:val="6"/>
    <w:next w:val="a6"/>
    <w:rsid w:val="00781CB7"/>
    <w:rPr>
      <w:rFonts w:eastAsia="바탕"/>
      <w:b w:val="0"/>
    </w:rPr>
  </w:style>
  <w:style w:type="paragraph" w:customStyle="1" w:styleId="KSDTA1110">
    <w:name w:val="[KSDT] A.1.1.1(본문용)"/>
    <w:basedOn w:val="KSDTA111"/>
    <w:next w:val="a6"/>
    <w:rsid w:val="002F6A81"/>
    <w:rPr>
      <w:rFonts w:eastAsia="바탕"/>
      <w:b w:val="0"/>
    </w:rPr>
  </w:style>
  <w:style w:type="paragraph" w:customStyle="1" w:styleId="KSDTA11110">
    <w:name w:val="[KSDT] A.1.1.1.1(본문용)"/>
    <w:basedOn w:val="KSDTA1111"/>
    <w:next w:val="a6"/>
    <w:rsid w:val="002F6A81"/>
    <w:rPr>
      <w:rFonts w:eastAsia="바탕"/>
      <w:b w:val="0"/>
    </w:rPr>
  </w:style>
  <w:style w:type="paragraph" w:customStyle="1" w:styleId="KSDTA111110">
    <w:name w:val="[KSDT] A.1.1.1.1.1(본문용)"/>
    <w:basedOn w:val="KSDTA11111"/>
    <w:next w:val="a6"/>
    <w:rsid w:val="002F6A81"/>
    <w:rPr>
      <w:rFonts w:eastAsia="바탕"/>
      <w:b w:val="0"/>
    </w:rPr>
  </w:style>
  <w:style w:type="paragraph" w:styleId="16">
    <w:name w:val="toc 1"/>
    <w:basedOn w:val="a6"/>
    <w:next w:val="a6"/>
    <w:autoRedefine/>
    <w:uiPriority w:val="39"/>
    <w:rsid w:val="004042FA"/>
    <w:pPr>
      <w:tabs>
        <w:tab w:val="left" w:pos="300"/>
        <w:tab w:val="right" w:leader="dot" w:pos="9344"/>
      </w:tabs>
    </w:pPr>
    <w:rPr>
      <w:rFonts w:eastAsia="돋움" w:cs="Arial"/>
    </w:rPr>
  </w:style>
  <w:style w:type="paragraph" w:styleId="2a">
    <w:name w:val="toc 2"/>
    <w:basedOn w:val="a6"/>
    <w:next w:val="a6"/>
    <w:autoRedefine/>
    <w:uiPriority w:val="39"/>
    <w:rsid w:val="004042FA"/>
    <w:pPr>
      <w:tabs>
        <w:tab w:val="left" w:pos="800"/>
        <w:tab w:val="right" w:leader="dot" w:pos="9344"/>
      </w:tabs>
      <w:ind w:leftChars="200" w:left="400"/>
    </w:pPr>
    <w:rPr>
      <w:rFonts w:eastAsia="돋움"/>
    </w:rPr>
  </w:style>
  <w:style w:type="paragraph" w:styleId="39">
    <w:name w:val="toc 3"/>
    <w:basedOn w:val="a6"/>
    <w:next w:val="a6"/>
    <w:autoRedefine/>
    <w:semiHidden/>
    <w:rsid w:val="004042FA"/>
    <w:pPr>
      <w:tabs>
        <w:tab w:val="left" w:pos="1400"/>
        <w:tab w:val="right" w:leader="dot" w:pos="9344"/>
      </w:tabs>
      <w:ind w:leftChars="400" w:left="800"/>
    </w:pPr>
    <w:rPr>
      <w:rFonts w:eastAsia="돋움"/>
    </w:rPr>
  </w:style>
  <w:style w:type="paragraph" w:styleId="49">
    <w:name w:val="toc 4"/>
    <w:basedOn w:val="a6"/>
    <w:next w:val="a6"/>
    <w:autoRedefine/>
    <w:semiHidden/>
    <w:rsid w:val="00AC1553"/>
    <w:pPr>
      <w:ind w:leftChars="600" w:left="1275"/>
    </w:pPr>
    <w:rPr>
      <w:rFonts w:eastAsia="돋움"/>
    </w:rPr>
  </w:style>
  <w:style w:type="paragraph" w:customStyle="1" w:styleId="15">
    <w:name w:val="비고1"/>
    <w:basedOn w:val="10"/>
    <w:rsid w:val="00523D2B"/>
    <w:pPr>
      <w:numPr>
        <w:numId w:val="14"/>
      </w:numPr>
      <w:tabs>
        <w:tab w:val="clear" w:pos="560"/>
      </w:tabs>
      <w:ind w:left="300" w:hanging="300"/>
    </w:pPr>
  </w:style>
  <w:style w:type="paragraph" w:customStyle="1" w:styleId="a2">
    <w:name w:val="번호매기기 a) 2"/>
    <w:basedOn w:val="a6"/>
    <w:next w:val="a6"/>
    <w:rsid w:val="00C43822"/>
    <w:pPr>
      <w:numPr>
        <w:ilvl w:val="2"/>
        <w:numId w:val="12"/>
      </w:numPr>
    </w:pPr>
  </w:style>
  <w:style w:type="paragraph" w:customStyle="1" w:styleId="a3">
    <w:name w:val="번호매기기 a) 3"/>
    <w:basedOn w:val="a6"/>
    <w:next w:val="a6"/>
    <w:rsid w:val="00C43822"/>
    <w:pPr>
      <w:numPr>
        <w:ilvl w:val="3"/>
        <w:numId w:val="12"/>
      </w:numPr>
    </w:pPr>
  </w:style>
  <w:style w:type="paragraph" w:styleId="50">
    <w:name w:val="List Number 5"/>
    <w:basedOn w:val="a6"/>
    <w:rsid w:val="002F00B2"/>
    <w:pPr>
      <w:numPr>
        <w:ilvl w:val="4"/>
        <w:numId w:val="11"/>
      </w:numPr>
    </w:pPr>
  </w:style>
  <w:style w:type="paragraph" w:customStyle="1" w:styleId="a0">
    <w:name w:val="번호매기기 a)"/>
    <w:basedOn w:val="a6"/>
    <w:next w:val="a6"/>
    <w:rsid w:val="007A6F10"/>
    <w:pPr>
      <w:numPr>
        <w:numId w:val="12"/>
      </w:numPr>
      <w:tabs>
        <w:tab w:val="clear" w:pos="283"/>
        <w:tab w:val="left" w:pos="300"/>
      </w:tabs>
      <w:ind w:left="150" w:hangingChars="150" w:hanging="150"/>
    </w:pPr>
    <w:rPr>
      <w:lang w:val="de-DE"/>
    </w:rPr>
  </w:style>
  <w:style w:type="paragraph" w:customStyle="1" w:styleId="27">
    <w:name w:val="비고2"/>
    <w:basedOn w:val="a6"/>
    <w:rsid w:val="00014BB8"/>
    <w:pPr>
      <w:numPr>
        <w:ilvl w:val="1"/>
        <w:numId w:val="14"/>
      </w:numPr>
    </w:pPr>
  </w:style>
  <w:style w:type="paragraph" w:customStyle="1" w:styleId="37">
    <w:name w:val="비고3"/>
    <w:basedOn w:val="a6"/>
    <w:rsid w:val="00014BB8"/>
    <w:pPr>
      <w:numPr>
        <w:ilvl w:val="2"/>
        <w:numId w:val="14"/>
      </w:numPr>
    </w:pPr>
  </w:style>
  <w:style w:type="paragraph" w:customStyle="1" w:styleId="47">
    <w:name w:val="비고4"/>
    <w:basedOn w:val="a6"/>
    <w:rsid w:val="00014BB8"/>
    <w:pPr>
      <w:numPr>
        <w:ilvl w:val="3"/>
        <w:numId w:val="14"/>
      </w:numPr>
    </w:pPr>
  </w:style>
  <w:style w:type="paragraph" w:customStyle="1" w:styleId="12">
    <w:name w:val="비고1(번호)"/>
    <w:basedOn w:val="a6"/>
    <w:rsid w:val="00523D2B"/>
    <w:pPr>
      <w:numPr>
        <w:numId w:val="15"/>
      </w:numPr>
      <w:tabs>
        <w:tab w:val="clear" w:pos="740"/>
        <w:tab w:val="left" w:pos="520"/>
        <w:tab w:val="left" w:pos="840"/>
      </w:tabs>
      <w:ind w:left="423" w:hangingChars="423" w:hanging="423"/>
    </w:pPr>
  </w:style>
  <w:style w:type="paragraph" w:customStyle="1" w:styleId="23">
    <w:name w:val="비고2(번호)"/>
    <w:basedOn w:val="a6"/>
    <w:rsid w:val="00014BB8"/>
    <w:pPr>
      <w:numPr>
        <w:ilvl w:val="1"/>
        <w:numId w:val="15"/>
      </w:numPr>
    </w:pPr>
  </w:style>
  <w:style w:type="paragraph" w:customStyle="1" w:styleId="33">
    <w:name w:val="비고3(번호)"/>
    <w:basedOn w:val="a6"/>
    <w:rsid w:val="00014BB8"/>
    <w:pPr>
      <w:numPr>
        <w:ilvl w:val="2"/>
        <w:numId w:val="15"/>
      </w:numPr>
    </w:pPr>
  </w:style>
  <w:style w:type="paragraph" w:customStyle="1" w:styleId="43">
    <w:name w:val="비고4(번호)"/>
    <w:basedOn w:val="a6"/>
    <w:rsid w:val="00014BB8"/>
    <w:pPr>
      <w:numPr>
        <w:ilvl w:val="3"/>
        <w:numId w:val="15"/>
      </w:numPr>
    </w:pPr>
  </w:style>
  <w:style w:type="paragraph" w:customStyle="1" w:styleId="20">
    <w:name w:val="참고2"/>
    <w:basedOn w:val="a6"/>
    <w:rsid w:val="00014BB8"/>
    <w:pPr>
      <w:numPr>
        <w:ilvl w:val="1"/>
        <w:numId w:val="16"/>
      </w:numPr>
    </w:pPr>
  </w:style>
  <w:style w:type="paragraph" w:customStyle="1" w:styleId="30">
    <w:name w:val="참고3"/>
    <w:basedOn w:val="a6"/>
    <w:rsid w:val="00014BB8"/>
    <w:pPr>
      <w:numPr>
        <w:ilvl w:val="2"/>
        <w:numId w:val="16"/>
      </w:numPr>
    </w:pPr>
  </w:style>
  <w:style w:type="paragraph" w:customStyle="1" w:styleId="40">
    <w:name w:val="참고4"/>
    <w:basedOn w:val="a6"/>
    <w:rsid w:val="00014BB8"/>
    <w:pPr>
      <w:numPr>
        <w:ilvl w:val="3"/>
        <w:numId w:val="16"/>
      </w:numPr>
    </w:pPr>
  </w:style>
  <w:style w:type="paragraph" w:customStyle="1" w:styleId="26">
    <w:name w:val="참고2(번호)"/>
    <w:basedOn w:val="a6"/>
    <w:rsid w:val="00014BB8"/>
    <w:pPr>
      <w:numPr>
        <w:ilvl w:val="1"/>
        <w:numId w:val="17"/>
      </w:numPr>
    </w:pPr>
  </w:style>
  <w:style w:type="paragraph" w:customStyle="1" w:styleId="36">
    <w:name w:val="참고3(번호)"/>
    <w:basedOn w:val="a6"/>
    <w:rsid w:val="00014BB8"/>
    <w:pPr>
      <w:numPr>
        <w:ilvl w:val="2"/>
        <w:numId w:val="17"/>
      </w:numPr>
    </w:pPr>
  </w:style>
  <w:style w:type="paragraph" w:customStyle="1" w:styleId="46">
    <w:name w:val="참고4(번호)"/>
    <w:basedOn w:val="a6"/>
    <w:rsid w:val="00014BB8"/>
    <w:pPr>
      <w:numPr>
        <w:ilvl w:val="3"/>
        <w:numId w:val="17"/>
      </w:numPr>
    </w:pPr>
  </w:style>
  <w:style w:type="paragraph" w:customStyle="1" w:styleId="KSDTff2">
    <w:name w:val="[KSDT] 부도제목"/>
    <w:basedOn w:val="a6"/>
    <w:next w:val="a6"/>
    <w:qFormat/>
    <w:rsid w:val="001C5D35"/>
    <w:pPr>
      <w:jc w:val="center"/>
    </w:pPr>
    <w:rPr>
      <w:rFonts w:eastAsia="돋움" w:cs="바탕"/>
      <w:b/>
      <w:bCs/>
      <w:kern w:val="2"/>
    </w:rPr>
  </w:style>
  <w:style w:type="paragraph" w:customStyle="1" w:styleId="KSDTff3">
    <w:name w:val="[KSDT] 부표제목"/>
    <w:basedOn w:val="a6"/>
    <w:next w:val="a6"/>
    <w:rsid w:val="001C5D35"/>
    <w:pPr>
      <w:jc w:val="center"/>
    </w:pPr>
    <w:rPr>
      <w:rFonts w:eastAsia="돋움" w:cs="바탕"/>
      <w:b/>
      <w:bCs/>
      <w:kern w:val="2"/>
    </w:rPr>
  </w:style>
  <w:style w:type="paragraph" w:customStyle="1" w:styleId="KSDTff4">
    <w:name w:val="[KSDT] 그림제목"/>
    <w:basedOn w:val="a6"/>
    <w:next w:val="a6"/>
    <w:rsid w:val="001C5D35"/>
    <w:pPr>
      <w:jc w:val="center"/>
    </w:pPr>
    <w:rPr>
      <w:rFonts w:eastAsia="돋움" w:cs="바탕"/>
      <w:b/>
      <w:bCs/>
      <w:kern w:val="2"/>
    </w:rPr>
  </w:style>
  <w:style w:type="character" w:styleId="ab">
    <w:name w:val="Hyperlink"/>
    <w:basedOn w:val="a7"/>
    <w:uiPriority w:val="99"/>
    <w:rsid w:val="004042FA"/>
    <w:rPr>
      <w:color w:val="0000FF"/>
      <w:u w:val="single"/>
    </w:rPr>
  </w:style>
  <w:style w:type="character" w:customStyle="1" w:styleId="9Char">
    <w:name w:val="제목 9 Char"/>
    <w:basedOn w:val="a7"/>
    <w:link w:val="9"/>
    <w:rsid w:val="00391212"/>
    <w:rPr>
      <w:rFonts w:ascii="Arial" w:hAnsi="Arial"/>
      <w:lang w:val="en-GB"/>
    </w:rPr>
  </w:style>
  <w:style w:type="paragraph" w:styleId="ac">
    <w:name w:val="header"/>
    <w:basedOn w:val="a6"/>
    <w:link w:val="Char0"/>
    <w:uiPriority w:val="99"/>
    <w:rsid w:val="00391212"/>
    <w:pPr>
      <w:tabs>
        <w:tab w:val="center" w:pos="4252"/>
        <w:tab w:val="right" w:pos="8504"/>
      </w:tabs>
      <w:snapToGrid w:val="0"/>
      <w:spacing w:line="240" w:lineRule="auto"/>
    </w:pPr>
  </w:style>
  <w:style w:type="character" w:customStyle="1" w:styleId="Char0">
    <w:name w:val="머리글 Char"/>
    <w:basedOn w:val="a7"/>
    <w:link w:val="ac"/>
    <w:uiPriority w:val="99"/>
    <w:rsid w:val="00391212"/>
    <w:rPr>
      <w:rFonts w:ascii="Arial" w:hAnsi="Arial"/>
      <w:lang w:val="en-GB"/>
    </w:rPr>
  </w:style>
  <w:style w:type="paragraph" w:styleId="ad">
    <w:name w:val="footer"/>
    <w:basedOn w:val="a6"/>
    <w:link w:val="Char1"/>
    <w:uiPriority w:val="99"/>
    <w:rsid w:val="00391212"/>
    <w:pPr>
      <w:tabs>
        <w:tab w:val="center" w:pos="4252"/>
        <w:tab w:val="right" w:pos="8504"/>
      </w:tabs>
      <w:snapToGrid w:val="0"/>
      <w:spacing w:line="240" w:lineRule="auto"/>
    </w:pPr>
  </w:style>
  <w:style w:type="character" w:customStyle="1" w:styleId="Char1">
    <w:name w:val="바닥글 Char"/>
    <w:basedOn w:val="a7"/>
    <w:link w:val="ad"/>
    <w:uiPriority w:val="99"/>
    <w:rsid w:val="00391212"/>
    <w:rPr>
      <w:rFonts w:ascii="Arial" w:hAnsi="Arial"/>
      <w:lang w:val="en-GB"/>
    </w:rPr>
  </w:style>
  <w:style w:type="character" w:styleId="ae">
    <w:name w:val="page number"/>
    <w:basedOn w:val="a7"/>
    <w:rsid w:val="00391212"/>
  </w:style>
  <w:style w:type="character" w:customStyle="1" w:styleId="12pt">
    <w:name w:val="스타일 12 pt 굵게"/>
    <w:basedOn w:val="a7"/>
    <w:rsid w:val="00391212"/>
    <w:rPr>
      <w:rFonts w:ascii="Times New Roman" w:hAnsi="Times New Roman"/>
      <w:b/>
      <w:bCs/>
      <w:spacing w:val="9"/>
      <w:sz w:val="24"/>
    </w:rPr>
  </w:style>
  <w:style w:type="paragraph" w:styleId="51">
    <w:name w:val="toc 5"/>
    <w:basedOn w:val="a6"/>
    <w:next w:val="a6"/>
    <w:autoRedefine/>
    <w:rsid w:val="00391212"/>
    <w:pPr>
      <w:ind w:leftChars="800" w:left="1700"/>
    </w:pPr>
  </w:style>
  <w:style w:type="paragraph" w:styleId="60">
    <w:name w:val="toc 6"/>
    <w:basedOn w:val="a6"/>
    <w:next w:val="a6"/>
    <w:autoRedefine/>
    <w:rsid w:val="00391212"/>
    <w:pPr>
      <w:ind w:leftChars="1000" w:left="2125"/>
    </w:pPr>
  </w:style>
  <w:style w:type="paragraph" w:styleId="7">
    <w:name w:val="toc 7"/>
    <w:basedOn w:val="a6"/>
    <w:next w:val="a6"/>
    <w:autoRedefine/>
    <w:rsid w:val="00391212"/>
    <w:pPr>
      <w:ind w:leftChars="1200" w:left="2550"/>
    </w:pPr>
  </w:style>
  <w:style w:type="paragraph" w:styleId="8">
    <w:name w:val="toc 8"/>
    <w:basedOn w:val="a6"/>
    <w:next w:val="a6"/>
    <w:autoRedefine/>
    <w:rsid w:val="00391212"/>
    <w:pPr>
      <w:ind w:leftChars="1400" w:left="2975"/>
    </w:pPr>
  </w:style>
  <w:style w:type="paragraph" w:styleId="90">
    <w:name w:val="toc 9"/>
    <w:basedOn w:val="a6"/>
    <w:next w:val="a6"/>
    <w:autoRedefine/>
    <w:rsid w:val="00391212"/>
    <w:pPr>
      <w:ind w:leftChars="1600" w:left="3400"/>
    </w:pPr>
  </w:style>
  <w:style w:type="paragraph" w:customStyle="1" w:styleId="af">
    <w:name w:val="선그리기"/>
    <w:basedOn w:val="a6"/>
    <w:rsid w:val="00391212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산세리프" w:cs="굴림"/>
      <w:color w:val="000000"/>
      <w:lang w:val="en-US"/>
    </w:rPr>
  </w:style>
  <w:style w:type="paragraph" w:styleId="af0">
    <w:name w:val="Balloon Text"/>
    <w:basedOn w:val="a6"/>
    <w:link w:val="Char2"/>
    <w:rsid w:val="002153A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7"/>
    <w:link w:val="af0"/>
    <w:rsid w:val="002153AF"/>
    <w:rPr>
      <w:rFonts w:asciiTheme="majorHAnsi" w:eastAsiaTheme="majorEastAsia" w:hAnsiTheme="majorHAnsi" w:cstheme="majorBidi"/>
      <w:sz w:val="18"/>
      <w:szCs w:val="18"/>
      <w:lang w:val="en-GB"/>
    </w:rPr>
  </w:style>
  <w:style w:type="paragraph" w:styleId="af1">
    <w:name w:val="Date"/>
    <w:basedOn w:val="a6"/>
    <w:next w:val="a6"/>
    <w:link w:val="Char3"/>
    <w:rsid w:val="00EB6CDB"/>
  </w:style>
  <w:style w:type="character" w:customStyle="1" w:styleId="Char3">
    <w:name w:val="날짜 Char"/>
    <w:basedOn w:val="a7"/>
    <w:link w:val="af1"/>
    <w:rsid w:val="00EB6CDB"/>
    <w:rPr>
      <w:rFonts w:ascii="Arial" w:hAnsi="Arial"/>
      <w:lang w:val="en-GB"/>
    </w:rPr>
  </w:style>
  <w:style w:type="paragraph" w:styleId="af2">
    <w:name w:val="endnote text"/>
    <w:basedOn w:val="a6"/>
    <w:link w:val="Char4"/>
    <w:rsid w:val="00A24F59"/>
    <w:pPr>
      <w:snapToGrid w:val="0"/>
      <w:jc w:val="left"/>
    </w:pPr>
  </w:style>
  <w:style w:type="character" w:customStyle="1" w:styleId="Char4">
    <w:name w:val="미주 텍스트 Char"/>
    <w:basedOn w:val="a7"/>
    <w:link w:val="af2"/>
    <w:rsid w:val="00A24F59"/>
    <w:rPr>
      <w:rFonts w:ascii="Arial" w:hAnsi="Arial"/>
      <w:lang w:val="en-GB"/>
    </w:rPr>
  </w:style>
  <w:style w:type="character" w:styleId="af3">
    <w:name w:val="endnote reference"/>
    <w:basedOn w:val="a7"/>
    <w:rsid w:val="00A24F59"/>
    <w:rPr>
      <w:vertAlign w:val="superscript"/>
    </w:rPr>
  </w:style>
  <w:style w:type="character" w:styleId="af4">
    <w:name w:val="Placeholder Text"/>
    <w:basedOn w:val="a7"/>
    <w:uiPriority w:val="99"/>
    <w:semiHidden/>
    <w:rsid w:val="00DD6EA5"/>
    <w:rPr>
      <w:color w:val="808080"/>
    </w:rPr>
  </w:style>
  <w:style w:type="paragraph" w:customStyle="1" w:styleId="hstyle0">
    <w:name w:val="hstyle0"/>
    <w:basedOn w:val="a6"/>
    <w:rsid w:val="0027753B"/>
    <w:pPr>
      <w:widowControl/>
      <w:wordWrap/>
      <w:autoSpaceDE/>
      <w:autoSpaceDN/>
      <w:spacing w:line="384" w:lineRule="auto"/>
    </w:pPr>
    <w:rPr>
      <w:rFonts w:ascii="바탕" w:hAnsi="바탕"/>
      <w:color w:val="000000"/>
      <w:lang w:val="en-US"/>
    </w:rPr>
  </w:style>
  <w:style w:type="character" w:customStyle="1" w:styleId="Char">
    <w:name w:val="바탕글 Char"/>
    <w:link w:val="aa"/>
    <w:rsid w:val="00356B9D"/>
    <w:rPr>
      <w:color w:val="000000"/>
      <w:sz w:val="19"/>
    </w:rPr>
  </w:style>
  <w:style w:type="paragraph" w:styleId="af5">
    <w:name w:val="Title"/>
    <w:basedOn w:val="a6"/>
    <w:next w:val="a6"/>
    <w:link w:val="Char5"/>
    <w:qFormat/>
    <w:rsid w:val="007D260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7"/>
    <w:link w:val="af5"/>
    <w:rsid w:val="007D2605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paragraph" w:styleId="af6">
    <w:name w:val="List Paragraph"/>
    <w:basedOn w:val="a6"/>
    <w:uiPriority w:val="34"/>
    <w:qFormat/>
    <w:rsid w:val="00E07977"/>
    <w:pPr>
      <w:ind w:leftChars="400" w:left="800"/>
    </w:pPr>
  </w:style>
  <w:style w:type="paragraph" w:customStyle="1" w:styleId="af7">
    <w:name w:val="제목차례 그림 중앙정렬"/>
    <w:basedOn w:val="a6"/>
    <w:rsid w:val="00C55255"/>
    <w:pPr>
      <w:spacing w:line="384" w:lineRule="auto"/>
      <w:textAlignment w:val="baseline"/>
    </w:pPr>
    <w:rPr>
      <w:rFonts w:ascii="굴림" w:eastAsia="굴림" w:hAnsi="굴림" w:cs="굴림"/>
      <w:b/>
      <w:bCs/>
      <w:noProof w:val="0"/>
      <w:color w:val="920092"/>
      <w:lang w:val="en-US"/>
    </w:rPr>
  </w:style>
  <w:style w:type="character" w:customStyle="1" w:styleId="2Char">
    <w:name w:val="제목 2 Char"/>
    <w:aliases w:val="[KSDT] 조항 1.1 Char,표지 회색 심볼 Char,h2 Char"/>
    <w:basedOn w:val="a7"/>
    <w:link w:val="24"/>
    <w:rsid w:val="00C55255"/>
    <w:rPr>
      <w:rFonts w:ascii="Arial" w:eastAsia="돋움" w:hAnsi="Arial"/>
      <w:b/>
      <w:noProof/>
      <w:lang w:val="de-DE" w:eastAsia="ja-JP"/>
    </w:rPr>
  </w:style>
  <w:style w:type="paragraph" w:customStyle="1" w:styleId="2b">
    <w:name w:val="개요 2"/>
    <w:basedOn w:val="a6"/>
    <w:rsid w:val="00160F59"/>
    <w:pPr>
      <w:spacing w:line="384" w:lineRule="auto"/>
      <w:textAlignment w:val="baseline"/>
    </w:pPr>
    <w:rPr>
      <w:rFonts w:ascii="굴림" w:eastAsia="굴림" w:hAnsi="굴림" w:cs="굴림"/>
      <w:b/>
      <w:bCs/>
      <w:noProof w:val="0"/>
      <w:color w:val="008000"/>
      <w:sz w:val="28"/>
      <w:szCs w:val="28"/>
      <w:lang w:val="en-US"/>
    </w:rPr>
  </w:style>
  <w:style w:type="paragraph" w:customStyle="1" w:styleId="af8">
    <w:name w:val="그림"/>
    <w:basedOn w:val="a6"/>
    <w:rsid w:val="00160F59"/>
    <w:pPr>
      <w:wordWrap/>
      <w:spacing w:line="384" w:lineRule="auto"/>
      <w:jc w:val="center"/>
      <w:textAlignment w:val="baseline"/>
    </w:pPr>
    <w:rPr>
      <w:rFonts w:ascii="굴림" w:eastAsia="굴림" w:hAnsi="굴림" w:cs="굴림"/>
      <w:b/>
      <w:bCs/>
      <w:noProof w:val="0"/>
      <w:color w:val="B24700"/>
      <w:sz w:val="22"/>
      <w:szCs w:val="22"/>
      <w:lang w:val="en-US"/>
    </w:rPr>
  </w:style>
  <w:style w:type="paragraph" w:customStyle="1" w:styleId="17">
    <w:name w:val="개요 1"/>
    <w:basedOn w:val="a6"/>
    <w:rsid w:val="00160F59"/>
    <w:pPr>
      <w:spacing w:line="384" w:lineRule="auto"/>
      <w:textAlignment w:val="baseline"/>
      <w:outlineLvl w:val="0"/>
    </w:pPr>
    <w:rPr>
      <w:rFonts w:ascii="굴림" w:eastAsia="굴림" w:hAnsi="굴림" w:cs="굴림"/>
      <w:b/>
      <w:bCs/>
      <w:noProof w:val="0"/>
      <w:color w:val="0000FF"/>
      <w:sz w:val="32"/>
      <w:szCs w:val="32"/>
      <w:lang w:val="en-US"/>
    </w:rPr>
  </w:style>
  <w:style w:type="paragraph" w:customStyle="1" w:styleId="3a">
    <w:name w:val="개요 3"/>
    <w:basedOn w:val="a6"/>
    <w:rsid w:val="004D7495"/>
    <w:pPr>
      <w:spacing w:line="384" w:lineRule="auto"/>
      <w:textAlignment w:val="baseline"/>
    </w:pPr>
    <w:rPr>
      <w:rFonts w:ascii="굴림" w:eastAsia="굴림" w:hAnsi="굴림" w:cs="굴림"/>
      <w:b/>
      <w:bCs/>
      <w:noProof w:val="0"/>
      <w:color w:val="000000"/>
      <w:sz w:val="24"/>
      <w:szCs w:val="24"/>
      <w:lang w:val="en-US"/>
    </w:rPr>
  </w:style>
  <w:style w:type="paragraph" w:styleId="af9">
    <w:name w:val="Body Text"/>
    <w:basedOn w:val="a6"/>
    <w:link w:val="Char6"/>
    <w:uiPriority w:val="99"/>
    <w:semiHidden/>
    <w:unhideWhenUsed/>
    <w:rsid w:val="004E5776"/>
    <w:pPr>
      <w:spacing w:line="384" w:lineRule="auto"/>
      <w:ind w:left="300"/>
      <w:textAlignment w:val="baseline"/>
    </w:pPr>
    <w:rPr>
      <w:rFonts w:ascii="굴림" w:eastAsia="굴림" w:hAnsi="굴림" w:cs="굴림"/>
      <w:noProof w:val="0"/>
      <w:color w:val="000000"/>
      <w:sz w:val="22"/>
      <w:szCs w:val="22"/>
      <w:lang w:val="en-US"/>
    </w:rPr>
  </w:style>
  <w:style w:type="character" w:customStyle="1" w:styleId="Char6">
    <w:name w:val="본문 Char"/>
    <w:basedOn w:val="a7"/>
    <w:link w:val="af9"/>
    <w:uiPriority w:val="99"/>
    <w:semiHidden/>
    <w:rsid w:val="004E5776"/>
    <w:rPr>
      <w:rFonts w:ascii="굴림" w:eastAsia="굴림" w:hAnsi="굴림" w:cs="굴림"/>
      <w:color w:val="000000"/>
      <w:sz w:val="22"/>
      <w:szCs w:val="22"/>
    </w:rPr>
  </w:style>
  <w:style w:type="character" w:customStyle="1" w:styleId="3Char">
    <w:name w:val="제목 3 Char"/>
    <w:aliases w:val="[KSDT] 조항 1.1.1 Char,h3 Char"/>
    <w:basedOn w:val="a7"/>
    <w:link w:val="34"/>
    <w:rsid w:val="00C17128"/>
    <w:rPr>
      <w:rFonts w:ascii="Arial" w:eastAsia="돋움" w:hAnsi="Arial"/>
      <w:b/>
      <w:noProof/>
      <w:lang w:val="de-DE" w:eastAsia="ja-JP"/>
    </w:rPr>
  </w:style>
  <w:style w:type="character" w:customStyle="1" w:styleId="4Char">
    <w:name w:val="제목 4 Char"/>
    <w:aliases w:val="[KSDT] 조항 1.1.1.1 Char,h4 Char"/>
    <w:basedOn w:val="a7"/>
    <w:link w:val="44"/>
    <w:rsid w:val="002B49A0"/>
    <w:rPr>
      <w:rFonts w:ascii="Arial" w:eastAsia="돋움" w:hAnsi="Arial"/>
      <w:b/>
      <w:noProof/>
      <w:lang w:val="de-DE" w:eastAsia="ja-JP"/>
    </w:rPr>
  </w:style>
  <w:style w:type="character" w:styleId="afa">
    <w:name w:val="annotation reference"/>
    <w:basedOn w:val="a7"/>
    <w:semiHidden/>
    <w:unhideWhenUsed/>
    <w:rsid w:val="009F784A"/>
    <w:rPr>
      <w:sz w:val="18"/>
      <w:szCs w:val="18"/>
    </w:rPr>
  </w:style>
  <w:style w:type="paragraph" w:styleId="afb">
    <w:name w:val="annotation text"/>
    <w:basedOn w:val="a6"/>
    <w:link w:val="Char7"/>
    <w:unhideWhenUsed/>
    <w:rsid w:val="009F784A"/>
    <w:pPr>
      <w:jc w:val="left"/>
    </w:pPr>
  </w:style>
  <w:style w:type="character" w:customStyle="1" w:styleId="Char7">
    <w:name w:val="메모 텍스트 Char"/>
    <w:basedOn w:val="a7"/>
    <w:link w:val="afb"/>
    <w:rsid w:val="009F784A"/>
    <w:rPr>
      <w:rFonts w:ascii="Arial" w:hAnsi="Arial"/>
      <w:noProof/>
      <w:lang w:val="en-GB"/>
    </w:rPr>
  </w:style>
  <w:style w:type="paragraph" w:styleId="afc">
    <w:name w:val="annotation subject"/>
    <w:basedOn w:val="afb"/>
    <w:next w:val="afb"/>
    <w:link w:val="Char8"/>
    <w:semiHidden/>
    <w:unhideWhenUsed/>
    <w:rsid w:val="009F784A"/>
    <w:rPr>
      <w:b/>
      <w:bCs/>
    </w:rPr>
  </w:style>
  <w:style w:type="character" w:customStyle="1" w:styleId="Char8">
    <w:name w:val="메모 주제 Char"/>
    <w:basedOn w:val="Char7"/>
    <w:link w:val="afc"/>
    <w:semiHidden/>
    <w:rsid w:val="009F784A"/>
    <w:rPr>
      <w:rFonts w:ascii="Arial" w:hAnsi="Arial"/>
      <w:b/>
      <w:bCs/>
      <w:noProof/>
      <w:lang w:val="en-GB"/>
    </w:rPr>
  </w:style>
  <w:style w:type="character" w:styleId="afd">
    <w:name w:val="Emphasis"/>
    <w:basedOn w:val="a7"/>
    <w:uiPriority w:val="20"/>
    <w:qFormat/>
    <w:rsid w:val="007817B1"/>
    <w:rPr>
      <w:i/>
      <w:iCs/>
    </w:rPr>
  </w:style>
  <w:style w:type="paragraph" w:styleId="afe">
    <w:name w:val="Revision"/>
    <w:hidden/>
    <w:uiPriority w:val="99"/>
    <w:semiHidden/>
    <w:rsid w:val="00DB2BCC"/>
    <w:rPr>
      <w:rFonts w:ascii="Arial" w:hAnsi="Arial"/>
      <w:noProof/>
      <w:lang w:val="en-GB"/>
    </w:rPr>
  </w:style>
  <w:style w:type="paragraph" w:styleId="aff">
    <w:name w:val="caption"/>
    <w:basedOn w:val="a6"/>
    <w:next w:val="a6"/>
    <w:semiHidden/>
    <w:unhideWhenUsed/>
    <w:qFormat/>
    <w:rsid w:val="002C63BA"/>
    <w:rPr>
      <w:b/>
      <w:bCs/>
      <w:noProof w:val="0"/>
    </w:rPr>
  </w:style>
  <w:style w:type="paragraph" w:customStyle="1" w:styleId="Reference">
    <w:name w:val="Reference"/>
    <w:basedOn w:val="a6"/>
    <w:rsid w:val="00087689"/>
    <w:pPr>
      <w:widowControl/>
      <w:numPr>
        <w:numId w:val="47"/>
      </w:numPr>
      <w:wordWrap/>
      <w:autoSpaceDE/>
      <w:autoSpaceDN/>
      <w:spacing w:after="240" w:line="240" w:lineRule="auto"/>
      <w:ind w:right="29"/>
    </w:pPr>
    <w:rPr>
      <w:rFonts w:ascii="Times New Roman" w:hAnsi="Times New Roman"/>
      <w:noProof w:val="0"/>
      <w:lang w:val="en-US" w:eastAsia="fr-FR"/>
    </w:rPr>
  </w:style>
  <w:style w:type="table" w:styleId="aff0">
    <w:name w:val="Table Grid"/>
    <w:basedOn w:val="a8"/>
    <w:rsid w:val="00743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2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1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30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7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1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1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1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2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362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64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528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9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66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29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829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oleObject" Target="embeddings/oleObject2.bin"/><Relationship Id="rId39" Type="http://schemas.openxmlformats.org/officeDocument/2006/relationships/image" Target="media/image14.png"/><Relationship Id="rId21" Type="http://schemas.openxmlformats.org/officeDocument/2006/relationships/header" Target="header7.xml"/><Relationship Id="rId34" Type="http://schemas.openxmlformats.org/officeDocument/2006/relationships/image" Target="media/image9.emf"/><Relationship Id="rId42" Type="http://schemas.openxmlformats.org/officeDocument/2006/relationships/header" Target="header8.xml"/><Relationship Id="rId47" Type="http://schemas.openxmlformats.org/officeDocument/2006/relationships/footer" Target="footer9.xml"/><Relationship Id="rId50" Type="http://schemas.openxmlformats.org/officeDocument/2006/relationships/footer" Target="foot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6.png"/><Relationship Id="rId11" Type="http://schemas.openxmlformats.org/officeDocument/2006/relationships/header" Target="header2.xml"/><Relationship Id="rId24" Type="http://schemas.openxmlformats.org/officeDocument/2006/relationships/image" Target="media/image3.emf"/><Relationship Id="rId32" Type="http://schemas.openxmlformats.org/officeDocument/2006/relationships/image" Target="media/image8.emf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oter" Target="footer8.xml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31" Type="http://schemas.openxmlformats.org/officeDocument/2006/relationships/oleObject" Target="embeddings/oleObject3.bin"/><Relationship Id="rId44" Type="http://schemas.openxmlformats.org/officeDocument/2006/relationships/footer" Target="footer7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5.emf"/><Relationship Id="rId30" Type="http://schemas.openxmlformats.org/officeDocument/2006/relationships/image" Target="media/image7.wmf"/><Relationship Id="rId35" Type="http://schemas.openxmlformats.org/officeDocument/2006/relationships/image" Target="media/image10.png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8" Type="http://schemas.openxmlformats.org/officeDocument/2006/relationships/image" Target="media/image1.wmf"/><Relationship Id="rId51" Type="http://schemas.openxmlformats.org/officeDocument/2006/relationships/footer" Target="footer1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4.wmf"/><Relationship Id="rId33" Type="http://schemas.openxmlformats.org/officeDocument/2006/relationships/oleObject" Target="embeddings/Microsoft_Visio_2003-2010____1.vsd"/><Relationship Id="rId38" Type="http://schemas.openxmlformats.org/officeDocument/2006/relationships/image" Target="media/image13.png"/><Relationship Id="rId46" Type="http://schemas.openxmlformats.org/officeDocument/2006/relationships/header" Target="header10.xml"/><Relationship Id="rId20" Type="http://schemas.openxmlformats.org/officeDocument/2006/relationships/footer" Target="footer5.xml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oleObject" Target="embeddings/Microsoft_Visio_2003-2010____.vsd"/><Relationship Id="rId36" Type="http://schemas.openxmlformats.org/officeDocument/2006/relationships/image" Target="media/image11.png"/><Relationship Id="rId49" Type="http://schemas.openxmlformats.org/officeDocument/2006/relationships/header" Target="header1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KSDT\KSDT%202007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A1BE9-5F59-4846-BA82-BEE254C3E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KSDT 2007.dot</Template>
  <TotalTime>1669</TotalTime>
  <Pages>30</Pages>
  <Words>6097</Words>
  <Characters>34755</Characters>
  <Application>Microsoft Office Word</Application>
  <DocSecurity>0</DocSecurity>
  <Lines>289</Lines>
  <Paragraphs>81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ETRI-김종원</cp:lastModifiedBy>
  <cp:revision>111</cp:revision>
  <cp:lastPrinted>2019-11-04T12:12:00Z</cp:lastPrinted>
  <dcterms:created xsi:type="dcterms:W3CDTF">2017-12-08T12:27:00Z</dcterms:created>
  <dcterms:modified xsi:type="dcterms:W3CDTF">2019-12-10T01:52:00Z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처리">
    <vt:lpwstr>aa</vt:lpwstr>
  </property>
  <property fmtid="{D5CDD505-2E9C-101B-9397-08002B2CF9AE}" pid="3" name="SE_SELECTION">
    <vt:lpwstr>4</vt:lpwstr>
  </property>
  <property fmtid="{D5CDD505-2E9C-101B-9397-08002B2CF9AE}" pid="4" name="SE_PAGE">
    <vt:lpwstr>0</vt:lpwstr>
  </property>
  <property fmtid="{D5CDD505-2E9C-101B-9397-08002B2CF9AE}" pid="5" name="UseSubCoop">
    <vt:lpwstr/>
  </property>
  <property fmtid="{D5CDD505-2E9C-101B-9397-08002B2CF9AE}" pid="6" name="Cooperation">
    <vt:lpwstr/>
  </property>
  <property fmtid="{D5CDD505-2E9C-101B-9397-08002B2CF9AE}" pid="7" name="Expert">
    <vt:lpwstr/>
  </property>
  <property fmtid="{D5CDD505-2E9C-101B-9397-08002B2CF9AE}" pid="8" name="CooperTopTitle">
    <vt:lpwstr/>
  </property>
  <property fmtid="{D5CDD505-2E9C-101B-9397-08002B2CF9AE}" pid="9" name="CooperBotTitle">
    <vt:lpwstr/>
  </property>
  <property fmtid="{D5CDD505-2E9C-101B-9397-08002B2CF9AE}" pid="10" name="Cor_ComTotal">
    <vt:lpwstr>0</vt:lpwstr>
  </property>
  <property fmtid="{D5CDD505-2E9C-101B-9397-08002B2CF9AE}" pid="11" name="Exp_ComTotal">
    <vt:lpwstr>0</vt:lpwstr>
  </property>
  <property fmtid="{D5CDD505-2E9C-101B-9397-08002B2CF9AE}" pid="12" name="FirstCoverSheetDocSection">
    <vt:lpwstr>1</vt:lpwstr>
  </property>
  <property fmtid="{D5CDD505-2E9C-101B-9397-08002B2CF9AE}" pid="13" name="MainDocSection">
    <vt:lpwstr>3</vt:lpwstr>
  </property>
  <property fmtid="{D5CDD505-2E9C-101B-9397-08002B2CF9AE}" pid="14" name="CommentaryDocSection">
    <vt:lpwstr>-1</vt:lpwstr>
  </property>
  <property fmtid="{D5CDD505-2E9C-101B-9397-08002B2CF9AE}" pid="15" name="LatterCoverSheetDocSection">
    <vt:lpwstr>4</vt:lpwstr>
  </property>
  <property fmtid="{D5CDD505-2E9C-101B-9397-08002B2CF9AE}" pid="16" name="Comm_1">
    <vt:lpwstr>(회      장)</vt:lpwstr>
  </property>
  <property fmtid="{D5CDD505-2E9C-101B-9397-08002B2CF9AE}" pid="17" name="Name_1">
    <vt:lpwstr>신명철</vt:lpwstr>
  </property>
  <property fmtid="{D5CDD505-2E9C-101B-9397-08002B2CF9AE}" pid="18" name="Pos_1">
    <vt:lpwstr>성균관대학교</vt:lpwstr>
  </property>
  <property fmtid="{D5CDD505-2E9C-101B-9397-08002B2CF9AE}" pid="19" name="Duty_1">
    <vt:lpwstr>교수</vt:lpwstr>
  </property>
  <property fmtid="{D5CDD505-2E9C-101B-9397-08002B2CF9AE}" pid="20" name="Comm_2">
    <vt:lpwstr>(위      원)</vt:lpwstr>
  </property>
  <property fmtid="{D5CDD505-2E9C-101B-9397-08002B2CF9AE}" pid="21" name="Name_2">
    <vt:lpwstr>김관중</vt:lpwstr>
  </property>
  <property fmtid="{D5CDD505-2E9C-101B-9397-08002B2CF9AE}" pid="22" name="Pos_2">
    <vt:lpwstr>동양컨설턴트(주)</vt:lpwstr>
  </property>
  <property fmtid="{D5CDD505-2E9C-101B-9397-08002B2CF9AE}" pid="23" name="Duty_2">
    <vt:lpwstr>기술이사</vt:lpwstr>
  </property>
  <property fmtid="{D5CDD505-2E9C-101B-9397-08002B2CF9AE}" pid="24" name="Comm_3">
    <vt:lpwstr/>
  </property>
  <property fmtid="{D5CDD505-2E9C-101B-9397-08002B2CF9AE}" pid="25" name="Name_3">
    <vt:lpwstr>김재철</vt:lpwstr>
  </property>
  <property fmtid="{D5CDD505-2E9C-101B-9397-08002B2CF9AE}" pid="26" name="Pos_3">
    <vt:lpwstr>숭실대학교</vt:lpwstr>
  </property>
  <property fmtid="{D5CDD505-2E9C-101B-9397-08002B2CF9AE}" pid="27" name="Duty_3">
    <vt:lpwstr>교수</vt:lpwstr>
  </property>
  <property fmtid="{D5CDD505-2E9C-101B-9397-08002B2CF9AE}" pid="28" name="Comm_4">
    <vt:lpwstr/>
  </property>
  <property fmtid="{D5CDD505-2E9C-101B-9397-08002B2CF9AE}" pid="29" name="Name_4">
    <vt:lpwstr>김혜림</vt:lpwstr>
  </property>
  <property fmtid="{D5CDD505-2E9C-101B-9397-08002B2CF9AE}" pid="30" name="Pos_4">
    <vt:lpwstr>전력연구원</vt:lpwstr>
  </property>
  <property fmtid="{D5CDD505-2E9C-101B-9397-08002B2CF9AE}" pid="31" name="Duty_4">
    <vt:lpwstr>책임연구원</vt:lpwstr>
  </property>
  <property fmtid="{D5CDD505-2E9C-101B-9397-08002B2CF9AE}" pid="32" name="Comm_5">
    <vt:lpwstr/>
  </property>
  <property fmtid="{D5CDD505-2E9C-101B-9397-08002B2CF9AE}" pid="33" name="Name_5">
    <vt:lpwstr>김효진</vt:lpwstr>
  </property>
  <property fmtid="{D5CDD505-2E9C-101B-9397-08002B2CF9AE}" pid="34" name="Pos_5">
    <vt:lpwstr>한국전기공사협회</vt:lpwstr>
  </property>
  <property fmtid="{D5CDD505-2E9C-101B-9397-08002B2CF9AE}" pid="35" name="Duty_5">
    <vt:lpwstr>기술지원실장</vt:lpwstr>
  </property>
  <property fmtid="{D5CDD505-2E9C-101B-9397-08002B2CF9AE}" pid="36" name="Comm_6">
    <vt:lpwstr/>
  </property>
  <property fmtid="{D5CDD505-2E9C-101B-9397-08002B2CF9AE}" pid="37" name="Name_6">
    <vt:lpwstr>박현숙</vt:lpwstr>
  </property>
  <property fmtid="{D5CDD505-2E9C-101B-9397-08002B2CF9AE}" pid="38" name="Pos_6">
    <vt:lpwstr>동아방송예술대학</vt:lpwstr>
  </property>
  <property fmtid="{D5CDD505-2E9C-101B-9397-08002B2CF9AE}" pid="39" name="Duty_6">
    <vt:lpwstr>교수</vt:lpwstr>
  </property>
  <property fmtid="{D5CDD505-2E9C-101B-9397-08002B2CF9AE}" pid="40" name="Comm_7">
    <vt:lpwstr/>
  </property>
  <property fmtid="{D5CDD505-2E9C-101B-9397-08002B2CF9AE}" pid="41" name="Name_7">
    <vt:lpwstr>이주철</vt:lpwstr>
  </property>
  <property fmtid="{D5CDD505-2E9C-101B-9397-08002B2CF9AE}" pid="42" name="Pos_7">
    <vt:lpwstr>대한전기협회</vt:lpwstr>
  </property>
  <property fmtid="{D5CDD505-2E9C-101B-9397-08002B2CF9AE}" pid="43" name="Duty_7">
    <vt:lpwstr>실장</vt:lpwstr>
  </property>
  <property fmtid="{D5CDD505-2E9C-101B-9397-08002B2CF9AE}" pid="44" name="Comm_8">
    <vt:lpwstr/>
  </property>
  <property fmtid="{D5CDD505-2E9C-101B-9397-08002B2CF9AE}" pid="45" name="Name_8">
    <vt:lpwstr>전기중</vt:lpwstr>
  </property>
  <property fmtid="{D5CDD505-2E9C-101B-9397-08002B2CF9AE}" pid="46" name="Pos_8">
    <vt:lpwstr>한국전기안전공사</vt:lpwstr>
  </property>
  <property fmtid="{D5CDD505-2E9C-101B-9397-08002B2CF9AE}" pid="47" name="Duty_8">
    <vt:lpwstr>부장</vt:lpwstr>
  </property>
  <property fmtid="{D5CDD505-2E9C-101B-9397-08002B2CF9AE}" pid="48" name="Comm_9">
    <vt:lpwstr/>
  </property>
  <property fmtid="{D5CDD505-2E9C-101B-9397-08002B2CF9AE}" pid="49" name="Name_9">
    <vt:lpwstr>전중구</vt:lpwstr>
  </property>
  <property fmtid="{D5CDD505-2E9C-101B-9397-08002B2CF9AE}" pid="50" name="Pos_9">
    <vt:lpwstr>한국전력공사</vt:lpwstr>
  </property>
  <property fmtid="{D5CDD505-2E9C-101B-9397-08002B2CF9AE}" pid="51" name="Duty_9">
    <vt:lpwstr>품질표준팀</vt:lpwstr>
  </property>
  <property fmtid="{D5CDD505-2E9C-101B-9397-08002B2CF9AE}" pid="52" name="Comm_10">
    <vt:lpwstr/>
  </property>
  <property fmtid="{D5CDD505-2E9C-101B-9397-08002B2CF9AE}" pid="53" name="Name_10">
    <vt:lpwstr>홍순찬</vt:lpwstr>
  </property>
  <property fmtid="{D5CDD505-2E9C-101B-9397-08002B2CF9AE}" pid="54" name="Pos_10">
    <vt:lpwstr>단국대학교</vt:lpwstr>
  </property>
  <property fmtid="{D5CDD505-2E9C-101B-9397-08002B2CF9AE}" pid="55" name="Duty_10">
    <vt:lpwstr>교수</vt:lpwstr>
  </property>
  <property fmtid="{D5CDD505-2E9C-101B-9397-08002B2CF9AE}" pid="56" name="CoverInit">
    <vt:lpwstr>1</vt:lpwstr>
  </property>
  <property fmtid="{D5CDD505-2E9C-101B-9397-08002B2CF9AE}" pid="57" name="TempVerion">
    <vt:lpwstr/>
  </property>
  <property fmtid="{D5CDD505-2E9C-101B-9397-08002B2CF9AE}" pid="58" name="WordVerion">
    <vt:lpwstr/>
  </property>
  <property fmtid="{D5CDD505-2E9C-101B-9397-08002B2CF9AE}" pid="59" name="DocKnd">
    <vt:lpwstr>KS</vt:lpwstr>
  </property>
  <property fmtid="{D5CDD505-2E9C-101B-9397-08002B2CF9AE}" pid="60" name="NCKnd">
    <vt:lpwstr>1</vt:lpwstr>
  </property>
  <property fmtid="{D5CDD505-2E9C-101B-9397-08002B2CF9AE}" pid="61" name="Amendment">
    <vt:lpwstr/>
  </property>
  <property fmtid="{D5CDD505-2E9C-101B-9397-08002B2CF9AE}" pid="62" name="AmendmentNo">
    <vt:lpwstr/>
  </property>
  <property fmtid="{D5CDD505-2E9C-101B-9397-08002B2CF9AE}" pid="63" name="TxtConfirm">
    <vt:lpwstr/>
  </property>
  <property fmtid="{D5CDD505-2E9C-101B-9397-08002B2CF9AE}" pid="64" name="ChkConfirm">
    <vt:lpwstr/>
  </property>
  <property fmtid="{D5CDD505-2E9C-101B-9397-08002B2CF9AE}" pid="65" name="ChkAmendment">
    <vt:lpwstr/>
  </property>
  <property fmtid="{D5CDD505-2E9C-101B-9397-08002B2CF9AE}" pid="66" name="Coress">
    <vt:lpwstr>0</vt:lpwstr>
  </property>
  <property fmtid="{D5CDD505-2E9C-101B-9397-08002B2CF9AE}" pid="67" name="ModStdCnt">
    <vt:lpwstr>0</vt:lpwstr>
  </property>
  <property fmtid="{D5CDD505-2E9C-101B-9397-08002B2CF9AE}" pid="68" name="Mod1Exist">
    <vt:lpwstr>0</vt:lpwstr>
  </property>
  <property fmtid="{D5CDD505-2E9C-101B-9397-08002B2CF9AE}" pid="69" name="Mod1No">
    <vt:lpwstr/>
  </property>
  <property fmtid="{D5CDD505-2E9C-101B-9397-08002B2CF9AE}" pid="70" name="Mod2Exist">
    <vt:lpwstr>0</vt:lpwstr>
  </property>
  <property fmtid="{D5CDD505-2E9C-101B-9397-08002B2CF9AE}" pid="71" name="Mod2No">
    <vt:lpwstr/>
  </property>
  <property fmtid="{D5CDD505-2E9C-101B-9397-08002B2CF9AE}" pid="72" name="Mod3Exist">
    <vt:lpwstr>0</vt:lpwstr>
  </property>
  <property fmtid="{D5CDD505-2E9C-101B-9397-08002B2CF9AE}" pid="73" name="Mod3No">
    <vt:lpwstr/>
  </property>
  <property fmtid="{D5CDD505-2E9C-101B-9397-08002B2CF9AE}" pid="74" name="TxtModList">
    <vt:lpwstr/>
  </property>
  <property fmtid="{D5CDD505-2E9C-101B-9397-08002B2CF9AE}" pid="75" name="DrafterPost1">
    <vt:lpwstr/>
  </property>
  <property fmtid="{D5CDD505-2E9C-101B-9397-08002B2CF9AE}" pid="76" name="DrafterName1">
    <vt:lpwstr/>
  </property>
  <property fmtid="{D5CDD505-2E9C-101B-9397-08002B2CF9AE}" pid="77" name="DrafterZipcode11">
    <vt:lpwstr/>
  </property>
  <property fmtid="{D5CDD505-2E9C-101B-9397-08002B2CF9AE}" pid="78" name="DrafterZipcode12">
    <vt:lpwstr/>
  </property>
  <property fmtid="{D5CDD505-2E9C-101B-9397-08002B2CF9AE}" pid="79" name="DrafterAddress1">
    <vt:lpwstr/>
  </property>
  <property fmtid="{D5CDD505-2E9C-101B-9397-08002B2CF9AE}" pid="80" name="Drafterposition1">
    <vt:lpwstr/>
  </property>
  <property fmtid="{D5CDD505-2E9C-101B-9397-08002B2CF9AE}" pid="81" name="DrafterPhone11">
    <vt:lpwstr/>
  </property>
  <property fmtid="{D5CDD505-2E9C-101B-9397-08002B2CF9AE}" pid="82" name="DrafterPhone12">
    <vt:lpwstr/>
  </property>
  <property fmtid="{D5CDD505-2E9C-101B-9397-08002B2CF9AE}" pid="83" name="DrafterPhone13">
    <vt:lpwstr/>
  </property>
  <property fmtid="{D5CDD505-2E9C-101B-9397-08002B2CF9AE}" pid="84" name="DrafterHPhone11">
    <vt:lpwstr/>
  </property>
  <property fmtid="{D5CDD505-2E9C-101B-9397-08002B2CF9AE}" pid="85" name="DrafterHPhone12">
    <vt:lpwstr/>
  </property>
  <property fmtid="{D5CDD505-2E9C-101B-9397-08002B2CF9AE}" pid="86" name="DrafterHPhone13">
    <vt:lpwstr/>
  </property>
  <property fmtid="{D5CDD505-2E9C-101B-9397-08002B2CF9AE}" pid="87" name="DrafterPost2">
    <vt:lpwstr/>
  </property>
  <property fmtid="{D5CDD505-2E9C-101B-9397-08002B2CF9AE}" pid="88" name="DrafterName2">
    <vt:lpwstr/>
  </property>
  <property fmtid="{D5CDD505-2E9C-101B-9397-08002B2CF9AE}" pid="89" name="DrafterZipcode21">
    <vt:lpwstr/>
  </property>
  <property fmtid="{D5CDD505-2E9C-101B-9397-08002B2CF9AE}" pid="90" name="DrafterZipcode22">
    <vt:lpwstr/>
  </property>
  <property fmtid="{D5CDD505-2E9C-101B-9397-08002B2CF9AE}" pid="91" name="DrafterAddress2">
    <vt:lpwstr/>
  </property>
  <property fmtid="{D5CDD505-2E9C-101B-9397-08002B2CF9AE}" pid="92" name="Drafterposition2">
    <vt:lpwstr/>
  </property>
  <property fmtid="{D5CDD505-2E9C-101B-9397-08002B2CF9AE}" pid="93" name="DrafterPhone21">
    <vt:lpwstr/>
  </property>
  <property fmtid="{D5CDD505-2E9C-101B-9397-08002B2CF9AE}" pid="94" name="DrafterPhone22">
    <vt:lpwstr/>
  </property>
  <property fmtid="{D5CDD505-2E9C-101B-9397-08002B2CF9AE}" pid="95" name="DrafterPhone23">
    <vt:lpwstr/>
  </property>
  <property fmtid="{D5CDD505-2E9C-101B-9397-08002B2CF9AE}" pid="96" name="DrafterHPhone21">
    <vt:lpwstr/>
  </property>
  <property fmtid="{D5CDD505-2E9C-101B-9397-08002B2CF9AE}" pid="97" name="DrafterHPhone22">
    <vt:lpwstr/>
  </property>
  <property fmtid="{D5CDD505-2E9C-101B-9397-08002B2CF9AE}" pid="98" name="DrafterHPhone23">
    <vt:lpwstr/>
  </property>
  <property fmtid="{D5CDD505-2E9C-101B-9397-08002B2CF9AE}" pid="99" name="DrafterPost3">
    <vt:lpwstr/>
  </property>
  <property fmtid="{D5CDD505-2E9C-101B-9397-08002B2CF9AE}" pid="100" name="DrafterName3">
    <vt:lpwstr/>
  </property>
  <property fmtid="{D5CDD505-2E9C-101B-9397-08002B2CF9AE}" pid="101" name="DrafterZipcode31">
    <vt:lpwstr/>
  </property>
  <property fmtid="{D5CDD505-2E9C-101B-9397-08002B2CF9AE}" pid="102" name="DrafterZipcode32">
    <vt:lpwstr/>
  </property>
  <property fmtid="{D5CDD505-2E9C-101B-9397-08002B2CF9AE}" pid="103" name="DrafterAddress3">
    <vt:lpwstr/>
  </property>
  <property fmtid="{D5CDD505-2E9C-101B-9397-08002B2CF9AE}" pid="104" name="Drafterposition3">
    <vt:lpwstr/>
  </property>
  <property fmtid="{D5CDD505-2E9C-101B-9397-08002B2CF9AE}" pid="105" name="DrafterPhone31">
    <vt:lpwstr/>
  </property>
  <property fmtid="{D5CDD505-2E9C-101B-9397-08002B2CF9AE}" pid="106" name="DrafterPhone32">
    <vt:lpwstr/>
  </property>
  <property fmtid="{D5CDD505-2E9C-101B-9397-08002B2CF9AE}" pid="107" name="DrafterPhone33">
    <vt:lpwstr/>
  </property>
  <property fmtid="{D5CDD505-2E9C-101B-9397-08002B2CF9AE}" pid="108" name="DrafterHPhone31">
    <vt:lpwstr/>
  </property>
  <property fmtid="{D5CDD505-2E9C-101B-9397-08002B2CF9AE}" pid="109" name="DrafterHPhone32">
    <vt:lpwstr/>
  </property>
  <property fmtid="{D5CDD505-2E9C-101B-9397-08002B2CF9AE}" pid="110" name="DrafterHPhone33">
    <vt:lpwstr/>
  </property>
  <property fmtid="{D5CDD505-2E9C-101B-9397-08002B2CF9AE}" pid="111" name="TitleComments">
    <vt:lpwstr/>
  </property>
  <property fmtid="{D5CDD505-2E9C-101B-9397-08002B2CF9AE}" pid="112" name="ComTotal">
    <vt:lpwstr>0</vt:lpwstr>
  </property>
  <property fmtid="{D5CDD505-2E9C-101B-9397-08002B2CF9AE}" pid="113" name="DocSymPart">
    <vt:lpwstr>C</vt:lpwstr>
  </property>
  <property fmtid="{D5CDD505-2E9C-101B-9397-08002B2CF9AE}" pid="114" name="DocNoPart">
    <vt:lpwstr>0000</vt:lpwstr>
  </property>
  <property fmtid="{D5CDD505-2E9C-101B-9397-08002B2CF9AE}" pid="115" name="DocNoPart1">
    <vt:lpwstr>0000</vt:lpwstr>
  </property>
  <property fmtid="{D5CDD505-2E9C-101B-9397-08002B2CF9AE}" pid="116" name="TitleKr">
    <vt:lpwstr>저압 마이크로그리드 성능시험</vt:lpwstr>
  </property>
  <property fmtid="{D5CDD505-2E9C-101B-9397-08002B2CF9AE}" pid="117" name="TitleEn">
    <vt:lpwstr>Performance evaluation (procedures) for microgrid system </vt:lpwstr>
  </property>
  <property fmtid="{D5CDD505-2E9C-101B-9397-08002B2CF9AE}" pid="118" name="IsoIdtNo">
    <vt:lpwstr/>
  </property>
  <property fmtid="{D5CDD505-2E9C-101B-9397-08002B2CF9AE}" pid="119" name="ICSCnt">
    <vt:lpwstr>0</vt:lpwstr>
  </property>
  <property fmtid="{D5CDD505-2E9C-101B-9397-08002B2CF9AE}" pid="120" name="ICS">
    <vt:lpwstr/>
  </property>
  <property fmtid="{D5CDD505-2E9C-101B-9397-08002B2CF9AE}" pid="121" name="NewYear">
    <vt:lpwstr>2012</vt:lpwstr>
  </property>
  <property fmtid="{D5CDD505-2E9C-101B-9397-08002B2CF9AE}" pid="122" name="NewMonth">
    <vt:lpwstr>8</vt:lpwstr>
  </property>
  <property fmtid="{D5CDD505-2E9C-101B-9397-08002B2CF9AE}" pid="123" name="NewDay">
    <vt:lpwstr>1</vt:lpwstr>
  </property>
  <property fmtid="{D5CDD505-2E9C-101B-9397-08002B2CF9AE}" pid="124" name="ChgYear">
    <vt:lpwstr/>
  </property>
  <property fmtid="{D5CDD505-2E9C-101B-9397-08002B2CF9AE}" pid="125" name="ChgMonth">
    <vt:lpwstr/>
  </property>
  <property fmtid="{D5CDD505-2E9C-101B-9397-08002B2CF9AE}" pid="126" name="ChgDAy">
    <vt:lpwstr/>
  </property>
  <property fmtid="{D5CDD505-2E9C-101B-9397-08002B2CF9AE}" pid="127" name="ComYear">
    <vt:lpwstr/>
  </property>
  <property fmtid="{D5CDD505-2E9C-101B-9397-08002B2CF9AE}" pid="128" name="ComMonth">
    <vt:lpwstr/>
  </property>
  <property fmtid="{D5CDD505-2E9C-101B-9397-08002B2CF9AE}" pid="129" name="ComDAy">
    <vt:lpwstr/>
  </property>
  <property fmtid="{D5CDD505-2E9C-101B-9397-08002B2CF9AE}" pid="130" name="PubYear">
    <vt:lpwstr/>
  </property>
  <property fmtid="{D5CDD505-2E9C-101B-9397-08002B2CF9AE}" pid="131" name="PubMonth">
    <vt:lpwstr/>
  </property>
  <property fmtid="{D5CDD505-2E9C-101B-9397-08002B2CF9AE}" pid="132" name="PubDay">
    <vt:lpwstr/>
  </property>
  <property fmtid="{D5CDD505-2E9C-101B-9397-08002B2CF9AE}" pid="133" name="KSMark">
    <vt:lpwstr/>
  </property>
  <property fmtid="{D5CDD505-2E9C-101B-9397-08002B2CF9AE}" pid="134" name="OfficeChief">
    <vt:lpwstr>기술표준원장</vt:lpwstr>
  </property>
  <property fmtid="{D5CDD505-2E9C-101B-9397-08002B2CF9AE}" pid="135" name="Office">
    <vt:lpwstr>기술표준원</vt:lpwstr>
  </property>
  <property fmtid="{D5CDD505-2E9C-101B-9397-08002B2CF9AE}" pid="136" name="TechnicalCouncil">
    <vt:lpwstr>전력기기기술심의회</vt:lpwstr>
  </property>
  <property fmtid="{D5CDD505-2E9C-101B-9397-08002B2CF9AE}" pid="137" name="CouncilChief">
    <vt:lpwstr/>
  </property>
  <property fmtid="{D5CDD505-2E9C-101B-9397-08002B2CF9AE}" pid="138" name="Post">
    <vt:lpwstr/>
  </property>
  <property fmtid="{D5CDD505-2E9C-101B-9397-08002B2CF9AE}" pid="139" name="Dept">
    <vt:lpwstr/>
  </property>
  <property fmtid="{D5CDD505-2E9C-101B-9397-08002B2CF9AE}" pid="140" name="NoticeNo">
    <vt:lpwstr>2008-0000</vt:lpwstr>
  </property>
  <property fmtid="{D5CDD505-2E9C-101B-9397-08002B2CF9AE}" pid="141" name="DeptTel">
    <vt:lpwstr/>
  </property>
  <property fmtid="{D5CDD505-2E9C-101B-9397-08002B2CF9AE}" pid="142" name="Council">
    <vt:lpwstr>지식경제부</vt:lpwstr>
  </property>
  <property fmtid="{D5CDD505-2E9C-101B-9397-08002B2CF9AE}" pid="143" name="Publication">
    <vt:lpwstr>http://www.kats.go.kr</vt:lpwstr>
  </property>
  <property fmtid="{D5CDD505-2E9C-101B-9397-08002B2CF9AE}" pid="144" name="QuoteStdCnt">
    <vt:lpwstr>0</vt:lpwstr>
  </property>
</Properties>
</file>